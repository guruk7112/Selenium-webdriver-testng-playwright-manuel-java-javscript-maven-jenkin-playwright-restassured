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B0DDFBA" w14:textId="49943FBB" w:rsidR="00D76D1F" w:rsidRPr="00E4708C" w:rsidRDefault="007D669F" w:rsidP="00871A32">
      <w:pPr>
        <w:pStyle w:val="Heading1"/>
        <w:rPr>
          <w:color w:val="auto"/>
          <w:sz w:val="48"/>
          <w:szCs w:val="48"/>
        </w:rPr>
      </w:pPr>
      <w:r w:rsidRPr="00E4708C">
        <w:rPr>
          <w:color w:val="auto"/>
          <w:sz w:val="48"/>
          <w:szCs w:val="48"/>
        </w:rPr>
        <w:t>SOFTWARE TESTING=</w:t>
      </w:r>
    </w:p>
    <w:p w14:paraId="087D95BE" w14:textId="20A3DEA1" w:rsidR="00766B34" w:rsidRPr="00957533" w:rsidRDefault="00766B34" w:rsidP="00957533">
      <w:pPr>
        <w:pStyle w:val="ListParagraph"/>
        <w:numPr>
          <w:ilvl w:val="0"/>
          <w:numId w:val="1"/>
        </w:numPr>
        <w:rPr>
          <w:lang w:val="en-US"/>
        </w:rPr>
      </w:pPr>
      <w:r w:rsidRPr="00E4708C">
        <w:rPr>
          <w:lang w:val="en-US"/>
        </w:rPr>
        <w:t xml:space="preserve">THE </w:t>
      </w:r>
      <w:r w:rsidRPr="00E4708C">
        <w:rPr>
          <w:highlight w:val="yellow"/>
          <w:lang w:val="en-US"/>
        </w:rPr>
        <w:t>PROCESS OF FINDING THE DEFECTS I</w:t>
      </w:r>
      <w:r w:rsidRPr="00E4708C">
        <w:rPr>
          <w:lang w:val="en-US"/>
        </w:rPr>
        <w:t>S CALLED AS SOFTWAER TESTING .</w:t>
      </w:r>
    </w:p>
    <w:p w14:paraId="37692829" w14:textId="1B156986" w:rsidR="00766B34" w:rsidRPr="00E4708C" w:rsidRDefault="00766B34" w:rsidP="00871A32">
      <w:pPr>
        <w:pStyle w:val="ListParagraph"/>
        <w:numPr>
          <w:ilvl w:val="0"/>
          <w:numId w:val="1"/>
        </w:numPr>
        <w:rPr>
          <w:lang w:val="en-US"/>
        </w:rPr>
      </w:pPr>
      <w:r w:rsidRPr="00E4708C">
        <w:rPr>
          <w:highlight w:val="yellow"/>
          <w:lang w:val="en-US"/>
        </w:rPr>
        <w:t>VERIFYING THE FUNCTIONALITY OR BHAVIOUR OF AN APPLICATION  ACCORDING TO REQUIREMENT SPECYFICATION</w:t>
      </w:r>
      <w:r w:rsidRPr="00E4708C">
        <w:rPr>
          <w:lang w:val="en-US"/>
        </w:rPr>
        <w:t xml:space="preserve"> IS CALLED AS SOFTWAER TESTING .</w:t>
      </w:r>
    </w:p>
    <w:p w14:paraId="096F85C9" w14:textId="77777777" w:rsidR="00766B34" w:rsidRPr="00E4708C" w:rsidRDefault="00766B34" w:rsidP="00871A32">
      <w:pPr>
        <w:pStyle w:val="ListParagraph"/>
        <w:rPr>
          <w:lang w:val="en-US"/>
        </w:rPr>
      </w:pPr>
    </w:p>
    <w:p w14:paraId="11957001" w14:textId="62F138ED" w:rsidR="00766B34" w:rsidRPr="00E4708C" w:rsidRDefault="00766B34" w:rsidP="00871A32">
      <w:pPr>
        <w:pStyle w:val="Title"/>
        <w:rPr>
          <w:lang w:val="en-US"/>
        </w:rPr>
      </w:pPr>
      <w:r w:rsidRPr="00E4708C">
        <w:rPr>
          <w:lang w:val="en-US"/>
        </w:rPr>
        <w:t>WHY WE NEED SOFTWAER TESTING</w:t>
      </w:r>
    </w:p>
    <w:p w14:paraId="2DD41369" w14:textId="77777777" w:rsidR="00766B34" w:rsidRPr="00E4708C" w:rsidRDefault="00766B34" w:rsidP="00871A32">
      <w:pPr>
        <w:rPr>
          <w:lang w:val="en-US"/>
        </w:rPr>
      </w:pPr>
    </w:p>
    <w:p w14:paraId="69D5A867" w14:textId="2FB63BAD" w:rsidR="00766B34" w:rsidRPr="00E4708C" w:rsidRDefault="00766B34" w:rsidP="00871A32">
      <w:pPr>
        <w:pStyle w:val="ListParagraph"/>
        <w:numPr>
          <w:ilvl w:val="0"/>
          <w:numId w:val="2"/>
        </w:numPr>
        <w:rPr>
          <w:lang w:val="en-US"/>
        </w:rPr>
      </w:pPr>
      <w:r w:rsidRPr="00E4708C">
        <w:rPr>
          <w:lang w:val="en-US"/>
        </w:rPr>
        <w:t xml:space="preserve">EVERY </w:t>
      </w:r>
      <w:r w:rsidRPr="00E4708C">
        <w:rPr>
          <w:highlight w:val="cyan"/>
          <w:lang w:val="en-US"/>
        </w:rPr>
        <w:t>SOFTWAER IS DEVELOPED TO SUPPORT THE CUSTOMER BUISINESS</w:t>
      </w:r>
      <w:r w:rsidRPr="00E4708C">
        <w:rPr>
          <w:lang w:val="en-US"/>
        </w:rPr>
        <w:t>.</w:t>
      </w:r>
    </w:p>
    <w:p w14:paraId="0FF8B2A4" w14:textId="38E7E9DA" w:rsidR="00766B34" w:rsidRPr="00E4708C" w:rsidRDefault="00766B34" w:rsidP="00871A32">
      <w:pPr>
        <w:pStyle w:val="ListParagraph"/>
        <w:numPr>
          <w:ilvl w:val="0"/>
          <w:numId w:val="2"/>
        </w:numPr>
        <w:rPr>
          <w:lang w:val="en-US"/>
        </w:rPr>
      </w:pPr>
      <w:r w:rsidRPr="00E4708C">
        <w:rPr>
          <w:lang w:val="en-US"/>
        </w:rPr>
        <w:t xml:space="preserve">IF THERE ARE </w:t>
      </w:r>
      <w:r w:rsidRPr="00E4708C">
        <w:rPr>
          <w:highlight w:val="cyan"/>
          <w:lang w:val="en-US"/>
        </w:rPr>
        <w:t>ANY DEFECTS IN THE SOFTWAER IT AFFECTS THE CUSTOMER BUSINESS</w:t>
      </w:r>
      <w:r w:rsidRPr="00E4708C">
        <w:rPr>
          <w:lang w:val="en-US"/>
        </w:rPr>
        <w:t>.</w:t>
      </w:r>
    </w:p>
    <w:p w14:paraId="78706CF0" w14:textId="5B21C884" w:rsidR="00766B34" w:rsidRPr="00E4708C" w:rsidRDefault="00766B34" w:rsidP="00871A32">
      <w:pPr>
        <w:pStyle w:val="ListParagraph"/>
        <w:numPr>
          <w:ilvl w:val="0"/>
          <w:numId w:val="2"/>
        </w:numPr>
        <w:rPr>
          <w:highlight w:val="cyan"/>
          <w:lang w:val="en-US"/>
        </w:rPr>
      </w:pPr>
      <w:r w:rsidRPr="00E4708C">
        <w:rPr>
          <w:lang w:val="en-US"/>
        </w:rPr>
        <w:t xml:space="preserve">BEFORE GIVING IT TO THE CUSTUMERE </w:t>
      </w:r>
      <w:r w:rsidRPr="00E4708C">
        <w:rPr>
          <w:highlight w:val="cyan"/>
          <w:lang w:val="en-US"/>
        </w:rPr>
        <w:t>IT MUST BE TESTED SO ALL DEFECTS WILL BE SOLVED</w:t>
      </w:r>
    </w:p>
    <w:p w14:paraId="5BD75E51" w14:textId="04BA765B" w:rsidR="003F26F0" w:rsidRPr="00E4708C" w:rsidRDefault="003F26F0" w:rsidP="00871A32">
      <w:pPr>
        <w:pStyle w:val="ListParagraph"/>
        <w:rPr>
          <w:lang w:val="en-US"/>
        </w:rPr>
      </w:pPr>
      <w:r w:rsidRPr="00E4708C">
        <w:rPr>
          <w:highlight w:val="cyan"/>
          <w:lang w:val="en-US"/>
        </w:rPr>
        <w:t>AND THEN GIVEN IT TO THE CUSTOMER</w:t>
      </w:r>
      <w:r w:rsidRPr="00E4708C">
        <w:rPr>
          <w:lang w:val="en-US"/>
        </w:rPr>
        <w:t xml:space="preserve"> .</w:t>
      </w:r>
    </w:p>
    <w:p w14:paraId="47AA6A0B" w14:textId="3A1669CA" w:rsidR="003F26F0" w:rsidRPr="00E4708C" w:rsidRDefault="003F26F0" w:rsidP="00871A32">
      <w:pPr>
        <w:pStyle w:val="ListParagraph"/>
        <w:numPr>
          <w:ilvl w:val="0"/>
          <w:numId w:val="2"/>
        </w:numPr>
        <w:rPr>
          <w:lang w:val="en-US"/>
        </w:rPr>
      </w:pPr>
      <w:r w:rsidRPr="00E4708C">
        <w:rPr>
          <w:lang w:val="en-US"/>
        </w:rPr>
        <w:t xml:space="preserve">TO </w:t>
      </w:r>
      <w:r w:rsidRPr="00E4708C">
        <w:rPr>
          <w:highlight w:val="cyan"/>
          <w:lang w:val="en-US"/>
        </w:rPr>
        <w:t>IMPROVE THE QUALITY OF THE SOFTWAER</w:t>
      </w:r>
    </w:p>
    <w:p w14:paraId="7FD6F1F0" w14:textId="08E52B33" w:rsidR="003F26F0" w:rsidRPr="00E4708C" w:rsidRDefault="003F26F0" w:rsidP="00871A32">
      <w:pPr>
        <w:pStyle w:val="ListParagraph"/>
        <w:numPr>
          <w:ilvl w:val="0"/>
          <w:numId w:val="2"/>
        </w:numPr>
        <w:rPr>
          <w:lang w:val="en-US"/>
        </w:rPr>
      </w:pPr>
      <w:r w:rsidRPr="00E4708C">
        <w:rPr>
          <w:lang w:val="en-US"/>
        </w:rPr>
        <w:t xml:space="preserve">TO </w:t>
      </w:r>
      <w:r w:rsidRPr="00E4708C">
        <w:rPr>
          <w:highlight w:val="cyan"/>
          <w:lang w:val="en-US"/>
        </w:rPr>
        <w:t>CHECK WEATER THE SOFTWAER OR THE PRODUCT IS WORKING</w:t>
      </w:r>
      <w:r w:rsidR="00B877FC" w:rsidRPr="00E4708C">
        <w:rPr>
          <w:highlight w:val="cyan"/>
          <w:lang w:val="en-US"/>
        </w:rPr>
        <w:t xml:space="preserve"> </w:t>
      </w:r>
      <w:r w:rsidRPr="00E4708C">
        <w:rPr>
          <w:highlight w:val="cyan"/>
          <w:lang w:val="en-US"/>
        </w:rPr>
        <w:t>ACCORDING TO THE CUSTOMER REQUIRMEN</w:t>
      </w:r>
      <w:r w:rsidRPr="00E4708C">
        <w:rPr>
          <w:lang w:val="en-US"/>
        </w:rPr>
        <w:t>T .</w:t>
      </w:r>
    </w:p>
    <w:p w14:paraId="1CF14E0C" w14:textId="5AB6FB93" w:rsidR="003F26F0" w:rsidRPr="00E4708C" w:rsidRDefault="003F26F0" w:rsidP="00871A32">
      <w:pPr>
        <w:pStyle w:val="Heading2"/>
        <w:rPr>
          <w:lang w:val="en-US"/>
        </w:rPr>
      </w:pPr>
      <w:r w:rsidRPr="00E4708C">
        <w:rPr>
          <w:lang w:val="en-US"/>
        </w:rPr>
        <w:t>WAYS OF SOFTWAER TESTING</w:t>
      </w:r>
    </w:p>
    <w:p w14:paraId="490FB3DA" w14:textId="0488810A" w:rsidR="003F26F0" w:rsidRPr="00E4708C" w:rsidRDefault="003F26F0" w:rsidP="00871A32">
      <w:pPr>
        <w:pStyle w:val="Heading2"/>
        <w:rPr>
          <w:lang w:val="en-US"/>
        </w:rPr>
      </w:pPr>
      <w:r w:rsidRPr="00E4708C">
        <w:rPr>
          <w:lang w:val="en-US"/>
        </w:rPr>
        <w:t>1 MANUEL TESTING –</w:t>
      </w:r>
    </w:p>
    <w:p w14:paraId="4EDC171B" w14:textId="78EF8DAD" w:rsidR="003F26F0" w:rsidRPr="00E4708C" w:rsidRDefault="003F26F0" w:rsidP="00871A32">
      <w:pPr>
        <w:pStyle w:val="ListParagraph"/>
        <w:numPr>
          <w:ilvl w:val="0"/>
          <w:numId w:val="3"/>
        </w:numPr>
        <w:rPr>
          <w:lang w:val="en-US"/>
        </w:rPr>
      </w:pPr>
      <w:r w:rsidRPr="00E4708C">
        <w:rPr>
          <w:highlight w:val="cyan"/>
          <w:lang w:val="en-US"/>
        </w:rPr>
        <w:t>TESTING THE SOFTWAER AGAIN AND AGAIN MANUALY AND REPETENTLY TO CHEK IF THE SOFTWAER IS WORKING OR FUNCTIONING AS PER THE REQUIREMENT</w:t>
      </w:r>
      <w:r w:rsidRPr="00E4708C">
        <w:rPr>
          <w:lang w:val="en-US"/>
        </w:rPr>
        <w:t xml:space="preserve"> .</w:t>
      </w:r>
    </w:p>
    <w:p w14:paraId="420E0CC7" w14:textId="56448554" w:rsidR="003F26F0" w:rsidRPr="00E4708C" w:rsidRDefault="003F26F0" w:rsidP="00871A32">
      <w:pPr>
        <w:pStyle w:val="Heading2"/>
        <w:rPr>
          <w:lang w:val="en-US"/>
        </w:rPr>
      </w:pPr>
      <w:r w:rsidRPr="00E4708C">
        <w:rPr>
          <w:lang w:val="en-US"/>
        </w:rPr>
        <w:t>2 AUTOMATION TESTING-</w:t>
      </w:r>
    </w:p>
    <w:p w14:paraId="47B6D234" w14:textId="4544229F" w:rsidR="003F26F0" w:rsidRPr="00E4708C" w:rsidRDefault="003F26F0" w:rsidP="00871A32">
      <w:pPr>
        <w:pStyle w:val="ListParagraph"/>
        <w:numPr>
          <w:ilvl w:val="0"/>
          <w:numId w:val="3"/>
        </w:numPr>
        <w:rPr>
          <w:lang w:val="en-US"/>
        </w:rPr>
      </w:pPr>
      <w:r w:rsidRPr="00E4708C">
        <w:rPr>
          <w:highlight w:val="cyan"/>
          <w:lang w:val="en-US"/>
        </w:rPr>
        <w:t>AUTOMATION TEST ENGINEERS WRITES THE CODE OR SCRIPT USING TOOLS LIKE -SELENIUM AND QTP(quick test professional) AND CLICK ON RUN BUTTON THE TOOL WILL AUTOMATICALY RUNS THE PROGRAMME AND GIVES THE RESULT AS PASS OR FAIL</w:t>
      </w:r>
      <w:r w:rsidRPr="00E4708C">
        <w:rPr>
          <w:lang w:val="en-US"/>
        </w:rPr>
        <w:t>.</w:t>
      </w:r>
    </w:p>
    <w:p w14:paraId="76C0507C" w14:textId="6146E1A5" w:rsidR="003F26F0" w:rsidRPr="00E4708C" w:rsidRDefault="003F26F0" w:rsidP="00871A32">
      <w:pPr>
        <w:pStyle w:val="Title"/>
        <w:rPr>
          <w:lang w:val="en-US"/>
        </w:rPr>
      </w:pPr>
      <w:r w:rsidRPr="00E4708C">
        <w:rPr>
          <w:lang w:val="en-US"/>
        </w:rPr>
        <w:t>TYPES OF SOFTWAER TESTING</w:t>
      </w:r>
    </w:p>
    <w:p w14:paraId="2174E2AA" w14:textId="1F27AD74" w:rsidR="003F26F0" w:rsidRPr="00E4708C" w:rsidRDefault="003F26F0" w:rsidP="00871A32">
      <w:pPr>
        <w:pStyle w:val="Heading2"/>
        <w:rPr>
          <w:lang w:val="en-US"/>
        </w:rPr>
      </w:pPr>
      <w:r w:rsidRPr="00E4708C">
        <w:rPr>
          <w:lang w:val="en-US"/>
        </w:rPr>
        <w:t>1 WHITE BOX TESTING –</w:t>
      </w:r>
    </w:p>
    <w:p w14:paraId="3077AF24" w14:textId="3E7A2805" w:rsidR="003F26F0" w:rsidRPr="00E4708C" w:rsidRDefault="003F26F0" w:rsidP="00871A32">
      <w:pPr>
        <w:pStyle w:val="ListParagraph"/>
        <w:numPr>
          <w:ilvl w:val="0"/>
          <w:numId w:val="3"/>
        </w:numPr>
        <w:rPr>
          <w:lang w:val="en-US"/>
        </w:rPr>
      </w:pPr>
      <w:r w:rsidRPr="00E4708C">
        <w:rPr>
          <w:highlight w:val="cyan"/>
          <w:lang w:val="en-US"/>
        </w:rPr>
        <w:t>TESTING EACH AND EVERY LINE OF CODE I</w:t>
      </w:r>
      <w:r w:rsidRPr="00E4708C">
        <w:rPr>
          <w:lang w:val="en-US"/>
        </w:rPr>
        <w:t>S CALLED AS WHITE BOX TESTING .</w:t>
      </w:r>
    </w:p>
    <w:p w14:paraId="07CE0C43" w14:textId="6483871E" w:rsidR="003F26F0" w:rsidRPr="00E4708C" w:rsidRDefault="003F26F0" w:rsidP="00871A32">
      <w:pPr>
        <w:pStyle w:val="ListParagraph"/>
        <w:numPr>
          <w:ilvl w:val="0"/>
          <w:numId w:val="3"/>
        </w:numPr>
        <w:rPr>
          <w:lang w:val="en-US"/>
        </w:rPr>
      </w:pPr>
      <w:r w:rsidRPr="00E4708C">
        <w:rPr>
          <w:highlight w:val="cyan"/>
          <w:lang w:val="en-US"/>
        </w:rPr>
        <w:t xml:space="preserve">CODING </w:t>
      </w:r>
      <w:r w:rsidR="00A83E9F" w:rsidRPr="00E4708C">
        <w:rPr>
          <w:highlight w:val="cyan"/>
          <w:lang w:val="en-US"/>
        </w:rPr>
        <w:t xml:space="preserve">KNOWLEDGE </w:t>
      </w:r>
      <w:r w:rsidRPr="00E4708C">
        <w:rPr>
          <w:highlight w:val="cyan"/>
          <w:lang w:val="en-US"/>
        </w:rPr>
        <w:t xml:space="preserve"> IS NESSASERY </w:t>
      </w:r>
      <w:r w:rsidR="00A83E9F" w:rsidRPr="00E4708C">
        <w:rPr>
          <w:highlight w:val="cyan"/>
          <w:lang w:val="en-US"/>
        </w:rPr>
        <w:t xml:space="preserve"> TO PERFORM WBT</w:t>
      </w:r>
      <w:r w:rsidR="00A83E9F" w:rsidRPr="00E4708C">
        <w:rPr>
          <w:lang w:val="en-US"/>
        </w:rPr>
        <w:t>.</w:t>
      </w:r>
    </w:p>
    <w:p w14:paraId="4392AE87" w14:textId="36B2DC46" w:rsidR="00A83E9F" w:rsidRPr="00E4708C" w:rsidRDefault="00A83E9F" w:rsidP="00871A32">
      <w:pPr>
        <w:pStyle w:val="ListParagraph"/>
        <w:numPr>
          <w:ilvl w:val="0"/>
          <w:numId w:val="3"/>
        </w:numPr>
        <w:rPr>
          <w:lang w:val="en-US"/>
        </w:rPr>
      </w:pPr>
      <w:r w:rsidRPr="00E4708C">
        <w:rPr>
          <w:highlight w:val="cyan"/>
          <w:lang w:val="en-US"/>
        </w:rPr>
        <w:t>DEVELOPERS ARE INVOLVED IN WBT</w:t>
      </w:r>
      <w:r w:rsidRPr="00E4708C">
        <w:rPr>
          <w:lang w:val="en-US"/>
        </w:rPr>
        <w:t>.</w:t>
      </w:r>
    </w:p>
    <w:p w14:paraId="0DA110DF" w14:textId="2C2939A9" w:rsidR="00A83E9F" w:rsidRPr="00E4708C" w:rsidRDefault="00A83E9F" w:rsidP="00871A32">
      <w:pPr>
        <w:pStyle w:val="Heading2"/>
        <w:rPr>
          <w:lang w:val="en-US"/>
        </w:rPr>
      </w:pPr>
      <w:r w:rsidRPr="00E4708C">
        <w:rPr>
          <w:lang w:val="en-US"/>
        </w:rPr>
        <w:t>ALTERNATIVE NAMES FOR WBT -</w:t>
      </w:r>
    </w:p>
    <w:p w14:paraId="744EEA9B" w14:textId="77777777" w:rsidR="00A83E9F" w:rsidRPr="00E4708C" w:rsidRDefault="00A83E9F" w:rsidP="00871A32">
      <w:pPr>
        <w:pStyle w:val="ListParagraph"/>
        <w:numPr>
          <w:ilvl w:val="0"/>
          <w:numId w:val="4"/>
        </w:numPr>
        <w:rPr>
          <w:lang w:val="en-US"/>
        </w:rPr>
      </w:pPr>
      <w:r w:rsidRPr="00E4708C">
        <w:rPr>
          <w:highlight w:val="cyan"/>
          <w:lang w:val="en-US"/>
        </w:rPr>
        <w:t>UNIT</w:t>
      </w:r>
      <w:r w:rsidRPr="00E4708C">
        <w:rPr>
          <w:lang w:val="en-US"/>
        </w:rPr>
        <w:t xml:space="preserve"> TESTING / </w:t>
      </w:r>
      <w:r w:rsidRPr="00E4708C">
        <w:rPr>
          <w:highlight w:val="cyan"/>
          <w:lang w:val="en-US"/>
        </w:rPr>
        <w:t>STRUCTUR</w:t>
      </w:r>
      <w:r w:rsidRPr="00E4708C">
        <w:rPr>
          <w:lang w:val="en-US"/>
        </w:rPr>
        <w:t>E TESTING /</w:t>
      </w:r>
      <w:r w:rsidRPr="00E4708C">
        <w:rPr>
          <w:highlight w:val="cyan"/>
          <w:lang w:val="en-US"/>
        </w:rPr>
        <w:t>OPEN BOX</w:t>
      </w:r>
      <w:r w:rsidRPr="00E4708C">
        <w:rPr>
          <w:lang w:val="en-US"/>
        </w:rPr>
        <w:t xml:space="preserve"> TESTING /</w:t>
      </w:r>
      <w:r w:rsidRPr="00E4708C">
        <w:rPr>
          <w:highlight w:val="cyan"/>
          <w:lang w:val="en-US"/>
        </w:rPr>
        <w:t>TRANSPERANT</w:t>
      </w:r>
      <w:r w:rsidRPr="00E4708C">
        <w:rPr>
          <w:lang w:val="en-US"/>
        </w:rPr>
        <w:t xml:space="preserve"> TESTING /</w:t>
      </w:r>
      <w:r w:rsidRPr="00E4708C">
        <w:rPr>
          <w:highlight w:val="cyan"/>
          <w:lang w:val="en-US"/>
        </w:rPr>
        <w:t>GLASS BOX</w:t>
      </w:r>
      <w:r w:rsidRPr="00E4708C">
        <w:rPr>
          <w:lang w:val="en-US"/>
        </w:rPr>
        <w:t xml:space="preserve"> TESTING .</w:t>
      </w:r>
    </w:p>
    <w:p w14:paraId="05809682" w14:textId="38DE0B26" w:rsidR="00A83E9F" w:rsidRPr="00E4708C" w:rsidRDefault="00A83E9F" w:rsidP="00871A32">
      <w:pPr>
        <w:pStyle w:val="Heading2"/>
        <w:rPr>
          <w:lang w:val="en-US"/>
        </w:rPr>
      </w:pPr>
      <w:r w:rsidRPr="00E4708C">
        <w:rPr>
          <w:lang w:val="en-US"/>
        </w:rPr>
        <w:t>2 BLACK BOX TESTING-</w:t>
      </w:r>
    </w:p>
    <w:p w14:paraId="6028EC32" w14:textId="5C11DCF2" w:rsidR="00A83E9F" w:rsidRPr="00E4708C" w:rsidRDefault="00A83E9F" w:rsidP="00871A32">
      <w:pPr>
        <w:pStyle w:val="ListParagraph"/>
        <w:numPr>
          <w:ilvl w:val="0"/>
          <w:numId w:val="4"/>
        </w:numPr>
        <w:rPr>
          <w:lang w:val="en-US"/>
        </w:rPr>
      </w:pPr>
      <w:r w:rsidRPr="00E4708C">
        <w:rPr>
          <w:highlight w:val="cyan"/>
          <w:lang w:val="en-US"/>
        </w:rPr>
        <w:t>VERYFING THE FUNCTIONALITY OF AN APPLICATION ACCORDING TO REQUREMENT SPECYFYCATION</w:t>
      </w:r>
      <w:r w:rsidRPr="00E4708C">
        <w:rPr>
          <w:lang w:val="en-US"/>
        </w:rPr>
        <w:t xml:space="preserve"> IS CALLLED AS BBT.</w:t>
      </w:r>
    </w:p>
    <w:p w14:paraId="64AF980D" w14:textId="738C2B99" w:rsidR="00A83E9F" w:rsidRPr="00E4708C" w:rsidRDefault="00A83E9F" w:rsidP="00871A32">
      <w:pPr>
        <w:pStyle w:val="ListParagraph"/>
        <w:numPr>
          <w:ilvl w:val="0"/>
          <w:numId w:val="4"/>
        </w:numPr>
        <w:rPr>
          <w:lang w:val="en-US"/>
        </w:rPr>
      </w:pPr>
      <w:r w:rsidRPr="00E4708C">
        <w:rPr>
          <w:lang w:val="en-US"/>
        </w:rPr>
        <w:t>TESTING THE SOFTWER TO CHECK THE FUNCTIONALITY ACCORDING TO REQUIREMENT IS CALLED BBT.</w:t>
      </w:r>
    </w:p>
    <w:p w14:paraId="168EC8A1" w14:textId="48588A8D" w:rsidR="00A83E9F" w:rsidRPr="00E4708C" w:rsidRDefault="00A83E9F" w:rsidP="00871A32">
      <w:pPr>
        <w:pStyle w:val="ListParagraph"/>
        <w:numPr>
          <w:ilvl w:val="0"/>
          <w:numId w:val="4"/>
        </w:numPr>
        <w:rPr>
          <w:lang w:val="en-US"/>
        </w:rPr>
      </w:pPr>
      <w:r w:rsidRPr="00E4708C">
        <w:rPr>
          <w:highlight w:val="cyan"/>
          <w:lang w:val="en-US"/>
        </w:rPr>
        <w:t>CODING KNOWLEDGE IS NOT NESSASERY  TO</w:t>
      </w:r>
      <w:r w:rsidRPr="00E4708C">
        <w:rPr>
          <w:lang w:val="en-US"/>
        </w:rPr>
        <w:t xml:space="preserve"> PERFORM BBT.</w:t>
      </w:r>
    </w:p>
    <w:p w14:paraId="260C5E16" w14:textId="5F86B783" w:rsidR="00A83E9F" w:rsidRPr="00E4708C" w:rsidRDefault="00A83E9F" w:rsidP="00871A32">
      <w:pPr>
        <w:pStyle w:val="ListParagraph"/>
        <w:numPr>
          <w:ilvl w:val="0"/>
          <w:numId w:val="4"/>
        </w:numPr>
        <w:rPr>
          <w:lang w:val="en-US"/>
        </w:rPr>
      </w:pPr>
      <w:r w:rsidRPr="00E4708C">
        <w:rPr>
          <w:highlight w:val="cyan"/>
          <w:lang w:val="en-US"/>
        </w:rPr>
        <w:lastRenderedPageBreak/>
        <w:t>TEST ENGINEERS ARE INVOLVED IN BBT</w:t>
      </w:r>
      <w:r w:rsidRPr="00E4708C">
        <w:rPr>
          <w:lang w:val="en-US"/>
        </w:rPr>
        <w:t>.</w:t>
      </w:r>
    </w:p>
    <w:p w14:paraId="07CFAF3B" w14:textId="06082C54" w:rsidR="00A83E9F" w:rsidRPr="00E4708C" w:rsidRDefault="00A83E9F" w:rsidP="00871A32">
      <w:pPr>
        <w:pStyle w:val="Heading2"/>
        <w:rPr>
          <w:lang w:val="en-US"/>
        </w:rPr>
      </w:pPr>
      <w:r w:rsidRPr="00E4708C">
        <w:rPr>
          <w:lang w:val="en-US"/>
        </w:rPr>
        <w:t>ALTERNATIVE NAMES OF BBT –</w:t>
      </w:r>
    </w:p>
    <w:p w14:paraId="791141EF" w14:textId="73360BB1" w:rsidR="00A83E9F" w:rsidRPr="00E4708C" w:rsidRDefault="00A83E9F" w:rsidP="00871A32">
      <w:pPr>
        <w:pStyle w:val="ListParagraph"/>
        <w:numPr>
          <w:ilvl w:val="0"/>
          <w:numId w:val="5"/>
        </w:numPr>
        <w:rPr>
          <w:lang w:val="en-US"/>
        </w:rPr>
      </w:pPr>
      <w:r w:rsidRPr="00E4708C">
        <w:rPr>
          <w:highlight w:val="cyan"/>
          <w:lang w:val="en-US"/>
        </w:rPr>
        <w:t>FUNCTIONAL T</w:t>
      </w:r>
      <w:r w:rsidRPr="00E4708C">
        <w:rPr>
          <w:lang w:val="en-US"/>
        </w:rPr>
        <w:t>ESTING ,</w:t>
      </w:r>
      <w:r w:rsidRPr="00E4708C">
        <w:rPr>
          <w:highlight w:val="cyan"/>
          <w:lang w:val="en-US"/>
        </w:rPr>
        <w:t>BEHAVIOR</w:t>
      </w:r>
      <w:r w:rsidRPr="00E4708C">
        <w:rPr>
          <w:lang w:val="en-US"/>
        </w:rPr>
        <w:t xml:space="preserve"> TESTING ,</w:t>
      </w:r>
      <w:r w:rsidRPr="00E4708C">
        <w:rPr>
          <w:highlight w:val="cyan"/>
          <w:lang w:val="en-US"/>
        </w:rPr>
        <w:t>CLOSE BOX</w:t>
      </w:r>
      <w:r w:rsidRPr="00E4708C">
        <w:rPr>
          <w:lang w:val="en-US"/>
        </w:rPr>
        <w:t xml:space="preserve"> TESTING .</w:t>
      </w:r>
    </w:p>
    <w:p w14:paraId="6F896315" w14:textId="591BE3DD" w:rsidR="00B877FC" w:rsidRPr="00E4708C" w:rsidRDefault="00B877FC" w:rsidP="00871A32">
      <w:pPr>
        <w:pStyle w:val="Heading2"/>
        <w:rPr>
          <w:lang w:val="en-US"/>
        </w:rPr>
      </w:pPr>
      <w:r w:rsidRPr="00E4708C">
        <w:rPr>
          <w:lang w:val="en-US"/>
        </w:rPr>
        <w:t>3 GRAY BOX TESTING –</w:t>
      </w:r>
    </w:p>
    <w:p w14:paraId="2253AEF4" w14:textId="395E74FD" w:rsidR="00B877FC" w:rsidRPr="00E4708C" w:rsidRDefault="00B877FC" w:rsidP="00871A32">
      <w:pPr>
        <w:pStyle w:val="ListParagraph"/>
        <w:numPr>
          <w:ilvl w:val="0"/>
          <w:numId w:val="5"/>
        </w:numPr>
        <w:rPr>
          <w:lang w:val="en-US"/>
        </w:rPr>
      </w:pPr>
      <w:r w:rsidRPr="00E4708C">
        <w:rPr>
          <w:lang w:val="en-US"/>
        </w:rPr>
        <w:t xml:space="preserve">GRAY BOX TEST </w:t>
      </w:r>
      <w:r w:rsidRPr="00E4708C">
        <w:rPr>
          <w:highlight w:val="cyan"/>
          <w:lang w:val="en-US"/>
        </w:rPr>
        <w:t>IS COMBINATION OF WBT AND BBT</w:t>
      </w:r>
    </w:p>
    <w:p w14:paraId="4E2DC708" w14:textId="42A12224" w:rsidR="00B877FC" w:rsidRPr="00E4708C" w:rsidRDefault="00B877FC" w:rsidP="00871A32">
      <w:pPr>
        <w:pStyle w:val="ListParagraph"/>
        <w:numPr>
          <w:ilvl w:val="0"/>
          <w:numId w:val="5"/>
        </w:numPr>
        <w:rPr>
          <w:lang w:val="en-US"/>
        </w:rPr>
      </w:pPr>
      <w:r w:rsidRPr="00E4708C">
        <w:rPr>
          <w:lang w:val="en-US"/>
        </w:rPr>
        <w:t xml:space="preserve">HERE THE </w:t>
      </w:r>
      <w:r w:rsidRPr="00E4708C">
        <w:rPr>
          <w:highlight w:val="cyan"/>
          <w:lang w:val="en-US"/>
        </w:rPr>
        <w:t>BOTH CODING AND TESTING KNOWLEDGE IS NESSASERY</w:t>
      </w:r>
      <w:r w:rsidRPr="00E4708C">
        <w:rPr>
          <w:lang w:val="en-US"/>
        </w:rPr>
        <w:t xml:space="preserve"> .</w:t>
      </w:r>
    </w:p>
    <w:p w14:paraId="6F58E04A" w14:textId="3C747DA8" w:rsidR="00412F58" w:rsidRPr="00E4708C" w:rsidRDefault="00B877FC" w:rsidP="00871A32">
      <w:pPr>
        <w:pStyle w:val="ListParagraph"/>
        <w:numPr>
          <w:ilvl w:val="0"/>
          <w:numId w:val="5"/>
        </w:numPr>
        <w:rPr>
          <w:lang w:val="en-US"/>
        </w:rPr>
      </w:pPr>
      <w:r w:rsidRPr="00E4708C">
        <w:rPr>
          <w:highlight w:val="cyan"/>
          <w:lang w:val="en-US"/>
        </w:rPr>
        <w:t>GRAY BOX TESTING IS DONE BY DEVOP’S ENGINEERS</w:t>
      </w:r>
      <w:r w:rsidRPr="00E4708C">
        <w:rPr>
          <w:lang w:val="en-US"/>
        </w:rPr>
        <w:t>.</w:t>
      </w:r>
    </w:p>
    <w:p w14:paraId="41E48E33" w14:textId="1F12B977" w:rsidR="00A83E9F" w:rsidRPr="00E4708C" w:rsidRDefault="00412F58" w:rsidP="00871A32">
      <w:pPr>
        <w:pStyle w:val="Heading2"/>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708C">
        <w:rPr>
          <w:lang w:val="en-US"/>
        </w:rPr>
        <w:t>White box testing</w:t>
      </w:r>
    </w:p>
    <w:p w14:paraId="734FFB2E" w14:textId="21B901B4" w:rsidR="00412F58" w:rsidRPr="00E4708C" w:rsidRDefault="00412F58" w:rsidP="00871A32">
      <w:pPr>
        <w:pStyle w:val="ListParagraph"/>
        <w:numPr>
          <w:ilvl w:val="0"/>
          <w:numId w:val="6"/>
        </w:numPr>
        <w:rPr>
          <w:lang w:val="en-US"/>
        </w:rPr>
      </w:pPr>
      <w:r w:rsidRPr="00E4708C">
        <w:rPr>
          <w:sz w:val="24"/>
          <w:szCs w:val="24"/>
          <w:lang w:val="en-US"/>
        </w:rPr>
        <w:t>Testing each and every line of code is called as wbt.</w:t>
      </w:r>
    </w:p>
    <w:p w14:paraId="2F90A81C" w14:textId="18E42610" w:rsidR="00412F58" w:rsidRPr="00E4708C" w:rsidRDefault="00412F58" w:rsidP="00871A32">
      <w:pPr>
        <w:pStyle w:val="ListParagraph"/>
        <w:numPr>
          <w:ilvl w:val="0"/>
          <w:numId w:val="6"/>
        </w:numPr>
        <w:rPr>
          <w:lang w:val="en-US"/>
        </w:rPr>
      </w:pPr>
      <w:r w:rsidRPr="00E4708C">
        <w:rPr>
          <w:sz w:val="24"/>
          <w:szCs w:val="24"/>
          <w:lang w:val="en-US"/>
        </w:rPr>
        <w:t>To do wbt coding knowledge is necessary.</w:t>
      </w:r>
    </w:p>
    <w:p w14:paraId="05D26D05" w14:textId="2EED6B67" w:rsidR="00412F58" w:rsidRPr="00E4708C" w:rsidRDefault="00412F58" w:rsidP="00871A32">
      <w:pPr>
        <w:pStyle w:val="ListParagraph"/>
        <w:numPr>
          <w:ilvl w:val="0"/>
          <w:numId w:val="6"/>
        </w:numPr>
        <w:rPr>
          <w:lang w:val="en-US"/>
        </w:rPr>
      </w:pPr>
      <w:r w:rsidRPr="00E4708C">
        <w:rPr>
          <w:sz w:val="24"/>
          <w:szCs w:val="24"/>
          <w:lang w:val="en-US"/>
        </w:rPr>
        <w:t>Developers will perform wbt.</w:t>
      </w:r>
    </w:p>
    <w:p w14:paraId="0FDCC53E" w14:textId="77777777" w:rsidR="00412F58" w:rsidRPr="00E4708C" w:rsidRDefault="00412F58" w:rsidP="00871A32">
      <w:pPr>
        <w:pStyle w:val="ListParagraph"/>
        <w:rPr>
          <w:lang w:val="en-US"/>
        </w:rPr>
      </w:pPr>
    </w:p>
    <w:p w14:paraId="183FEFD4" w14:textId="77BAF2FC" w:rsidR="00412F58" w:rsidRPr="00E4708C" w:rsidRDefault="00412F58" w:rsidP="00871A32">
      <w:pPr>
        <w:pStyle w:val="Heading2"/>
        <w:rPr>
          <w:lang w:val="en-US"/>
        </w:rPr>
      </w:pPr>
      <w:r w:rsidRPr="00E4708C">
        <w:rPr>
          <w:lang w:val="en-US"/>
        </w:rPr>
        <w:t>Types of white box testing</w:t>
      </w:r>
    </w:p>
    <w:p w14:paraId="19EB2FD1" w14:textId="5A08AF06" w:rsidR="00412F58" w:rsidRPr="00E4708C" w:rsidRDefault="00412F58" w:rsidP="00871A32">
      <w:pPr>
        <w:pStyle w:val="ListParagraph"/>
        <w:numPr>
          <w:ilvl w:val="0"/>
          <w:numId w:val="7"/>
        </w:numPr>
        <w:rPr>
          <w:sz w:val="24"/>
          <w:szCs w:val="24"/>
          <w:lang w:val="en-US"/>
        </w:rPr>
      </w:pPr>
      <w:r w:rsidRPr="00E4708C">
        <w:rPr>
          <w:sz w:val="24"/>
          <w:szCs w:val="24"/>
          <w:lang w:val="en-US"/>
        </w:rPr>
        <w:t>Path testing</w:t>
      </w:r>
    </w:p>
    <w:p w14:paraId="3BA9D6BB" w14:textId="1A2F4E3A" w:rsidR="00412F58" w:rsidRPr="00E4708C" w:rsidRDefault="00412F58" w:rsidP="00871A32">
      <w:pPr>
        <w:pStyle w:val="ListParagraph"/>
        <w:numPr>
          <w:ilvl w:val="0"/>
          <w:numId w:val="7"/>
        </w:numPr>
        <w:rPr>
          <w:sz w:val="24"/>
          <w:szCs w:val="24"/>
          <w:lang w:val="en-US"/>
        </w:rPr>
      </w:pPr>
      <w:r w:rsidRPr="00E4708C">
        <w:rPr>
          <w:sz w:val="24"/>
          <w:szCs w:val="24"/>
          <w:lang w:val="en-US"/>
        </w:rPr>
        <w:t>Conditional testing</w:t>
      </w:r>
    </w:p>
    <w:p w14:paraId="56D70688" w14:textId="23D8C0C4" w:rsidR="00412F58" w:rsidRPr="00E4708C" w:rsidRDefault="00412F58" w:rsidP="00871A32">
      <w:pPr>
        <w:pStyle w:val="ListParagraph"/>
        <w:numPr>
          <w:ilvl w:val="0"/>
          <w:numId w:val="7"/>
        </w:numPr>
        <w:rPr>
          <w:sz w:val="24"/>
          <w:szCs w:val="24"/>
          <w:lang w:val="en-US"/>
        </w:rPr>
      </w:pPr>
      <w:r w:rsidRPr="00E4708C">
        <w:rPr>
          <w:sz w:val="24"/>
          <w:szCs w:val="24"/>
          <w:lang w:val="en-US"/>
        </w:rPr>
        <w:t>Loop testing</w:t>
      </w:r>
    </w:p>
    <w:p w14:paraId="373609C1" w14:textId="2D82371B" w:rsidR="00412F58" w:rsidRPr="00E4708C" w:rsidRDefault="00412F58" w:rsidP="00871A32">
      <w:pPr>
        <w:pStyle w:val="ListParagraph"/>
        <w:numPr>
          <w:ilvl w:val="0"/>
          <w:numId w:val="7"/>
        </w:numPr>
        <w:rPr>
          <w:sz w:val="24"/>
          <w:szCs w:val="24"/>
          <w:lang w:val="en-US"/>
        </w:rPr>
      </w:pPr>
      <w:r w:rsidRPr="00E4708C">
        <w:rPr>
          <w:sz w:val="24"/>
          <w:szCs w:val="24"/>
          <w:lang w:val="en-US"/>
        </w:rPr>
        <w:t>Wbt from memory pov</w:t>
      </w:r>
    </w:p>
    <w:p w14:paraId="7790DC34" w14:textId="4D67F3CC" w:rsidR="00412F58" w:rsidRPr="00E4708C" w:rsidRDefault="00412F58" w:rsidP="00871A32">
      <w:pPr>
        <w:pStyle w:val="ListParagraph"/>
        <w:numPr>
          <w:ilvl w:val="0"/>
          <w:numId w:val="7"/>
        </w:numPr>
        <w:rPr>
          <w:sz w:val="24"/>
          <w:szCs w:val="24"/>
          <w:lang w:val="en-US"/>
        </w:rPr>
      </w:pPr>
      <w:r w:rsidRPr="00E4708C">
        <w:rPr>
          <w:sz w:val="24"/>
          <w:szCs w:val="24"/>
          <w:lang w:val="en-US"/>
        </w:rPr>
        <w:t>Wbt from performance</w:t>
      </w:r>
    </w:p>
    <w:p w14:paraId="2288E21D" w14:textId="1A70F87F" w:rsidR="00412F58" w:rsidRPr="00E4708C" w:rsidRDefault="00412F58" w:rsidP="00871A32">
      <w:pPr>
        <w:pStyle w:val="Heading2"/>
        <w:rPr>
          <w:lang w:val="en-US"/>
        </w:rPr>
      </w:pPr>
      <w:r w:rsidRPr="00E4708C">
        <w:rPr>
          <w:lang w:val="en-US"/>
        </w:rPr>
        <w:t>A path testing</w:t>
      </w:r>
    </w:p>
    <w:p w14:paraId="070F288B" w14:textId="12353DFD" w:rsidR="00412F58" w:rsidRPr="00E4708C" w:rsidRDefault="00412F58" w:rsidP="00871A32">
      <w:pPr>
        <w:pStyle w:val="ListParagraph"/>
        <w:numPr>
          <w:ilvl w:val="0"/>
          <w:numId w:val="8"/>
        </w:numPr>
        <w:rPr>
          <w:sz w:val="24"/>
          <w:szCs w:val="24"/>
          <w:lang w:val="en-US"/>
        </w:rPr>
      </w:pPr>
      <w:r w:rsidRPr="00E4708C">
        <w:rPr>
          <w:sz w:val="24"/>
          <w:szCs w:val="24"/>
          <w:highlight w:val="cyan"/>
          <w:lang w:val="en-US"/>
        </w:rPr>
        <w:t>Write the flow graph and test all the independent path</w:t>
      </w:r>
      <w:r w:rsidRPr="00E4708C">
        <w:rPr>
          <w:sz w:val="24"/>
          <w:szCs w:val="24"/>
          <w:lang w:val="en-US"/>
        </w:rPr>
        <w:t xml:space="preserve"> called as path testing.</w:t>
      </w:r>
    </w:p>
    <w:p w14:paraId="2496ACE1" w14:textId="4D3CDBD9" w:rsidR="00412F58" w:rsidRPr="00E4708C" w:rsidRDefault="00A67646" w:rsidP="00871A32">
      <w:pPr>
        <w:pStyle w:val="Heading2"/>
        <w:rPr>
          <w:lang w:val="en-US"/>
        </w:rPr>
      </w:pPr>
      <w:r w:rsidRPr="00E4708C">
        <w:rPr>
          <w:lang w:val="en-US"/>
        </w:rPr>
        <w:t>Adv of flowgraph</w:t>
      </w:r>
    </w:p>
    <w:p w14:paraId="629D3EA9" w14:textId="5F4CC7FD" w:rsidR="00412F58" w:rsidRPr="00E4708C" w:rsidRDefault="00A67646" w:rsidP="00871A32">
      <w:pPr>
        <w:pStyle w:val="ListParagraph"/>
        <w:numPr>
          <w:ilvl w:val="0"/>
          <w:numId w:val="8"/>
        </w:numPr>
        <w:rPr>
          <w:sz w:val="24"/>
          <w:szCs w:val="24"/>
          <w:highlight w:val="cyan"/>
          <w:lang w:val="en-US"/>
        </w:rPr>
      </w:pPr>
      <w:r w:rsidRPr="00E4708C">
        <w:rPr>
          <w:sz w:val="24"/>
          <w:szCs w:val="24"/>
          <w:highlight w:val="cyan"/>
          <w:lang w:val="en-US"/>
        </w:rPr>
        <w:t>will not miss any path</w:t>
      </w:r>
    </w:p>
    <w:p w14:paraId="31688807" w14:textId="77777777" w:rsidR="00D4109B" w:rsidRPr="00D4109B" w:rsidRDefault="00A67646" w:rsidP="00D4109B">
      <w:pPr>
        <w:pStyle w:val="ListParagraph"/>
        <w:numPr>
          <w:ilvl w:val="0"/>
          <w:numId w:val="8"/>
        </w:numPr>
        <w:rPr>
          <w:highlight w:val="cyan"/>
        </w:rPr>
      </w:pPr>
      <w:r w:rsidRPr="00E4708C">
        <w:rPr>
          <w:sz w:val="24"/>
          <w:szCs w:val="24"/>
          <w:highlight w:val="cyan"/>
          <w:lang w:val="en-US"/>
        </w:rPr>
        <w:t xml:space="preserve">will not repeat any </w:t>
      </w:r>
    </w:p>
    <w:p w14:paraId="01F61F75" w14:textId="7FC8F94B" w:rsidR="00A67646" w:rsidRPr="00D4109B" w:rsidRDefault="00D4109B" w:rsidP="00D4109B">
      <w:pPr>
        <w:pStyle w:val="ListParagraph"/>
        <w:numPr>
          <w:ilvl w:val="0"/>
          <w:numId w:val="8"/>
        </w:numPr>
        <w:rPr>
          <w:highlight w:val="cyan"/>
        </w:rPr>
      </w:pPr>
      <w:r w:rsidRPr="00D4109B">
        <w:rPr>
          <w:highlight w:val="cyan"/>
        </w:rPr>
        <w:t>  Card → Success</w:t>
      </w:r>
      <w:r>
        <w:rPr>
          <w:highlight w:val="cyan"/>
        </w:rPr>
        <w:t xml:space="preserve">    </w:t>
      </w:r>
      <w:r w:rsidRPr="00D4109B">
        <w:rPr>
          <w:sz w:val="24"/>
          <w:szCs w:val="24"/>
          <w:highlight w:val="cyan"/>
        </w:rPr>
        <w:t>  UPI → Success</w:t>
      </w:r>
      <w:r>
        <w:rPr>
          <w:sz w:val="24"/>
          <w:szCs w:val="24"/>
          <w:highlight w:val="cyan"/>
        </w:rPr>
        <w:t xml:space="preserve">   </w:t>
      </w:r>
      <w:r w:rsidRPr="00D4109B">
        <w:rPr>
          <w:sz w:val="24"/>
          <w:szCs w:val="24"/>
          <w:highlight w:val="cyan"/>
        </w:rPr>
        <w:t>  Wallet → Success</w:t>
      </w:r>
      <w:r>
        <w:rPr>
          <w:sz w:val="24"/>
          <w:szCs w:val="24"/>
          <w:highlight w:val="cyan"/>
        </w:rPr>
        <w:t xml:space="preserve">  </w:t>
      </w:r>
      <w:r w:rsidRPr="00D4109B">
        <w:rPr>
          <w:sz w:val="24"/>
          <w:szCs w:val="24"/>
          <w:highlight w:val="cyan"/>
        </w:rPr>
        <w:t>  Invalid → Fail</w:t>
      </w:r>
    </w:p>
    <w:p w14:paraId="26B281DA" w14:textId="7C60A5E7" w:rsidR="00A67646" w:rsidRPr="00E4708C" w:rsidRDefault="00A67646" w:rsidP="00871A32">
      <w:pPr>
        <w:pStyle w:val="Heading2"/>
        <w:rPr>
          <w:lang w:val="en-US"/>
        </w:rPr>
      </w:pPr>
      <w:r w:rsidRPr="00E4708C">
        <w:rPr>
          <w:lang w:val="en-US"/>
        </w:rPr>
        <w:t>B CONDITIONAL TESTING-</w:t>
      </w:r>
    </w:p>
    <w:p w14:paraId="285C5742" w14:textId="1071670D" w:rsidR="00A67646" w:rsidRDefault="00A67646" w:rsidP="00871A32">
      <w:pPr>
        <w:pStyle w:val="ListParagraph"/>
        <w:numPr>
          <w:ilvl w:val="0"/>
          <w:numId w:val="9"/>
        </w:numPr>
        <w:rPr>
          <w:lang w:val="en-US"/>
        </w:rPr>
      </w:pPr>
      <w:r w:rsidRPr="00E4708C">
        <w:rPr>
          <w:highlight w:val="cyan"/>
          <w:lang w:val="en-US"/>
        </w:rPr>
        <w:t>TESTING ALL THE LOGICAL CONDITION FOR BOTH TRUE AND FALSE VALUES CALLED AS</w:t>
      </w:r>
      <w:r w:rsidRPr="00E4708C">
        <w:rPr>
          <w:lang w:val="en-US"/>
        </w:rPr>
        <w:t xml:space="preserve"> CONDITIONAL TESTING .</w:t>
      </w:r>
    </w:p>
    <w:p w14:paraId="68770CDA" w14:textId="17CE7978" w:rsidR="00B92A82" w:rsidRPr="00B92A82" w:rsidRDefault="00B92A82" w:rsidP="00B92A82">
      <w:pPr>
        <w:pStyle w:val="ListParagraph"/>
        <w:numPr>
          <w:ilvl w:val="0"/>
          <w:numId w:val="9"/>
        </w:numPr>
        <w:rPr>
          <w:lang w:eastAsia="en-IN"/>
        </w:rPr>
      </w:pPr>
      <w:r w:rsidRPr="00B92A82">
        <w:rPr>
          <w:lang w:eastAsia="en-IN"/>
        </w:rPr>
        <w:t>userType = Premium &amp; cartValue &gt; 1000 → true</w:t>
      </w:r>
    </w:p>
    <w:p w14:paraId="3A34FC9C" w14:textId="710E9FA4" w:rsidR="00B92A82" w:rsidRPr="00B92A82" w:rsidRDefault="00B92A82" w:rsidP="00B92A82">
      <w:pPr>
        <w:pStyle w:val="ListParagraph"/>
        <w:numPr>
          <w:ilvl w:val="0"/>
          <w:numId w:val="9"/>
        </w:numPr>
        <w:rPr>
          <w:lang w:eastAsia="en-IN"/>
        </w:rPr>
      </w:pPr>
      <w:r w:rsidRPr="00B92A82">
        <w:rPr>
          <w:lang w:eastAsia="en-IN"/>
        </w:rPr>
        <w:t>userType = Premium &amp; cartValue &lt; 1000 → false</w:t>
      </w:r>
    </w:p>
    <w:p w14:paraId="1DCBB85A" w14:textId="28F44AE4" w:rsidR="00B92A82" w:rsidRPr="00B92A82" w:rsidRDefault="00B92A82" w:rsidP="00B92A82">
      <w:pPr>
        <w:pStyle w:val="ListParagraph"/>
        <w:numPr>
          <w:ilvl w:val="0"/>
          <w:numId w:val="9"/>
        </w:numPr>
        <w:rPr>
          <w:lang w:eastAsia="en-IN"/>
        </w:rPr>
      </w:pPr>
      <w:r w:rsidRPr="00B92A82">
        <w:rPr>
          <w:lang w:eastAsia="en-IN"/>
        </w:rPr>
        <w:t>userType = Guest &amp; cartValue &gt; 1000 → false</w:t>
      </w:r>
    </w:p>
    <w:p w14:paraId="2B6C19B5" w14:textId="4021A66C" w:rsidR="00B92A82" w:rsidRPr="00B92A82" w:rsidRDefault="00B92A82" w:rsidP="00B92A82">
      <w:pPr>
        <w:pStyle w:val="ListParagraph"/>
        <w:numPr>
          <w:ilvl w:val="0"/>
          <w:numId w:val="9"/>
        </w:numPr>
        <w:rPr>
          <w:lang w:eastAsia="en-IN"/>
        </w:rPr>
      </w:pPr>
      <w:r w:rsidRPr="00B92A82">
        <w:rPr>
          <w:lang w:eastAsia="en-IN"/>
        </w:rPr>
        <w:t>userType = Guest &amp; cartValue &lt; 1000 → false</w:t>
      </w:r>
    </w:p>
    <w:p w14:paraId="243DFC73" w14:textId="77777777" w:rsidR="00B92A82" w:rsidRPr="00E4708C" w:rsidRDefault="00B92A82" w:rsidP="00B92A82">
      <w:pPr>
        <w:pStyle w:val="ListParagraph"/>
        <w:rPr>
          <w:lang w:val="en-US"/>
        </w:rPr>
      </w:pPr>
    </w:p>
    <w:p w14:paraId="174DA122" w14:textId="52FF190D" w:rsidR="00A67646" w:rsidRPr="00E4708C" w:rsidRDefault="00A67646" w:rsidP="00871A32">
      <w:pPr>
        <w:pStyle w:val="Heading3"/>
        <w:rPr>
          <w:lang w:val="en-US"/>
        </w:rPr>
      </w:pPr>
      <w:r w:rsidRPr="00E4708C">
        <w:rPr>
          <w:lang w:val="en-US"/>
        </w:rPr>
        <w:t>C LOOP TESTING-</w:t>
      </w:r>
    </w:p>
    <w:p w14:paraId="4B2DA498" w14:textId="1B2B9AC4" w:rsidR="00A67646" w:rsidRPr="00E4708C" w:rsidRDefault="00A67646" w:rsidP="00871A32">
      <w:pPr>
        <w:pStyle w:val="ListParagraph"/>
        <w:numPr>
          <w:ilvl w:val="0"/>
          <w:numId w:val="9"/>
        </w:numPr>
        <w:rPr>
          <w:highlight w:val="cyan"/>
          <w:lang w:val="en-US"/>
        </w:rPr>
      </w:pPr>
      <w:r w:rsidRPr="00E4708C">
        <w:rPr>
          <w:highlight w:val="cyan"/>
          <w:lang w:val="en-US"/>
        </w:rPr>
        <w:t>TESTING THE LOOP FOR DESIGN NUMBER OF CYCLES</w:t>
      </w:r>
      <w:r w:rsidRPr="00E4708C">
        <w:rPr>
          <w:lang w:val="en-US"/>
        </w:rPr>
        <w:t xml:space="preserve"> AND </w:t>
      </w:r>
      <w:r w:rsidRPr="00E4708C">
        <w:rPr>
          <w:highlight w:val="cyan"/>
          <w:lang w:val="en-US"/>
        </w:rPr>
        <w:t>CHECKING IF THE LOOP TERMINATES CORRECTLY .</w:t>
      </w:r>
    </w:p>
    <w:p w14:paraId="24D28FD5" w14:textId="488E1D45" w:rsidR="00A67646" w:rsidRDefault="00A67646" w:rsidP="00871A32">
      <w:pPr>
        <w:pStyle w:val="ListParagraph"/>
        <w:numPr>
          <w:ilvl w:val="0"/>
          <w:numId w:val="9"/>
        </w:numPr>
        <w:rPr>
          <w:highlight w:val="cyan"/>
          <w:lang w:val="en-US"/>
        </w:rPr>
      </w:pPr>
      <w:r w:rsidRPr="00E4708C">
        <w:rPr>
          <w:highlight w:val="cyan"/>
          <w:lang w:val="en-US"/>
        </w:rPr>
        <w:t>ALSO TO CHECK TERMINATING CONDITION IS WORKING CORRECTLY OR NOT.</w:t>
      </w:r>
    </w:p>
    <w:p w14:paraId="64468A1D" w14:textId="4705C1FF" w:rsidR="00B93C23" w:rsidRPr="00B93C23" w:rsidRDefault="00B93C23" w:rsidP="00B93C23">
      <w:pPr>
        <w:pStyle w:val="ListParagraph"/>
        <w:numPr>
          <w:ilvl w:val="0"/>
          <w:numId w:val="9"/>
        </w:numPr>
        <w:rPr>
          <w:lang w:eastAsia="en-IN"/>
        </w:rPr>
      </w:pPr>
      <w:r w:rsidRPr="00B93C23">
        <w:rPr>
          <w:lang w:eastAsia="en-IN"/>
        </w:rPr>
        <w:t>Zero items in cart</w:t>
      </w:r>
      <w:r w:rsidR="006D29DD">
        <w:rPr>
          <w:lang w:eastAsia="en-IN"/>
        </w:rPr>
        <w:t xml:space="preserve"> </w:t>
      </w:r>
    </w:p>
    <w:p w14:paraId="012D6ADB" w14:textId="30C27D0E" w:rsidR="00B93C23" w:rsidRPr="00B93C23" w:rsidRDefault="00B93C23" w:rsidP="00B93C23">
      <w:pPr>
        <w:pStyle w:val="ListParagraph"/>
        <w:numPr>
          <w:ilvl w:val="0"/>
          <w:numId w:val="9"/>
        </w:numPr>
        <w:rPr>
          <w:lang w:eastAsia="en-IN"/>
        </w:rPr>
      </w:pPr>
      <w:r w:rsidRPr="00B93C23">
        <w:rPr>
          <w:lang w:eastAsia="en-IN"/>
        </w:rPr>
        <w:t>One item</w:t>
      </w:r>
    </w:p>
    <w:p w14:paraId="041D0B51" w14:textId="4AE0A4F3" w:rsidR="00B93C23" w:rsidRPr="003477B3" w:rsidRDefault="00B93C23" w:rsidP="003477B3">
      <w:pPr>
        <w:pStyle w:val="ListParagraph"/>
        <w:numPr>
          <w:ilvl w:val="0"/>
          <w:numId w:val="9"/>
        </w:numPr>
        <w:rPr>
          <w:lang w:eastAsia="en-IN"/>
        </w:rPr>
      </w:pPr>
      <w:r w:rsidRPr="00B93C23">
        <w:rPr>
          <w:lang w:eastAsia="en-IN"/>
        </w:rPr>
        <w:t>Many items</w:t>
      </w:r>
    </w:p>
    <w:p w14:paraId="699FEC1D" w14:textId="2462D7FC" w:rsidR="00A67646" w:rsidRPr="00E4708C" w:rsidRDefault="00A67646" w:rsidP="00871A32">
      <w:pPr>
        <w:pStyle w:val="Heading3"/>
        <w:rPr>
          <w:lang w:val="en-US"/>
        </w:rPr>
      </w:pPr>
      <w:r w:rsidRPr="00E4708C">
        <w:rPr>
          <w:lang w:val="en-US"/>
        </w:rPr>
        <w:lastRenderedPageBreak/>
        <w:t>TESTING FROM MEMORY POINT OF VIEW-</w:t>
      </w:r>
    </w:p>
    <w:p w14:paraId="702BA1C7" w14:textId="7CF0511D" w:rsidR="00A67646" w:rsidRPr="00E4708C" w:rsidRDefault="00A67646" w:rsidP="00871A32">
      <w:pPr>
        <w:pStyle w:val="ListParagraph"/>
        <w:numPr>
          <w:ilvl w:val="0"/>
          <w:numId w:val="10"/>
        </w:numPr>
        <w:rPr>
          <w:lang w:val="en-US"/>
        </w:rPr>
      </w:pPr>
      <w:r w:rsidRPr="00E4708C">
        <w:rPr>
          <w:lang w:val="en-US"/>
        </w:rPr>
        <w:t xml:space="preserve">THE </w:t>
      </w:r>
      <w:r w:rsidRPr="00E4708C">
        <w:rPr>
          <w:highlight w:val="cyan"/>
          <w:lang w:val="en-US"/>
        </w:rPr>
        <w:t>DEVELOPERS MITE MAKE MISTAKES IN THE CODE DUE TO WHICH THE CODE SIZE INCREASES FROM  MEMORY POV.</w:t>
      </w:r>
    </w:p>
    <w:p w14:paraId="77EB993D" w14:textId="15DBFC90" w:rsidR="00A67646" w:rsidRPr="00E4708C" w:rsidRDefault="00A67646" w:rsidP="00871A32">
      <w:pPr>
        <w:pStyle w:val="Heading3"/>
        <w:rPr>
          <w:lang w:val="en-US"/>
        </w:rPr>
      </w:pPr>
      <w:r w:rsidRPr="00E4708C">
        <w:rPr>
          <w:lang w:val="en-US"/>
        </w:rPr>
        <w:t>TYPICAL MISTAKES DONE BY DEVELOPERS ARE-</w:t>
      </w:r>
    </w:p>
    <w:p w14:paraId="2626E473" w14:textId="2800B5B9" w:rsidR="00A67646" w:rsidRPr="00E4708C" w:rsidRDefault="00DE0B76" w:rsidP="00871A32">
      <w:pPr>
        <w:pStyle w:val="ListParagraph"/>
        <w:numPr>
          <w:ilvl w:val="0"/>
          <w:numId w:val="10"/>
        </w:numPr>
        <w:rPr>
          <w:highlight w:val="cyan"/>
          <w:lang w:val="en-US"/>
        </w:rPr>
      </w:pPr>
      <w:r w:rsidRPr="00E4708C">
        <w:rPr>
          <w:highlight w:val="cyan"/>
          <w:lang w:val="en-US"/>
        </w:rPr>
        <w:t>NOT USING PROPER LOGIC</w:t>
      </w:r>
    </w:p>
    <w:p w14:paraId="4F167EFF" w14:textId="7F5F152F" w:rsidR="00DE0B76" w:rsidRPr="00E4708C" w:rsidRDefault="00DE0B76" w:rsidP="00871A32">
      <w:pPr>
        <w:pStyle w:val="ListParagraph"/>
        <w:numPr>
          <w:ilvl w:val="0"/>
          <w:numId w:val="10"/>
        </w:numPr>
        <w:rPr>
          <w:lang w:val="en-US"/>
        </w:rPr>
      </w:pPr>
      <w:r w:rsidRPr="00E4708C">
        <w:rPr>
          <w:highlight w:val="cyan"/>
          <w:lang w:val="en-US"/>
        </w:rPr>
        <w:t>REPETATION OF CODE INSTEAD OF USING FUNCTION</w:t>
      </w:r>
      <w:r w:rsidRPr="00E4708C">
        <w:rPr>
          <w:lang w:val="en-US"/>
        </w:rPr>
        <w:t>.</w:t>
      </w:r>
    </w:p>
    <w:p w14:paraId="494F7B5E" w14:textId="28FA518F" w:rsidR="00DE0B76" w:rsidRPr="00E4708C" w:rsidRDefault="00DE0B76" w:rsidP="00871A32">
      <w:pPr>
        <w:pStyle w:val="ListParagraph"/>
        <w:numPr>
          <w:ilvl w:val="0"/>
          <w:numId w:val="10"/>
        </w:numPr>
        <w:rPr>
          <w:lang w:val="en-US"/>
        </w:rPr>
      </w:pPr>
      <w:r w:rsidRPr="00E4708C">
        <w:rPr>
          <w:lang w:val="en-US"/>
        </w:rPr>
        <w:t xml:space="preserve">BECOUSE OF </w:t>
      </w:r>
      <w:r w:rsidRPr="00E4708C">
        <w:rPr>
          <w:highlight w:val="cyan"/>
          <w:lang w:val="en-US"/>
        </w:rPr>
        <w:t>NOT USING INBUILT FUNCTION</w:t>
      </w:r>
      <w:r w:rsidRPr="00E4708C">
        <w:rPr>
          <w:lang w:val="en-US"/>
        </w:rPr>
        <w:t xml:space="preserve"> .</w:t>
      </w:r>
    </w:p>
    <w:p w14:paraId="76967A04" w14:textId="42F03053" w:rsidR="00DE0B76" w:rsidRPr="00E4708C" w:rsidRDefault="00DE0B76" w:rsidP="00871A32">
      <w:pPr>
        <w:pStyle w:val="ListParagraph"/>
        <w:numPr>
          <w:ilvl w:val="0"/>
          <w:numId w:val="10"/>
        </w:numPr>
        <w:rPr>
          <w:lang w:val="en-US"/>
        </w:rPr>
      </w:pPr>
      <w:r w:rsidRPr="00E4708C">
        <w:rPr>
          <w:lang w:val="en-US"/>
        </w:rPr>
        <w:t xml:space="preserve">BECOUSE OF </w:t>
      </w:r>
      <w:r w:rsidRPr="00E4708C">
        <w:rPr>
          <w:highlight w:val="cyan"/>
          <w:lang w:val="en-US"/>
        </w:rPr>
        <w:t>UNUSED VARIABLE AND FUNCTIONS</w:t>
      </w:r>
      <w:r w:rsidRPr="00E4708C">
        <w:rPr>
          <w:lang w:val="en-US"/>
        </w:rPr>
        <w:t>.</w:t>
      </w:r>
      <w:r w:rsidR="006D29DD">
        <w:rPr>
          <w:lang w:val="en-US"/>
        </w:rPr>
        <w:t xml:space="preserve"> </w:t>
      </w:r>
    </w:p>
    <w:p w14:paraId="65FEB14C" w14:textId="01E559AD" w:rsidR="00DE0B76" w:rsidRPr="00E4708C" w:rsidRDefault="00DE0B76" w:rsidP="00871A32">
      <w:pPr>
        <w:pStyle w:val="Heading3"/>
        <w:rPr>
          <w:lang w:val="en-US"/>
        </w:rPr>
      </w:pPr>
      <w:r w:rsidRPr="00E4708C">
        <w:rPr>
          <w:lang w:val="en-US"/>
        </w:rPr>
        <w:t>TESTS IN PERFORMANCE POV-</w:t>
      </w:r>
    </w:p>
    <w:p w14:paraId="6BF993B1" w14:textId="2B0F88FE" w:rsidR="00DE0B76" w:rsidRPr="00E4708C" w:rsidRDefault="00DE0B76" w:rsidP="00871A32">
      <w:pPr>
        <w:pStyle w:val="ListParagraph"/>
        <w:numPr>
          <w:ilvl w:val="0"/>
          <w:numId w:val="11"/>
        </w:numPr>
        <w:rPr>
          <w:lang w:val="en-US"/>
        </w:rPr>
      </w:pPr>
      <w:r w:rsidRPr="00E4708C">
        <w:rPr>
          <w:lang w:val="en-US"/>
        </w:rPr>
        <w:t xml:space="preserve">THE </w:t>
      </w:r>
      <w:r w:rsidRPr="00E4708C">
        <w:rPr>
          <w:highlight w:val="cyan"/>
          <w:lang w:val="en-US"/>
        </w:rPr>
        <w:t>DEVELOPERS MITE MAKE MISTAKES IN THE CODE DUE TO WHICH THE CODE SIZE WILL BE INCREASED FROM PERFORMANCE POV</w:t>
      </w:r>
      <w:r w:rsidRPr="00E4708C">
        <w:rPr>
          <w:lang w:val="en-US"/>
        </w:rPr>
        <w:t>.</w:t>
      </w:r>
    </w:p>
    <w:p w14:paraId="480E896B" w14:textId="4D4D3FFA" w:rsidR="00DE0B76" w:rsidRPr="00E4708C" w:rsidRDefault="00DE0B76" w:rsidP="00871A32">
      <w:pPr>
        <w:pStyle w:val="Heading3"/>
        <w:ind w:left="720"/>
        <w:rPr>
          <w:lang w:val="en-US"/>
        </w:rPr>
      </w:pPr>
      <w:r w:rsidRPr="00E4708C">
        <w:rPr>
          <w:lang w:val="en-US"/>
        </w:rPr>
        <w:t>TYPICAL MISTAKES DONE BY DEVELOPERS ARE-</w:t>
      </w:r>
    </w:p>
    <w:p w14:paraId="6B7C8D83" w14:textId="33BEAD57" w:rsidR="00DE0B76" w:rsidRPr="00E4708C" w:rsidRDefault="00DE0B76" w:rsidP="00871A32">
      <w:pPr>
        <w:pStyle w:val="ListParagraph"/>
        <w:numPr>
          <w:ilvl w:val="0"/>
          <w:numId w:val="11"/>
        </w:numPr>
        <w:rPr>
          <w:lang w:val="en-US"/>
        </w:rPr>
      </w:pPr>
      <w:r w:rsidRPr="00E4708C">
        <w:rPr>
          <w:lang w:val="en-US"/>
        </w:rPr>
        <w:t xml:space="preserve">BECOUSE NOT </w:t>
      </w:r>
      <w:r w:rsidRPr="00E4708C">
        <w:rPr>
          <w:highlight w:val="cyan"/>
          <w:lang w:val="en-US"/>
        </w:rPr>
        <w:t>USING PROPER LOGIC</w:t>
      </w:r>
      <w:r w:rsidRPr="00E4708C">
        <w:rPr>
          <w:lang w:val="en-US"/>
        </w:rPr>
        <w:t>.</w:t>
      </w:r>
    </w:p>
    <w:p w14:paraId="436A0150" w14:textId="19F931AF" w:rsidR="00DE0B76" w:rsidRPr="00E4708C" w:rsidRDefault="00DE0B76" w:rsidP="00871A32">
      <w:pPr>
        <w:pStyle w:val="ListParagraph"/>
        <w:numPr>
          <w:ilvl w:val="0"/>
          <w:numId w:val="11"/>
        </w:numPr>
        <w:rPr>
          <w:lang w:val="en-US"/>
        </w:rPr>
      </w:pPr>
      <w:r w:rsidRPr="00E4708C">
        <w:rPr>
          <w:lang w:val="en-US"/>
        </w:rPr>
        <w:t xml:space="preserve">BECOUSE OF </w:t>
      </w:r>
      <w:r w:rsidRPr="00E4708C">
        <w:rPr>
          <w:highlight w:val="cyan"/>
          <w:lang w:val="en-US"/>
        </w:rPr>
        <w:t>NOT USING AND &amp; OR OPERATORS</w:t>
      </w:r>
    </w:p>
    <w:p w14:paraId="0671694A" w14:textId="3E48412A" w:rsidR="00390D6B" w:rsidRPr="00E4708C" w:rsidRDefault="00390D6B" w:rsidP="00871A32">
      <w:pPr>
        <w:pStyle w:val="Heading3"/>
        <w:rPr>
          <w:lang w:val="en-US"/>
        </w:rPr>
      </w:pPr>
      <w:r w:rsidRPr="00E4708C">
        <w:rPr>
          <w:lang w:val="en-US"/>
        </w:rPr>
        <w:t>DEVELOPERS INVOLVED IN THE TESTING</w:t>
      </w:r>
    </w:p>
    <w:p w14:paraId="40DB9303" w14:textId="42449F45" w:rsidR="00390D6B" w:rsidRPr="00E4708C" w:rsidRDefault="00390D6B" w:rsidP="00871A32">
      <w:pPr>
        <w:pStyle w:val="ListParagraph"/>
        <w:numPr>
          <w:ilvl w:val="0"/>
          <w:numId w:val="174"/>
        </w:numPr>
        <w:rPr>
          <w:lang w:val="en-US"/>
        </w:rPr>
      </w:pPr>
      <w:r w:rsidRPr="00E4708C">
        <w:rPr>
          <w:highlight w:val="cyan"/>
          <w:lang w:val="en-US"/>
        </w:rPr>
        <w:t>DEVELOPERS TRUE POIN OF VIEW</w:t>
      </w:r>
      <w:r w:rsidRPr="00E4708C">
        <w:rPr>
          <w:lang w:val="en-US"/>
        </w:rPr>
        <w:t xml:space="preserve"> .</w:t>
      </w:r>
    </w:p>
    <w:p w14:paraId="36C0744A" w14:textId="31AC5F1D" w:rsidR="00390D6B" w:rsidRPr="00E4708C" w:rsidRDefault="00C36197" w:rsidP="00871A32">
      <w:pPr>
        <w:pStyle w:val="ListParagraph"/>
        <w:numPr>
          <w:ilvl w:val="0"/>
          <w:numId w:val="174"/>
        </w:numPr>
        <w:rPr>
          <w:lang w:val="en-US"/>
        </w:rPr>
      </w:pPr>
      <w:r w:rsidRPr="00E4708C">
        <w:rPr>
          <w:highlight w:val="cyan"/>
          <w:lang w:val="en-US"/>
        </w:rPr>
        <w:t>OVER CONFIDENCE</w:t>
      </w:r>
      <w:r w:rsidRPr="00E4708C">
        <w:rPr>
          <w:lang w:val="en-US"/>
        </w:rPr>
        <w:t xml:space="preserve"> .</w:t>
      </w:r>
    </w:p>
    <w:p w14:paraId="216833BD" w14:textId="77B10D68" w:rsidR="00C36197" w:rsidRPr="00E4708C" w:rsidRDefault="00C36197" w:rsidP="00871A32">
      <w:pPr>
        <w:pStyle w:val="ListParagraph"/>
        <w:numPr>
          <w:ilvl w:val="0"/>
          <w:numId w:val="174"/>
        </w:numPr>
        <w:rPr>
          <w:lang w:val="en-US"/>
        </w:rPr>
      </w:pPr>
      <w:r w:rsidRPr="00E4708C">
        <w:rPr>
          <w:highlight w:val="cyan"/>
          <w:lang w:val="en-US"/>
        </w:rPr>
        <w:t>DEVELOPERS HIDING THE DEFFCT</w:t>
      </w:r>
      <w:r w:rsidRPr="00E4708C">
        <w:rPr>
          <w:lang w:val="en-US"/>
        </w:rPr>
        <w:t>.</w:t>
      </w:r>
    </w:p>
    <w:p w14:paraId="4F2D893E" w14:textId="6CFA42FA" w:rsidR="00DE0B76" w:rsidRPr="00E4708C" w:rsidRDefault="00DE0B76" w:rsidP="00871A32">
      <w:pPr>
        <w:pStyle w:val="Heading3"/>
        <w:rPr>
          <w:lang w:val="en-US"/>
        </w:rPr>
      </w:pPr>
      <w:r w:rsidRPr="00E4708C">
        <w:rPr>
          <w:lang w:val="en-US"/>
        </w:rPr>
        <w:t>BLACK BOX TESTING-</w:t>
      </w:r>
    </w:p>
    <w:p w14:paraId="211506CA" w14:textId="6F75FECC" w:rsidR="00DE0B76" w:rsidRPr="00E4708C" w:rsidRDefault="00DE0B76" w:rsidP="00871A32">
      <w:pPr>
        <w:pStyle w:val="ListParagraph"/>
        <w:numPr>
          <w:ilvl w:val="0"/>
          <w:numId w:val="12"/>
        </w:numPr>
        <w:rPr>
          <w:lang w:val="en-US"/>
        </w:rPr>
      </w:pPr>
      <w:r w:rsidRPr="00E4708C">
        <w:rPr>
          <w:lang w:val="en-US"/>
        </w:rPr>
        <w:t>VERYFING THE FUNCTIONALITY OR BEHAVIOUR OF AN APPLICATION ACCORDING TO REQUIRMENT SPECIFICATION IS CALLED AS BBT.</w:t>
      </w:r>
    </w:p>
    <w:p w14:paraId="13646B28" w14:textId="7D2A7347" w:rsidR="00DE0B76" w:rsidRPr="00E4708C" w:rsidRDefault="00DE0B76" w:rsidP="00871A32">
      <w:pPr>
        <w:pStyle w:val="ListParagraph"/>
        <w:numPr>
          <w:ilvl w:val="0"/>
          <w:numId w:val="12"/>
        </w:numPr>
        <w:rPr>
          <w:lang w:val="en-US"/>
        </w:rPr>
      </w:pPr>
      <w:r w:rsidRPr="00E4708C">
        <w:rPr>
          <w:lang w:val="en-US"/>
        </w:rPr>
        <w:t>TO DO BBT CODING KNOWLEDGE IS NOT NECESSARY .</w:t>
      </w:r>
    </w:p>
    <w:p w14:paraId="6011008E" w14:textId="77848169" w:rsidR="00DE0B76" w:rsidRPr="00E4708C" w:rsidRDefault="00DE0B76" w:rsidP="00871A32">
      <w:pPr>
        <w:pStyle w:val="ListParagraph"/>
        <w:numPr>
          <w:ilvl w:val="0"/>
          <w:numId w:val="12"/>
        </w:numPr>
        <w:rPr>
          <w:lang w:val="en-US"/>
        </w:rPr>
      </w:pPr>
      <w:r w:rsidRPr="00E4708C">
        <w:rPr>
          <w:lang w:val="en-US"/>
        </w:rPr>
        <w:t xml:space="preserve">TEST ENGINEERS ARE INVOLVED </w:t>
      </w:r>
      <w:r w:rsidR="00DB6F24" w:rsidRPr="00E4708C">
        <w:rPr>
          <w:lang w:val="en-US"/>
        </w:rPr>
        <w:t>IN BBT.</w:t>
      </w:r>
    </w:p>
    <w:p w14:paraId="48C62DFD" w14:textId="77777777" w:rsidR="00DB6F24" w:rsidRPr="00E4708C" w:rsidRDefault="00DB6F24" w:rsidP="00871A32">
      <w:pPr>
        <w:pStyle w:val="ListParagraph"/>
        <w:rPr>
          <w:lang w:val="en-US"/>
        </w:rPr>
      </w:pPr>
    </w:p>
    <w:p w14:paraId="1F7FAD9E" w14:textId="41C98ECA" w:rsidR="00DB6F24" w:rsidRPr="00E4708C" w:rsidRDefault="00DB6F24" w:rsidP="00871A32">
      <w:pPr>
        <w:ind w:left="360"/>
        <w:rPr>
          <w:lang w:val="en-US"/>
        </w:rPr>
      </w:pPr>
      <w:r w:rsidRPr="00E4708C">
        <w:rPr>
          <w:color w:val="FF0000"/>
          <w:lang w:val="en-US"/>
        </w:rPr>
        <w:t>WHAT HAPPENS IF TEST ENGINEERS ARE INVOLVED FIXING THE DEFECTS</w:t>
      </w:r>
      <w:r w:rsidRPr="00E4708C">
        <w:rPr>
          <w:lang w:val="en-US"/>
        </w:rPr>
        <w:t>.</w:t>
      </w:r>
    </w:p>
    <w:p w14:paraId="1DA57BB6" w14:textId="3A4A0706" w:rsidR="00DB6F24" w:rsidRPr="00E4708C" w:rsidRDefault="00DB6F24" w:rsidP="00871A32">
      <w:pPr>
        <w:pStyle w:val="ListParagraph"/>
        <w:numPr>
          <w:ilvl w:val="0"/>
          <w:numId w:val="13"/>
        </w:numPr>
        <w:rPr>
          <w:lang w:val="en-US"/>
        </w:rPr>
      </w:pPr>
      <w:r w:rsidRPr="00E4708C">
        <w:rPr>
          <w:highlight w:val="cyan"/>
          <w:lang w:val="en-US"/>
        </w:rPr>
        <w:t>TEST ENGINEERS WILL TAKE MORE TIME TO FIX ONE DEFECT COMPARED TO DEVELOPERS</w:t>
      </w:r>
      <w:r w:rsidRPr="00E4708C">
        <w:rPr>
          <w:lang w:val="en-US"/>
        </w:rPr>
        <w:t>.</w:t>
      </w:r>
    </w:p>
    <w:p w14:paraId="677B06E2" w14:textId="76C78589" w:rsidR="00DB6F24" w:rsidRPr="00E4708C" w:rsidRDefault="00DB6F24" w:rsidP="00871A32">
      <w:pPr>
        <w:pStyle w:val="ListParagraph"/>
        <w:numPr>
          <w:ilvl w:val="0"/>
          <w:numId w:val="13"/>
        </w:numPr>
        <w:rPr>
          <w:lang w:val="en-US"/>
        </w:rPr>
      </w:pPr>
      <w:r w:rsidRPr="00E4708C">
        <w:rPr>
          <w:lang w:val="en-US"/>
        </w:rPr>
        <w:t xml:space="preserve">TEST ENGINEERS </w:t>
      </w:r>
      <w:r w:rsidRPr="00E4708C">
        <w:rPr>
          <w:highlight w:val="cyan"/>
          <w:lang w:val="en-US"/>
        </w:rPr>
        <w:t>FIXING ONE DEFECT MITE INTRODUCE N NUMBER OF DEFECTS.</w:t>
      </w:r>
    </w:p>
    <w:p w14:paraId="3ABB8035" w14:textId="7F1369AE" w:rsidR="00DB6F24" w:rsidRPr="00E4708C" w:rsidRDefault="00DB6F24" w:rsidP="00871A32">
      <w:pPr>
        <w:pStyle w:val="ListParagraph"/>
        <w:numPr>
          <w:ilvl w:val="0"/>
          <w:numId w:val="13"/>
        </w:numPr>
        <w:rPr>
          <w:lang w:val="en-US"/>
        </w:rPr>
      </w:pPr>
      <w:r w:rsidRPr="00E4708C">
        <w:rPr>
          <w:lang w:val="en-US"/>
        </w:rPr>
        <w:t xml:space="preserve">IF TEST ENGINEERS </w:t>
      </w:r>
      <w:r w:rsidRPr="00E4708C">
        <w:rPr>
          <w:highlight w:val="cyan"/>
          <w:lang w:val="en-US"/>
        </w:rPr>
        <w:t>INVOLVED IN FIXING DEFECTS THEY WILL NOT GET TIME TO TESTING REMAINING FEATURES</w:t>
      </w:r>
      <w:r w:rsidRPr="00E4708C">
        <w:rPr>
          <w:lang w:val="en-US"/>
        </w:rPr>
        <w:t xml:space="preserve"> .</w:t>
      </w:r>
    </w:p>
    <w:p w14:paraId="44154EF4" w14:textId="75F7F390" w:rsidR="00DB6F24" w:rsidRPr="00E4708C" w:rsidRDefault="00DB6F24" w:rsidP="00871A32">
      <w:pPr>
        <w:pStyle w:val="ListParagraph"/>
        <w:numPr>
          <w:ilvl w:val="0"/>
          <w:numId w:val="13"/>
        </w:numPr>
        <w:rPr>
          <w:lang w:val="en-US"/>
        </w:rPr>
      </w:pPr>
      <w:r w:rsidRPr="00E4708C">
        <w:rPr>
          <w:lang w:val="en-US"/>
        </w:rPr>
        <w:t xml:space="preserve">IF TEST ENGINEERS </w:t>
      </w:r>
      <w:r w:rsidRPr="00E4708C">
        <w:rPr>
          <w:highlight w:val="cyan"/>
          <w:lang w:val="en-US"/>
        </w:rPr>
        <w:t>INVOLVED IN FIXING DEFECTS THEY WILL NOT GET TIME TO CATCH REMAINING BUGS</w:t>
      </w:r>
      <w:r w:rsidRPr="00E4708C">
        <w:rPr>
          <w:lang w:val="en-US"/>
        </w:rPr>
        <w:t>.</w:t>
      </w:r>
    </w:p>
    <w:p w14:paraId="358731A1" w14:textId="1D39833E" w:rsidR="00F478DB" w:rsidRPr="00F478DB" w:rsidRDefault="00DF52DC" w:rsidP="00E25EFF">
      <w:pPr>
        <w:pStyle w:val="Heading3"/>
        <w:rPr>
          <w:lang w:val="en-US"/>
        </w:rPr>
      </w:pPr>
      <w:r w:rsidRPr="00E4708C">
        <w:rPr>
          <w:lang w:val="en-US"/>
        </w:rPr>
        <w:t>TYPES OF BBT-</w:t>
      </w:r>
    </w:p>
    <w:p w14:paraId="592FF089" w14:textId="2F2ACFD3" w:rsidR="00DF52DC" w:rsidRPr="00E4708C" w:rsidRDefault="00DF52DC" w:rsidP="00871A32">
      <w:pPr>
        <w:pStyle w:val="ListParagraph"/>
        <w:numPr>
          <w:ilvl w:val="0"/>
          <w:numId w:val="14"/>
        </w:numPr>
        <w:rPr>
          <w:lang w:val="en-US"/>
        </w:rPr>
      </w:pPr>
      <w:r w:rsidRPr="00E4708C">
        <w:rPr>
          <w:lang w:val="en-US"/>
        </w:rPr>
        <w:t>FUNCTIONALITY TESTING              10 GLOBALISZATION TESTING</w:t>
      </w:r>
    </w:p>
    <w:p w14:paraId="13911FE9" w14:textId="4EB98647" w:rsidR="00DF52DC" w:rsidRPr="00E4708C" w:rsidRDefault="00DF52DC" w:rsidP="00871A32">
      <w:pPr>
        <w:pStyle w:val="ListParagraph"/>
        <w:numPr>
          <w:ilvl w:val="0"/>
          <w:numId w:val="14"/>
        </w:numPr>
        <w:rPr>
          <w:lang w:val="en-US"/>
        </w:rPr>
      </w:pPr>
      <w:r w:rsidRPr="00E4708C">
        <w:rPr>
          <w:lang w:val="en-US"/>
        </w:rPr>
        <w:t>INTIGRATION TESTING                    11 PERFORMANCE TESTING</w:t>
      </w:r>
    </w:p>
    <w:p w14:paraId="3F210FB6" w14:textId="74F8C29E" w:rsidR="00DF52DC" w:rsidRPr="00E4708C" w:rsidRDefault="00DF52DC" w:rsidP="00871A32">
      <w:pPr>
        <w:pStyle w:val="ListParagraph"/>
        <w:numPr>
          <w:ilvl w:val="0"/>
          <w:numId w:val="14"/>
        </w:numPr>
        <w:rPr>
          <w:lang w:val="en-US"/>
        </w:rPr>
      </w:pPr>
      <w:r w:rsidRPr="00E4708C">
        <w:rPr>
          <w:lang w:val="en-US"/>
        </w:rPr>
        <w:t>SYSTEM TESTING                             12 REGRESSION TESTING</w:t>
      </w:r>
    </w:p>
    <w:p w14:paraId="1A212168" w14:textId="064F29DA" w:rsidR="00DF52DC" w:rsidRPr="00E4708C" w:rsidRDefault="00DF52DC" w:rsidP="00871A32">
      <w:pPr>
        <w:pStyle w:val="ListParagraph"/>
        <w:numPr>
          <w:ilvl w:val="0"/>
          <w:numId w:val="14"/>
        </w:numPr>
        <w:rPr>
          <w:lang w:val="en-US"/>
        </w:rPr>
      </w:pPr>
      <w:r w:rsidRPr="00E4708C">
        <w:rPr>
          <w:lang w:val="en-US"/>
        </w:rPr>
        <w:t>ACCEPTANCE TESTING                    13 RELAYABILITY TESTING</w:t>
      </w:r>
    </w:p>
    <w:p w14:paraId="4DFD69B4" w14:textId="7218A683" w:rsidR="00DF52DC" w:rsidRPr="00E4708C" w:rsidRDefault="00DF52DC" w:rsidP="00871A32">
      <w:pPr>
        <w:pStyle w:val="ListParagraph"/>
        <w:numPr>
          <w:ilvl w:val="0"/>
          <w:numId w:val="14"/>
        </w:numPr>
        <w:rPr>
          <w:lang w:val="en-US"/>
        </w:rPr>
      </w:pPr>
      <w:r w:rsidRPr="00E4708C">
        <w:rPr>
          <w:lang w:val="en-US"/>
        </w:rPr>
        <w:t>SMOKE TESTING                              14 RECOVERY TESTING</w:t>
      </w:r>
    </w:p>
    <w:p w14:paraId="49AA0814" w14:textId="34609F61" w:rsidR="00DF52DC" w:rsidRPr="00E4708C" w:rsidRDefault="00DF52DC" w:rsidP="00871A32">
      <w:pPr>
        <w:pStyle w:val="ListParagraph"/>
        <w:numPr>
          <w:ilvl w:val="0"/>
          <w:numId w:val="14"/>
        </w:numPr>
        <w:rPr>
          <w:lang w:val="en-US"/>
        </w:rPr>
      </w:pPr>
      <w:r w:rsidRPr="00E4708C">
        <w:rPr>
          <w:lang w:val="en-US"/>
        </w:rPr>
        <w:t>ADHOC TESTING                              15 ACCESSABILITY TESTING</w:t>
      </w:r>
    </w:p>
    <w:p w14:paraId="6605E101" w14:textId="79CF2194" w:rsidR="00DF52DC" w:rsidRPr="00E4708C" w:rsidRDefault="00DF52DC" w:rsidP="00871A32">
      <w:pPr>
        <w:pStyle w:val="ListParagraph"/>
        <w:numPr>
          <w:ilvl w:val="0"/>
          <w:numId w:val="14"/>
        </w:numPr>
        <w:rPr>
          <w:lang w:val="en-US"/>
        </w:rPr>
      </w:pPr>
      <w:r w:rsidRPr="00E4708C">
        <w:rPr>
          <w:lang w:val="en-US"/>
        </w:rPr>
        <w:t>USEABILITY  TESTING                      16 COMPARISSION TESTING</w:t>
      </w:r>
    </w:p>
    <w:p w14:paraId="1DD27970" w14:textId="1A4826B3" w:rsidR="00DF52DC" w:rsidRPr="00E4708C" w:rsidRDefault="00DF52DC" w:rsidP="00871A32">
      <w:pPr>
        <w:pStyle w:val="ListParagraph"/>
        <w:numPr>
          <w:ilvl w:val="0"/>
          <w:numId w:val="14"/>
        </w:numPr>
        <w:rPr>
          <w:lang w:val="en-US"/>
        </w:rPr>
      </w:pPr>
      <w:r w:rsidRPr="00E4708C">
        <w:rPr>
          <w:lang w:val="en-US"/>
        </w:rPr>
        <w:lastRenderedPageBreak/>
        <w:t>EXPLORATORY  TESTING                 17 YELLOW BOX TESTING</w:t>
      </w:r>
    </w:p>
    <w:p w14:paraId="63466CA8" w14:textId="5A588B7E" w:rsidR="00DF52DC" w:rsidRDefault="00DF52DC" w:rsidP="00871A32">
      <w:pPr>
        <w:pStyle w:val="ListParagraph"/>
        <w:numPr>
          <w:ilvl w:val="0"/>
          <w:numId w:val="14"/>
        </w:numPr>
        <w:rPr>
          <w:lang w:val="en-US"/>
        </w:rPr>
      </w:pPr>
      <w:r w:rsidRPr="00E4708C">
        <w:rPr>
          <w:lang w:val="en-US"/>
        </w:rPr>
        <w:t>COMPATABILITY TESTING</w:t>
      </w:r>
    </w:p>
    <w:p w14:paraId="4E3BE1F2" w14:textId="77777777" w:rsidR="00585508" w:rsidRPr="00E4708C" w:rsidRDefault="00585508" w:rsidP="00585508">
      <w:pPr>
        <w:pStyle w:val="Heading1"/>
        <w:rPr>
          <w:color w:val="833C0B" w:themeColor="accent2" w:themeShade="80"/>
          <w:sz w:val="48"/>
          <w:szCs w:val="48"/>
          <w:lang w:val="en-US"/>
        </w:rPr>
      </w:pPr>
      <w:r w:rsidRPr="00E4708C">
        <w:rPr>
          <w:color w:val="833C0B" w:themeColor="accent2" w:themeShade="80"/>
          <w:sz w:val="48"/>
          <w:szCs w:val="48"/>
          <w:lang w:val="en-US"/>
        </w:rPr>
        <w:t>Smoke testing=</w:t>
      </w:r>
    </w:p>
    <w:p w14:paraId="6A57DF79" w14:textId="77777777" w:rsidR="00585508" w:rsidRPr="009A2921" w:rsidRDefault="00585508" w:rsidP="00585508">
      <w:pPr>
        <w:pStyle w:val="ListParagraph"/>
        <w:numPr>
          <w:ilvl w:val="0"/>
          <w:numId w:val="45"/>
        </w:numPr>
        <w:rPr>
          <w:highlight w:val="cyan"/>
          <w:lang w:val="en-US"/>
        </w:rPr>
      </w:pPr>
      <w:r w:rsidRPr="00E4708C">
        <w:rPr>
          <w:lang w:val="en-US"/>
        </w:rPr>
        <w:t xml:space="preserve">IT IS ALSO CALLED AS </w:t>
      </w:r>
      <w:r w:rsidRPr="009A2921">
        <w:rPr>
          <w:highlight w:val="cyan"/>
          <w:lang w:val="en-US"/>
        </w:rPr>
        <w:t xml:space="preserve">BUILD VARIFICATION TESTING /POSITIVE TESTING </w:t>
      </w:r>
      <w:r>
        <w:rPr>
          <w:highlight w:val="cyan"/>
          <w:lang w:val="en-US"/>
        </w:rPr>
        <w:t>.(only positive input)</w:t>
      </w:r>
    </w:p>
    <w:p w14:paraId="482507A3" w14:textId="77777777" w:rsidR="00585508" w:rsidRPr="00E4708C" w:rsidRDefault="00585508" w:rsidP="00585508">
      <w:pPr>
        <w:pStyle w:val="ListParagraph"/>
        <w:numPr>
          <w:ilvl w:val="0"/>
          <w:numId w:val="45"/>
        </w:numPr>
        <w:rPr>
          <w:lang w:val="en-US"/>
        </w:rPr>
      </w:pPr>
      <w:r w:rsidRPr="009A2921">
        <w:rPr>
          <w:highlight w:val="cyan"/>
          <w:lang w:val="en-US"/>
        </w:rPr>
        <w:t>TESTING THE BASIC OR CRITICAL FEATURE OF AN APPLICATION BEFORE WE DO THOROUGH TESTING IS CALLED AS SMOKE TESTING</w:t>
      </w:r>
      <w:r w:rsidRPr="00E4708C">
        <w:rPr>
          <w:lang w:val="en-US"/>
        </w:rPr>
        <w:t>.</w:t>
      </w:r>
    </w:p>
    <w:p w14:paraId="4FA2DA85" w14:textId="77777777" w:rsidR="00585508" w:rsidRPr="00E4708C" w:rsidRDefault="00585508" w:rsidP="00585508">
      <w:pPr>
        <w:pStyle w:val="Heading2"/>
        <w:rPr>
          <w:lang w:val="en-US"/>
        </w:rPr>
      </w:pPr>
      <w:r w:rsidRPr="00E4708C">
        <w:rPr>
          <w:lang w:val="en-US"/>
        </w:rPr>
        <w:t>HOW TO DO SMOKE TESTING=</w:t>
      </w:r>
    </w:p>
    <w:p w14:paraId="35A60625" w14:textId="77777777" w:rsidR="00585508" w:rsidRPr="00E4708C" w:rsidRDefault="00585508" w:rsidP="00585508">
      <w:pPr>
        <w:pStyle w:val="ListParagraph"/>
        <w:numPr>
          <w:ilvl w:val="0"/>
          <w:numId w:val="46"/>
        </w:numPr>
        <w:rPr>
          <w:lang w:val="en-US"/>
        </w:rPr>
      </w:pPr>
      <w:r w:rsidRPr="00E4708C">
        <w:rPr>
          <w:lang w:val="en-US"/>
        </w:rPr>
        <w:t>STEP 1=</w:t>
      </w:r>
      <w:r w:rsidRPr="009A2921">
        <w:rPr>
          <w:highlight w:val="cyan"/>
          <w:lang w:val="en-US"/>
        </w:rPr>
        <w:t>LIST ALL THE FEATURES PRESENT IN THE APPLICATION</w:t>
      </w:r>
      <w:r w:rsidRPr="00E4708C">
        <w:rPr>
          <w:lang w:val="en-US"/>
        </w:rPr>
        <w:t>.</w:t>
      </w:r>
    </w:p>
    <w:p w14:paraId="3D468D83" w14:textId="77777777" w:rsidR="00585508" w:rsidRPr="00E4708C" w:rsidRDefault="00585508" w:rsidP="00585508">
      <w:pPr>
        <w:pStyle w:val="ListParagraph"/>
        <w:numPr>
          <w:ilvl w:val="0"/>
          <w:numId w:val="46"/>
        </w:numPr>
        <w:rPr>
          <w:lang w:val="en-US"/>
        </w:rPr>
      </w:pPr>
      <w:r w:rsidRPr="00E4708C">
        <w:rPr>
          <w:lang w:val="en-US"/>
        </w:rPr>
        <w:t>STEP2=</w:t>
      </w:r>
      <w:r w:rsidRPr="009A2921">
        <w:rPr>
          <w:highlight w:val="cyan"/>
          <w:lang w:val="en-US"/>
        </w:rPr>
        <w:t>CATEGORYS THE FEATURES ON MODULES TO BE TESTED AND  NOT TO BE TESTED AS A PART OF SMOKE TESTING</w:t>
      </w:r>
      <w:r w:rsidRPr="00E4708C">
        <w:rPr>
          <w:lang w:val="en-US"/>
        </w:rPr>
        <w:t xml:space="preserve"> .</w:t>
      </w:r>
    </w:p>
    <w:p w14:paraId="56AFACC9" w14:textId="77777777" w:rsidR="00585508" w:rsidRPr="00E4708C" w:rsidRDefault="00585508" w:rsidP="00585508">
      <w:pPr>
        <w:pStyle w:val="ListParagraph"/>
        <w:numPr>
          <w:ilvl w:val="0"/>
          <w:numId w:val="46"/>
        </w:numPr>
        <w:rPr>
          <w:lang w:val="en-US"/>
        </w:rPr>
      </w:pPr>
      <w:r w:rsidRPr="00E4708C">
        <w:rPr>
          <w:lang w:val="en-US"/>
        </w:rPr>
        <w:t>STEP3=</w:t>
      </w:r>
      <w:r w:rsidRPr="009A2921">
        <w:rPr>
          <w:highlight w:val="cyan"/>
          <w:lang w:val="en-US"/>
        </w:rPr>
        <w:t>WRITE SMOKE SCENARIOS ONLY FOR THE CRITICAL FEATURES</w:t>
      </w:r>
      <w:r w:rsidRPr="00E4708C">
        <w:rPr>
          <w:lang w:val="en-US"/>
        </w:rPr>
        <w:t>.</w:t>
      </w:r>
    </w:p>
    <w:p w14:paraId="2C847ED3" w14:textId="77777777" w:rsidR="00585508" w:rsidRPr="00E4708C" w:rsidRDefault="00585508" w:rsidP="00585508">
      <w:pPr>
        <w:rPr>
          <w:lang w:val="en-US"/>
        </w:rPr>
      </w:pPr>
      <w:r w:rsidRPr="00E4708C">
        <w:rPr>
          <w:lang w:val="en-US"/>
        </w:rPr>
        <w:t>NOTE=FOR SMOKE TESTING WE ARE NOT GOING TO WRITE SEPARATE SCENARIOS WHATEVER THE SCENARIOS WE HAVE WRITTEN FOR OTHER TESTING WE WILL PICK AND DOCUMENT THEM AS SMOKE SCENARIOS.</w:t>
      </w:r>
    </w:p>
    <w:p w14:paraId="72023C64" w14:textId="77777777" w:rsidR="00585508" w:rsidRPr="00E4708C" w:rsidRDefault="00585508" w:rsidP="00585508">
      <w:pPr>
        <w:pStyle w:val="Heading2"/>
        <w:rPr>
          <w:lang w:val="en-US"/>
        </w:rPr>
      </w:pPr>
      <w:r w:rsidRPr="00E4708C">
        <w:rPr>
          <w:lang w:val="en-US"/>
        </w:rPr>
        <w:t>WHEN TO DO SMOKE TESTING=</w:t>
      </w:r>
    </w:p>
    <w:p w14:paraId="5AD3BD11" w14:textId="77777777" w:rsidR="00585508" w:rsidRPr="00E4708C" w:rsidRDefault="00585508" w:rsidP="00585508">
      <w:pPr>
        <w:pStyle w:val="ListParagraph"/>
        <w:numPr>
          <w:ilvl w:val="0"/>
          <w:numId w:val="47"/>
        </w:numPr>
        <w:rPr>
          <w:lang w:val="en-US"/>
        </w:rPr>
      </w:pPr>
      <w:r w:rsidRPr="009A2921">
        <w:rPr>
          <w:highlight w:val="cyan"/>
          <w:lang w:val="en-US"/>
        </w:rPr>
        <w:t>WHEN EVER DEVELOPER GIVES NEW BUILD</w:t>
      </w:r>
      <w:r w:rsidRPr="00E4708C">
        <w:rPr>
          <w:lang w:val="en-US"/>
        </w:rPr>
        <w:t xml:space="preserve"> .</w:t>
      </w:r>
    </w:p>
    <w:p w14:paraId="08090F05" w14:textId="77777777" w:rsidR="00585508" w:rsidRPr="00E4708C" w:rsidRDefault="00585508" w:rsidP="00585508">
      <w:pPr>
        <w:pStyle w:val="ListParagraph"/>
        <w:numPr>
          <w:ilvl w:val="0"/>
          <w:numId w:val="47"/>
        </w:numPr>
        <w:rPr>
          <w:lang w:val="en-US"/>
        </w:rPr>
      </w:pPr>
      <w:r w:rsidRPr="009A2921">
        <w:rPr>
          <w:highlight w:val="cyan"/>
          <w:lang w:val="en-US"/>
        </w:rPr>
        <w:t>BEFORE DOING ACCEPTANCE TESTING CUSTOMER WILL DO SMOKE TESTI</w:t>
      </w:r>
      <w:r w:rsidRPr="00E4708C">
        <w:rPr>
          <w:lang w:val="en-US"/>
        </w:rPr>
        <w:t>NG.</w:t>
      </w:r>
    </w:p>
    <w:p w14:paraId="5E91DE20" w14:textId="77777777" w:rsidR="00585508" w:rsidRPr="00E4708C" w:rsidRDefault="00585508" w:rsidP="00585508">
      <w:pPr>
        <w:pStyle w:val="ListParagraph"/>
        <w:numPr>
          <w:ilvl w:val="0"/>
          <w:numId w:val="47"/>
        </w:numPr>
        <w:rPr>
          <w:lang w:val="en-US"/>
        </w:rPr>
      </w:pPr>
      <w:r w:rsidRPr="009A2921">
        <w:rPr>
          <w:highlight w:val="cyan"/>
          <w:lang w:val="en-US"/>
        </w:rPr>
        <w:t>WHO WAS INVOLVED IN INSTALLING THE SOFTWARE INTO SERVER</w:t>
      </w:r>
      <w:r w:rsidRPr="00E4708C">
        <w:rPr>
          <w:lang w:val="en-US"/>
        </w:rPr>
        <w:t>.</w:t>
      </w:r>
    </w:p>
    <w:p w14:paraId="1D034B04" w14:textId="77777777" w:rsidR="00585508" w:rsidRPr="00E4708C" w:rsidRDefault="00585508" w:rsidP="00585508">
      <w:pPr>
        <w:pStyle w:val="ListParagraph"/>
        <w:numPr>
          <w:ilvl w:val="0"/>
          <w:numId w:val="47"/>
        </w:numPr>
        <w:rPr>
          <w:lang w:val="en-US"/>
        </w:rPr>
      </w:pPr>
      <w:r w:rsidRPr="009A2921">
        <w:rPr>
          <w:highlight w:val="cyan"/>
          <w:lang w:val="en-US"/>
        </w:rPr>
        <w:t>DEVELOPER WILL DO SMOKE TESTING BEFORE GIVING SOFTWARE TO TEST ENGINEER</w:t>
      </w:r>
      <w:r w:rsidRPr="00E4708C">
        <w:rPr>
          <w:lang w:val="en-US"/>
        </w:rPr>
        <w:t>.</w:t>
      </w:r>
    </w:p>
    <w:p w14:paraId="2261A6AE" w14:textId="77777777" w:rsidR="00585508" w:rsidRPr="00E4708C" w:rsidRDefault="00585508" w:rsidP="00585508">
      <w:pPr>
        <w:pStyle w:val="Heading2"/>
        <w:rPr>
          <w:lang w:val="en-US"/>
        </w:rPr>
      </w:pPr>
      <w:r w:rsidRPr="00E4708C">
        <w:rPr>
          <w:lang w:val="en-US"/>
        </w:rPr>
        <w:t>WHY WE HAVE TO DO SMOKE TESTING=</w:t>
      </w:r>
    </w:p>
    <w:p w14:paraId="17442CF7" w14:textId="77777777" w:rsidR="00585508" w:rsidRPr="00E4708C" w:rsidRDefault="00585508" w:rsidP="00585508">
      <w:pPr>
        <w:pStyle w:val="ListParagraph"/>
        <w:numPr>
          <w:ilvl w:val="0"/>
          <w:numId w:val="48"/>
        </w:numPr>
        <w:rPr>
          <w:lang w:val="en-US"/>
        </w:rPr>
      </w:pPr>
      <w:r w:rsidRPr="009A2921">
        <w:rPr>
          <w:highlight w:val="cyan"/>
          <w:lang w:val="en-US"/>
        </w:rPr>
        <w:t>DEVELOPER HAVE SUFFICENT TIME TO FIX THE BUG</w:t>
      </w:r>
      <w:r w:rsidRPr="00E4708C">
        <w:rPr>
          <w:lang w:val="en-US"/>
        </w:rPr>
        <w:t xml:space="preserve"> .</w:t>
      </w:r>
    </w:p>
    <w:p w14:paraId="2D7DCBB6" w14:textId="77777777" w:rsidR="00585508" w:rsidRPr="00E4708C" w:rsidRDefault="00585508" w:rsidP="00585508">
      <w:pPr>
        <w:pStyle w:val="ListParagraph"/>
        <w:numPr>
          <w:ilvl w:val="0"/>
          <w:numId w:val="48"/>
        </w:numPr>
        <w:rPr>
          <w:lang w:val="en-US"/>
        </w:rPr>
      </w:pPr>
      <w:r w:rsidRPr="009A2921">
        <w:rPr>
          <w:highlight w:val="cyan"/>
          <w:lang w:val="en-US"/>
        </w:rPr>
        <w:t>TO CHECK WHEATHER THE SOFTWARE IS TESTABLE</w:t>
      </w:r>
      <w:r w:rsidRPr="00E4708C">
        <w:rPr>
          <w:lang w:val="en-US"/>
        </w:rPr>
        <w:t xml:space="preserve"> (NO BLOkER DEFECT/CRITICAL DEFECT)</w:t>
      </w:r>
    </w:p>
    <w:p w14:paraId="4DFCBFA3" w14:textId="77777777" w:rsidR="00585508" w:rsidRPr="00E4708C" w:rsidRDefault="00585508" w:rsidP="00585508">
      <w:pPr>
        <w:pStyle w:val="ListParagraph"/>
        <w:numPr>
          <w:ilvl w:val="0"/>
          <w:numId w:val="48"/>
        </w:numPr>
        <w:rPr>
          <w:lang w:val="en-US"/>
        </w:rPr>
      </w:pPr>
      <w:r w:rsidRPr="009A2921">
        <w:rPr>
          <w:highlight w:val="cyan"/>
          <w:lang w:val="en-US"/>
        </w:rPr>
        <w:t>TO ENSURE THAT SOFTWARE IS PROPERLY INSTALLED INTO THE SERVER.</w:t>
      </w:r>
    </w:p>
    <w:p w14:paraId="7450A4BB" w14:textId="77777777" w:rsidR="00585508" w:rsidRPr="00E4708C" w:rsidRDefault="00585508" w:rsidP="00585508">
      <w:pPr>
        <w:pStyle w:val="ListParagraph"/>
        <w:numPr>
          <w:ilvl w:val="0"/>
          <w:numId w:val="48"/>
        </w:numPr>
        <w:rPr>
          <w:lang w:val="en-US"/>
        </w:rPr>
      </w:pPr>
      <w:r w:rsidRPr="00E4708C">
        <w:rPr>
          <w:lang w:val="en-US"/>
        </w:rPr>
        <w:t xml:space="preserve">IT IS </w:t>
      </w:r>
      <w:r w:rsidRPr="009A2921">
        <w:rPr>
          <w:highlight w:val="cyan"/>
          <w:lang w:val="en-US"/>
        </w:rPr>
        <w:t>LIKE BUILD VERIFICATION OF THE SOFTWARE (BUILD IS FUNCTIONALY STAB</w:t>
      </w:r>
      <w:r w:rsidRPr="00E4708C">
        <w:rPr>
          <w:lang w:val="en-US"/>
        </w:rPr>
        <w:t>LE)</w:t>
      </w:r>
    </w:p>
    <w:p w14:paraId="54CC95F0" w14:textId="77777777" w:rsidR="00585508" w:rsidRPr="00E4708C" w:rsidRDefault="00585508" w:rsidP="00585508">
      <w:pPr>
        <w:pStyle w:val="ListParagraph"/>
        <w:numPr>
          <w:ilvl w:val="0"/>
          <w:numId w:val="48"/>
        </w:numPr>
        <w:rPr>
          <w:lang w:val="en-US"/>
        </w:rPr>
      </w:pPr>
      <w:r w:rsidRPr="00E4708C">
        <w:rPr>
          <w:lang w:val="en-US"/>
        </w:rPr>
        <w:t xml:space="preserve">IT IS </w:t>
      </w:r>
      <w:r w:rsidRPr="009A2921">
        <w:rPr>
          <w:highlight w:val="cyan"/>
          <w:lang w:val="en-US"/>
        </w:rPr>
        <w:t>MORE LIKE HEALTH CHECKUP OF THE PRODUCT</w:t>
      </w:r>
      <w:r w:rsidRPr="00E4708C">
        <w:rPr>
          <w:lang w:val="en-US"/>
        </w:rPr>
        <w:t>.</w:t>
      </w:r>
    </w:p>
    <w:p w14:paraId="47A109B4" w14:textId="77777777" w:rsidR="00585508" w:rsidRPr="00E4708C" w:rsidRDefault="00585508" w:rsidP="00585508">
      <w:pPr>
        <w:pStyle w:val="Heading2"/>
        <w:rPr>
          <w:lang w:val="en-US"/>
        </w:rPr>
      </w:pPr>
      <w:r w:rsidRPr="00E4708C">
        <w:rPr>
          <w:lang w:val="en-US"/>
        </w:rPr>
        <w:t>ADVANTAGES OF SMOKE TESTING=</w:t>
      </w:r>
    </w:p>
    <w:p w14:paraId="07FE1F5A" w14:textId="77777777" w:rsidR="00585508" w:rsidRPr="00E4708C" w:rsidRDefault="00585508" w:rsidP="00585508">
      <w:pPr>
        <w:pStyle w:val="ListParagraph"/>
        <w:numPr>
          <w:ilvl w:val="0"/>
          <w:numId w:val="49"/>
        </w:numPr>
        <w:rPr>
          <w:lang w:val="en-US"/>
        </w:rPr>
      </w:pPr>
      <w:r w:rsidRPr="009A2921">
        <w:rPr>
          <w:highlight w:val="cyan"/>
          <w:lang w:val="en-US"/>
        </w:rPr>
        <w:t>TEST ENGINEERS CAN FIND ALL THE BLOCKER DEFECT IN THE EARLY OR INITIAL STAGE ITSELF</w:t>
      </w:r>
      <w:r w:rsidRPr="00E4708C">
        <w:rPr>
          <w:lang w:val="en-US"/>
        </w:rPr>
        <w:t>.</w:t>
      </w:r>
    </w:p>
    <w:p w14:paraId="3B0574D2" w14:textId="77777777" w:rsidR="00585508" w:rsidRPr="00E4708C" w:rsidRDefault="00585508" w:rsidP="00585508">
      <w:pPr>
        <w:pStyle w:val="ListParagraph"/>
        <w:numPr>
          <w:ilvl w:val="0"/>
          <w:numId w:val="49"/>
        </w:numPr>
        <w:rPr>
          <w:lang w:val="en-US"/>
        </w:rPr>
      </w:pPr>
      <w:r w:rsidRPr="00E4708C">
        <w:rPr>
          <w:lang w:val="en-US"/>
        </w:rPr>
        <w:t xml:space="preserve">IF </w:t>
      </w:r>
      <w:r w:rsidRPr="009A2921">
        <w:rPr>
          <w:highlight w:val="cyan"/>
          <w:lang w:val="en-US"/>
        </w:rPr>
        <w:t>TEST ENGINEER DOES SMOKE TESTING FIRST TESTCYCLE DURATION NOT POSTPONED AND RELEASE WILL NOT BE DELAYED.</w:t>
      </w:r>
    </w:p>
    <w:p w14:paraId="5B5F6DCF" w14:textId="77777777" w:rsidR="00585508" w:rsidRPr="00E4708C" w:rsidRDefault="00585508" w:rsidP="00585508">
      <w:pPr>
        <w:pStyle w:val="Heading3"/>
        <w:rPr>
          <w:lang w:val="en-US"/>
        </w:rPr>
      </w:pPr>
      <w:r w:rsidRPr="00E4708C">
        <w:rPr>
          <w:lang w:val="en-US"/>
        </w:rPr>
        <w:t>DIFFERENCE BETWEEN SMOKE AND SANITY TESTING=</w:t>
      </w:r>
    </w:p>
    <w:p w14:paraId="77049003" w14:textId="77777777" w:rsidR="00585508" w:rsidRPr="00E4708C" w:rsidRDefault="00585508" w:rsidP="00585508">
      <w:pPr>
        <w:pStyle w:val="ListParagraph"/>
        <w:numPr>
          <w:ilvl w:val="0"/>
          <w:numId w:val="35"/>
        </w:numPr>
        <w:rPr>
          <w:lang w:val="en-US"/>
        </w:rPr>
      </w:pPr>
      <w:r w:rsidRPr="00E4708C">
        <w:rPr>
          <w:noProof/>
          <w:lang w:val="en-US"/>
        </w:rPr>
        <mc:AlternateContent>
          <mc:Choice Requires="wpi">
            <w:drawing>
              <wp:anchor distT="0" distB="0" distL="114300" distR="114300" simplePos="0" relativeHeight="251660331" behindDoc="0" locked="0" layoutInCell="1" allowOverlap="1" wp14:anchorId="701982BF" wp14:editId="1DB9D7A5">
                <wp:simplePos x="0" y="0"/>
                <wp:positionH relativeFrom="column">
                  <wp:posOffset>-431933</wp:posOffset>
                </wp:positionH>
                <wp:positionV relativeFrom="paragraph">
                  <wp:posOffset>225637</wp:posOffset>
                </wp:positionV>
                <wp:extent cx="360" cy="360"/>
                <wp:effectExtent l="38100" t="38100" r="38100" b="38100"/>
                <wp:wrapNone/>
                <wp:docPr id="957527094" name="Ink 4"/>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3DE31CD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4.5pt;margin-top:17.25pt;width:1.05pt;height:1.05pt;z-index:25166033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">
                <v:imagedata r:id="rId9" o:title=""/>
              </v:shape>
            </w:pict>
          </mc:Fallback>
        </mc:AlternateContent>
      </w:r>
      <w:r w:rsidRPr="00E4708C">
        <w:rPr>
          <w:lang w:val="en-US"/>
        </w:rPr>
        <w:t xml:space="preserve">IT IS </w:t>
      </w:r>
      <w:r w:rsidRPr="009A2921">
        <w:rPr>
          <w:highlight w:val="cyan"/>
          <w:lang w:val="en-US"/>
        </w:rPr>
        <w:t>WIDE AND SHALLOW TESTING IT IS SCRIPTED</w:t>
      </w:r>
      <w:r w:rsidRPr="00E4708C">
        <w:rPr>
          <w:lang w:val="en-US"/>
        </w:rPr>
        <w:t>.</w:t>
      </w:r>
    </w:p>
    <w:p w14:paraId="0515BFED" w14:textId="77777777" w:rsidR="00585508" w:rsidRPr="00E4708C" w:rsidRDefault="00585508" w:rsidP="00585508">
      <w:pPr>
        <w:pStyle w:val="ListParagraph"/>
        <w:rPr>
          <w:lang w:val="en-US"/>
        </w:rPr>
      </w:pPr>
      <w:r w:rsidRPr="00E4708C">
        <w:rPr>
          <w:lang w:val="en-US"/>
        </w:rPr>
        <w:t xml:space="preserve">DONE BY </w:t>
      </w:r>
      <w:r w:rsidRPr="009A2921">
        <w:rPr>
          <w:highlight w:val="cyan"/>
          <w:lang w:val="en-US"/>
        </w:rPr>
        <w:t>DEVELOPER ,TEST ENGINEER ,CUSTOMER AND INSTALLATION ENGINEER</w:t>
      </w:r>
      <w:r w:rsidRPr="00E4708C">
        <w:rPr>
          <w:lang w:val="en-US"/>
        </w:rPr>
        <w:t>.</w:t>
      </w:r>
      <w:r w:rsidRPr="009C7F52">
        <w:rPr>
          <w:lang w:val="en-US"/>
        </w:rPr>
        <w:t>.</w:t>
      </w:r>
      <w:ins w:id="0" w:author="Microsoft Word" w:date="2025-04-06T17:36:00Z" w16du:dateUtc="2025-04-06T12:06:00Z">
        <w:r w:rsidRPr="00E4708C">
          <w:rPr>
            <w:lang w:val="en-US"/>
          </w:rPr>
          <w:t>.</w:t>
        </w:r>
      </w:ins>
    </w:p>
    <w:p w14:paraId="2E708BE4" w14:textId="77777777" w:rsidR="00585508" w:rsidRPr="00E4708C" w:rsidRDefault="00585508" w:rsidP="00585508">
      <w:pPr>
        <w:pStyle w:val="ListParagraph"/>
        <w:numPr>
          <w:ilvl w:val="0"/>
          <w:numId w:val="35"/>
        </w:numPr>
        <w:rPr>
          <w:lang w:val="en-US"/>
        </w:rPr>
      </w:pPr>
      <w:r w:rsidRPr="00E4708C">
        <w:rPr>
          <w:lang w:val="en-US"/>
        </w:rPr>
        <w:t xml:space="preserve">SMOKE TESTING </w:t>
      </w:r>
      <w:r w:rsidRPr="009A2921">
        <w:rPr>
          <w:highlight w:val="cyan"/>
          <w:lang w:val="en-US"/>
        </w:rPr>
        <w:t>IS FIRST TYPE OF TESTING DONE</w:t>
      </w:r>
      <w:r w:rsidRPr="00E4708C">
        <w:rPr>
          <w:lang w:val="en-US"/>
        </w:rPr>
        <w:t xml:space="preserve"> .</w:t>
      </w:r>
    </w:p>
    <w:p w14:paraId="2EB3646C" w14:textId="77777777" w:rsidR="00585508" w:rsidRPr="00E4708C" w:rsidRDefault="00585508" w:rsidP="00585508">
      <w:pPr>
        <w:pStyle w:val="ListParagraph"/>
        <w:numPr>
          <w:ilvl w:val="0"/>
          <w:numId w:val="35"/>
        </w:numPr>
        <w:rPr>
          <w:lang w:val="en-US"/>
        </w:rPr>
      </w:pPr>
      <w:r w:rsidRPr="00E4708C">
        <w:rPr>
          <w:lang w:val="en-US"/>
        </w:rPr>
        <w:t xml:space="preserve">SMOKE TEST DONE </w:t>
      </w:r>
      <w:r w:rsidRPr="009A2921">
        <w:rPr>
          <w:highlight w:val="cyan"/>
          <w:lang w:val="en-US"/>
        </w:rPr>
        <w:t>BEFORE REGRESSION TESTING</w:t>
      </w:r>
      <w:r w:rsidRPr="00E4708C">
        <w:rPr>
          <w:lang w:val="en-US"/>
        </w:rPr>
        <w:t xml:space="preserve"> .</w:t>
      </w:r>
    </w:p>
    <w:p w14:paraId="33205EB9" w14:textId="77777777" w:rsidR="00585508" w:rsidRDefault="00585508" w:rsidP="00585508">
      <w:pPr>
        <w:pStyle w:val="ListParagraph"/>
        <w:numPr>
          <w:ilvl w:val="0"/>
          <w:numId w:val="35"/>
        </w:numPr>
        <w:rPr>
          <w:lang w:val="en-US"/>
        </w:rPr>
      </w:pPr>
      <w:r w:rsidRPr="00E4708C">
        <w:rPr>
          <w:lang w:val="en-US"/>
        </w:rPr>
        <w:t xml:space="preserve">SMOKE </w:t>
      </w:r>
      <w:r w:rsidRPr="009A2921">
        <w:rPr>
          <w:highlight w:val="cyan"/>
          <w:lang w:val="en-US"/>
        </w:rPr>
        <w:t>TESTING IS NOT THOROUGH TESTING</w:t>
      </w:r>
      <w:r w:rsidRPr="00E4708C">
        <w:rPr>
          <w:lang w:val="en-US"/>
        </w:rPr>
        <w:t>.</w:t>
      </w:r>
    </w:p>
    <w:p w14:paraId="7BDEB0BA" w14:textId="77777777" w:rsidR="00585508" w:rsidRPr="00E4708C" w:rsidRDefault="00585508" w:rsidP="00585508">
      <w:pPr>
        <w:pStyle w:val="ListParagraph"/>
        <w:numPr>
          <w:ilvl w:val="0"/>
          <w:numId w:val="35"/>
        </w:numPr>
        <w:rPr>
          <w:lang w:val="en-US"/>
        </w:rPr>
      </w:pPr>
      <w:r>
        <w:rPr>
          <w:lang w:val="en-US"/>
        </w:rPr>
        <w:t>Only positive testing.</w:t>
      </w:r>
    </w:p>
    <w:p w14:paraId="292EC163" w14:textId="77777777" w:rsidR="00585508" w:rsidRPr="00E4708C" w:rsidRDefault="00585508" w:rsidP="00585508">
      <w:pPr>
        <w:rPr>
          <w:lang w:val="en-US"/>
        </w:rPr>
      </w:pPr>
    </w:p>
    <w:p w14:paraId="01BDC983" w14:textId="77777777" w:rsidR="00585508" w:rsidRDefault="00585508" w:rsidP="00585508">
      <w:pPr>
        <w:rPr>
          <w:lang w:val="en-US"/>
        </w:rPr>
      </w:pPr>
      <w:r w:rsidRPr="00E4708C">
        <w:rPr>
          <w:lang w:val="en-US"/>
        </w:rPr>
        <w:t>SANITY TESTING=</w:t>
      </w:r>
    </w:p>
    <w:p w14:paraId="68E85232" w14:textId="77777777" w:rsidR="00585508" w:rsidRDefault="00585508" w:rsidP="00585508">
      <w:r w:rsidRPr="00612C0D">
        <w:rPr>
          <w:b/>
          <w:bCs/>
        </w:rPr>
        <w:lastRenderedPageBreak/>
        <w:t>Sanity Testing</w:t>
      </w:r>
      <w:r w:rsidRPr="00612C0D">
        <w:t xml:space="preserve"> is a </w:t>
      </w:r>
      <w:r w:rsidRPr="00612C0D">
        <w:rPr>
          <w:b/>
          <w:bCs/>
        </w:rPr>
        <w:t>quick and narrow test</w:t>
      </w:r>
      <w:r w:rsidRPr="00612C0D">
        <w:t xml:space="preserve"> performed </w:t>
      </w:r>
      <w:r w:rsidRPr="00612C0D">
        <w:rPr>
          <w:b/>
          <w:bCs/>
        </w:rPr>
        <w:t>after a build or bug fix</w:t>
      </w:r>
      <w:r w:rsidRPr="00612C0D">
        <w:t xml:space="preserve"> to ensure that the basic functionality is working </w:t>
      </w:r>
      <w:r w:rsidRPr="00612C0D">
        <w:rPr>
          <w:b/>
          <w:bCs/>
        </w:rPr>
        <w:t>before moving on to deeper testing</w:t>
      </w:r>
      <w:r w:rsidRPr="00612C0D">
        <w:t>.</w:t>
      </w:r>
    </w:p>
    <w:p w14:paraId="33A63D6E" w14:textId="77777777" w:rsidR="00585508" w:rsidRPr="00367657" w:rsidRDefault="00585508" w:rsidP="00585508">
      <w:r w:rsidRPr="00367657">
        <w:t xml:space="preserve">Sanity testing is a </w:t>
      </w:r>
      <w:r w:rsidRPr="00367657">
        <w:rPr>
          <w:b/>
          <w:bCs/>
        </w:rPr>
        <w:t>subset of regression testing</w:t>
      </w:r>
      <w:r w:rsidRPr="00367657">
        <w:t xml:space="preserve">, done to </w:t>
      </w:r>
      <w:r w:rsidRPr="00367657">
        <w:rPr>
          <w:b/>
          <w:bCs/>
        </w:rPr>
        <w:t>verify specific functionality</w:t>
      </w:r>
      <w:r w:rsidRPr="00367657">
        <w:t xml:space="preserve"> after small code changes or fixes, </w:t>
      </w:r>
      <w:r w:rsidRPr="00367657">
        <w:rPr>
          <w:b/>
          <w:bCs/>
        </w:rPr>
        <w:t>without going deep into the entire application</w:t>
      </w:r>
      <w:r w:rsidRPr="00367657">
        <w:t>.</w:t>
      </w:r>
    </w:p>
    <w:p w14:paraId="0B8F79B5" w14:textId="77777777" w:rsidR="00585508" w:rsidRPr="00367657" w:rsidRDefault="00585508" w:rsidP="00585508"/>
    <w:p w14:paraId="2B5B5444" w14:textId="54CBF008" w:rsidR="00585508" w:rsidRPr="00A52115" w:rsidRDefault="00585508" w:rsidP="00A52115">
      <w:pPr>
        <w:pStyle w:val="ListParagraph"/>
        <w:numPr>
          <w:ilvl w:val="0"/>
          <w:numId w:val="50"/>
        </w:numPr>
        <w:rPr>
          <w:lang w:val="en-US"/>
        </w:rPr>
      </w:pPr>
      <w:r w:rsidRPr="00E4708C">
        <w:rPr>
          <w:lang w:val="en-US"/>
        </w:rPr>
        <w:t xml:space="preserve">IT IS A </w:t>
      </w:r>
      <w:r w:rsidRPr="009A2921">
        <w:rPr>
          <w:highlight w:val="cyan"/>
          <w:lang w:val="en-US"/>
        </w:rPr>
        <w:t>NARROW AND DEEP TESTING</w:t>
      </w:r>
      <w:r w:rsidRPr="00E4708C">
        <w:rPr>
          <w:lang w:val="en-US"/>
        </w:rPr>
        <w:t xml:space="preserve"> .</w:t>
      </w:r>
    </w:p>
    <w:p w14:paraId="69BC8FD0" w14:textId="77777777" w:rsidR="00585508" w:rsidRPr="00E4708C" w:rsidRDefault="00585508" w:rsidP="00585508">
      <w:pPr>
        <w:pStyle w:val="ListParagraph"/>
        <w:numPr>
          <w:ilvl w:val="0"/>
          <w:numId w:val="50"/>
        </w:numPr>
        <w:rPr>
          <w:lang w:val="en-US"/>
        </w:rPr>
      </w:pPr>
      <w:r w:rsidRPr="00E4708C">
        <w:rPr>
          <w:lang w:val="en-US"/>
        </w:rPr>
        <w:t xml:space="preserve">DONE </w:t>
      </w:r>
      <w:r w:rsidRPr="009A2921">
        <w:rPr>
          <w:highlight w:val="cyan"/>
          <w:lang w:val="en-US"/>
        </w:rPr>
        <w:t>ONLY BY TEST ENGINEERS</w:t>
      </w:r>
    </w:p>
    <w:p w14:paraId="01E619F9" w14:textId="77777777" w:rsidR="00585508" w:rsidRPr="00E4708C" w:rsidRDefault="00585508" w:rsidP="00585508">
      <w:pPr>
        <w:pStyle w:val="ListParagraph"/>
        <w:numPr>
          <w:ilvl w:val="0"/>
          <w:numId w:val="50"/>
        </w:numPr>
        <w:rPr>
          <w:lang w:val="en-US"/>
        </w:rPr>
      </w:pPr>
      <w:r w:rsidRPr="00E4708C">
        <w:rPr>
          <w:lang w:val="en-US"/>
        </w:rPr>
        <w:t xml:space="preserve">SANITY </w:t>
      </w:r>
      <w:r w:rsidRPr="009A2921">
        <w:rPr>
          <w:highlight w:val="cyan"/>
          <w:lang w:val="en-US"/>
        </w:rPr>
        <w:t>TESTING CAN BE AUTOMATED</w:t>
      </w:r>
      <w:r w:rsidRPr="00E4708C">
        <w:rPr>
          <w:lang w:val="en-US"/>
        </w:rPr>
        <w:t>.</w:t>
      </w:r>
    </w:p>
    <w:p w14:paraId="737F1F26" w14:textId="77777777" w:rsidR="00585508" w:rsidRPr="00E4708C" w:rsidRDefault="00585508" w:rsidP="00585508">
      <w:pPr>
        <w:pStyle w:val="ListParagraph"/>
        <w:numPr>
          <w:ilvl w:val="0"/>
          <w:numId w:val="50"/>
        </w:numPr>
        <w:rPr>
          <w:lang w:val="en-US"/>
        </w:rPr>
      </w:pPr>
      <w:r w:rsidRPr="00E4708C">
        <w:rPr>
          <w:lang w:val="en-US"/>
        </w:rPr>
        <w:t xml:space="preserve">SANITY </w:t>
      </w:r>
      <w:r w:rsidRPr="009A2921">
        <w:rPr>
          <w:highlight w:val="cyan"/>
          <w:lang w:val="en-US"/>
        </w:rPr>
        <w:t>TESTING IS LAST TYPE OF TESTING DONE</w:t>
      </w:r>
      <w:r w:rsidRPr="00E4708C">
        <w:rPr>
          <w:lang w:val="en-US"/>
        </w:rPr>
        <w:t xml:space="preserve"> .</w:t>
      </w:r>
    </w:p>
    <w:p w14:paraId="6EDAEFC3" w14:textId="77777777" w:rsidR="00585508" w:rsidRPr="00E4708C" w:rsidRDefault="00585508" w:rsidP="00585508">
      <w:pPr>
        <w:pStyle w:val="ListParagraph"/>
        <w:numPr>
          <w:ilvl w:val="0"/>
          <w:numId w:val="50"/>
        </w:numPr>
        <w:rPr>
          <w:lang w:val="en-US"/>
        </w:rPr>
      </w:pPr>
      <w:r w:rsidRPr="00E4708C">
        <w:rPr>
          <w:lang w:val="en-US"/>
        </w:rPr>
        <w:t xml:space="preserve">SANITY </w:t>
      </w:r>
      <w:r w:rsidRPr="009A2921">
        <w:rPr>
          <w:highlight w:val="cyan"/>
          <w:lang w:val="en-US"/>
        </w:rPr>
        <w:t>TESTING IS THOROUGH TESTING</w:t>
      </w:r>
    </w:p>
    <w:p w14:paraId="602CFF74" w14:textId="77777777" w:rsidR="00585508" w:rsidRDefault="00585508" w:rsidP="00585508">
      <w:pPr>
        <w:pStyle w:val="ListParagraph"/>
        <w:numPr>
          <w:ilvl w:val="0"/>
          <w:numId w:val="50"/>
        </w:numPr>
        <w:rPr>
          <w:lang w:val="en-US"/>
        </w:rPr>
      </w:pPr>
      <w:r w:rsidRPr="00E4708C">
        <w:rPr>
          <w:lang w:val="en-US"/>
        </w:rPr>
        <w:t xml:space="preserve">IT IS DONE </w:t>
      </w:r>
      <w:r w:rsidRPr="009A2921">
        <w:rPr>
          <w:highlight w:val="cyan"/>
          <w:lang w:val="en-US"/>
        </w:rPr>
        <w:t>BEFORE/AFTER THE REGRESSION TESTING</w:t>
      </w:r>
      <w:r w:rsidRPr="00E4708C">
        <w:rPr>
          <w:lang w:val="en-US"/>
        </w:rPr>
        <w:t xml:space="preserve"> .</w:t>
      </w:r>
    </w:p>
    <w:p w14:paraId="3A78AB26" w14:textId="7F6AF3AE" w:rsidR="00FD0311" w:rsidRPr="00A52115" w:rsidRDefault="00585508" w:rsidP="00A52115">
      <w:pPr>
        <w:pStyle w:val="ListParagraph"/>
        <w:numPr>
          <w:ilvl w:val="0"/>
          <w:numId w:val="50"/>
        </w:numPr>
        <w:rPr>
          <w:lang w:val="en-US"/>
        </w:rPr>
      </w:pPr>
      <w:r>
        <w:rPr>
          <w:lang w:val="en-US"/>
        </w:rPr>
        <w:t>Positive and negative testing.</w:t>
      </w:r>
    </w:p>
    <w:p w14:paraId="5A8CA9C9" w14:textId="51D350C9" w:rsidR="00FD0311" w:rsidRPr="00E4708C" w:rsidRDefault="00C76620" w:rsidP="00871A32">
      <w:pPr>
        <w:pStyle w:val="Heading1"/>
        <w:rPr>
          <w:color w:val="833C0B" w:themeColor="accent2" w:themeShade="80"/>
          <w:sz w:val="40"/>
          <w:szCs w:val="40"/>
          <w:lang w:val="en-US"/>
        </w:rPr>
      </w:pPr>
      <w:r w:rsidRPr="00E4708C">
        <w:rPr>
          <w:color w:val="833C0B" w:themeColor="accent2" w:themeShade="80"/>
          <w:sz w:val="40"/>
          <w:szCs w:val="40"/>
          <w:lang w:val="en-US"/>
        </w:rPr>
        <w:t>FUNCTIONALITY TESTING=</w:t>
      </w:r>
    </w:p>
    <w:p w14:paraId="1D0E7389" w14:textId="5B57508F" w:rsidR="00FD0311" w:rsidRPr="00E4708C" w:rsidRDefault="002D2A7B" w:rsidP="00871A32">
      <w:pPr>
        <w:pStyle w:val="ListParagraph"/>
        <w:numPr>
          <w:ilvl w:val="0"/>
          <w:numId w:val="15"/>
        </w:numPr>
        <w:rPr>
          <w:lang w:val="en-US"/>
        </w:rPr>
      </w:pPr>
      <w:r w:rsidRPr="00E4708C">
        <w:rPr>
          <w:lang w:val="en-US"/>
        </w:rPr>
        <w:t xml:space="preserve">IT IS ALSO CALLED AS </w:t>
      </w:r>
      <w:r w:rsidRPr="00E4708C">
        <w:rPr>
          <w:highlight w:val="cyan"/>
          <w:lang w:val="en-US"/>
        </w:rPr>
        <w:t>FIELD LEVEL TESTING OR COMPONEN</w:t>
      </w:r>
      <w:r w:rsidR="00B6607E" w:rsidRPr="00E4708C">
        <w:rPr>
          <w:highlight w:val="cyan"/>
          <w:lang w:val="en-US"/>
        </w:rPr>
        <w:t>T TESTING</w:t>
      </w:r>
      <w:r w:rsidR="00B6607E" w:rsidRPr="00E4708C">
        <w:rPr>
          <w:lang w:val="en-US"/>
        </w:rPr>
        <w:t xml:space="preserve"> .</w:t>
      </w:r>
    </w:p>
    <w:p w14:paraId="6ACF51AA" w14:textId="6DD93022" w:rsidR="00B6607E" w:rsidRPr="00E4708C" w:rsidRDefault="00B6607E" w:rsidP="00871A32">
      <w:pPr>
        <w:pStyle w:val="ListParagraph"/>
        <w:numPr>
          <w:ilvl w:val="0"/>
          <w:numId w:val="15"/>
        </w:numPr>
        <w:rPr>
          <w:lang w:val="en-US"/>
        </w:rPr>
      </w:pPr>
      <w:r w:rsidRPr="00E4708C">
        <w:rPr>
          <w:highlight w:val="cyan"/>
          <w:lang w:val="en-US"/>
        </w:rPr>
        <w:t xml:space="preserve">TESTING EACH AND EVERY COMPONENT </w:t>
      </w:r>
      <w:r w:rsidR="004A37C2" w:rsidRPr="00E4708C">
        <w:rPr>
          <w:highlight w:val="cyan"/>
          <w:lang w:val="en-US"/>
        </w:rPr>
        <w:t>THOROUGHLY ACCORDING TO REQUIRMENT SPECIFICATION</w:t>
      </w:r>
      <w:r w:rsidR="00FB1054" w:rsidRPr="00E4708C">
        <w:rPr>
          <w:lang w:val="en-US"/>
        </w:rPr>
        <w:t xml:space="preserve"> IS CALLED AS FUNCTIONAL TESTING.</w:t>
      </w:r>
    </w:p>
    <w:p w14:paraId="07E26545" w14:textId="7F55B2E5" w:rsidR="00FB1054" w:rsidRPr="00E4708C" w:rsidRDefault="00FB1054" w:rsidP="00871A32">
      <w:pPr>
        <w:pStyle w:val="Heading2"/>
        <w:rPr>
          <w:lang w:val="en-US"/>
        </w:rPr>
      </w:pPr>
      <w:r w:rsidRPr="00E4708C">
        <w:rPr>
          <w:lang w:val="en-US"/>
        </w:rPr>
        <w:t>WHY EVERY REQUIRMENT SHOULD BE NUMBERD=</w:t>
      </w:r>
    </w:p>
    <w:p w14:paraId="0EC2DAE8" w14:textId="3E731026" w:rsidR="00FB1054" w:rsidRPr="00E4708C" w:rsidRDefault="00B82A0B" w:rsidP="00871A32">
      <w:pPr>
        <w:pStyle w:val="ListParagraph"/>
        <w:numPr>
          <w:ilvl w:val="0"/>
          <w:numId w:val="16"/>
        </w:numPr>
        <w:rPr>
          <w:highlight w:val="cyan"/>
          <w:lang w:val="en-US"/>
        </w:rPr>
      </w:pPr>
      <w:r w:rsidRPr="00E4708C">
        <w:rPr>
          <w:highlight w:val="cyan"/>
          <w:lang w:val="en-US"/>
        </w:rPr>
        <w:t>IT IS VERY EASY TO UNDERSTAND THE REQUIREMENT</w:t>
      </w:r>
    </w:p>
    <w:p w14:paraId="1B3BAB2B" w14:textId="5E7F68ED" w:rsidR="00B82A0B" w:rsidRPr="00E4708C" w:rsidRDefault="00B82A0B" w:rsidP="00871A32">
      <w:pPr>
        <w:pStyle w:val="ListParagraph"/>
        <w:numPr>
          <w:ilvl w:val="0"/>
          <w:numId w:val="16"/>
        </w:numPr>
        <w:rPr>
          <w:lang w:val="en-US"/>
        </w:rPr>
      </w:pPr>
      <w:r w:rsidRPr="00E4708C">
        <w:rPr>
          <w:highlight w:val="cyan"/>
          <w:lang w:val="en-US"/>
        </w:rPr>
        <w:t>THER WILL BE CLARITY IN THE REQUIRMENT</w:t>
      </w:r>
      <w:r w:rsidRPr="00E4708C">
        <w:rPr>
          <w:lang w:val="en-US"/>
        </w:rPr>
        <w:t>.</w:t>
      </w:r>
    </w:p>
    <w:p w14:paraId="4C8DD149" w14:textId="7BC6743A" w:rsidR="00C23375" w:rsidRPr="00E4708C" w:rsidRDefault="00C23375" w:rsidP="00871A32">
      <w:pPr>
        <w:pStyle w:val="ListParagraph"/>
        <w:numPr>
          <w:ilvl w:val="0"/>
          <w:numId w:val="16"/>
        </w:numPr>
        <w:rPr>
          <w:lang w:val="en-US"/>
        </w:rPr>
      </w:pPr>
      <w:r w:rsidRPr="00E4708C">
        <w:rPr>
          <w:lang w:val="en-US"/>
        </w:rPr>
        <w:t xml:space="preserve">REQURMENT </w:t>
      </w:r>
      <w:r w:rsidRPr="00E4708C">
        <w:rPr>
          <w:highlight w:val="cyan"/>
          <w:lang w:val="en-US"/>
        </w:rPr>
        <w:t>BECOME TRASEABLE</w:t>
      </w:r>
    </w:p>
    <w:p w14:paraId="68605400" w14:textId="496CE062" w:rsidR="00C23375" w:rsidRPr="00E4708C" w:rsidRDefault="00C23375" w:rsidP="00871A32">
      <w:pPr>
        <w:pStyle w:val="ListParagraph"/>
        <w:numPr>
          <w:ilvl w:val="0"/>
          <w:numId w:val="16"/>
        </w:numPr>
        <w:rPr>
          <w:lang w:val="en-US"/>
        </w:rPr>
      </w:pPr>
      <w:r w:rsidRPr="00E4708C">
        <w:rPr>
          <w:lang w:val="en-US"/>
        </w:rPr>
        <w:t xml:space="preserve">REQUIRMENT </w:t>
      </w:r>
      <w:r w:rsidRPr="00E4708C">
        <w:rPr>
          <w:highlight w:val="cyan"/>
          <w:lang w:val="en-US"/>
        </w:rPr>
        <w:t>BECOME MEASURABLE</w:t>
      </w:r>
    </w:p>
    <w:p w14:paraId="76FF0A58" w14:textId="2F2E2CEB" w:rsidR="001E4A8A" w:rsidRPr="00E4708C" w:rsidRDefault="001E4A8A" w:rsidP="00871A32">
      <w:pPr>
        <w:pStyle w:val="ListParagraph"/>
        <w:numPr>
          <w:ilvl w:val="0"/>
          <w:numId w:val="16"/>
        </w:numPr>
        <w:rPr>
          <w:lang w:val="en-US"/>
        </w:rPr>
      </w:pPr>
      <w:r w:rsidRPr="00E4708C">
        <w:rPr>
          <w:highlight w:val="cyan"/>
          <w:lang w:val="en-US"/>
        </w:rPr>
        <w:t>IT BECOMES EASY TO COMMUNICATE BETWEEN DEVELOPERS</w:t>
      </w:r>
      <w:r w:rsidR="00CC023A" w:rsidRPr="00E4708C">
        <w:rPr>
          <w:highlight w:val="cyan"/>
          <w:lang w:val="en-US"/>
        </w:rPr>
        <w:t>,CUSTOMERS AND TEST ENGINEERS</w:t>
      </w:r>
      <w:r w:rsidR="00CC023A" w:rsidRPr="00E4708C">
        <w:rPr>
          <w:lang w:val="en-US"/>
        </w:rPr>
        <w:t>.</w:t>
      </w:r>
    </w:p>
    <w:p w14:paraId="1371A66E" w14:textId="52ED0AD9" w:rsidR="00CC023A" w:rsidRPr="00E4708C" w:rsidRDefault="00CC023A" w:rsidP="00871A32">
      <w:pPr>
        <w:pStyle w:val="Heading3"/>
        <w:rPr>
          <w:lang w:val="en-US"/>
        </w:rPr>
      </w:pPr>
      <w:r w:rsidRPr="00E4708C">
        <w:rPr>
          <w:lang w:val="en-US"/>
        </w:rPr>
        <w:t xml:space="preserve">DIFFERENT FORMATES OF GETTING REQUIRMENT </w:t>
      </w:r>
      <w:r w:rsidR="008C3B4A" w:rsidRPr="00E4708C">
        <w:rPr>
          <w:lang w:val="en-US"/>
        </w:rPr>
        <w:t>FROM CUSTOMERS=</w:t>
      </w:r>
    </w:p>
    <w:p w14:paraId="4D16C9FD" w14:textId="73C2CE39" w:rsidR="008C3B4A" w:rsidRPr="00E4708C" w:rsidRDefault="00A63B42" w:rsidP="00871A32">
      <w:pPr>
        <w:pStyle w:val="ListParagraph"/>
        <w:numPr>
          <w:ilvl w:val="0"/>
          <w:numId w:val="17"/>
        </w:numPr>
        <w:rPr>
          <w:lang w:val="en-US"/>
        </w:rPr>
      </w:pPr>
      <w:r w:rsidRPr="00E4708C">
        <w:rPr>
          <w:highlight w:val="cyan"/>
          <w:lang w:val="en-US"/>
        </w:rPr>
        <w:t>CRS</w:t>
      </w:r>
      <w:r w:rsidRPr="00E4708C">
        <w:rPr>
          <w:lang w:val="en-US"/>
        </w:rPr>
        <w:t>-CUSTOMER REQUIREMENT SPECIFICATION</w:t>
      </w:r>
    </w:p>
    <w:p w14:paraId="0B214CA3" w14:textId="260F1271" w:rsidR="00A63B42" w:rsidRPr="00E4708C" w:rsidRDefault="00A63B42" w:rsidP="00871A32">
      <w:pPr>
        <w:pStyle w:val="ListParagraph"/>
        <w:numPr>
          <w:ilvl w:val="0"/>
          <w:numId w:val="17"/>
        </w:numPr>
        <w:rPr>
          <w:lang w:val="en-US"/>
        </w:rPr>
      </w:pPr>
      <w:r w:rsidRPr="00E4708C">
        <w:rPr>
          <w:highlight w:val="cyan"/>
          <w:lang w:val="en-US"/>
        </w:rPr>
        <w:t>SRS</w:t>
      </w:r>
      <w:r w:rsidRPr="00E4708C">
        <w:rPr>
          <w:lang w:val="en-US"/>
        </w:rPr>
        <w:t>-SOFTWAER REQUIRMENT SPECIFICATION</w:t>
      </w:r>
    </w:p>
    <w:p w14:paraId="110D4AD1" w14:textId="7BAB9A77" w:rsidR="00B247E6" w:rsidRPr="00E4708C" w:rsidRDefault="00B247E6" w:rsidP="00871A32">
      <w:pPr>
        <w:pStyle w:val="ListParagraph"/>
        <w:numPr>
          <w:ilvl w:val="0"/>
          <w:numId w:val="17"/>
        </w:numPr>
        <w:rPr>
          <w:lang w:val="en-US"/>
        </w:rPr>
      </w:pPr>
      <w:r w:rsidRPr="00E4708C">
        <w:rPr>
          <w:highlight w:val="cyan"/>
          <w:lang w:val="en-US"/>
        </w:rPr>
        <w:t>FS</w:t>
      </w:r>
      <w:r w:rsidRPr="00E4708C">
        <w:rPr>
          <w:lang w:val="en-US"/>
        </w:rPr>
        <w:t>-FUNCTIONAL SPECIFICATION</w:t>
      </w:r>
    </w:p>
    <w:p w14:paraId="367CE02E" w14:textId="5D016549" w:rsidR="00B247E6" w:rsidRPr="00E4708C" w:rsidRDefault="00B247E6" w:rsidP="00871A32">
      <w:pPr>
        <w:pStyle w:val="ListParagraph"/>
        <w:numPr>
          <w:ilvl w:val="0"/>
          <w:numId w:val="17"/>
        </w:numPr>
        <w:rPr>
          <w:highlight w:val="cyan"/>
          <w:lang w:val="en-US"/>
        </w:rPr>
      </w:pPr>
      <w:r w:rsidRPr="00E4708C">
        <w:rPr>
          <w:highlight w:val="cyan"/>
          <w:lang w:val="en-US"/>
        </w:rPr>
        <w:t>USE CASE</w:t>
      </w:r>
    </w:p>
    <w:p w14:paraId="444194E3" w14:textId="48D5C335" w:rsidR="00B247E6" w:rsidRPr="00E4708C" w:rsidRDefault="00D905DD" w:rsidP="00871A32">
      <w:pPr>
        <w:pStyle w:val="ListParagraph"/>
        <w:numPr>
          <w:ilvl w:val="0"/>
          <w:numId w:val="17"/>
        </w:numPr>
        <w:rPr>
          <w:highlight w:val="cyan"/>
          <w:lang w:val="en-US"/>
        </w:rPr>
      </w:pPr>
      <w:r w:rsidRPr="00E4708C">
        <w:rPr>
          <w:highlight w:val="cyan"/>
          <w:lang w:val="en-US"/>
        </w:rPr>
        <w:t>STORY CARD</w:t>
      </w:r>
    </w:p>
    <w:p w14:paraId="053FA7E3" w14:textId="22145C8A" w:rsidR="00D905DD" w:rsidRPr="00E4708C" w:rsidRDefault="00D905DD" w:rsidP="00871A32">
      <w:pPr>
        <w:pStyle w:val="Heading2"/>
        <w:rPr>
          <w:lang w:val="en-US"/>
        </w:rPr>
      </w:pPr>
      <w:r w:rsidRPr="00E4708C">
        <w:rPr>
          <w:lang w:val="en-US"/>
        </w:rPr>
        <w:t>TYPES OF FUNCTIONAL</w:t>
      </w:r>
      <w:r w:rsidR="007F6EBF">
        <w:rPr>
          <w:lang w:val="en-US"/>
        </w:rPr>
        <w:t>ity</w:t>
      </w:r>
      <w:r w:rsidRPr="00E4708C">
        <w:rPr>
          <w:lang w:val="en-US"/>
        </w:rPr>
        <w:t xml:space="preserve"> TESTING=</w:t>
      </w:r>
    </w:p>
    <w:p w14:paraId="04222226" w14:textId="19978D92" w:rsidR="0082732D" w:rsidRPr="00E4708C" w:rsidRDefault="0082732D" w:rsidP="00871A32">
      <w:pPr>
        <w:rPr>
          <w:lang w:val="en-US"/>
        </w:rPr>
      </w:pPr>
      <w:r w:rsidRPr="00E4708C">
        <w:rPr>
          <w:lang w:val="en-US"/>
        </w:rPr>
        <w:t>1 OVER TESTING</w:t>
      </w:r>
    </w:p>
    <w:p w14:paraId="344A0244" w14:textId="571B8A37" w:rsidR="0082732D" w:rsidRPr="00E4708C" w:rsidRDefault="0082732D" w:rsidP="00871A32">
      <w:pPr>
        <w:rPr>
          <w:lang w:val="en-US"/>
        </w:rPr>
      </w:pPr>
      <w:r w:rsidRPr="00E4708C">
        <w:rPr>
          <w:lang w:val="en-US"/>
        </w:rPr>
        <w:t>2 UNDER TESTING</w:t>
      </w:r>
    </w:p>
    <w:p w14:paraId="43287A4E" w14:textId="4965B1FD" w:rsidR="0082732D" w:rsidRPr="00E4708C" w:rsidRDefault="0082732D" w:rsidP="00871A32">
      <w:pPr>
        <w:rPr>
          <w:lang w:val="en-US"/>
        </w:rPr>
      </w:pPr>
      <w:r w:rsidRPr="00E4708C">
        <w:rPr>
          <w:lang w:val="en-US"/>
        </w:rPr>
        <w:t xml:space="preserve">3 </w:t>
      </w:r>
      <w:r w:rsidR="00223C24" w:rsidRPr="00E4708C">
        <w:rPr>
          <w:lang w:val="en-US"/>
        </w:rPr>
        <w:t>OPTIMISE TESTING</w:t>
      </w:r>
    </w:p>
    <w:p w14:paraId="7F00A2BD" w14:textId="7558D86E" w:rsidR="00223C24" w:rsidRPr="00E4708C" w:rsidRDefault="00223C24" w:rsidP="00871A32">
      <w:pPr>
        <w:pStyle w:val="Heading3"/>
        <w:rPr>
          <w:lang w:val="en-US"/>
        </w:rPr>
      </w:pPr>
      <w:r w:rsidRPr="00E4708C">
        <w:rPr>
          <w:lang w:val="en-US"/>
        </w:rPr>
        <w:t>1 OVER TESTING</w:t>
      </w:r>
      <w:r w:rsidR="007A4526">
        <w:rPr>
          <w:lang w:val="en-US"/>
        </w:rPr>
        <w:t xml:space="preserve">/DONKEY TESTING </w:t>
      </w:r>
      <w:r w:rsidRPr="00E4708C">
        <w:rPr>
          <w:lang w:val="en-US"/>
        </w:rPr>
        <w:t>=</w:t>
      </w:r>
    </w:p>
    <w:p w14:paraId="3B2AFCD2" w14:textId="53198853" w:rsidR="00223C24" w:rsidRPr="00E4708C" w:rsidRDefault="002D5EA3" w:rsidP="00871A32">
      <w:pPr>
        <w:pStyle w:val="ListParagraph"/>
        <w:numPr>
          <w:ilvl w:val="0"/>
          <w:numId w:val="18"/>
        </w:numPr>
        <w:rPr>
          <w:lang w:val="en-US"/>
        </w:rPr>
      </w:pPr>
      <w:r w:rsidRPr="00E4708C">
        <w:rPr>
          <w:lang w:val="en-US"/>
        </w:rPr>
        <w:t>T</w:t>
      </w:r>
      <w:r w:rsidRPr="00E4708C">
        <w:rPr>
          <w:highlight w:val="cyan"/>
          <w:lang w:val="en-US"/>
        </w:rPr>
        <w:t xml:space="preserve">ESTING THE APPLICATION WITH THE SAME SCINARIO IN DIFFERENT </w:t>
      </w:r>
      <w:r w:rsidR="00572D36" w:rsidRPr="00E4708C">
        <w:rPr>
          <w:highlight w:val="cyan"/>
          <w:lang w:val="en-US"/>
        </w:rPr>
        <w:t>WAYS IS CALLED AS OVER TESTING</w:t>
      </w:r>
      <w:r w:rsidR="00572D36" w:rsidRPr="00E4708C">
        <w:rPr>
          <w:lang w:val="en-US"/>
        </w:rPr>
        <w:t>.</w:t>
      </w:r>
    </w:p>
    <w:p w14:paraId="47B44C07" w14:textId="2DD0D66E" w:rsidR="00572D36" w:rsidRPr="00E4708C" w:rsidRDefault="00572D36" w:rsidP="00871A32">
      <w:pPr>
        <w:pStyle w:val="ListParagraph"/>
        <w:numPr>
          <w:ilvl w:val="0"/>
          <w:numId w:val="18"/>
        </w:numPr>
        <w:rPr>
          <w:lang w:val="en-US"/>
        </w:rPr>
      </w:pPr>
      <w:r w:rsidRPr="00E4708C">
        <w:rPr>
          <w:lang w:val="en-US"/>
        </w:rPr>
        <w:t>TESTING TH</w:t>
      </w:r>
      <w:r w:rsidR="006A2631" w:rsidRPr="00E4708C">
        <w:rPr>
          <w:lang w:val="en-US"/>
        </w:rPr>
        <w:t>E</w:t>
      </w:r>
      <w:r w:rsidRPr="00E4708C">
        <w:rPr>
          <w:lang w:val="en-US"/>
        </w:rPr>
        <w:t xml:space="preserve"> APPLICATION </w:t>
      </w:r>
      <w:r w:rsidR="000F42A5" w:rsidRPr="00E4708C">
        <w:rPr>
          <w:highlight w:val="cyan"/>
          <w:lang w:val="en-US"/>
        </w:rPr>
        <w:t>WITH THOSE SCENARIO WHICH DOES NOT MAKE SENSE</w:t>
      </w:r>
      <w:r w:rsidR="000F42A5" w:rsidRPr="00E4708C">
        <w:rPr>
          <w:lang w:val="en-US"/>
        </w:rPr>
        <w:t>.</w:t>
      </w:r>
    </w:p>
    <w:p w14:paraId="54CBE879" w14:textId="1544197D" w:rsidR="000F42A5" w:rsidRPr="00E4708C" w:rsidRDefault="000F42A5" w:rsidP="00871A32">
      <w:pPr>
        <w:pStyle w:val="ListParagraph"/>
        <w:numPr>
          <w:ilvl w:val="0"/>
          <w:numId w:val="18"/>
        </w:numPr>
        <w:rPr>
          <w:lang w:val="en-US"/>
        </w:rPr>
      </w:pPr>
      <w:r w:rsidRPr="00E4708C">
        <w:rPr>
          <w:lang w:val="en-US"/>
        </w:rPr>
        <w:lastRenderedPageBreak/>
        <w:t xml:space="preserve">IF YOU  DO THESE TYPE OF TESTING </w:t>
      </w:r>
      <w:r w:rsidR="008F6E8A" w:rsidRPr="00E4708C">
        <w:rPr>
          <w:lang w:val="en-US"/>
        </w:rPr>
        <w:t xml:space="preserve">THEN AS </w:t>
      </w:r>
      <w:r w:rsidR="008F6E8A" w:rsidRPr="00E4708C">
        <w:rPr>
          <w:highlight w:val="cyan"/>
          <w:lang w:val="en-US"/>
        </w:rPr>
        <w:t xml:space="preserve">TEST ENGINEERS </w:t>
      </w:r>
      <w:r w:rsidR="00C448FA" w:rsidRPr="00E4708C">
        <w:rPr>
          <w:highlight w:val="cyan"/>
          <w:lang w:val="en-US"/>
        </w:rPr>
        <w:t>ARE GOING TO WASTE LOT OF TIME</w:t>
      </w:r>
      <w:r w:rsidR="00C448FA" w:rsidRPr="00E4708C">
        <w:rPr>
          <w:lang w:val="en-US"/>
        </w:rPr>
        <w:t>.</w:t>
      </w:r>
    </w:p>
    <w:p w14:paraId="431C07A2" w14:textId="74044DB5" w:rsidR="00C448FA" w:rsidRPr="00E4708C" w:rsidRDefault="00C448FA" w:rsidP="00871A32">
      <w:pPr>
        <w:pStyle w:val="Heading2"/>
        <w:rPr>
          <w:sz w:val="24"/>
          <w:szCs w:val="24"/>
        </w:rPr>
      </w:pPr>
      <w:r w:rsidRPr="00E4708C">
        <w:rPr>
          <w:sz w:val="24"/>
          <w:szCs w:val="24"/>
        </w:rPr>
        <w:t>2 UNDER TESTING=</w:t>
      </w:r>
    </w:p>
    <w:p w14:paraId="24928103" w14:textId="4E5F2A82" w:rsidR="00C448FA" w:rsidRPr="00E4708C" w:rsidRDefault="00C47D6D" w:rsidP="00871A32">
      <w:pPr>
        <w:pStyle w:val="ListParagraph"/>
        <w:numPr>
          <w:ilvl w:val="0"/>
          <w:numId w:val="19"/>
        </w:numPr>
        <w:rPr>
          <w:lang w:val="en-US"/>
        </w:rPr>
      </w:pPr>
      <w:r w:rsidRPr="00E4708C">
        <w:rPr>
          <w:highlight w:val="cyan"/>
          <w:lang w:val="en-US"/>
        </w:rPr>
        <w:t xml:space="preserve">TESTING THE APPLICATION WITH INSUFFISIENT SET </w:t>
      </w:r>
      <w:r w:rsidR="00771BE8" w:rsidRPr="00E4708C">
        <w:rPr>
          <w:highlight w:val="cyan"/>
          <w:lang w:val="en-US"/>
        </w:rPr>
        <w:t>OF SCINARIOS</w:t>
      </w:r>
      <w:r w:rsidR="00771BE8" w:rsidRPr="00E4708C">
        <w:rPr>
          <w:lang w:val="en-US"/>
        </w:rPr>
        <w:t xml:space="preserve"> IS CALLED AS UNDERTESTING .</w:t>
      </w:r>
    </w:p>
    <w:p w14:paraId="51D1B998" w14:textId="4DBE10DA" w:rsidR="00F12F16" w:rsidRPr="00E4708C" w:rsidRDefault="00776D5F" w:rsidP="00871A32">
      <w:pPr>
        <w:pStyle w:val="ListParagraph"/>
        <w:numPr>
          <w:ilvl w:val="0"/>
          <w:numId w:val="19"/>
        </w:numPr>
        <w:rPr>
          <w:lang w:val="en-US"/>
        </w:rPr>
      </w:pPr>
      <w:r w:rsidRPr="00E4708C">
        <w:rPr>
          <w:lang w:val="en-US"/>
        </w:rPr>
        <w:t xml:space="preserve">IF TEST ENGINEERS DOES TESTING IN THIS WAY THEN </w:t>
      </w:r>
      <w:r w:rsidRPr="00E4708C">
        <w:rPr>
          <w:highlight w:val="cyan"/>
          <w:lang w:val="en-US"/>
        </w:rPr>
        <w:t xml:space="preserve">TEST ENGINEERS ARE GOING TO </w:t>
      </w:r>
      <w:r w:rsidR="00F12F16" w:rsidRPr="00E4708C">
        <w:rPr>
          <w:highlight w:val="cyan"/>
          <w:lang w:val="en-US"/>
        </w:rPr>
        <w:t>MI</w:t>
      </w:r>
      <w:r w:rsidR="00B61E6F" w:rsidRPr="00E4708C">
        <w:rPr>
          <w:highlight w:val="cyan"/>
          <w:lang w:val="en-US"/>
        </w:rPr>
        <w:t>SS</w:t>
      </w:r>
      <w:r w:rsidR="00F12F16" w:rsidRPr="00E4708C">
        <w:rPr>
          <w:highlight w:val="cyan"/>
          <w:lang w:val="en-US"/>
        </w:rPr>
        <w:t xml:space="preserve"> LOT OF DEFECTS.</w:t>
      </w:r>
    </w:p>
    <w:p w14:paraId="52E09B52" w14:textId="5D04D841" w:rsidR="008C3B4A" w:rsidRPr="00E4708C" w:rsidRDefault="00F12F16" w:rsidP="00871A32">
      <w:pPr>
        <w:pStyle w:val="Heading2"/>
        <w:rPr>
          <w:lang w:val="en-US"/>
        </w:rPr>
      </w:pPr>
      <w:r w:rsidRPr="00E4708C">
        <w:rPr>
          <w:lang w:val="en-US"/>
        </w:rPr>
        <w:t>3  OPTIMIZE TESTING=</w:t>
      </w:r>
    </w:p>
    <w:p w14:paraId="6E5AED62" w14:textId="174AB978" w:rsidR="00900A49" w:rsidRPr="00E4708C" w:rsidRDefault="000E0E07" w:rsidP="00871A32">
      <w:pPr>
        <w:pStyle w:val="ListParagraph"/>
        <w:numPr>
          <w:ilvl w:val="0"/>
          <w:numId w:val="20"/>
        </w:numPr>
        <w:rPr>
          <w:lang w:val="en-US"/>
        </w:rPr>
      </w:pPr>
      <w:r w:rsidRPr="00E4708C">
        <w:rPr>
          <w:highlight w:val="cyan"/>
          <w:lang w:val="en-US"/>
        </w:rPr>
        <w:t xml:space="preserve">TESTING THE APPLICATION ONLY WITH THOSE SCNARIOS </w:t>
      </w:r>
      <w:r w:rsidR="00DE3EFF" w:rsidRPr="00E4708C">
        <w:rPr>
          <w:highlight w:val="cyan"/>
          <w:lang w:val="en-US"/>
        </w:rPr>
        <w:t>WHICH MAKE SENCE IS CALLED AS OPTIMIZE TESTING</w:t>
      </w:r>
      <w:r w:rsidR="00DE3EFF" w:rsidRPr="00E4708C">
        <w:rPr>
          <w:lang w:val="en-US"/>
        </w:rPr>
        <w:t xml:space="preserve"> .</w:t>
      </w:r>
    </w:p>
    <w:p w14:paraId="25FDDF48" w14:textId="6A92EBF5" w:rsidR="00900A49" w:rsidRPr="00E4708C" w:rsidRDefault="00900A49" w:rsidP="00871A32">
      <w:pPr>
        <w:pStyle w:val="ListParagraph"/>
        <w:numPr>
          <w:ilvl w:val="0"/>
          <w:numId w:val="20"/>
        </w:numPr>
        <w:rPr>
          <w:lang w:val="en-US"/>
        </w:rPr>
      </w:pPr>
      <w:r w:rsidRPr="00E4708C">
        <w:rPr>
          <w:lang w:val="en-US"/>
        </w:rPr>
        <w:t xml:space="preserve">THIS WAY OF </w:t>
      </w:r>
      <w:r w:rsidRPr="00E4708C">
        <w:rPr>
          <w:highlight w:val="cyan"/>
          <w:lang w:val="en-US"/>
        </w:rPr>
        <w:t xml:space="preserve">TESTING </w:t>
      </w:r>
      <w:r w:rsidR="00C44D1E" w:rsidRPr="00E4708C">
        <w:rPr>
          <w:highlight w:val="cyan"/>
          <w:lang w:val="en-US"/>
        </w:rPr>
        <w:t>ENGINEERS CAN FIND MAXIMUM DEFECTS IN OPTIMIZE TESTING</w:t>
      </w:r>
      <w:r w:rsidR="00C44D1E" w:rsidRPr="00E4708C">
        <w:rPr>
          <w:lang w:val="en-US"/>
        </w:rPr>
        <w:t xml:space="preserve"> .</w:t>
      </w:r>
    </w:p>
    <w:p w14:paraId="2C502FC3" w14:textId="77777777" w:rsidR="00CB4704" w:rsidRPr="00E4708C" w:rsidRDefault="00CB4704" w:rsidP="00871A32">
      <w:pPr>
        <w:pStyle w:val="Heading2"/>
        <w:rPr>
          <w:lang w:val="en-US"/>
        </w:rPr>
      </w:pPr>
      <w:r w:rsidRPr="00E4708C">
        <w:rPr>
          <w:lang w:val="en-US"/>
        </w:rPr>
        <w:t>TYPES OF TESTING =</w:t>
      </w:r>
    </w:p>
    <w:p w14:paraId="4B12DE7E" w14:textId="661ECAAA" w:rsidR="00731A89" w:rsidRPr="00E4708C" w:rsidRDefault="00731A89" w:rsidP="00871A32">
      <w:pPr>
        <w:pStyle w:val="NoSpacing"/>
        <w:rPr>
          <w:lang w:val="en-US"/>
        </w:rPr>
      </w:pPr>
      <w:r w:rsidRPr="00E4708C">
        <w:rPr>
          <w:lang w:val="en-US"/>
        </w:rPr>
        <w:t>1 POSITIVE TESTING</w:t>
      </w:r>
    </w:p>
    <w:p w14:paraId="5BE25768" w14:textId="4651D78A" w:rsidR="00731A89" w:rsidRPr="00E4708C" w:rsidRDefault="00731A89" w:rsidP="00871A32">
      <w:pPr>
        <w:rPr>
          <w:lang w:val="en-US"/>
        </w:rPr>
      </w:pPr>
      <w:r w:rsidRPr="00E4708C">
        <w:rPr>
          <w:lang w:val="en-US"/>
        </w:rPr>
        <w:t>2 NEGATIVE TESTING</w:t>
      </w:r>
    </w:p>
    <w:p w14:paraId="54F327B6" w14:textId="52EA8669" w:rsidR="00E459E6" w:rsidRPr="00E4708C" w:rsidRDefault="00E459E6" w:rsidP="00871A32">
      <w:pPr>
        <w:pStyle w:val="Heading2"/>
        <w:rPr>
          <w:lang w:val="en-US"/>
        </w:rPr>
      </w:pPr>
      <w:r w:rsidRPr="00E4708C">
        <w:rPr>
          <w:lang w:val="en-US"/>
        </w:rPr>
        <w:t>1 POSITIVE TESTING=</w:t>
      </w:r>
    </w:p>
    <w:p w14:paraId="6F02BDD8" w14:textId="1C93A458" w:rsidR="00E459E6" w:rsidRPr="00E4708C" w:rsidRDefault="00722EDA" w:rsidP="00871A32">
      <w:pPr>
        <w:pStyle w:val="ListParagraph"/>
        <w:numPr>
          <w:ilvl w:val="0"/>
          <w:numId w:val="21"/>
        </w:numPr>
        <w:rPr>
          <w:lang w:val="en-US"/>
        </w:rPr>
      </w:pPr>
      <w:r w:rsidRPr="00E4708C">
        <w:rPr>
          <w:highlight w:val="cyan"/>
          <w:lang w:val="en-US"/>
        </w:rPr>
        <w:t xml:space="preserve">ENTER VALID OR EXPECTED DATA </w:t>
      </w:r>
      <w:r w:rsidR="00A74E25" w:rsidRPr="00E4708C">
        <w:rPr>
          <w:highlight w:val="cyan"/>
          <w:lang w:val="en-US"/>
        </w:rPr>
        <w:t>AND TEST THE APPLICATION</w:t>
      </w:r>
      <w:r w:rsidR="00A74E25" w:rsidRPr="00E4708C">
        <w:rPr>
          <w:lang w:val="en-US"/>
        </w:rPr>
        <w:t xml:space="preserve"> IS CALLED AS POSITIVE TESTING.</w:t>
      </w:r>
    </w:p>
    <w:p w14:paraId="171A6362" w14:textId="4C52F864" w:rsidR="00A74E25" w:rsidRPr="00E4708C" w:rsidRDefault="005D3461" w:rsidP="00871A32">
      <w:pPr>
        <w:pStyle w:val="Heading2"/>
        <w:rPr>
          <w:lang w:val="en-US"/>
        </w:rPr>
      </w:pPr>
      <w:r>
        <w:rPr>
          <w:lang w:val="en-US"/>
        </w:rPr>
        <w:t xml:space="preserve">2 </w:t>
      </w:r>
      <w:r w:rsidR="00A74E25" w:rsidRPr="00E4708C">
        <w:rPr>
          <w:lang w:val="en-US"/>
        </w:rPr>
        <w:t>NEGATIVE TESTING=</w:t>
      </w:r>
    </w:p>
    <w:p w14:paraId="73DFE073" w14:textId="5E56A5F9" w:rsidR="00A74E25" w:rsidRPr="00E4708C" w:rsidRDefault="00113DFC" w:rsidP="00871A32">
      <w:pPr>
        <w:pStyle w:val="ListParagraph"/>
        <w:numPr>
          <w:ilvl w:val="0"/>
          <w:numId w:val="21"/>
        </w:numPr>
        <w:rPr>
          <w:lang w:val="en-US"/>
        </w:rPr>
      </w:pPr>
      <w:r w:rsidRPr="00E4708C">
        <w:rPr>
          <w:highlight w:val="cyan"/>
          <w:lang w:val="en-US"/>
        </w:rPr>
        <w:t>ENTER INVALID OR UNEXPECTED DATA AND TEST THE APPLICATION</w:t>
      </w:r>
      <w:r w:rsidRPr="00E4708C">
        <w:rPr>
          <w:lang w:val="en-US"/>
        </w:rPr>
        <w:t xml:space="preserve"> </w:t>
      </w:r>
      <w:r w:rsidR="00136CB2" w:rsidRPr="00E4708C">
        <w:rPr>
          <w:lang w:val="en-US"/>
        </w:rPr>
        <w:t>IS CALLED AS NEGATIVE TESTING.</w:t>
      </w:r>
    </w:p>
    <w:p w14:paraId="15F286ED" w14:textId="6C286FCA" w:rsidR="00136CB2" w:rsidRPr="00E4708C" w:rsidRDefault="00136CB2" w:rsidP="00871A32">
      <w:pPr>
        <w:pStyle w:val="Heading2"/>
        <w:rPr>
          <w:lang w:val="en-US"/>
        </w:rPr>
      </w:pPr>
      <w:r w:rsidRPr="00E4708C">
        <w:rPr>
          <w:lang w:val="en-US"/>
        </w:rPr>
        <w:t>RULES OF TESTING</w:t>
      </w:r>
    </w:p>
    <w:p w14:paraId="24EF94B7" w14:textId="354FE989" w:rsidR="004B4D2B" w:rsidRPr="00E4708C" w:rsidRDefault="004B4D2B" w:rsidP="00871A32">
      <w:pPr>
        <w:pStyle w:val="ListParagraph"/>
        <w:numPr>
          <w:ilvl w:val="0"/>
          <w:numId w:val="21"/>
        </w:numPr>
        <w:rPr>
          <w:lang w:val="en-US"/>
        </w:rPr>
      </w:pPr>
      <w:r w:rsidRPr="00E4708C">
        <w:rPr>
          <w:highlight w:val="cyan"/>
          <w:lang w:val="en-US"/>
        </w:rPr>
        <w:t xml:space="preserve">TEST ENGINEERS </w:t>
      </w:r>
      <w:r w:rsidR="009D1D1B" w:rsidRPr="00E4708C">
        <w:rPr>
          <w:highlight w:val="cyan"/>
          <w:lang w:val="en-US"/>
        </w:rPr>
        <w:t>SHOULD ALWAYS DO THE +VE 1</w:t>
      </w:r>
      <w:r w:rsidR="009D1D1B" w:rsidRPr="00E4708C">
        <w:rPr>
          <w:highlight w:val="cyan"/>
          <w:vertAlign w:val="superscript"/>
          <w:lang w:val="en-US"/>
        </w:rPr>
        <w:t>ST</w:t>
      </w:r>
      <w:r w:rsidR="009D1D1B" w:rsidRPr="00E4708C">
        <w:rPr>
          <w:highlight w:val="cyan"/>
          <w:lang w:val="en-US"/>
        </w:rPr>
        <w:t xml:space="preserve"> AND THEN </w:t>
      </w:r>
      <w:r w:rsidR="00A668DD" w:rsidRPr="00E4708C">
        <w:rPr>
          <w:highlight w:val="cyan"/>
          <w:lang w:val="en-US"/>
        </w:rPr>
        <w:t>NEGATIVE TESTING</w:t>
      </w:r>
      <w:r w:rsidR="00A668DD" w:rsidRPr="00E4708C">
        <w:rPr>
          <w:lang w:val="en-US"/>
        </w:rPr>
        <w:t xml:space="preserve"> .</w:t>
      </w:r>
    </w:p>
    <w:p w14:paraId="190C2746" w14:textId="36EE94CA" w:rsidR="00A668DD" w:rsidRPr="00E4708C" w:rsidRDefault="00A668DD" w:rsidP="00871A32">
      <w:pPr>
        <w:pStyle w:val="ListParagraph"/>
        <w:numPr>
          <w:ilvl w:val="0"/>
          <w:numId w:val="21"/>
        </w:numPr>
        <w:rPr>
          <w:lang w:val="en-US"/>
        </w:rPr>
      </w:pPr>
      <w:r w:rsidRPr="00E4708C">
        <w:rPr>
          <w:lang w:val="en-US"/>
        </w:rPr>
        <w:t xml:space="preserve">IF APPLICATION IS </w:t>
      </w:r>
      <w:r w:rsidRPr="00E4708C">
        <w:rPr>
          <w:highlight w:val="cyan"/>
          <w:lang w:val="en-US"/>
        </w:rPr>
        <w:t xml:space="preserve">WORKING FOR </w:t>
      </w:r>
      <w:r w:rsidR="009E2B35" w:rsidRPr="00E4708C">
        <w:rPr>
          <w:highlight w:val="cyan"/>
          <w:lang w:val="en-US"/>
        </w:rPr>
        <w:t xml:space="preserve">THE +VE DATA OR VALID DATA THEN ONLY TEST FOR </w:t>
      </w:r>
      <w:r w:rsidR="005147D6" w:rsidRPr="00E4708C">
        <w:rPr>
          <w:highlight w:val="cyan"/>
          <w:lang w:val="en-US"/>
        </w:rPr>
        <w:t>INVALID OR NEGATIVE DATA</w:t>
      </w:r>
      <w:r w:rsidR="005147D6" w:rsidRPr="00E4708C">
        <w:rPr>
          <w:lang w:val="en-US"/>
        </w:rPr>
        <w:t>.</w:t>
      </w:r>
    </w:p>
    <w:p w14:paraId="1009DDBA" w14:textId="69BDFAB3" w:rsidR="005147D6" w:rsidRPr="00E4708C" w:rsidRDefault="005147D6" w:rsidP="00871A32">
      <w:pPr>
        <w:pStyle w:val="ListParagraph"/>
        <w:numPr>
          <w:ilvl w:val="0"/>
          <w:numId w:val="21"/>
        </w:numPr>
        <w:rPr>
          <w:rStyle w:val="Emphasis"/>
        </w:rPr>
      </w:pPr>
      <w:r w:rsidRPr="00E4708C">
        <w:rPr>
          <w:lang w:val="en-US"/>
        </w:rPr>
        <w:t xml:space="preserve">IF APPLICATION IS </w:t>
      </w:r>
      <w:r w:rsidRPr="00E4708C">
        <w:rPr>
          <w:highlight w:val="cyan"/>
          <w:lang w:val="en-US"/>
        </w:rPr>
        <w:t xml:space="preserve">NOT WORKING </w:t>
      </w:r>
      <w:r w:rsidR="00DF05D8" w:rsidRPr="00E4708C">
        <w:rPr>
          <w:highlight w:val="cyan"/>
          <w:lang w:val="en-US"/>
        </w:rPr>
        <w:t xml:space="preserve">FOR 1 INVALID INPUT  THEN TEST ENGINEER </w:t>
      </w:r>
      <w:r w:rsidR="007333CD" w:rsidRPr="00E4708C">
        <w:rPr>
          <w:highlight w:val="cyan"/>
          <w:lang w:val="en-US"/>
        </w:rPr>
        <w:t xml:space="preserve">SHOULD NOT </w:t>
      </w:r>
      <w:r w:rsidR="007333CD" w:rsidRPr="00E4708C">
        <w:rPr>
          <w:rStyle w:val="Emphasis"/>
          <w:highlight w:val="cyan"/>
        </w:rPr>
        <w:t xml:space="preserve">STOP THEY SHOULD </w:t>
      </w:r>
      <w:r w:rsidR="00FB3F2F" w:rsidRPr="00E4708C">
        <w:rPr>
          <w:rStyle w:val="Emphasis"/>
          <w:highlight w:val="cyan"/>
        </w:rPr>
        <w:t>CONTINUE FOR MORE INVALID INPUTS</w:t>
      </w:r>
    </w:p>
    <w:p w14:paraId="78706B4B" w14:textId="77777777" w:rsidR="00A90123" w:rsidRPr="00E4708C" w:rsidRDefault="00A90123" w:rsidP="00871A32">
      <w:pPr>
        <w:pStyle w:val="ListParagraph"/>
        <w:rPr>
          <w:lang w:val="en-US"/>
        </w:rPr>
      </w:pPr>
    </w:p>
    <w:p w14:paraId="1335AF1E" w14:textId="58789328" w:rsidR="00C87A2C" w:rsidRPr="00E4708C" w:rsidRDefault="006C553E" w:rsidP="00871A32">
      <w:pPr>
        <w:pStyle w:val="Heading2"/>
        <w:rPr>
          <w:color w:val="833C0B" w:themeColor="accent2" w:themeShade="80"/>
          <w:sz w:val="40"/>
          <w:szCs w:val="40"/>
          <w:lang w:val="en-US"/>
        </w:rPr>
      </w:pPr>
      <w:r w:rsidRPr="00E4708C">
        <w:rPr>
          <w:color w:val="833C0B" w:themeColor="accent2" w:themeShade="80"/>
          <w:sz w:val="40"/>
          <w:szCs w:val="40"/>
          <w:lang w:val="en-US"/>
        </w:rPr>
        <w:t>INTIGRATION TESTING</w:t>
      </w:r>
      <w:r w:rsidR="00D64EF1">
        <w:rPr>
          <w:color w:val="833C0B" w:themeColor="accent2" w:themeShade="80"/>
          <w:sz w:val="40"/>
          <w:szCs w:val="40"/>
          <w:lang w:val="en-US"/>
        </w:rPr>
        <w:t>/DATAFLOW/INTERFACE TESTING</w:t>
      </w:r>
      <w:r w:rsidRPr="00E4708C">
        <w:rPr>
          <w:color w:val="833C0B" w:themeColor="accent2" w:themeShade="80"/>
          <w:sz w:val="40"/>
          <w:szCs w:val="40"/>
          <w:lang w:val="en-US"/>
        </w:rPr>
        <w:t>=</w:t>
      </w:r>
    </w:p>
    <w:p w14:paraId="2FB2EFD7" w14:textId="46C05101" w:rsidR="006C553E" w:rsidRPr="00E4708C" w:rsidRDefault="00E13B99" w:rsidP="00871A32">
      <w:pPr>
        <w:pStyle w:val="ListParagraph"/>
        <w:numPr>
          <w:ilvl w:val="0"/>
          <w:numId w:val="36"/>
        </w:numPr>
        <w:rPr>
          <w:lang w:val="en-US"/>
        </w:rPr>
      </w:pPr>
      <w:r w:rsidRPr="00E4708C">
        <w:rPr>
          <w:highlight w:val="cyan"/>
          <w:lang w:val="en-US"/>
        </w:rPr>
        <w:t>TESTING THE DATAFLOW OR INTERFACE BETWEEN 2 MODULES</w:t>
      </w:r>
      <w:r w:rsidRPr="00E4708C">
        <w:rPr>
          <w:lang w:val="en-US"/>
        </w:rPr>
        <w:t xml:space="preserve"> </w:t>
      </w:r>
      <w:r w:rsidR="003E2D59" w:rsidRPr="00E4708C">
        <w:rPr>
          <w:lang w:val="en-US"/>
        </w:rPr>
        <w:t xml:space="preserve">IS CALLED AS INTIGRATION TESTING </w:t>
      </w:r>
      <w:r w:rsidR="00336D6D" w:rsidRPr="00E4708C">
        <w:rPr>
          <w:lang w:val="en-US"/>
        </w:rPr>
        <w:t>.</w:t>
      </w:r>
    </w:p>
    <w:p w14:paraId="5477B71D" w14:textId="5A66DA24" w:rsidR="00336D6D" w:rsidRPr="00E4708C" w:rsidRDefault="00336D6D" w:rsidP="00871A32">
      <w:pPr>
        <w:pStyle w:val="Heading2"/>
      </w:pPr>
      <w:r w:rsidRPr="00E4708C">
        <w:t>DATAFLOW=</w:t>
      </w:r>
    </w:p>
    <w:p w14:paraId="36785061" w14:textId="5215E998" w:rsidR="00336D6D" w:rsidRPr="00E4708C" w:rsidRDefault="00336D6D" w:rsidP="00871A32">
      <w:pPr>
        <w:pStyle w:val="ListParagraph"/>
        <w:numPr>
          <w:ilvl w:val="0"/>
          <w:numId w:val="36"/>
        </w:numPr>
        <w:rPr>
          <w:lang w:val="en-US"/>
        </w:rPr>
      </w:pPr>
      <w:r w:rsidRPr="00E4708C">
        <w:rPr>
          <w:highlight w:val="cyan"/>
          <w:lang w:val="en-US"/>
        </w:rPr>
        <w:t>TESTING THE DATA BETWEEN 2 MODULES</w:t>
      </w:r>
      <w:r w:rsidRPr="00E4708C">
        <w:rPr>
          <w:lang w:val="en-US"/>
        </w:rPr>
        <w:t xml:space="preserve"> </w:t>
      </w:r>
      <w:r w:rsidR="001D45E0" w:rsidRPr="00E4708C">
        <w:rPr>
          <w:lang w:val="en-US"/>
        </w:rPr>
        <w:t xml:space="preserve">WHERE IN WE ENSURE THAT MODEL ‘A’ IS SENDING </w:t>
      </w:r>
      <w:r w:rsidR="00B736DD" w:rsidRPr="00E4708C">
        <w:rPr>
          <w:lang w:val="en-US"/>
        </w:rPr>
        <w:t xml:space="preserve">THE DATA CORRECTLY AND MODULE ‘B’ IS RECIVING </w:t>
      </w:r>
      <w:r w:rsidR="0050762A" w:rsidRPr="00E4708C">
        <w:rPr>
          <w:lang w:val="en-US"/>
        </w:rPr>
        <w:t>THE DATA CORRECTLY.</w:t>
      </w:r>
    </w:p>
    <w:p w14:paraId="37FD00AC" w14:textId="6C52FB8F" w:rsidR="0050762A" w:rsidRPr="00E4708C" w:rsidRDefault="003457BD" w:rsidP="00871A32">
      <w:pPr>
        <w:pStyle w:val="Heading2"/>
        <w:rPr>
          <w:lang w:val="en-US"/>
        </w:rPr>
      </w:pPr>
      <w:r w:rsidRPr="00E4708C">
        <w:rPr>
          <w:lang w:val="en-US"/>
        </w:rPr>
        <w:t>HOW TO DO INTIGRATION TESTING=</w:t>
      </w:r>
    </w:p>
    <w:p w14:paraId="2573548B" w14:textId="7BCE7778" w:rsidR="003457BD" w:rsidRPr="00E4708C" w:rsidRDefault="003457BD" w:rsidP="00871A32">
      <w:pPr>
        <w:pStyle w:val="ListParagraph"/>
        <w:numPr>
          <w:ilvl w:val="0"/>
          <w:numId w:val="36"/>
        </w:numPr>
        <w:rPr>
          <w:lang w:val="en-US"/>
        </w:rPr>
      </w:pPr>
      <w:r w:rsidRPr="00E4708C">
        <w:rPr>
          <w:highlight w:val="cyan"/>
          <w:lang w:val="en-US"/>
        </w:rPr>
        <w:t>UNDERSTAND THE REQUIREMEN</w:t>
      </w:r>
      <w:r w:rsidRPr="00E4708C">
        <w:rPr>
          <w:lang w:val="en-US"/>
        </w:rPr>
        <w:t>T</w:t>
      </w:r>
    </w:p>
    <w:p w14:paraId="4CC6315C" w14:textId="3ACA3B71" w:rsidR="00D8547D" w:rsidRPr="00E4708C" w:rsidRDefault="00D8547D" w:rsidP="00871A32">
      <w:pPr>
        <w:pStyle w:val="ListParagraph"/>
        <w:numPr>
          <w:ilvl w:val="0"/>
          <w:numId w:val="36"/>
        </w:numPr>
        <w:rPr>
          <w:lang w:val="en-US"/>
        </w:rPr>
      </w:pPr>
      <w:r w:rsidRPr="00E4708C">
        <w:rPr>
          <w:lang w:val="en-US"/>
        </w:rPr>
        <w:t xml:space="preserve">*YOU SHOULD </w:t>
      </w:r>
      <w:r w:rsidR="00507541" w:rsidRPr="00E4708C">
        <w:rPr>
          <w:highlight w:val="cyan"/>
          <w:lang w:val="en-US"/>
        </w:rPr>
        <w:t>UNDERSTAND EACH AND EVERY MODULE ON DEPTH</w:t>
      </w:r>
      <w:r w:rsidR="00507541" w:rsidRPr="00E4708C">
        <w:rPr>
          <w:lang w:val="en-US"/>
        </w:rPr>
        <w:t>.</w:t>
      </w:r>
    </w:p>
    <w:p w14:paraId="422A2D96" w14:textId="7B5739D6" w:rsidR="00507541" w:rsidRPr="00E4708C" w:rsidRDefault="00507541" w:rsidP="00871A32">
      <w:pPr>
        <w:pStyle w:val="ListParagraph"/>
        <w:numPr>
          <w:ilvl w:val="0"/>
          <w:numId w:val="36"/>
        </w:numPr>
        <w:rPr>
          <w:lang w:val="en-US"/>
        </w:rPr>
      </w:pPr>
      <w:r w:rsidRPr="00E4708C">
        <w:rPr>
          <w:lang w:val="en-US"/>
        </w:rPr>
        <w:t>*</w:t>
      </w:r>
      <w:r w:rsidR="00212F40" w:rsidRPr="00E4708C">
        <w:rPr>
          <w:lang w:val="en-US"/>
        </w:rPr>
        <w:t xml:space="preserve">YOU SHOULD ALSO </w:t>
      </w:r>
      <w:r w:rsidR="00212F40" w:rsidRPr="00E4708C">
        <w:rPr>
          <w:highlight w:val="cyan"/>
          <w:lang w:val="en-US"/>
        </w:rPr>
        <w:t>UNDERSTAND HOW THE MODULES ARE RELATED / LINKED</w:t>
      </w:r>
      <w:r w:rsidR="00212F40" w:rsidRPr="00E4708C">
        <w:rPr>
          <w:lang w:val="en-US"/>
        </w:rPr>
        <w:t>.</w:t>
      </w:r>
    </w:p>
    <w:p w14:paraId="224A46B0" w14:textId="0D6FFE4A" w:rsidR="00CC639E" w:rsidRPr="00E4708C" w:rsidRDefault="00CC639E" w:rsidP="00871A32">
      <w:pPr>
        <w:pStyle w:val="ListParagraph"/>
        <w:numPr>
          <w:ilvl w:val="0"/>
          <w:numId w:val="36"/>
        </w:numPr>
        <w:rPr>
          <w:lang w:val="en-US"/>
        </w:rPr>
      </w:pPr>
      <w:r w:rsidRPr="00E4708C">
        <w:rPr>
          <w:highlight w:val="cyan"/>
          <w:lang w:val="en-US"/>
        </w:rPr>
        <w:t>IDENTIFY ALL THE POSSIBLE SCENARIO</w:t>
      </w:r>
      <w:r w:rsidRPr="00E4708C">
        <w:rPr>
          <w:lang w:val="en-US"/>
        </w:rPr>
        <w:t>.</w:t>
      </w:r>
    </w:p>
    <w:p w14:paraId="3A31F3F2" w14:textId="6C3DC314" w:rsidR="00CC639E" w:rsidRPr="00E4708C" w:rsidRDefault="000C7A0F" w:rsidP="00871A32">
      <w:pPr>
        <w:pStyle w:val="ListParagraph"/>
        <w:numPr>
          <w:ilvl w:val="0"/>
          <w:numId w:val="36"/>
        </w:numPr>
        <w:rPr>
          <w:lang w:val="en-US"/>
        </w:rPr>
      </w:pPr>
      <w:r w:rsidRPr="00E4708C">
        <w:rPr>
          <w:highlight w:val="cyan"/>
          <w:lang w:val="en-US"/>
        </w:rPr>
        <w:lastRenderedPageBreak/>
        <w:t>PRIORITIZE THE IDENTIFIED SCIENARIO</w:t>
      </w:r>
      <w:r w:rsidRPr="00E4708C">
        <w:rPr>
          <w:lang w:val="en-US"/>
        </w:rPr>
        <w:t>.</w:t>
      </w:r>
    </w:p>
    <w:p w14:paraId="609F9DF6" w14:textId="768D5AED" w:rsidR="000C7A0F" w:rsidRPr="00E4708C" w:rsidRDefault="000C7A0F" w:rsidP="00871A32">
      <w:pPr>
        <w:pStyle w:val="ListParagraph"/>
        <w:numPr>
          <w:ilvl w:val="0"/>
          <w:numId w:val="36"/>
        </w:numPr>
        <w:rPr>
          <w:highlight w:val="cyan"/>
          <w:lang w:val="en-US"/>
        </w:rPr>
      </w:pPr>
      <w:r w:rsidRPr="00E4708C">
        <w:rPr>
          <w:highlight w:val="cyan"/>
          <w:lang w:val="en-US"/>
        </w:rPr>
        <w:t xml:space="preserve">DOCUMENT THE </w:t>
      </w:r>
      <w:r w:rsidR="00BF167B" w:rsidRPr="00E4708C">
        <w:rPr>
          <w:highlight w:val="cyan"/>
          <w:lang w:val="en-US"/>
        </w:rPr>
        <w:t>SCENARIO ACCORDING TO PRIORITY.</w:t>
      </w:r>
    </w:p>
    <w:p w14:paraId="42C71BDD" w14:textId="42F11E7A" w:rsidR="00BF167B" w:rsidRPr="00E4708C" w:rsidRDefault="001454F2" w:rsidP="00871A32">
      <w:pPr>
        <w:pStyle w:val="ListParagraph"/>
        <w:numPr>
          <w:ilvl w:val="0"/>
          <w:numId w:val="36"/>
        </w:numPr>
        <w:rPr>
          <w:highlight w:val="cyan"/>
          <w:lang w:val="en-US"/>
        </w:rPr>
      </w:pPr>
      <w:r w:rsidRPr="00E4708C">
        <w:rPr>
          <w:highlight w:val="cyan"/>
          <w:lang w:val="en-US"/>
        </w:rPr>
        <w:t>EXECUTE THE SCENARIO .</w:t>
      </w:r>
    </w:p>
    <w:p w14:paraId="5BA12069" w14:textId="08E2B7D9" w:rsidR="001454F2" w:rsidRPr="00E4708C" w:rsidRDefault="001454F2" w:rsidP="00871A32">
      <w:pPr>
        <w:pStyle w:val="ListParagraph"/>
        <w:numPr>
          <w:ilvl w:val="0"/>
          <w:numId w:val="36"/>
        </w:numPr>
        <w:rPr>
          <w:highlight w:val="cyan"/>
          <w:lang w:val="en-US"/>
        </w:rPr>
      </w:pPr>
      <w:r w:rsidRPr="00E4708C">
        <w:rPr>
          <w:highlight w:val="cyan"/>
          <w:lang w:val="en-US"/>
        </w:rPr>
        <w:t>TRACK THE DEFECTS.</w:t>
      </w:r>
    </w:p>
    <w:p w14:paraId="17D84E02" w14:textId="7D65BD5D" w:rsidR="001454F2" w:rsidRPr="00E4708C" w:rsidRDefault="00E73343" w:rsidP="00871A32">
      <w:pPr>
        <w:pStyle w:val="ListParagraph"/>
        <w:numPr>
          <w:ilvl w:val="0"/>
          <w:numId w:val="36"/>
        </w:numPr>
        <w:rPr>
          <w:lang w:val="en-US"/>
        </w:rPr>
      </w:pPr>
      <w:r w:rsidRPr="00E4708C">
        <w:rPr>
          <w:highlight w:val="cyan"/>
          <w:lang w:val="en-US"/>
        </w:rPr>
        <w:t>CUMMUNICATE WITH DEVELOPERS</w:t>
      </w:r>
      <w:r w:rsidRPr="00E4708C">
        <w:rPr>
          <w:lang w:val="en-US"/>
        </w:rPr>
        <w:t>.</w:t>
      </w:r>
    </w:p>
    <w:p w14:paraId="04DAB686" w14:textId="712AA94E" w:rsidR="00E73343" w:rsidRPr="00E4708C" w:rsidRDefault="00E73343" w:rsidP="00871A32">
      <w:pPr>
        <w:pStyle w:val="Heading2"/>
        <w:rPr>
          <w:lang w:val="en-US"/>
        </w:rPr>
      </w:pPr>
      <w:r w:rsidRPr="00E4708C">
        <w:rPr>
          <w:lang w:val="en-US"/>
        </w:rPr>
        <w:t>POSITIVE INTIGRATION TESTING=</w:t>
      </w:r>
    </w:p>
    <w:p w14:paraId="0B3E3AC0" w14:textId="12F29D55" w:rsidR="00E73343" w:rsidRPr="00E4708C" w:rsidRDefault="000465D6" w:rsidP="00871A32">
      <w:pPr>
        <w:pStyle w:val="ListParagraph"/>
        <w:numPr>
          <w:ilvl w:val="0"/>
          <w:numId w:val="37"/>
        </w:numPr>
        <w:rPr>
          <w:lang w:val="en-US"/>
        </w:rPr>
      </w:pPr>
      <w:r w:rsidRPr="00E4708C">
        <w:rPr>
          <w:highlight w:val="cyan"/>
          <w:lang w:val="en-US"/>
        </w:rPr>
        <w:t xml:space="preserve">AMOUNT TRANSFERD IS LESSTHAN OR EQUL TO BALANCE </w:t>
      </w:r>
      <w:r w:rsidR="00547CA7" w:rsidRPr="00E4708C">
        <w:rPr>
          <w:highlight w:val="cyan"/>
          <w:lang w:val="en-US"/>
        </w:rPr>
        <w:t>THIS TESTING IS KNOWN  AS</w:t>
      </w:r>
      <w:r w:rsidR="00547CA7" w:rsidRPr="00E4708C">
        <w:rPr>
          <w:lang w:val="en-US"/>
        </w:rPr>
        <w:t xml:space="preserve"> POSITIVE INTIGRATION TESTING.</w:t>
      </w:r>
    </w:p>
    <w:p w14:paraId="19A8A819" w14:textId="1B01D72B" w:rsidR="009E54B1" w:rsidRPr="00E4708C" w:rsidRDefault="009E54B1" w:rsidP="00871A32">
      <w:pPr>
        <w:pStyle w:val="Heading2"/>
        <w:rPr>
          <w:lang w:val="en-US"/>
        </w:rPr>
      </w:pPr>
      <w:r w:rsidRPr="00E4708C">
        <w:rPr>
          <w:lang w:val="en-US"/>
        </w:rPr>
        <w:t>NEGATIVE INTIGRATION TESTING=</w:t>
      </w:r>
    </w:p>
    <w:p w14:paraId="4333DF4C" w14:textId="5C52B423" w:rsidR="009E54B1" w:rsidRPr="00E4708C" w:rsidRDefault="00542028" w:rsidP="00871A32">
      <w:pPr>
        <w:pStyle w:val="ListParagraph"/>
        <w:numPr>
          <w:ilvl w:val="0"/>
          <w:numId w:val="37"/>
        </w:numPr>
        <w:rPr>
          <w:highlight w:val="cyan"/>
          <w:lang w:val="en-US"/>
        </w:rPr>
      </w:pPr>
      <w:r w:rsidRPr="00E4708C">
        <w:rPr>
          <w:highlight w:val="cyan"/>
          <w:lang w:val="en-US"/>
        </w:rPr>
        <w:t>AMOUT TRANSFERD IS MORE THAN THE BALANCE</w:t>
      </w:r>
    </w:p>
    <w:p w14:paraId="4C6831B8" w14:textId="64C5DA8B" w:rsidR="00542028" w:rsidRPr="00E4708C" w:rsidRDefault="00410B64" w:rsidP="00871A32">
      <w:pPr>
        <w:pStyle w:val="ListParagraph"/>
        <w:numPr>
          <w:ilvl w:val="0"/>
          <w:numId w:val="37"/>
        </w:numPr>
        <w:rPr>
          <w:lang w:val="en-US"/>
        </w:rPr>
      </w:pPr>
      <w:r w:rsidRPr="00E4708C">
        <w:rPr>
          <w:highlight w:val="cyan"/>
          <w:lang w:val="en-US"/>
        </w:rPr>
        <w:t xml:space="preserve">IF THE AMOUNT GET TRANSFERD THE NEGATIVE </w:t>
      </w:r>
      <w:r w:rsidR="00D76208" w:rsidRPr="00E4708C">
        <w:rPr>
          <w:highlight w:val="cyan"/>
          <w:lang w:val="en-US"/>
        </w:rPr>
        <w:t>TESTING IS FAILED</w:t>
      </w:r>
      <w:r w:rsidR="00D76208" w:rsidRPr="00E4708C">
        <w:rPr>
          <w:lang w:val="en-US"/>
        </w:rPr>
        <w:t>.</w:t>
      </w:r>
    </w:p>
    <w:p w14:paraId="521CFF3E" w14:textId="3B7D2A22" w:rsidR="00D76208" w:rsidRPr="00E4708C" w:rsidRDefault="004B64F7" w:rsidP="00871A32">
      <w:pPr>
        <w:pStyle w:val="ListParagraph"/>
        <w:numPr>
          <w:ilvl w:val="0"/>
          <w:numId w:val="37"/>
        </w:numPr>
        <w:rPr>
          <w:lang w:val="en-US"/>
        </w:rPr>
      </w:pPr>
      <w:r w:rsidRPr="00E4708C">
        <w:rPr>
          <w:lang w:val="en-US"/>
        </w:rPr>
        <w:t xml:space="preserve">IF THE </w:t>
      </w:r>
      <w:r w:rsidRPr="00E4708C">
        <w:rPr>
          <w:highlight w:val="cyan"/>
          <w:lang w:val="en-US"/>
        </w:rPr>
        <w:t xml:space="preserve">AMOUNT DOES NOT GET TRANSFERD THE NEGATIVE </w:t>
      </w:r>
      <w:r w:rsidR="0001560C" w:rsidRPr="00E4708C">
        <w:rPr>
          <w:highlight w:val="cyan"/>
          <w:lang w:val="en-US"/>
        </w:rPr>
        <w:t>TESTING IS PASSED</w:t>
      </w:r>
      <w:r w:rsidR="0001560C" w:rsidRPr="00E4708C">
        <w:rPr>
          <w:lang w:val="en-US"/>
        </w:rPr>
        <w:t>.</w:t>
      </w:r>
    </w:p>
    <w:p w14:paraId="01212DFC" w14:textId="67FE74FA" w:rsidR="0083418A" w:rsidRPr="00E4708C" w:rsidRDefault="00B14CE5" w:rsidP="00871A32">
      <w:pPr>
        <w:pStyle w:val="Heading2"/>
        <w:rPr>
          <w:lang w:val="en-US"/>
        </w:rPr>
      </w:pPr>
      <w:r w:rsidRPr="00E4708C">
        <w:rPr>
          <w:lang w:val="en-US"/>
        </w:rPr>
        <w:t>TYPES OF INTIGRATION TESTING=</w:t>
      </w:r>
    </w:p>
    <w:p w14:paraId="02F6A65B" w14:textId="49201D94" w:rsidR="00B14CE5" w:rsidRPr="00E4708C" w:rsidRDefault="00217272" w:rsidP="00871A32">
      <w:pPr>
        <w:pStyle w:val="Heading3"/>
        <w:rPr>
          <w:lang w:val="en-US"/>
        </w:rPr>
      </w:pPr>
      <w:r w:rsidRPr="00E4708C">
        <w:rPr>
          <w:lang w:val="en-US"/>
        </w:rPr>
        <w:t>1 INCREMENTAL INTIGRATION TESTING</w:t>
      </w:r>
      <w:r w:rsidR="00760B2B" w:rsidRPr="00E4708C">
        <w:rPr>
          <w:lang w:val="en-US"/>
        </w:rPr>
        <w:t>=</w:t>
      </w:r>
    </w:p>
    <w:p w14:paraId="6D3C73D5" w14:textId="7110FE0D" w:rsidR="00760B2B" w:rsidRPr="00E4708C" w:rsidRDefault="00760B2B" w:rsidP="00871A32">
      <w:pPr>
        <w:pStyle w:val="ListParagraph"/>
        <w:numPr>
          <w:ilvl w:val="0"/>
          <w:numId w:val="38"/>
        </w:numPr>
        <w:rPr>
          <w:lang w:val="en-US"/>
        </w:rPr>
      </w:pPr>
      <w:r w:rsidRPr="00E4708C">
        <w:rPr>
          <w:highlight w:val="cyan"/>
          <w:lang w:val="en-US"/>
        </w:rPr>
        <w:t>TOP DOWN</w:t>
      </w:r>
      <w:r w:rsidRPr="00E4708C">
        <w:rPr>
          <w:lang w:val="en-US"/>
        </w:rPr>
        <w:t xml:space="preserve"> INCREMENTAL INTIGRATION TESTING </w:t>
      </w:r>
      <w:r w:rsidR="00AA4B0A" w:rsidRPr="00E4708C">
        <w:rPr>
          <w:lang w:val="en-US"/>
        </w:rPr>
        <w:t>.</w:t>
      </w:r>
    </w:p>
    <w:p w14:paraId="7A483AC6" w14:textId="0C0433DA" w:rsidR="00AA4B0A" w:rsidRPr="00E4708C" w:rsidRDefault="00AA4B0A" w:rsidP="00871A32">
      <w:pPr>
        <w:pStyle w:val="ListParagraph"/>
        <w:numPr>
          <w:ilvl w:val="0"/>
          <w:numId w:val="38"/>
        </w:numPr>
        <w:rPr>
          <w:lang w:val="en-US"/>
        </w:rPr>
      </w:pPr>
      <w:r w:rsidRPr="00E4708C">
        <w:rPr>
          <w:highlight w:val="cyan"/>
          <w:lang w:val="en-US"/>
        </w:rPr>
        <w:t>BOTTOM UP</w:t>
      </w:r>
      <w:r w:rsidRPr="00E4708C">
        <w:rPr>
          <w:lang w:val="en-US"/>
        </w:rPr>
        <w:t xml:space="preserve"> INCREMENTAL INTIGRATION TESTING.</w:t>
      </w:r>
    </w:p>
    <w:p w14:paraId="4D4F203B" w14:textId="608A0D52" w:rsidR="00AA4B0A" w:rsidRPr="00E4708C" w:rsidRDefault="00F95D12" w:rsidP="00871A32">
      <w:pPr>
        <w:pStyle w:val="Heading3"/>
        <w:rPr>
          <w:lang w:val="en-US"/>
        </w:rPr>
      </w:pPr>
      <w:r w:rsidRPr="00E4708C">
        <w:rPr>
          <w:lang w:val="en-US"/>
        </w:rPr>
        <w:t>2.NON INCREMENTAL INTIGRATION TESTING.</w:t>
      </w:r>
    </w:p>
    <w:p w14:paraId="1B58C870" w14:textId="77777777" w:rsidR="00F95D12" w:rsidRPr="00E4708C" w:rsidRDefault="00F95D12" w:rsidP="00871A32">
      <w:pPr>
        <w:rPr>
          <w:lang w:val="en-US"/>
        </w:rPr>
      </w:pPr>
    </w:p>
    <w:p w14:paraId="1137F4D0" w14:textId="194FA228" w:rsidR="00F95D12" w:rsidRPr="00E4708C" w:rsidRDefault="00F95D12" w:rsidP="00871A32">
      <w:pPr>
        <w:pStyle w:val="Heading3"/>
        <w:rPr>
          <w:lang w:val="en-US"/>
        </w:rPr>
      </w:pPr>
      <w:r w:rsidRPr="00E4708C">
        <w:rPr>
          <w:lang w:val="en-US"/>
        </w:rPr>
        <w:t>1 INCREMENTAL INTIGRATION TESTING=</w:t>
      </w:r>
    </w:p>
    <w:p w14:paraId="73504430" w14:textId="5229929B" w:rsidR="008729C0" w:rsidRPr="00E4708C" w:rsidRDefault="008729C0" w:rsidP="00871A32">
      <w:pPr>
        <w:pStyle w:val="ListParagraph"/>
        <w:numPr>
          <w:ilvl w:val="0"/>
          <w:numId w:val="39"/>
        </w:numPr>
        <w:rPr>
          <w:lang w:val="en-US"/>
        </w:rPr>
      </w:pPr>
      <w:r w:rsidRPr="00E4708C">
        <w:rPr>
          <w:highlight w:val="cyan"/>
          <w:lang w:val="en-US"/>
        </w:rPr>
        <w:t xml:space="preserve">INCREMENTALLY ADD THE MODULES </w:t>
      </w:r>
      <w:r w:rsidR="00356E92" w:rsidRPr="00E4708C">
        <w:rPr>
          <w:highlight w:val="cyan"/>
          <w:lang w:val="en-US"/>
        </w:rPr>
        <w:t xml:space="preserve">AND TEST THE DATAFLOW BETWEEN THE MODULES </w:t>
      </w:r>
      <w:r w:rsidR="00FA42DD" w:rsidRPr="00E4708C">
        <w:rPr>
          <w:highlight w:val="cyan"/>
          <w:lang w:val="en-US"/>
        </w:rPr>
        <w:t>IS CALLED</w:t>
      </w:r>
      <w:r w:rsidR="00FA42DD" w:rsidRPr="00E4708C">
        <w:rPr>
          <w:lang w:val="en-US"/>
        </w:rPr>
        <w:t xml:space="preserve"> IIT.</w:t>
      </w:r>
    </w:p>
    <w:p w14:paraId="752E76FB" w14:textId="706ADC7F" w:rsidR="00FA42DD" w:rsidRPr="00E4708C" w:rsidRDefault="00FA42DD" w:rsidP="00871A32">
      <w:pPr>
        <w:pStyle w:val="Heading3"/>
        <w:rPr>
          <w:lang w:val="en-US"/>
        </w:rPr>
      </w:pPr>
      <w:r w:rsidRPr="00E4708C">
        <w:rPr>
          <w:lang w:val="en-US"/>
        </w:rPr>
        <w:t>IN IIT THER ARE 2 TYPES=</w:t>
      </w:r>
    </w:p>
    <w:p w14:paraId="0395BB7A" w14:textId="2939341D" w:rsidR="00FA42DD" w:rsidRPr="00E4708C" w:rsidRDefault="00FA42DD" w:rsidP="00871A32">
      <w:pPr>
        <w:rPr>
          <w:lang w:val="en-US"/>
        </w:rPr>
      </w:pPr>
      <w:r w:rsidRPr="00E4708C">
        <w:rPr>
          <w:lang w:val="en-US"/>
        </w:rPr>
        <w:t>1 TOP DOWN IIT=</w:t>
      </w:r>
    </w:p>
    <w:p w14:paraId="61EEFFBD" w14:textId="6BD5840B" w:rsidR="00FA42DD" w:rsidRPr="00E4708C" w:rsidRDefault="008C11BA" w:rsidP="00871A32">
      <w:pPr>
        <w:pStyle w:val="ListParagraph"/>
        <w:numPr>
          <w:ilvl w:val="0"/>
          <w:numId w:val="39"/>
        </w:numPr>
        <w:rPr>
          <w:lang w:val="en-US"/>
        </w:rPr>
      </w:pPr>
      <w:r w:rsidRPr="00E4708C">
        <w:rPr>
          <w:highlight w:val="cyan"/>
          <w:lang w:val="en-US"/>
        </w:rPr>
        <w:t xml:space="preserve">INCREMENTALLY ADD THE MODULE AND TEST THE DATAFLOW BETWEEN </w:t>
      </w:r>
      <w:r w:rsidR="00AB5AB6" w:rsidRPr="00E4708C">
        <w:rPr>
          <w:highlight w:val="cyan"/>
          <w:lang w:val="en-US"/>
        </w:rPr>
        <w:t>THE MODULE</w:t>
      </w:r>
    </w:p>
    <w:p w14:paraId="34C5D4EC" w14:textId="6EAEBFE1" w:rsidR="00AB5AB6" w:rsidRDefault="00AB5AB6" w:rsidP="00871A32">
      <w:pPr>
        <w:pStyle w:val="ListParagraph"/>
        <w:numPr>
          <w:ilvl w:val="0"/>
          <w:numId w:val="39"/>
        </w:numPr>
        <w:rPr>
          <w:lang w:val="en-US"/>
        </w:rPr>
      </w:pPr>
      <w:r w:rsidRPr="00E4708C">
        <w:rPr>
          <w:highlight w:val="cyan"/>
          <w:lang w:val="en-US"/>
        </w:rPr>
        <w:t>MAKE SURE THE MODULE</w:t>
      </w:r>
      <w:r w:rsidR="00E378A8" w:rsidRPr="00E4708C">
        <w:rPr>
          <w:highlight w:val="cyan"/>
          <w:lang w:val="en-US"/>
        </w:rPr>
        <w:t>S</w:t>
      </w:r>
      <w:r w:rsidRPr="00E4708C">
        <w:rPr>
          <w:highlight w:val="cyan"/>
          <w:lang w:val="en-US"/>
        </w:rPr>
        <w:t xml:space="preserve"> WE ARE ADDING </w:t>
      </w:r>
      <w:r w:rsidR="00CC7742" w:rsidRPr="00E4708C">
        <w:rPr>
          <w:highlight w:val="cyan"/>
          <w:lang w:val="en-US"/>
        </w:rPr>
        <w:t>CHILD OF PREVIOUS MODULE</w:t>
      </w:r>
      <w:r w:rsidR="00CC7742" w:rsidRPr="00E4708C">
        <w:rPr>
          <w:lang w:val="en-US"/>
        </w:rPr>
        <w:t xml:space="preserve"> .</w:t>
      </w:r>
    </w:p>
    <w:p w14:paraId="18A2ED10" w14:textId="77777777" w:rsidR="00A75360" w:rsidRPr="00A75360" w:rsidRDefault="00A75360" w:rsidP="00A75360">
      <w:pPr>
        <w:pStyle w:val="ListParagraph"/>
        <w:numPr>
          <w:ilvl w:val="0"/>
          <w:numId w:val="39"/>
        </w:numPr>
        <w:rPr>
          <w:lang w:val="en-US"/>
        </w:rPr>
      </w:pPr>
      <w:r w:rsidRPr="00A75360">
        <w:rPr>
          <w:lang w:val="en-US"/>
        </w:rPr>
        <w:t>Order Module</w:t>
      </w:r>
    </w:p>
    <w:p w14:paraId="3D6D2FBE" w14:textId="77777777" w:rsidR="00A75360" w:rsidRPr="00A75360" w:rsidRDefault="00A75360" w:rsidP="00A75360">
      <w:pPr>
        <w:pStyle w:val="ListParagraph"/>
        <w:numPr>
          <w:ilvl w:val="0"/>
          <w:numId w:val="39"/>
        </w:numPr>
        <w:rPr>
          <w:lang w:val="en-US"/>
        </w:rPr>
      </w:pPr>
      <w:r w:rsidRPr="00A75360">
        <w:rPr>
          <w:lang w:val="en-US"/>
        </w:rPr>
        <w:t xml:space="preserve">│   </w:t>
      </w:r>
      <w:r w:rsidRPr="00A75360">
        <w:rPr>
          <w:rFonts w:ascii="MS Gothic" w:eastAsia="MS Gothic" w:hAnsi="MS Gothic" w:cs="MS Gothic" w:hint="eastAsia"/>
          <w:lang w:val="en-US"/>
        </w:rPr>
        <w:t>├</w:t>
      </w:r>
      <w:r w:rsidRPr="00A75360">
        <w:rPr>
          <w:rFonts w:ascii="Calibri" w:hAnsi="Calibri" w:cs="Calibri"/>
          <w:lang w:val="en-US"/>
        </w:rPr>
        <w:t>──</w:t>
      </w:r>
      <w:r w:rsidRPr="00A75360">
        <w:rPr>
          <w:lang w:val="en-US"/>
        </w:rPr>
        <w:t xml:space="preserve"> Payment Module</w:t>
      </w:r>
    </w:p>
    <w:p w14:paraId="31876465" w14:textId="20CD56F4" w:rsidR="00A75360" w:rsidRPr="00E4708C" w:rsidRDefault="00A75360" w:rsidP="00A75360">
      <w:pPr>
        <w:pStyle w:val="ListParagraph"/>
        <w:numPr>
          <w:ilvl w:val="0"/>
          <w:numId w:val="39"/>
        </w:numPr>
        <w:rPr>
          <w:lang w:val="en-US"/>
        </w:rPr>
      </w:pPr>
      <w:r w:rsidRPr="00A75360">
        <w:rPr>
          <w:lang w:val="en-US"/>
        </w:rPr>
        <w:t>│   └── Shipping Module</w:t>
      </w:r>
    </w:p>
    <w:p w14:paraId="53BE75FD" w14:textId="2AB0D4AC" w:rsidR="00E378A8" w:rsidRPr="00E4708C" w:rsidRDefault="00E378A8" w:rsidP="00871A32">
      <w:pPr>
        <w:rPr>
          <w:lang w:val="en-US"/>
        </w:rPr>
      </w:pPr>
      <w:r w:rsidRPr="00E4708C">
        <w:rPr>
          <w:lang w:val="en-US"/>
        </w:rPr>
        <w:t>2 BOTTOM UP IIT=</w:t>
      </w:r>
    </w:p>
    <w:p w14:paraId="6E16FA08" w14:textId="79379852" w:rsidR="00E378A8" w:rsidRPr="00E4708C" w:rsidRDefault="00B052E9" w:rsidP="00871A32">
      <w:pPr>
        <w:pStyle w:val="ListParagraph"/>
        <w:numPr>
          <w:ilvl w:val="0"/>
          <w:numId w:val="40"/>
        </w:numPr>
        <w:rPr>
          <w:highlight w:val="cyan"/>
          <w:lang w:val="en-US"/>
        </w:rPr>
      </w:pPr>
      <w:r w:rsidRPr="00E4708C">
        <w:rPr>
          <w:highlight w:val="cyan"/>
          <w:lang w:val="en-US"/>
        </w:rPr>
        <w:t>INCREMENTALLY ADD THE MODULES AND TEST THE DATAFLOW BETWEEN THE MODULES</w:t>
      </w:r>
    </w:p>
    <w:p w14:paraId="3CC927E8" w14:textId="4FA6AF8C" w:rsidR="00777DAE" w:rsidRDefault="00777DAE" w:rsidP="00871A32">
      <w:pPr>
        <w:pStyle w:val="ListParagraph"/>
        <w:numPr>
          <w:ilvl w:val="0"/>
          <w:numId w:val="40"/>
        </w:numPr>
        <w:rPr>
          <w:highlight w:val="cyan"/>
          <w:lang w:val="en-US"/>
        </w:rPr>
      </w:pPr>
      <w:r w:rsidRPr="00E4708C">
        <w:rPr>
          <w:highlight w:val="cyan"/>
          <w:lang w:val="en-US"/>
        </w:rPr>
        <w:t xml:space="preserve">MAKE SURE THAT WE ARE ADDING </w:t>
      </w:r>
      <w:r w:rsidR="00D819A2" w:rsidRPr="00E4708C">
        <w:rPr>
          <w:highlight w:val="cyan"/>
          <w:lang w:val="en-US"/>
        </w:rPr>
        <w:t>THE PARENT OF THE PREVIOUS MODEL.</w:t>
      </w:r>
    </w:p>
    <w:p w14:paraId="106B8378" w14:textId="77777777" w:rsidR="0068420C" w:rsidRPr="0068420C" w:rsidRDefault="0068420C" w:rsidP="0068420C">
      <w:pPr>
        <w:pStyle w:val="ListParagraph"/>
        <w:numPr>
          <w:ilvl w:val="0"/>
          <w:numId w:val="40"/>
        </w:numPr>
        <w:rPr>
          <w:highlight w:val="cyan"/>
          <w:lang w:val="en-US"/>
        </w:rPr>
      </w:pPr>
      <w:r w:rsidRPr="0068420C">
        <w:rPr>
          <w:highlight w:val="cyan"/>
          <w:lang w:val="en-US"/>
        </w:rPr>
        <w:t>── Order Module</w:t>
      </w:r>
    </w:p>
    <w:p w14:paraId="079F46F9" w14:textId="77777777" w:rsidR="0068420C" w:rsidRPr="0068420C" w:rsidRDefault="0068420C" w:rsidP="0068420C">
      <w:pPr>
        <w:pStyle w:val="ListParagraph"/>
        <w:numPr>
          <w:ilvl w:val="0"/>
          <w:numId w:val="40"/>
        </w:numPr>
        <w:rPr>
          <w:highlight w:val="cyan"/>
          <w:lang w:val="en-US"/>
        </w:rPr>
      </w:pPr>
      <w:r w:rsidRPr="0068420C">
        <w:rPr>
          <w:highlight w:val="cyan"/>
          <w:lang w:val="en-US"/>
        </w:rPr>
        <w:t xml:space="preserve">│   </w:t>
      </w:r>
      <w:r w:rsidRPr="0068420C">
        <w:rPr>
          <w:rFonts w:ascii="MS Gothic" w:eastAsia="MS Gothic" w:hAnsi="MS Gothic" w:cs="MS Gothic" w:hint="eastAsia"/>
          <w:highlight w:val="cyan"/>
          <w:lang w:val="en-US"/>
        </w:rPr>
        <w:t>├</w:t>
      </w:r>
      <w:r w:rsidRPr="0068420C">
        <w:rPr>
          <w:rFonts w:ascii="Calibri" w:hAnsi="Calibri" w:cs="Calibri"/>
          <w:highlight w:val="cyan"/>
          <w:lang w:val="en-US"/>
        </w:rPr>
        <w:t>──</w:t>
      </w:r>
      <w:r w:rsidRPr="0068420C">
        <w:rPr>
          <w:highlight w:val="cyan"/>
          <w:lang w:val="en-US"/>
        </w:rPr>
        <w:t xml:space="preserve"> Payment Service (Bottom)</w:t>
      </w:r>
    </w:p>
    <w:p w14:paraId="662818CD" w14:textId="047270AA" w:rsidR="0068420C" w:rsidRPr="00E4708C" w:rsidRDefault="0068420C" w:rsidP="0068420C">
      <w:pPr>
        <w:pStyle w:val="ListParagraph"/>
        <w:numPr>
          <w:ilvl w:val="0"/>
          <w:numId w:val="40"/>
        </w:numPr>
        <w:rPr>
          <w:highlight w:val="cyan"/>
          <w:lang w:val="en-US"/>
        </w:rPr>
      </w:pPr>
      <w:r w:rsidRPr="0068420C">
        <w:rPr>
          <w:highlight w:val="cyan"/>
          <w:lang w:val="en-US"/>
        </w:rPr>
        <w:t>│   └── Shipping Service (Bottom)</w:t>
      </w:r>
    </w:p>
    <w:p w14:paraId="2826D6BE" w14:textId="3E0CB2BD" w:rsidR="00D819A2" w:rsidRPr="00E4708C" w:rsidRDefault="005714BF" w:rsidP="00871A32">
      <w:pPr>
        <w:pStyle w:val="Heading2"/>
        <w:rPr>
          <w:lang w:val="en-US"/>
        </w:rPr>
      </w:pPr>
      <w:r w:rsidRPr="00E4708C">
        <w:rPr>
          <w:lang w:val="en-US"/>
        </w:rPr>
        <w:t xml:space="preserve">2 NON INCREMENTAL INTEGRATION </w:t>
      </w:r>
      <w:r w:rsidR="000C6F75" w:rsidRPr="00E4708C">
        <w:rPr>
          <w:lang w:val="en-US"/>
        </w:rPr>
        <w:t>TESTING</w:t>
      </w:r>
      <w:r w:rsidR="006D5566" w:rsidRPr="00E4708C">
        <w:rPr>
          <w:lang w:val="en-US"/>
        </w:rPr>
        <w:t>(NIIT)</w:t>
      </w:r>
      <w:r w:rsidR="000C6F75" w:rsidRPr="00E4708C">
        <w:rPr>
          <w:lang w:val="en-US"/>
        </w:rPr>
        <w:t>=</w:t>
      </w:r>
    </w:p>
    <w:p w14:paraId="36848E6E" w14:textId="45F3EF11" w:rsidR="000C6F75" w:rsidRDefault="000C6F75" w:rsidP="00871A32">
      <w:pPr>
        <w:pStyle w:val="ListParagraph"/>
        <w:numPr>
          <w:ilvl w:val="0"/>
          <w:numId w:val="41"/>
        </w:numPr>
        <w:rPr>
          <w:lang w:val="en-US"/>
        </w:rPr>
      </w:pPr>
      <w:r w:rsidRPr="00E4708C">
        <w:rPr>
          <w:highlight w:val="cyan"/>
          <w:lang w:val="en-US"/>
        </w:rPr>
        <w:t xml:space="preserve">COMBINE ALL THE MODULES </w:t>
      </w:r>
      <w:r w:rsidR="007D5919" w:rsidRPr="00E4708C">
        <w:rPr>
          <w:highlight w:val="cyan"/>
          <w:lang w:val="en-US"/>
        </w:rPr>
        <w:t>AT A SHORT AN TEST DATAFLOW BETWEEN MODULES</w:t>
      </w:r>
      <w:r w:rsidR="007D5919" w:rsidRPr="00E4708C">
        <w:rPr>
          <w:lang w:val="en-US"/>
        </w:rPr>
        <w:t>.</w:t>
      </w:r>
    </w:p>
    <w:p w14:paraId="0F231055" w14:textId="10C7B3BE" w:rsidR="00E86C43" w:rsidRPr="00E86C43" w:rsidRDefault="00E86C43" w:rsidP="00E86C43">
      <w:pPr>
        <w:pStyle w:val="ListParagraph"/>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C43">
        <w:rPr>
          <w:rFonts w:ascii="Times New Roman" w:eastAsia="Times New Roman" w:hAnsi="Times New Roman" w:cs="Times New Roman"/>
          <w:kern w:val="0"/>
          <w:sz w:val="24"/>
          <w:szCs w:val="24"/>
          <w:lang w:eastAsia="en-IN"/>
          <w14:ligatures w14:val="none"/>
        </w:rPr>
        <w:t xml:space="preserve">Wait until </w:t>
      </w:r>
      <w:r w:rsidRPr="00E86C43">
        <w:rPr>
          <w:rFonts w:ascii="Times New Roman" w:eastAsia="Times New Roman" w:hAnsi="Times New Roman" w:cs="Times New Roman"/>
          <w:b/>
          <w:bCs/>
          <w:kern w:val="0"/>
          <w:sz w:val="24"/>
          <w:szCs w:val="24"/>
          <w:lang w:eastAsia="en-IN"/>
          <w14:ligatures w14:val="none"/>
        </w:rPr>
        <w:t>all modules are developed</w:t>
      </w:r>
    </w:p>
    <w:p w14:paraId="4F364A8B" w14:textId="52EDF8A1" w:rsidR="00E86C43" w:rsidRPr="00E86C43" w:rsidRDefault="00E86C43" w:rsidP="00E86C43">
      <w:pPr>
        <w:pStyle w:val="ListParagraph"/>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C43">
        <w:rPr>
          <w:rFonts w:ascii="Times New Roman" w:eastAsia="Times New Roman" w:hAnsi="Times New Roman" w:cs="Times New Roman"/>
          <w:kern w:val="0"/>
          <w:sz w:val="24"/>
          <w:szCs w:val="24"/>
          <w:lang w:eastAsia="en-IN"/>
          <w14:ligatures w14:val="none"/>
        </w:rPr>
        <w:t xml:space="preserve">Integrate them </w:t>
      </w:r>
      <w:r w:rsidRPr="00E86C43">
        <w:rPr>
          <w:rFonts w:ascii="Times New Roman" w:eastAsia="Times New Roman" w:hAnsi="Times New Roman" w:cs="Times New Roman"/>
          <w:b/>
          <w:bCs/>
          <w:kern w:val="0"/>
          <w:sz w:val="24"/>
          <w:szCs w:val="24"/>
          <w:lang w:eastAsia="en-IN"/>
          <w14:ligatures w14:val="none"/>
        </w:rPr>
        <w:t>all at once</w:t>
      </w:r>
    </w:p>
    <w:p w14:paraId="7346CF87" w14:textId="52276BB6" w:rsidR="00E86C43" w:rsidRPr="00E86C43" w:rsidRDefault="00E86C43" w:rsidP="00E86C43">
      <w:pPr>
        <w:pStyle w:val="ListParagraph"/>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6C43">
        <w:rPr>
          <w:rFonts w:ascii="Times New Roman" w:eastAsia="Times New Roman" w:hAnsi="Times New Roman" w:cs="Times New Roman"/>
          <w:kern w:val="0"/>
          <w:sz w:val="24"/>
          <w:szCs w:val="24"/>
          <w:lang w:eastAsia="en-IN"/>
          <w14:ligatures w14:val="none"/>
        </w:rPr>
        <w:lastRenderedPageBreak/>
        <w:t xml:space="preserve">Test the </w:t>
      </w:r>
      <w:r w:rsidRPr="00E86C43">
        <w:rPr>
          <w:rFonts w:ascii="Times New Roman" w:eastAsia="Times New Roman" w:hAnsi="Times New Roman" w:cs="Times New Roman"/>
          <w:b/>
          <w:bCs/>
          <w:kern w:val="0"/>
          <w:sz w:val="24"/>
          <w:szCs w:val="24"/>
          <w:lang w:eastAsia="en-IN"/>
          <w14:ligatures w14:val="none"/>
        </w:rPr>
        <w:t>entire system together</w:t>
      </w:r>
    </w:p>
    <w:p w14:paraId="0012BBB2" w14:textId="0831D202" w:rsidR="00A852A9" w:rsidRPr="00E4708C" w:rsidRDefault="00A852A9" w:rsidP="00871A32">
      <w:pPr>
        <w:pStyle w:val="Heading3"/>
      </w:pPr>
      <w:r w:rsidRPr="00E4708C">
        <w:t xml:space="preserve">DRAWBACKS OF </w:t>
      </w:r>
      <w:r w:rsidR="006D5566" w:rsidRPr="00E4708C">
        <w:t>NIIT=</w:t>
      </w:r>
    </w:p>
    <w:p w14:paraId="4151A5EF" w14:textId="338E002A" w:rsidR="006D5566" w:rsidRPr="00E4708C" w:rsidRDefault="006D5566" w:rsidP="00871A32">
      <w:pPr>
        <w:pStyle w:val="ListParagraph"/>
        <w:numPr>
          <w:ilvl w:val="0"/>
          <w:numId w:val="41"/>
        </w:numPr>
      </w:pPr>
      <w:r w:rsidRPr="00E4708C">
        <w:rPr>
          <w:highlight w:val="cyan"/>
        </w:rPr>
        <w:t xml:space="preserve">WE MIGHT MISS </w:t>
      </w:r>
      <w:r w:rsidR="00D739D0" w:rsidRPr="00E4708C">
        <w:rPr>
          <w:highlight w:val="cyan"/>
        </w:rPr>
        <w:t xml:space="preserve">TESTING </w:t>
      </w:r>
      <w:r w:rsidR="008D3B8C" w:rsidRPr="00E4708C">
        <w:rPr>
          <w:highlight w:val="cyan"/>
        </w:rPr>
        <w:t>C</w:t>
      </w:r>
      <w:r w:rsidR="00D739D0" w:rsidRPr="00E4708C">
        <w:rPr>
          <w:highlight w:val="cyan"/>
        </w:rPr>
        <w:t>ERTAIN SCENARIOS</w:t>
      </w:r>
      <w:r w:rsidR="00D739D0" w:rsidRPr="00E4708C">
        <w:t>.</w:t>
      </w:r>
    </w:p>
    <w:p w14:paraId="0090A015" w14:textId="77777777" w:rsidR="00972751" w:rsidRPr="00E4708C" w:rsidRDefault="008D3B8C" w:rsidP="00871A32">
      <w:pPr>
        <w:pStyle w:val="ListParagraph"/>
        <w:numPr>
          <w:ilvl w:val="0"/>
          <w:numId w:val="41"/>
        </w:numPr>
      </w:pPr>
      <w:r w:rsidRPr="00E4708C">
        <w:rPr>
          <w:highlight w:val="cyan"/>
        </w:rPr>
        <w:t>FINDING THE ROUTE C</w:t>
      </w:r>
      <w:r w:rsidR="00713424" w:rsidRPr="00E4708C">
        <w:rPr>
          <w:highlight w:val="cyan"/>
        </w:rPr>
        <w:t>A</w:t>
      </w:r>
      <w:r w:rsidRPr="00E4708C">
        <w:rPr>
          <w:highlight w:val="cyan"/>
        </w:rPr>
        <w:t xml:space="preserve">USE </w:t>
      </w:r>
      <w:r w:rsidR="00713424" w:rsidRPr="00E4708C">
        <w:rPr>
          <w:highlight w:val="cyan"/>
        </w:rPr>
        <w:t>ANALYSIS IS DIFFICULT</w:t>
      </w:r>
      <w:r w:rsidR="00713424" w:rsidRPr="00E4708C">
        <w:t>.</w:t>
      </w:r>
    </w:p>
    <w:p w14:paraId="4A1C1BC4" w14:textId="448A5B2D" w:rsidR="00713424" w:rsidRPr="00E4708C" w:rsidRDefault="00972751" w:rsidP="00871A32">
      <w:pPr>
        <w:pStyle w:val="ListParagraph"/>
        <w:numPr>
          <w:ilvl w:val="0"/>
          <w:numId w:val="41"/>
        </w:numPr>
      </w:pPr>
      <w:r w:rsidRPr="00E4708C">
        <w:rPr>
          <w:color w:val="FF0000"/>
        </w:rPr>
        <w:t>NOTE</w:t>
      </w:r>
      <w:r w:rsidR="008B634E" w:rsidRPr="00E4708C">
        <w:t xml:space="preserve">= WE DO NIIT WHEN </w:t>
      </w:r>
      <w:r w:rsidR="008B634E" w:rsidRPr="00E4708C">
        <w:rPr>
          <w:highlight w:val="cyan"/>
        </w:rPr>
        <w:t xml:space="preserve">IT IS DIFFICULT </w:t>
      </w:r>
      <w:r w:rsidR="00816A51" w:rsidRPr="00E4708C">
        <w:rPr>
          <w:highlight w:val="cyan"/>
        </w:rPr>
        <w:t>TO IDENTIFY THE PARENT AND CHILD MODULE</w:t>
      </w:r>
      <w:r w:rsidR="00816A51" w:rsidRPr="00E4708C">
        <w:t>.</w:t>
      </w:r>
    </w:p>
    <w:p w14:paraId="4612FE43" w14:textId="099563F9" w:rsidR="00AF1309" w:rsidRPr="00E4708C" w:rsidRDefault="00AF1309" w:rsidP="00871A32">
      <w:pPr>
        <w:pStyle w:val="Heading2"/>
      </w:pPr>
      <w:r w:rsidRPr="00E4708C">
        <w:t>STUBS AND DRIVERS=</w:t>
      </w:r>
    </w:p>
    <w:p w14:paraId="7411BD29" w14:textId="0DE61113" w:rsidR="00215E81" w:rsidRPr="00E4708C" w:rsidRDefault="00215E81" w:rsidP="00871A32">
      <w:pPr>
        <w:pStyle w:val="Heading3"/>
      </w:pPr>
      <w:r w:rsidRPr="00E4708C">
        <w:t>STUBS=</w:t>
      </w:r>
    </w:p>
    <w:p w14:paraId="651F41DA" w14:textId="67A1B20F" w:rsidR="00953034" w:rsidRPr="00E4708C" w:rsidRDefault="00CD46AD" w:rsidP="00871A32">
      <w:pPr>
        <w:pStyle w:val="ListParagraph"/>
        <w:numPr>
          <w:ilvl w:val="0"/>
          <w:numId w:val="42"/>
        </w:numPr>
      </w:pPr>
      <w:r w:rsidRPr="00E4708C">
        <w:rPr>
          <w:highlight w:val="cyan"/>
        </w:rPr>
        <w:t>IT IS A DUMMY MODULE IT ACTS LIKE A REAL MODU</w:t>
      </w:r>
      <w:r w:rsidRPr="00E4708C">
        <w:t xml:space="preserve">LE </w:t>
      </w:r>
      <w:r w:rsidR="00953034" w:rsidRPr="00E4708C">
        <w:t>.</w:t>
      </w:r>
    </w:p>
    <w:p w14:paraId="2794FA51" w14:textId="4EF41FEE" w:rsidR="007E0DFD" w:rsidRPr="00E4708C" w:rsidRDefault="007E0DFD" w:rsidP="00871A32">
      <w:pPr>
        <w:pStyle w:val="ListParagraph"/>
        <w:numPr>
          <w:ilvl w:val="0"/>
          <w:numId w:val="42"/>
        </w:numPr>
      </w:pPr>
      <w:r w:rsidRPr="00E4708C">
        <w:t xml:space="preserve">WHICH IS </w:t>
      </w:r>
      <w:r w:rsidRPr="00E4708C">
        <w:rPr>
          <w:highlight w:val="cyan"/>
        </w:rPr>
        <w:t xml:space="preserve">NOT YET BUILT IT CAN GENERATE THE DATA AND </w:t>
      </w:r>
      <w:r w:rsidR="00953034" w:rsidRPr="00E4708C">
        <w:rPr>
          <w:highlight w:val="cyan"/>
        </w:rPr>
        <w:t>RECIVES THE DATA</w:t>
      </w:r>
      <w:r w:rsidR="00953034" w:rsidRPr="00E4708C">
        <w:t>.</w:t>
      </w:r>
    </w:p>
    <w:p w14:paraId="3A5257ED" w14:textId="68D711DA" w:rsidR="00953034" w:rsidRPr="00E4708C" w:rsidRDefault="00953034" w:rsidP="00871A32">
      <w:pPr>
        <w:pStyle w:val="Heading3"/>
      </w:pPr>
      <w:r w:rsidRPr="00E4708C">
        <w:t>DRIVERS=</w:t>
      </w:r>
    </w:p>
    <w:p w14:paraId="6DE2494A" w14:textId="61A8F733" w:rsidR="00953034" w:rsidRPr="00E4708C" w:rsidRDefault="00E9562B" w:rsidP="00871A32">
      <w:pPr>
        <w:pStyle w:val="ListParagraph"/>
        <w:numPr>
          <w:ilvl w:val="0"/>
          <w:numId w:val="43"/>
        </w:numPr>
      </w:pPr>
      <w:r w:rsidRPr="00E4708C">
        <w:rPr>
          <w:highlight w:val="cyan"/>
        </w:rPr>
        <w:t xml:space="preserve">IT IS ON WITH SETUPS THE TESTING ENVIRONMENT </w:t>
      </w:r>
      <w:r w:rsidR="0090229B" w:rsidRPr="00E4708C">
        <w:rPr>
          <w:highlight w:val="cyan"/>
        </w:rPr>
        <w:t xml:space="preserve"> AND DOES LOT OF TRANSACTIONS </w:t>
      </w:r>
      <w:r w:rsidR="00CF2409" w:rsidRPr="00E4708C">
        <w:rPr>
          <w:highlight w:val="cyan"/>
        </w:rPr>
        <w:t xml:space="preserve">ANALYZE THE RESULT </w:t>
      </w:r>
      <w:r w:rsidR="000D1723" w:rsidRPr="00E4708C">
        <w:rPr>
          <w:highlight w:val="cyan"/>
        </w:rPr>
        <w:t xml:space="preserve"> AND SENDS THE OUTPUT</w:t>
      </w:r>
      <w:r w:rsidR="000D1723" w:rsidRPr="00E4708C">
        <w:t>.</w:t>
      </w:r>
    </w:p>
    <w:p w14:paraId="396E9077" w14:textId="43345E8F" w:rsidR="000D1723" w:rsidRPr="00E4708C" w:rsidRDefault="005032DB" w:rsidP="00871A32">
      <w:pPr>
        <w:pStyle w:val="ListParagraph"/>
        <w:numPr>
          <w:ilvl w:val="0"/>
          <w:numId w:val="43"/>
        </w:numPr>
      </w:pPr>
      <w:r w:rsidRPr="00E4708C">
        <w:t xml:space="preserve">IN OTHER WORDS </w:t>
      </w:r>
      <w:r w:rsidRPr="00E4708C">
        <w:rPr>
          <w:highlight w:val="cyan"/>
        </w:rPr>
        <w:t xml:space="preserve">IT DOES TRANSACTIONS </w:t>
      </w:r>
      <w:r w:rsidR="0085618A" w:rsidRPr="00E4708C">
        <w:rPr>
          <w:highlight w:val="cyan"/>
        </w:rPr>
        <w:t>BETWEEN REAL MODULE AND STUBS</w:t>
      </w:r>
      <w:r w:rsidR="0085618A" w:rsidRPr="00E4708C">
        <w:t>.</w:t>
      </w:r>
    </w:p>
    <w:p w14:paraId="2B3AE15C" w14:textId="56F2B322" w:rsidR="00E23774" w:rsidRPr="00E4708C" w:rsidRDefault="005B260B" w:rsidP="00871A32">
      <w:pPr>
        <w:pStyle w:val="Heading3"/>
      </w:pPr>
      <w:r w:rsidRPr="00E4708C">
        <w:t>WHEN WE GO FOR STUBS AND DRIVERS IN INTI</w:t>
      </w:r>
      <w:r w:rsidR="009D3E4D" w:rsidRPr="00E4708C">
        <w:t>G</w:t>
      </w:r>
      <w:r w:rsidRPr="00E4708C">
        <w:t xml:space="preserve">RATION </w:t>
      </w:r>
      <w:r w:rsidR="009D3E4D" w:rsidRPr="00E4708C">
        <w:t>TESTING =</w:t>
      </w:r>
    </w:p>
    <w:p w14:paraId="1A9F39F3" w14:textId="3396C927" w:rsidR="009D3E4D" w:rsidRPr="00E4708C" w:rsidRDefault="009D3E4D" w:rsidP="00871A32">
      <w:pPr>
        <w:pStyle w:val="ListParagraph"/>
        <w:numPr>
          <w:ilvl w:val="0"/>
          <w:numId w:val="44"/>
        </w:numPr>
        <w:rPr>
          <w:highlight w:val="cyan"/>
        </w:rPr>
      </w:pPr>
      <w:r w:rsidRPr="00E4708C">
        <w:rPr>
          <w:highlight w:val="cyan"/>
        </w:rPr>
        <w:t xml:space="preserve">WHEN CUSTUMER WANTS THE </w:t>
      </w:r>
      <w:r w:rsidR="00243D11" w:rsidRPr="00E4708C">
        <w:rPr>
          <w:highlight w:val="cyan"/>
        </w:rPr>
        <w:t xml:space="preserve">PRODUCT TO BE TESTED </w:t>
      </w:r>
      <w:r w:rsidR="00C13E9E" w:rsidRPr="00E4708C">
        <w:rPr>
          <w:highlight w:val="cyan"/>
        </w:rPr>
        <w:t xml:space="preserve">BUT ONLY ONE MODULE IS DEVELOPED THEN WE GO FOR </w:t>
      </w:r>
      <w:r w:rsidR="00472B55" w:rsidRPr="00E4708C">
        <w:rPr>
          <w:highlight w:val="cyan"/>
        </w:rPr>
        <w:t>STUBS AND DRIVERS.</w:t>
      </w:r>
    </w:p>
    <w:p w14:paraId="2A61F63E" w14:textId="4DD20F2D" w:rsidR="009D1DB5" w:rsidRPr="00E4708C" w:rsidRDefault="00A3683F" w:rsidP="00871A32">
      <w:pPr>
        <w:pStyle w:val="Heading1"/>
        <w:rPr>
          <w:color w:val="833C0B" w:themeColor="accent2" w:themeShade="80"/>
          <w:sz w:val="44"/>
          <w:szCs w:val="44"/>
          <w:lang w:val="en-US"/>
        </w:rPr>
      </w:pPr>
      <w:r w:rsidRPr="00E4708C">
        <w:rPr>
          <w:color w:val="833C0B" w:themeColor="accent2" w:themeShade="80"/>
          <w:sz w:val="44"/>
          <w:szCs w:val="44"/>
          <w:lang w:val="en-US"/>
        </w:rPr>
        <w:t>SYSTEM TESTING=</w:t>
      </w:r>
    </w:p>
    <w:p w14:paraId="39500748" w14:textId="003B990E" w:rsidR="00A3683F" w:rsidRDefault="00A3683F" w:rsidP="00871A32">
      <w:pPr>
        <w:pStyle w:val="ListParagraph"/>
        <w:numPr>
          <w:ilvl w:val="0"/>
          <w:numId w:val="22"/>
        </w:numPr>
        <w:rPr>
          <w:lang w:val="en-US"/>
        </w:rPr>
      </w:pPr>
      <w:r w:rsidRPr="00E4708C">
        <w:rPr>
          <w:highlight w:val="cyan"/>
          <w:lang w:val="en-US"/>
        </w:rPr>
        <w:t xml:space="preserve">IT IS AN END TO END TESTING </w:t>
      </w:r>
      <w:r w:rsidR="00596AD0" w:rsidRPr="00E4708C">
        <w:rPr>
          <w:highlight w:val="cyan"/>
          <w:lang w:val="en-US"/>
        </w:rPr>
        <w:t xml:space="preserve">WHERE IN TEST ENVIRONMINT IS SIMILAR TO </w:t>
      </w:r>
      <w:r w:rsidR="00302809" w:rsidRPr="00E4708C">
        <w:rPr>
          <w:highlight w:val="cyan"/>
          <w:lang w:val="en-US"/>
        </w:rPr>
        <w:t>PRODUCTION ENVIRONMENT</w:t>
      </w:r>
      <w:r w:rsidR="00302809" w:rsidRPr="00E4708C">
        <w:rPr>
          <w:lang w:val="en-US"/>
        </w:rPr>
        <w:t>.</w:t>
      </w:r>
    </w:p>
    <w:p w14:paraId="15E9F648" w14:textId="4342F15B" w:rsidR="00435950" w:rsidRPr="00435950" w:rsidRDefault="00435950" w:rsidP="00435950">
      <w:pPr>
        <w:pStyle w:val="ListParagraph"/>
        <w:numPr>
          <w:ilvl w:val="0"/>
          <w:numId w:val="22"/>
        </w:numPr>
        <w:rPr>
          <w:lang w:val="en-US"/>
        </w:rPr>
      </w:pPr>
      <w:r w:rsidRPr="00435950">
        <w:rPr>
          <w:rFonts w:ascii="Times New Roman" w:eastAsia="Times New Roman" w:hAnsi="Times New Roman" w:cs="Times New Roman"/>
          <w:kern w:val="0"/>
          <w:sz w:val="24"/>
          <w:szCs w:val="24"/>
          <w:lang w:eastAsia="en-IN"/>
          <w14:ligatures w14:val="none"/>
        </w:rPr>
        <w:t>From login → add to cart → payment → order confirmation</w:t>
      </w:r>
    </w:p>
    <w:p w14:paraId="798D2BD5" w14:textId="15CF4354" w:rsidR="00302809" w:rsidRPr="00E4708C" w:rsidRDefault="00AB1747" w:rsidP="00871A32">
      <w:pPr>
        <w:pStyle w:val="Heading3"/>
        <w:rPr>
          <w:lang w:val="en-US"/>
        </w:rPr>
      </w:pPr>
      <w:r w:rsidRPr="00E4708C">
        <w:rPr>
          <w:lang w:val="en-US"/>
        </w:rPr>
        <w:t>END TO END TESTING=</w:t>
      </w:r>
    </w:p>
    <w:p w14:paraId="57EEE4FA" w14:textId="6FDFFF9A" w:rsidR="00AB1747" w:rsidRPr="00E4708C" w:rsidRDefault="00997990" w:rsidP="00871A32">
      <w:pPr>
        <w:pStyle w:val="ListParagraph"/>
        <w:numPr>
          <w:ilvl w:val="0"/>
          <w:numId w:val="22"/>
        </w:numPr>
        <w:rPr>
          <w:lang w:val="en-US"/>
        </w:rPr>
      </w:pPr>
      <w:r w:rsidRPr="00E4708C">
        <w:rPr>
          <w:highlight w:val="cyan"/>
          <w:lang w:val="en-US"/>
        </w:rPr>
        <w:t xml:space="preserve">NAVIGATING THROW ALL THE FEATURES CHECK WHETER </w:t>
      </w:r>
      <w:r w:rsidR="004F072F" w:rsidRPr="00E4708C">
        <w:rPr>
          <w:highlight w:val="cyan"/>
          <w:lang w:val="en-US"/>
        </w:rPr>
        <w:t xml:space="preserve">END FEATURE IS WORKING </w:t>
      </w:r>
      <w:r w:rsidR="00BA4D33" w:rsidRPr="00E4708C">
        <w:rPr>
          <w:highlight w:val="cyan"/>
          <w:lang w:val="en-US"/>
        </w:rPr>
        <w:t>FINE OR ACCORDING TO THE REQUIREMENT</w:t>
      </w:r>
      <w:r w:rsidR="00BA4D33" w:rsidRPr="00E4708C">
        <w:rPr>
          <w:lang w:val="en-US"/>
        </w:rPr>
        <w:t xml:space="preserve"> </w:t>
      </w:r>
      <w:r w:rsidR="001376AE" w:rsidRPr="00E4708C">
        <w:rPr>
          <w:lang w:val="en-US"/>
        </w:rPr>
        <w:t>IS CALLED AS END TO END TESTI</w:t>
      </w:r>
      <w:r w:rsidR="00C87816" w:rsidRPr="00E4708C">
        <w:rPr>
          <w:lang w:val="en-US"/>
        </w:rPr>
        <w:t>NG.</w:t>
      </w:r>
    </w:p>
    <w:p w14:paraId="463741EF" w14:textId="029CA03A" w:rsidR="00C87816" w:rsidRPr="00E4708C" w:rsidRDefault="00C87816" w:rsidP="00871A32">
      <w:pPr>
        <w:pStyle w:val="Heading2"/>
        <w:rPr>
          <w:lang w:val="en-US"/>
        </w:rPr>
      </w:pPr>
      <w:r w:rsidRPr="00E4708C">
        <w:rPr>
          <w:lang w:val="en-US"/>
        </w:rPr>
        <w:t>TYPES OF ENVIRONMENT=</w:t>
      </w:r>
    </w:p>
    <w:p w14:paraId="7854A38F" w14:textId="054F4145" w:rsidR="00C87816" w:rsidRPr="00E4708C" w:rsidRDefault="00882048" w:rsidP="00871A32">
      <w:pPr>
        <w:rPr>
          <w:lang w:val="en-US"/>
        </w:rPr>
      </w:pPr>
      <w:r w:rsidRPr="00E4708C">
        <w:rPr>
          <w:rStyle w:val="Heading3Char"/>
          <w:lang w:val="en-US"/>
        </w:rPr>
        <w:t>1 DEVELOPMENT ENVIRONMENT</w:t>
      </w:r>
      <w:r w:rsidRPr="00E4708C">
        <w:rPr>
          <w:lang w:val="en-US"/>
        </w:rPr>
        <w:t xml:space="preserve"> =</w:t>
      </w:r>
    </w:p>
    <w:p w14:paraId="0D8EF603" w14:textId="746EB292" w:rsidR="00882048" w:rsidRPr="00E4708C" w:rsidRDefault="00882048" w:rsidP="00871A32">
      <w:pPr>
        <w:pStyle w:val="ListParagraph"/>
        <w:numPr>
          <w:ilvl w:val="0"/>
          <w:numId w:val="22"/>
        </w:numPr>
        <w:rPr>
          <w:highlight w:val="cyan"/>
          <w:lang w:val="en-US"/>
        </w:rPr>
      </w:pPr>
      <w:r w:rsidRPr="00E4708C">
        <w:rPr>
          <w:highlight w:val="cyan"/>
          <w:lang w:val="en-US"/>
        </w:rPr>
        <w:t xml:space="preserve">IT IS A SETUP DONE TO DEVELOP </w:t>
      </w:r>
      <w:r w:rsidR="001136EA" w:rsidRPr="00E4708C">
        <w:rPr>
          <w:highlight w:val="cyan"/>
          <w:lang w:val="en-US"/>
        </w:rPr>
        <w:t>THE SOFTWAER</w:t>
      </w:r>
    </w:p>
    <w:p w14:paraId="15B26453" w14:textId="4FB8DED8" w:rsidR="001136EA" w:rsidRPr="00E4708C" w:rsidRDefault="001136EA" w:rsidP="00871A32">
      <w:pPr>
        <w:pStyle w:val="ListParagraph"/>
        <w:numPr>
          <w:ilvl w:val="0"/>
          <w:numId w:val="22"/>
        </w:numPr>
        <w:rPr>
          <w:lang w:val="en-US"/>
        </w:rPr>
      </w:pPr>
      <w:r w:rsidRPr="00E4708C">
        <w:rPr>
          <w:highlight w:val="cyan"/>
          <w:lang w:val="en-US"/>
        </w:rPr>
        <w:t>IT CONSITS OF HA</w:t>
      </w:r>
      <w:r w:rsidR="002A71A2" w:rsidRPr="00E4708C">
        <w:rPr>
          <w:highlight w:val="cyan"/>
          <w:lang w:val="en-US"/>
        </w:rPr>
        <w:t>RDWARE ,SOFTWARE,NETWORK , SERVER</w:t>
      </w:r>
      <w:r w:rsidR="002A71A2" w:rsidRPr="00E4708C">
        <w:rPr>
          <w:lang w:val="en-US"/>
        </w:rPr>
        <w:t>.</w:t>
      </w:r>
    </w:p>
    <w:p w14:paraId="64F3E49D" w14:textId="554B383B" w:rsidR="002A71A2" w:rsidRPr="00E4708C" w:rsidRDefault="002A71A2" w:rsidP="00871A32">
      <w:pPr>
        <w:rPr>
          <w:lang w:val="en-US"/>
        </w:rPr>
      </w:pPr>
      <w:r w:rsidRPr="00E4708C">
        <w:rPr>
          <w:rStyle w:val="Heading3Char"/>
        </w:rPr>
        <w:t>2</w:t>
      </w:r>
      <w:r w:rsidR="00B57A83" w:rsidRPr="00E4708C">
        <w:rPr>
          <w:rStyle w:val="Heading3Char"/>
        </w:rPr>
        <w:t xml:space="preserve"> TESTING ENVIRONMENT</w:t>
      </w:r>
      <w:r w:rsidR="00B57A83" w:rsidRPr="00E4708C">
        <w:rPr>
          <w:lang w:val="en-US"/>
        </w:rPr>
        <w:t>=</w:t>
      </w:r>
    </w:p>
    <w:p w14:paraId="72049B57" w14:textId="2E71742B" w:rsidR="00B57A83" w:rsidRPr="00E4708C" w:rsidRDefault="00B57A83" w:rsidP="00871A32">
      <w:pPr>
        <w:pStyle w:val="ListParagraph"/>
        <w:numPr>
          <w:ilvl w:val="0"/>
          <w:numId w:val="23"/>
        </w:numPr>
        <w:rPr>
          <w:lang w:val="en-US"/>
        </w:rPr>
      </w:pPr>
      <w:r w:rsidRPr="00E4708C">
        <w:rPr>
          <w:lang w:val="en-US"/>
        </w:rPr>
        <w:t xml:space="preserve">IT IS A SETUP </w:t>
      </w:r>
      <w:r w:rsidRPr="00E4708C">
        <w:rPr>
          <w:highlight w:val="cyan"/>
          <w:lang w:val="en-US"/>
        </w:rPr>
        <w:t xml:space="preserve">DONE TO </w:t>
      </w:r>
      <w:r w:rsidR="00662036" w:rsidRPr="00E4708C">
        <w:rPr>
          <w:highlight w:val="cyan"/>
          <w:lang w:val="en-US"/>
        </w:rPr>
        <w:t>TEST THE SOFTWARE</w:t>
      </w:r>
      <w:r w:rsidR="00662036" w:rsidRPr="00E4708C">
        <w:rPr>
          <w:lang w:val="en-US"/>
        </w:rPr>
        <w:t>.</w:t>
      </w:r>
    </w:p>
    <w:p w14:paraId="140C12C4" w14:textId="3B513E53" w:rsidR="00662036" w:rsidRPr="00E4708C" w:rsidRDefault="00662036" w:rsidP="00871A32">
      <w:pPr>
        <w:pStyle w:val="ListParagraph"/>
        <w:numPr>
          <w:ilvl w:val="0"/>
          <w:numId w:val="23"/>
        </w:numPr>
        <w:rPr>
          <w:lang w:val="en-US"/>
        </w:rPr>
      </w:pPr>
      <w:r w:rsidRPr="00E4708C">
        <w:rPr>
          <w:lang w:val="en-US"/>
        </w:rPr>
        <w:t>IT CONSITS OF HARDWARE</w:t>
      </w:r>
      <w:r w:rsidR="00CE3F03" w:rsidRPr="00E4708C">
        <w:rPr>
          <w:lang w:val="en-US"/>
        </w:rPr>
        <w:t>,SOFTWARE,NETWORK,SERVER.</w:t>
      </w:r>
    </w:p>
    <w:p w14:paraId="04D648CB" w14:textId="4FA66DD0" w:rsidR="00CE3F03" w:rsidRPr="00E4708C" w:rsidRDefault="00CE3F03" w:rsidP="00871A32">
      <w:pPr>
        <w:rPr>
          <w:lang w:val="en-US"/>
        </w:rPr>
      </w:pPr>
      <w:r w:rsidRPr="00E4708C">
        <w:rPr>
          <w:rStyle w:val="Heading3Char"/>
        </w:rPr>
        <w:t>3 PRODUCTION ENVIRONMENT</w:t>
      </w:r>
      <w:r w:rsidR="00EB7B37">
        <w:rPr>
          <w:rStyle w:val="Heading3Char"/>
        </w:rPr>
        <w:t>/UAT ENVIRONMENT</w:t>
      </w:r>
      <w:r w:rsidRPr="00E4708C">
        <w:rPr>
          <w:lang w:val="en-US"/>
        </w:rPr>
        <w:t>=</w:t>
      </w:r>
    </w:p>
    <w:p w14:paraId="0AA5CE84" w14:textId="64DB8B95" w:rsidR="00CE3F03" w:rsidRPr="00E4708C" w:rsidRDefault="00A2351D" w:rsidP="00871A32">
      <w:pPr>
        <w:pStyle w:val="ListParagraph"/>
        <w:numPr>
          <w:ilvl w:val="0"/>
          <w:numId w:val="24"/>
        </w:numPr>
        <w:rPr>
          <w:lang w:val="en-US"/>
        </w:rPr>
      </w:pPr>
      <w:r w:rsidRPr="00E4708C">
        <w:rPr>
          <w:lang w:val="en-US"/>
        </w:rPr>
        <w:t xml:space="preserve">IT IS A </w:t>
      </w:r>
      <w:r w:rsidRPr="00E4708C">
        <w:rPr>
          <w:highlight w:val="cyan"/>
          <w:lang w:val="en-US"/>
        </w:rPr>
        <w:t xml:space="preserve">SETUP DONE TO RUN THE SOFTWARE </w:t>
      </w:r>
      <w:r w:rsidR="00FD33D6" w:rsidRPr="00E4708C">
        <w:rPr>
          <w:highlight w:val="cyan"/>
          <w:lang w:val="en-US"/>
        </w:rPr>
        <w:t>FOR BUSINESS PURPOSE</w:t>
      </w:r>
    </w:p>
    <w:p w14:paraId="4F32012C" w14:textId="2320AC5F" w:rsidR="00FD33D6" w:rsidRPr="00E4708C" w:rsidRDefault="00FD33D6" w:rsidP="00871A32">
      <w:pPr>
        <w:pStyle w:val="ListParagraph"/>
        <w:numPr>
          <w:ilvl w:val="0"/>
          <w:numId w:val="24"/>
        </w:numPr>
        <w:rPr>
          <w:lang w:val="en-US"/>
        </w:rPr>
      </w:pPr>
      <w:r w:rsidRPr="00E4708C">
        <w:rPr>
          <w:lang w:val="en-US"/>
        </w:rPr>
        <w:t xml:space="preserve">IT CONSITS OF </w:t>
      </w:r>
      <w:r w:rsidRPr="00E4708C">
        <w:rPr>
          <w:highlight w:val="cyan"/>
          <w:lang w:val="en-US"/>
        </w:rPr>
        <w:t>HARDWARE,SOFTWARE,NETWORK,SERVER</w:t>
      </w:r>
      <w:r w:rsidRPr="00E4708C">
        <w:rPr>
          <w:lang w:val="en-US"/>
        </w:rPr>
        <w:t>.</w:t>
      </w:r>
    </w:p>
    <w:p w14:paraId="7DCECB59" w14:textId="6CA1C597" w:rsidR="00FD33D6" w:rsidRPr="00E4708C" w:rsidRDefault="00DF7815" w:rsidP="00871A32">
      <w:pPr>
        <w:pStyle w:val="Heading3"/>
        <w:rPr>
          <w:lang w:val="en-US"/>
        </w:rPr>
      </w:pPr>
      <w:r w:rsidRPr="00E4708C">
        <w:rPr>
          <w:lang w:val="en-US"/>
        </w:rPr>
        <w:t>4 PRE PRODUCTION ENVIRONMENT</w:t>
      </w:r>
      <w:r w:rsidR="00B37FBD" w:rsidRPr="00E4708C">
        <w:rPr>
          <w:lang w:val="en-US"/>
        </w:rPr>
        <w:t xml:space="preserve"> / STAGING SER</w:t>
      </w:r>
      <w:r w:rsidR="00754699" w:rsidRPr="00E4708C">
        <w:rPr>
          <w:lang w:val="en-US"/>
        </w:rPr>
        <w:t>VER=</w:t>
      </w:r>
    </w:p>
    <w:p w14:paraId="2906122C" w14:textId="3D706599" w:rsidR="00DF7815" w:rsidRPr="00E4708C" w:rsidRDefault="00DF7815" w:rsidP="00871A32">
      <w:pPr>
        <w:pStyle w:val="ListParagraph"/>
        <w:numPr>
          <w:ilvl w:val="0"/>
          <w:numId w:val="25"/>
        </w:numPr>
        <w:rPr>
          <w:lang w:val="en-US"/>
        </w:rPr>
      </w:pPr>
      <w:r w:rsidRPr="00E4708C">
        <w:rPr>
          <w:highlight w:val="cyan"/>
          <w:lang w:val="en-US"/>
        </w:rPr>
        <w:t xml:space="preserve">IT IS TESTING SERVER </w:t>
      </w:r>
      <w:r w:rsidR="00201069" w:rsidRPr="00E4708C">
        <w:rPr>
          <w:highlight w:val="cyan"/>
          <w:lang w:val="en-US"/>
        </w:rPr>
        <w:t>SIMILAR TO PRODUCTION SERVER</w:t>
      </w:r>
      <w:r w:rsidR="00201069" w:rsidRPr="00E4708C">
        <w:rPr>
          <w:lang w:val="en-US"/>
        </w:rPr>
        <w:t>.</w:t>
      </w:r>
    </w:p>
    <w:p w14:paraId="5B0906CD" w14:textId="6D978829" w:rsidR="00201069" w:rsidRPr="00E4708C" w:rsidRDefault="00201069" w:rsidP="00871A32">
      <w:pPr>
        <w:pStyle w:val="ListParagraph"/>
        <w:numPr>
          <w:ilvl w:val="0"/>
          <w:numId w:val="25"/>
        </w:numPr>
        <w:rPr>
          <w:lang w:val="en-US"/>
        </w:rPr>
      </w:pPr>
      <w:r w:rsidRPr="00E4708C">
        <w:rPr>
          <w:lang w:val="en-US"/>
        </w:rPr>
        <w:lastRenderedPageBreak/>
        <w:t xml:space="preserve">IN </w:t>
      </w:r>
      <w:r w:rsidRPr="00E4708C">
        <w:rPr>
          <w:highlight w:val="cyan"/>
          <w:lang w:val="en-US"/>
        </w:rPr>
        <w:t xml:space="preserve">PRE PRODUCTION SERVER </w:t>
      </w:r>
      <w:r w:rsidR="00286517" w:rsidRPr="00E4708C">
        <w:rPr>
          <w:highlight w:val="cyan"/>
          <w:lang w:val="en-US"/>
        </w:rPr>
        <w:t>WE WILL DO SYSTEM TESTING</w:t>
      </w:r>
      <w:r w:rsidR="00286517" w:rsidRPr="00E4708C">
        <w:rPr>
          <w:lang w:val="en-US"/>
        </w:rPr>
        <w:t>.</w:t>
      </w:r>
    </w:p>
    <w:p w14:paraId="185135F5" w14:textId="41B6A55D" w:rsidR="004E6E36" w:rsidRPr="00E4708C" w:rsidRDefault="004142EF" w:rsidP="00871A32">
      <w:pPr>
        <w:pStyle w:val="Heading2"/>
        <w:rPr>
          <w:lang w:val="en-US"/>
        </w:rPr>
      </w:pPr>
      <w:r w:rsidRPr="00E4708C">
        <w:rPr>
          <w:lang w:val="en-US"/>
        </w:rPr>
        <w:t>TERMINOLOGYS=</w:t>
      </w:r>
    </w:p>
    <w:p w14:paraId="2894CFE8" w14:textId="654DD57B" w:rsidR="00286517" w:rsidRPr="00E4708C" w:rsidRDefault="004142EF" w:rsidP="00871A32">
      <w:pPr>
        <w:rPr>
          <w:lang w:val="en-US"/>
        </w:rPr>
      </w:pPr>
      <w:r w:rsidRPr="00E4708C">
        <w:rPr>
          <w:lang w:val="en-US"/>
        </w:rPr>
        <w:t>1 BUILD=</w:t>
      </w:r>
    </w:p>
    <w:p w14:paraId="0803AEE7" w14:textId="38104E46" w:rsidR="004142EF" w:rsidRPr="00E4708C" w:rsidRDefault="009A0624" w:rsidP="00871A32">
      <w:pPr>
        <w:pStyle w:val="ListParagraph"/>
        <w:numPr>
          <w:ilvl w:val="0"/>
          <w:numId w:val="26"/>
        </w:numPr>
        <w:rPr>
          <w:lang w:val="en-US"/>
        </w:rPr>
      </w:pPr>
      <w:r w:rsidRPr="00E4708C">
        <w:rPr>
          <w:highlight w:val="cyan"/>
          <w:lang w:val="en-US"/>
        </w:rPr>
        <w:t>ALL THE PROGRAMES COMBINED AND COMPILED THEN WE GET BINARYS</w:t>
      </w:r>
      <w:r w:rsidRPr="00E4708C">
        <w:rPr>
          <w:lang w:val="en-US"/>
        </w:rPr>
        <w:t xml:space="preserve"> </w:t>
      </w:r>
      <w:r w:rsidR="00C62FAA" w:rsidRPr="00E4708C">
        <w:rPr>
          <w:lang w:val="en-US"/>
        </w:rPr>
        <w:t>.</w:t>
      </w:r>
    </w:p>
    <w:p w14:paraId="2B7A0F3F" w14:textId="294C0C23" w:rsidR="00C62FAA" w:rsidRPr="00E4708C" w:rsidRDefault="00C62FAA" w:rsidP="00871A32">
      <w:pPr>
        <w:pStyle w:val="ListParagraph"/>
        <w:numPr>
          <w:ilvl w:val="0"/>
          <w:numId w:val="26"/>
        </w:numPr>
        <w:rPr>
          <w:lang w:val="en-US"/>
        </w:rPr>
      </w:pPr>
      <w:r w:rsidRPr="00E4708C">
        <w:rPr>
          <w:highlight w:val="cyan"/>
          <w:lang w:val="en-US"/>
        </w:rPr>
        <w:t xml:space="preserve">THIS BINARY IS COMPRESSED </w:t>
      </w:r>
      <w:r w:rsidR="00FA43BC" w:rsidRPr="00E4708C">
        <w:rPr>
          <w:highlight w:val="cyan"/>
          <w:lang w:val="en-US"/>
        </w:rPr>
        <w:t>INTO A FILE FORMAT CALLED AS BUILD</w:t>
      </w:r>
      <w:r w:rsidR="00FA43BC" w:rsidRPr="00E4708C">
        <w:rPr>
          <w:lang w:val="en-US"/>
        </w:rPr>
        <w:t>.(BUILD IS NOTHING BUT A SOFTWARE)</w:t>
      </w:r>
    </w:p>
    <w:p w14:paraId="23525A3B" w14:textId="7B53681C" w:rsidR="00C53DDB" w:rsidRPr="00E4708C" w:rsidRDefault="00C53DDB" w:rsidP="00871A32">
      <w:pPr>
        <w:rPr>
          <w:lang w:val="en-US"/>
        </w:rPr>
      </w:pPr>
      <w:r w:rsidRPr="00E4708C">
        <w:rPr>
          <w:lang w:val="en-US"/>
        </w:rPr>
        <w:t>2 TEST CYCLE=</w:t>
      </w:r>
    </w:p>
    <w:p w14:paraId="7B19E880" w14:textId="55FF274F" w:rsidR="00C53DDB" w:rsidRPr="00E4708C" w:rsidRDefault="00745DB4" w:rsidP="00871A32">
      <w:pPr>
        <w:pStyle w:val="ListParagraph"/>
        <w:numPr>
          <w:ilvl w:val="0"/>
          <w:numId w:val="27"/>
        </w:numPr>
        <w:rPr>
          <w:lang w:val="en-US"/>
        </w:rPr>
      </w:pPr>
      <w:r w:rsidRPr="00E4708C">
        <w:rPr>
          <w:highlight w:val="cyan"/>
          <w:lang w:val="en-US"/>
        </w:rPr>
        <w:t xml:space="preserve">IT IS AN EFFORT OR TIME OR DURATION SPENT TO START AN FINISH PRODUCT </w:t>
      </w:r>
      <w:r w:rsidR="008A034D" w:rsidRPr="00E4708C">
        <w:rPr>
          <w:highlight w:val="cyan"/>
          <w:lang w:val="en-US"/>
        </w:rPr>
        <w:t>TESTING IS CALLED AS TEST CYCLE</w:t>
      </w:r>
      <w:r w:rsidR="008A034D" w:rsidRPr="00E4708C">
        <w:rPr>
          <w:lang w:val="en-US"/>
        </w:rPr>
        <w:t>.</w:t>
      </w:r>
    </w:p>
    <w:p w14:paraId="01001F74" w14:textId="3127C4B5" w:rsidR="00DF29FA" w:rsidRPr="00E4708C" w:rsidRDefault="00DF29FA" w:rsidP="00871A32">
      <w:pPr>
        <w:pStyle w:val="ListParagraph"/>
        <w:numPr>
          <w:ilvl w:val="0"/>
          <w:numId w:val="27"/>
        </w:numPr>
        <w:rPr>
          <w:lang w:val="en-US"/>
        </w:rPr>
      </w:pPr>
      <w:r w:rsidRPr="00E4708C">
        <w:rPr>
          <w:lang w:val="en-US"/>
        </w:rPr>
        <w:t xml:space="preserve">IT IS </w:t>
      </w:r>
      <w:r w:rsidRPr="00E4708C">
        <w:rPr>
          <w:highlight w:val="cyan"/>
          <w:lang w:val="en-US"/>
        </w:rPr>
        <w:t xml:space="preserve">TOTAL TIME TAKEN TO </w:t>
      </w:r>
      <w:r w:rsidR="00AD7FD4" w:rsidRPr="00E4708C">
        <w:rPr>
          <w:highlight w:val="cyan"/>
          <w:lang w:val="en-US"/>
        </w:rPr>
        <w:t>TEST ONE BUILD COMPLITELY</w:t>
      </w:r>
      <w:r w:rsidR="00AD7FD4" w:rsidRPr="00E4708C">
        <w:rPr>
          <w:lang w:val="en-US"/>
        </w:rPr>
        <w:t xml:space="preserve"> IS CALLED AS TEST CYCLE.</w:t>
      </w:r>
    </w:p>
    <w:p w14:paraId="275D9A08" w14:textId="5DB22C3E" w:rsidR="001053DB" w:rsidRPr="00E4708C" w:rsidRDefault="001053DB" w:rsidP="00871A32">
      <w:pPr>
        <w:pStyle w:val="ListParagraph"/>
        <w:numPr>
          <w:ilvl w:val="0"/>
          <w:numId w:val="27"/>
        </w:numPr>
        <w:rPr>
          <w:lang w:val="en-US"/>
        </w:rPr>
      </w:pPr>
      <w:r w:rsidRPr="00E4708C">
        <w:rPr>
          <w:lang w:val="en-US"/>
        </w:rPr>
        <w:t xml:space="preserve">EACH </w:t>
      </w:r>
      <w:r w:rsidRPr="00E4708C">
        <w:rPr>
          <w:highlight w:val="cyan"/>
          <w:lang w:val="en-US"/>
        </w:rPr>
        <w:t>TEST CYCLE MITE TAKE 3,5,10</w:t>
      </w:r>
      <w:r w:rsidR="00B07ED9" w:rsidRPr="00E4708C">
        <w:rPr>
          <w:highlight w:val="cyan"/>
          <w:lang w:val="en-US"/>
        </w:rPr>
        <w:t>,15 DAYS BASED</w:t>
      </w:r>
      <w:r w:rsidR="00B07ED9" w:rsidRPr="00E4708C">
        <w:rPr>
          <w:lang w:val="en-US"/>
        </w:rPr>
        <w:t xml:space="preserve"> ON =</w:t>
      </w:r>
    </w:p>
    <w:p w14:paraId="2DD81F30" w14:textId="5586AE77" w:rsidR="00B07ED9" w:rsidRPr="00E4708C" w:rsidRDefault="005C57DE" w:rsidP="00871A32">
      <w:pPr>
        <w:pStyle w:val="ListParagraph"/>
        <w:numPr>
          <w:ilvl w:val="0"/>
          <w:numId w:val="27"/>
        </w:numPr>
        <w:rPr>
          <w:lang w:val="en-US"/>
        </w:rPr>
      </w:pPr>
      <w:r w:rsidRPr="00E4708C">
        <w:rPr>
          <w:lang w:val="en-US"/>
        </w:rPr>
        <w:t xml:space="preserve">A   </w:t>
      </w:r>
      <w:r w:rsidR="00B07ED9" w:rsidRPr="00E4708C">
        <w:rPr>
          <w:highlight w:val="cyan"/>
          <w:lang w:val="en-US"/>
        </w:rPr>
        <w:t>NUMBER OF ENGINEERS</w:t>
      </w:r>
    </w:p>
    <w:p w14:paraId="1B822BC6" w14:textId="2ADFF52E" w:rsidR="00B07ED9" w:rsidRPr="00E4708C" w:rsidRDefault="005C57DE" w:rsidP="00871A32">
      <w:pPr>
        <w:pStyle w:val="ListParagraph"/>
        <w:numPr>
          <w:ilvl w:val="0"/>
          <w:numId w:val="27"/>
        </w:numPr>
        <w:rPr>
          <w:lang w:val="en-US"/>
        </w:rPr>
      </w:pPr>
      <w:r w:rsidRPr="00E4708C">
        <w:rPr>
          <w:lang w:val="en-US"/>
        </w:rPr>
        <w:t xml:space="preserve">B    </w:t>
      </w:r>
      <w:r w:rsidRPr="00E4708C">
        <w:rPr>
          <w:highlight w:val="cyan"/>
          <w:lang w:val="en-US"/>
        </w:rPr>
        <w:t>COMPLEXITY OF SOFTWARE</w:t>
      </w:r>
    </w:p>
    <w:p w14:paraId="3D069197" w14:textId="58568EDE" w:rsidR="005C57DE" w:rsidRPr="00E4708C" w:rsidRDefault="005C57DE" w:rsidP="00871A32">
      <w:pPr>
        <w:pStyle w:val="ListParagraph"/>
        <w:numPr>
          <w:ilvl w:val="0"/>
          <w:numId w:val="27"/>
        </w:numPr>
        <w:rPr>
          <w:lang w:val="en-US"/>
        </w:rPr>
      </w:pPr>
      <w:r w:rsidRPr="00E4708C">
        <w:rPr>
          <w:lang w:val="en-US"/>
        </w:rPr>
        <w:t xml:space="preserve">C     </w:t>
      </w:r>
      <w:r w:rsidRPr="00E4708C">
        <w:rPr>
          <w:highlight w:val="cyan"/>
          <w:lang w:val="en-US"/>
        </w:rPr>
        <w:t>SIZE OF THE SOFTWARE / PRODUCT.</w:t>
      </w:r>
    </w:p>
    <w:p w14:paraId="087ECCD1" w14:textId="7AFAE170" w:rsidR="005C57DE" w:rsidRPr="00E4708C" w:rsidRDefault="00FB7961" w:rsidP="00871A32">
      <w:pPr>
        <w:rPr>
          <w:lang w:val="en-US"/>
        </w:rPr>
      </w:pPr>
      <w:r w:rsidRPr="00E4708C">
        <w:rPr>
          <w:lang w:val="en-US"/>
        </w:rPr>
        <w:t>3 RESPIN</w:t>
      </w:r>
      <w:r w:rsidR="00086F0E">
        <w:rPr>
          <w:lang w:val="en-US"/>
        </w:rPr>
        <w:t>/UNPLANNED BUILD</w:t>
      </w:r>
      <w:r w:rsidRPr="00E4708C">
        <w:rPr>
          <w:lang w:val="en-US"/>
        </w:rPr>
        <w:t>=</w:t>
      </w:r>
    </w:p>
    <w:p w14:paraId="5B7855CA" w14:textId="0406B491" w:rsidR="00FB7961" w:rsidRPr="00E4708C" w:rsidRDefault="005D331B" w:rsidP="00871A32">
      <w:pPr>
        <w:pStyle w:val="ListParagraph"/>
        <w:numPr>
          <w:ilvl w:val="0"/>
          <w:numId w:val="28"/>
        </w:numPr>
        <w:rPr>
          <w:lang w:val="en-US"/>
        </w:rPr>
      </w:pPr>
      <w:r w:rsidRPr="00E4708C">
        <w:rPr>
          <w:highlight w:val="cyan"/>
          <w:lang w:val="en-US"/>
        </w:rPr>
        <w:t xml:space="preserve">GETTING MULTIPLE BUILDS WITHIN THE SINGLE TEST CYCLE </w:t>
      </w:r>
      <w:r w:rsidR="00140047" w:rsidRPr="00E4708C">
        <w:rPr>
          <w:highlight w:val="cyan"/>
          <w:lang w:val="en-US"/>
        </w:rPr>
        <w:t>IS CALLED AS RESPIN</w:t>
      </w:r>
      <w:r w:rsidR="00140047" w:rsidRPr="00E4708C">
        <w:rPr>
          <w:lang w:val="en-US"/>
        </w:rPr>
        <w:t>.</w:t>
      </w:r>
      <w:r w:rsidR="00096727">
        <w:rPr>
          <w:lang w:val="en-US"/>
        </w:rPr>
        <w:t>(MAY BE BLOCKER DEFECT)</w:t>
      </w:r>
    </w:p>
    <w:p w14:paraId="3D0635A6" w14:textId="1D56EABA" w:rsidR="00140047" w:rsidRPr="00E4708C" w:rsidRDefault="00140047" w:rsidP="00871A32">
      <w:pPr>
        <w:pStyle w:val="ListParagraph"/>
        <w:numPr>
          <w:ilvl w:val="0"/>
          <w:numId w:val="28"/>
        </w:numPr>
        <w:rPr>
          <w:lang w:val="en-US"/>
        </w:rPr>
      </w:pPr>
      <w:r w:rsidRPr="00E4708C">
        <w:rPr>
          <w:highlight w:val="cyan"/>
          <w:lang w:val="en-US"/>
        </w:rPr>
        <w:t>IT IS ALSO CALLED AS UNPLANNED BUILD</w:t>
      </w:r>
      <w:r w:rsidRPr="00E4708C">
        <w:rPr>
          <w:lang w:val="en-US"/>
        </w:rPr>
        <w:t xml:space="preserve"> .</w:t>
      </w:r>
    </w:p>
    <w:p w14:paraId="052763CB" w14:textId="34F977CC" w:rsidR="003E5EA6" w:rsidRPr="00E4708C" w:rsidRDefault="003E5EA6" w:rsidP="00871A32">
      <w:pPr>
        <w:rPr>
          <w:lang w:val="en-US"/>
        </w:rPr>
      </w:pPr>
      <w:r w:rsidRPr="00E4708C">
        <w:rPr>
          <w:lang w:val="en-US"/>
        </w:rPr>
        <w:t>4  PATCH=</w:t>
      </w:r>
    </w:p>
    <w:p w14:paraId="76EF0856" w14:textId="3C3C813E" w:rsidR="003E5EA6" w:rsidRPr="00E4708C" w:rsidRDefault="003E5EA6" w:rsidP="00871A32">
      <w:pPr>
        <w:pStyle w:val="ListParagraph"/>
        <w:numPr>
          <w:ilvl w:val="0"/>
          <w:numId w:val="29"/>
        </w:numPr>
        <w:rPr>
          <w:lang w:val="en-US"/>
        </w:rPr>
      </w:pPr>
      <w:r w:rsidRPr="00E4708C">
        <w:rPr>
          <w:highlight w:val="cyan"/>
          <w:lang w:val="en-US"/>
        </w:rPr>
        <w:t xml:space="preserve">IT IS A SMALL PIECE OF SOFTWARE </w:t>
      </w:r>
      <w:r w:rsidR="00A72B63" w:rsidRPr="00E4708C">
        <w:rPr>
          <w:highlight w:val="cyan"/>
          <w:lang w:val="en-US"/>
        </w:rPr>
        <w:t>WHICH AS MODIFIED PROGRAMS NEW PROGRAMS AND ALSO</w:t>
      </w:r>
      <w:r w:rsidR="00A76545" w:rsidRPr="00E4708C">
        <w:rPr>
          <w:highlight w:val="cyan"/>
          <w:lang w:val="en-US"/>
        </w:rPr>
        <w:t xml:space="preserve"> THE</w:t>
      </w:r>
      <w:r w:rsidR="00A72B63" w:rsidRPr="00E4708C">
        <w:rPr>
          <w:highlight w:val="cyan"/>
          <w:lang w:val="en-US"/>
        </w:rPr>
        <w:t xml:space="preserve"> </w:t>
      </w:r>
      <w:r w:rsidR="00A76545" w:rsidRPr="00E4708C">
        <w:rPr>
          <w:highlight w:val="cyan"/>
          <w:lang w:val="en-US"/>
        </w:rPr>
        <w:t xml:space="preserve">RECORD  OF </w:t>
      </w:r>
      <w:r w:rsidR="008874A0" w:rsidRPr="00E4708C">
        <w:rPr>
          <w:highlight w:val="cyan"/>
          <w:lang w:val="en-US"/>
        </w:rPr>
        <w:t>DELETED PROGRAMS</w:t>
      </w:r>
      <w:r w:rsidR="008874A0" w:rsidRPr="00E4708C">
        <w:rPr>
          <w:lang w:val="en-US"/>
        </w:rPr>
        <w:t>.</w:t>
      </w:r>
      <w:r w:rsidR="007B135F">
        <w:rPr>
          <w:lang w:val="en-US"/>
        </w:rPr>
        <w:t>(UPDATION OF APPLICATION).</w:t>
      </w:r>
    </w:p>
    <w:p w14:paraId="67259A3B" w14:textId="7E14A28F" w:rsidR="008874A0" w:rsidRPr="00E4708C" w:rsidRDefault="008874A0" w:rsidP="00871A32">
      <w:pPr>
        <w:rPr>
          <w:lang w:val="en-US"/>
        </w:rPr>
      </w:pPr>
      <w:r w:rsidRPr="00E4708C">
        <w:rPr>
          <w:lang w:val="en-US"/>
        </w:rPr>
        <w:t>5 RELEASE=</w:t>
      </w:r>
    </w:p>
    <w:p w14:paraId="2C11A231" w14:textId="2C393120" w:rsidR="0092384F" w:rsidRPr="00E4708C" w:rsidRDefault="0092384F" w:rsidP="00871A32">
      <w:pPr>
        <w:pStyle w:val="ListParagraph"/>
        <w:numPr>
          <w:ilvl w:val="0"/>
          <w:numId w:val="29"/>
        </w:numPr>
        <w:rPr>
          <w:lang w:val="en-US"/>
        </w:rPr>
      </w:pPr>
      <w:r w:rsidRPr="007E3A40">
        <w:rPr>
          <w:highlight w:val="cyan"/>
          <w:lang w:val="en-US"/>
        </w:rPr>
        <w:t xml:space="preserve">STARTING FROM COLLECTING THE REQUIRMENT </w:t>
      </w:r>
      <w:r w:rsidR="00FB2018" w:rsidRPr="007E3A40">
        <w:rPr>
          <w:highlight w:val="cyan"/>
          <w:lang w:val="en-US"/>
        </w:rPr>
        <w:t xml:space="preserve">DEVELOPING AND TESTING THE </w:t>
      </w:r>
      <w:r w:rsidR="001770FC" w:rsidRPr="007E3A40">
        <w:rPr>
          <w:highlight w:val="cyan"/>
          <w:lang w:val="en-US"/>
        </w:rPr>
        <w:t>APPLICATION FOR MANY CYCLE</w:t>
      </w:r>
      <w:r w:rsidR="001770FC" w:rsidRPr="00E4708C">
        <w:rPr>
          <w:lang w:val="en-US"/>
        </w:rPr>
        <w:t xml:space="preserve">S UNTILL </w:t>
      </w:r>
      <w:r w:rsidR="00513E4A" w:rsidRPr="00E4708C">
        <w:rPr>
          <w:lang w:val="en-US"/>
        </w:rPr>
        <w:t xml:space="preserve">WE </w:t>
      </w:r>
      <w:r w:rsidR="00513E4A" w:rsidRPr="007E3A40">
        <w:rPr>
          <w:highlight w:val="cyan"/>
          <w:lang w:val="en-US"/>
        </w:rPr>
        <w:t>RELEASE THE PRODUCT TO PRODUCTION IS CALLED AS FIRST RELEAS</w:t>
      </w:r>
      <w:r w:rsidR="00513E4A" w:rsidRPr="00E4708C">
        <w:rPr>
          <w:lang w:val="en-US"/>
        </w:rPr>
        <w:t>E.</w:t>
      </w:r>
    </w:p>
    <w:p w14:paraId="79223AAA" w14:textId="62E7E55F" w:rsidR="00513E4A" w:rsidRPr="00E4708C" w:rsidRDefault="00773C81" w:rsidP="00871A32">
      <w:pPr>
        <w:pStyle w:val="ListParagraph"/>
        <w:numPr>
          <w:ilvl w:val="0"/>
          <w:numId w:val="29"/>
        </w:numPr>
        <w:rPr>
          <w:lang w:val="en-US"/>
        </w:rPr>
      </w:pPr>
      <w:r w:rsidRPr="00E4708C">
        <w:rPr>
          <w:lang w:val="en-US"/>
        </w:rPr>
        <w:t xml:space="preserve">GENERALLY </w:t>
      </w:r>
      <w:r w:rsidRPr="007E3A40">
        <w:rPr>
          <w:highlight w:val="cyan"/>
          <w:lang w:val="en-US"/>
        </w:rPr>
        <w:t>1 RELEASE MYTE TAKE 6 MONTHS TO 1</w:t>
      </w:r>
      <w:r w:rsidR="00CB17F5" w:rsidRPr="007E3A40">
        <w:rPr>
          <w:highlight w:val="cyan"/>
          <w:lang w:val="en-US"/>
        </w:rPr>
        <w:t xml:space="preserve">AND HALF YEAR DEPENDING ON SIZE AND </w:t>
      </w:r>
      <w:r w:rsidR="0072295C" w:rsidRPr="007E3A40">
        <w:rPr>
          <w:highlight w:val="cyan"/>
          <w:lang w:val="en-US"/>
        </w:rPr>
        <w:t>COMPLEXITY OF THE PROJECT</w:t>
      </w:r>
      <w:r w:rsidR="0072295C" w:rsidRPr="00E4708C">
        <w:rPr>
          <w:lang w:val="en-US"/>
        </w:rPr>
        <w:t>.</w:t>
      </w:r>
    </w:p>
    <w:p w14:paraId="430F18C2" w14:textId="5B38AB45" w:rsidR="00565285" w:rsidRPr="00E4708C" w:rsidRDefault="00565285" w:rsidP="00871A32">
      <w:pPr>
        <w:pStyle w:val="Heading2"/>
        <w:rPr>
          <w:lang w:val="en-US"/>
        </w:rPr>
      </w:pPr>
      <w:r w:rsidRPr="00E4708C">
        <w:rPr>
          <w:lang w:val="en-US"/>
        </w:rPr>
        <w:t>WHO WILL INVOLVE IN INSTAL</w:t>
      </w:r>
      <w:r w:rsidR="005C6C0E" w:rsidRPr="00E4708C">
        <w:rPr>
          <w:lang w:val="en-US"/>
        </w:rPr>
        <w:t>L</w:t>
      </w:r>
      <w:r w:rsidRPr="00E4708C">
        <w:rPr>
          <w:lang w:val="en-US"/>
        </w:rPr>
        <w:t xml:space="preserve">ATION </w:t>
      </w:r>
      <w:r w:rsidR="005C6C0E" w:rsidRPr="00E4708C">
        <w:rPr>
          <w:lang w:val="en-US"/>
        </w:rPr>
        <w:t>OF THE SOFTWARE</w:t>
      </w:r>
    </w:p>
    <w:p w14:paraId="707EB1AC" w14:textId="6CCDB967" w:rsidR="005C6C0E" w:rsidRPr="007E3A40" w:rsidRDefault="005C6C0E" w:rsidP="00871A32">
      <w:pPr>
        <w:rPr>
          <w:highlight w:val="cyan"/>
          <w:lang w:val="en-US"/>
        </w:rPr>
      </w:pPr>
      <w:r w:rsidRPr="00E4708C">
        <w:rPr>
          <w:lang w:val="en-US"/>
        </w:rPr>
        <w:t xml:space="preserve">1 </w:t>
      </w:r>
      <w:r w:rsidRPr="007E3A40">
        <w:rPr>
          <w:highlight w:val="cyan"/>
          <w:lang w:val="en-US"/>
        </w:rPr>
        <w:t>ANYBODY FROM TESTING TEAM</w:t>
      </w:r>
    </w:p>
    <w:p w14:paraId="0DBC0C7B" w14:textId="79D0BBC4" w:rsidR="005C6C0E" w:rsidRPr="007E3A40" w:rsidRDefault="005C6C0E" w:rsidP="00871A32">
      <w:pPr>
        <w:rPr>
          <w:highlight w:val="cyan"/>
          <w:lang w:val="en-US"/>
        </w:rPr>
      </w:pPr>
      <w:r w:rsidRPr="007E3A40">
        <w:rPr>
          <w:highlight w:val="cyan"/>
          <w:lang w:val="en-US"/>
        </w:rPr>
        <w:t>2 ANYBODY FROM DEVELOPMENT TEAM</w:t>
      </w:r>
    </w:p>
    <w:p w14:paraId="088F71E4" w14:textId="55E81DFF" w:rsidR="005C6C0E" w:rsidRPr="00E4708C" w:rsidRDefault="005C6C0E" w:rsidP="00871A32">
      <w:pPr>
        <w:rPr>
          <w:lang w:val="en-US"/>
        </w:rPr>
      </w:pPr>
      <w:r w:rsidRPr="007E3A40">
        <w:rPr>
          <w:highlight w:val="cyan"/>
          <w:lang w:val="en-US"/>
        </w:rPr>
        <w:t xml:space="preserve">3 </w:t>
      </w:r>
      <w:r w:rsidR="009F0FE5" w:rsidRPr="007E3A40">
        <w:rPr>
          <w:highlight w:val="cyan"/>
          <w:lang w:val="en-US"/>
        </w:rPr>
        <w:t>BUILD / RELEASE ENGINEER</w:t>
      </w:r>
      <w:r w:rsidR="007E3A40" w:rsidRPr="007E3A40">
        <w:rPr>
          <w:highlight w:val="cyan"/>
          <w:lang w:val="en-US"/>
        </w:rPr>
        <w:t>/DEVOPS</w:t>
      </w:r>
    </w:p>
    <w:p w14:paraId="5835AA84" w14:textId="338CAA08" w:rsidR="009F0FE5" w:rsidRPr="00E4708C" w:rsidRDefault="009F0FE5" w:rsidP="00871A32">
      <w:pPr>
        <w:rPr>
          <w:lang w:val="en-US"/>
        </w:rPr>
      </w:pPr>
    </w:p>
    <w:p w14:paraId="20E8BA7D" w14:textId="2EC35FF0" w:rsidR="0043052A" w:rsidRPr="007E3A40" w:rsidRDefault="0043052A" w:rsidP="00871A32">
      <w:pPr>
        <w:pStyle w:val="ListParagraph"/>
        <w:numPr>
          <w:ilvl w:val="0"/>
          <w:numId w:val="30"/>
        </w:numPr>
        <w:rPr>
          <w:highlight w:val="cyan"/>
          <w:lang w:val="en-US"/>
        </w:rPr>
      </w:pPr>
      <w:r w:rsidRPr="00E4708C">
        <w:rPr>
          <w:lang w:val="en-US"/>
        </w:rPr>
        <w:t xml:space="preserve">WHO EVER IS </w:t>
      </w:r>
      <w:r w:rsidRPr="007E3A40">
        <w:rPr>
          <w:highlight w:val="cyan"/>
          <w:lang w:val="en-US"/>
        </w:rPr>
        <w:t xml:space="preserve">INSTALLING THE </w:t>
      </w:r>
      <w:r w:rsidR="00F16CAC" w:rsidRPr="007E3A40">
        <w:rPr>
          <w:highlight w:val="cyan"/>
          <w:lang w:val="en-US"/>
        </w:rPr>
        <w:t xml:space="preserve">BUILD </w:t>
      </w:r>
      <w:r w:rsidR="00FB288B" w:rsidRPr="007E3A40">
        <w:rPr>
          <w:highlight w:val="cyan"/>
          <w:lang w:val="en-US"/>
        </w:rPr>
        <w:t>IN TESTING SERVER THEY WILL ONLY GET THE URL, USERNAME</w:t>
      </w:r>
      <w:r w:rsidR="000251A7" w:rsidRPr="007E3A40">
        <w:rPr>
          <w:highlight w:val="cyan"/>
          <w:lang w:val="en-US"/>
        </w:rPr>
        <w:t xml:space="preserve"> AND PASSWORD</w:t>
      </w:r>
    </w:p>
    <w:p w14:paraId="1F8DF084" w14:textId="3A35DDA7" w:rsidR="00EF4623" w:rsidRPr="007E3A40" w:rsidRDefault="00EF4623" w:rsidP="00871A32">
      <w:pPr>
        <w:pStyle w:val="ListParagraph"/>
        <w:numPr>
          <w:ilvl w:val="0"/>
          <w:numId w:val="30"/>
        </w:numPr>
        <w:rPr>
          <w:highlight w:val="cyan"/>
          <w:lang w:val="en-US"/>
        </w:rPr>
      </w:pPr>
      <w:r w:rsidRPr="00E4708C">
        <w:rPr>
          <w:lang w:val="en-US"/>
        </w:rPr>
        <w:t xml:space="preserve">IF </w:t>
      </w:r>
      <w:r w:rsidRPr="007E3A40">
        <w:rPr>
          <w:highlight w:val="cyan"/>
          <w:lang w:val="en-US"/>
        </w:rPr>
        <w:t xml:space="preserve">TEST ENGINEER INSTALL THE SOFTWARE </w:t>
      </w:r>
      <w:r w:rsidR="004375BA" w:rsidRPr="007E3A40">
        <w:rPr>
          <w:highlight w:val="cyan"/>
          <w:lang w:val="en-US"/>
        </w:rPr>
        <w:t xml:space="preserve">TO THE SERVER THEN THEY WILL GET THE URL </w:t>
      </w:r>
      <w:r w:rsidR="00017EBF" w:rsidRPr="007E3A40">
        <w:rPr>
          <w:highlight w:val="cyan"/>
          <w:lang w:val="en-US"/>
        </w:rPr>
        <w:t xml:space="preserve"> </w:t>
      </w:r>
      <w:r w:rsidR="004375BA" w:rsidRPr="007E3A40">
        <w:rPr>
          <w:highlight w:val="cyan"/>
          <w:lang w:val="en-US"/>
        </w:rPr>
        <w:t>,USERNAME, PAS</w:t>
      </w:r>
      <w:r w:rsidR="0036670E" w:rsidRPr="007E3A40">
        <w:rPr>
          <w:highlight w:val="cyan"/>
          <w:lang w:val="en-US"/>
        </w:rPr>
        <w:t>S</w:t>
      </w:r>
      <w:r w:rsidR="004375BA" w:rsidRPr="007E3A40">
        <w:rPr>
          <w:highlight w:val="cyan"/>
          <w:lang w:val="en-US"/>
        </w:rPr>
        <w:t>WORD</w:t>
      </w:r>
    </w:p>
    <w:p w14:paraId="259F2890" w14:textId="53CEACA6" w:rsidR="0036670E" w:rsidRPr="007E3A40" w:rsidRDefault="0036670E" w:rsidP="00871A32">
      <w:pPr>
        <w:pStyle w:val="ListParagraph"/>
        <w:numPr>
          <w:ilvl w:val="0"/>
          <w:numId w:val="30"/>
        </w:numPr>
        <w:rPr>
          <w:highlight w:val="cyan"/>
          <w:lang w:val="en-US"/>
        </w:rPr>
      </w:pPr>
      <w:r w:rsidRPr="00E4708C">
        <w:rPr>
          <w:lang w:val="en-US"/>
        </w:rPr>
        <w:lastRenderedPageBreak/>
        <w:t xml:space="preserve">IF </w:t>
      </w:r>
      <w:r w:rsidRPr="007E3A40">
        <w:rPr>
          <w:highlight w:val="cyan"/>
          <w:lang w:val="en-US"/>
        </w:rPr>
        <w:t>DEVELO</w:t>
      </w:r>
      <w:r w:rsidR="00592B16" w:rsidRPr="007E3A40">
        <w:rPr>
          <w:highlight w:val="cyan"/>
          <w:lang w:val="en-US"/>
        </w:rPr>
        <w:t xml:space="preserve">PER </w:t>
      </w:r>
      <w:r w:rsidRPr="007E3A40">
        <w:rPr>
          <w:highlight w:val="cyan"/>
          <w:lang w:val="en-US"/>
        </w:rPr>
        <w:t xml:space="preserve"> INSTALL THE </w:t>
      </w:r>
      <w:r w:rsidR="007161BD" w:rsidRPr="007E3A40">
        <w:rPr>
          <w:highlight w:val="cyan"/>
          <w:lang w:val="en-US"/>
        </w:rPr>
        <w:t xml:space="preserve"> TO SERVER THEY WILL GET THE URL </w:t>
      </w:r>
      <w:r w:rsidR="00647527" w:rsidRPr="007E3A40">
        <w:rPr>
          <w:highlight w:val="cyan"/>
          <w:lang w:val="en-US"/>
        </w:rPr>
        <w:t xml:space="preserve">, USERNAME , PASSWORD BUT THERE IS NO USE </w:t>
      </w:r>
      <w:r w:rsidR="004A548C" w:rsidRPr="007E3A40">
        <w:rPr>
          <w:highlight w:val="cyan"/>
          <w:lang w:val="en-US"/>
        </w:rPr>
        <w:t xml:space="preserve">IF THEY GET THE DATA SO THEY WILL MAIL  THE DATA TO TESTING </w:t>
      </w:r>
      <w:r w:rsidR="00F078C0" w:rsidRPr="007E3A40">
        <w:rPr>
          <w:highlight w:val="cyan"/>
          <w:lang w:val="en-US"/>
        </w:rPr>
        <w:t>SO THEY CAN CONTINUE WITH TESTING.</w:t>
      </w:r>
    </w:p>
    <w:p w14:paraId="7246C76B" w14:textId="17B23C24" w:rsidR="00592B16" w:rsidRPr="00E4708C" w:rsidRDefault="008F1886" w:rsidP="00871A32">
      <w:pPr>
        <w:pStyle w:val="Heading3"/>
        <w:rPr>
          <w:lang w:val="en-US"/>
        </w:rPr>
      </w:pPr>
      <w:r w:rsidRPr="00E4708C">
        <w:rPr>
          <w:lang w:val="en-US"/>
        </w:rPr>
        <w:t>ROLES OF RELEASE /BUILD ENGINEER=</w:t>
      </w:r>
    </w:p>
    <w:p w14:paraId="1587AD01" w14:textId="6817A3AF" w:rsidR="008F1886" w:rsidRPr="00E4708C" w:rsidRDefault="001D1005" w:rsidP="00871A32">
      <w:pPr>
        <w:pStyle w:val="ListParagraph"/>
        <w:numPr>
          <w:ilvl w:val="0"/>
          <w:numId w:val="31"/>
        </w:numPr>
        <w:rPr>
          <w:lang w:val="en-US"/>
        </w:rPr>
      </w:pPr>
      <w:r w:rsidRPr="007E3A40">
        <w:rPr>
          <w:highlight w:val="cyan"/>
          <w:lang w:val="en-US"/>
        </w:rPr>
        <w:t xml:space="preserve">DEVELOPER WILL WRITE THE CODE </w:t>
      </w:r>
      <w:r w:rsidR="00E332EA" w:rsidRPr="007E3A40">
        <w:rPr>
          <w:highlight w:val="cyan"/>
          <w:lang w:val="en-US"/>
        </w:rPr>
        <w:t>AND WILL PUSH IT TO THE  SERVER</w:t>
      </w:r>
      <w:r w:rsidR="00E332EA" w:rsidRPr="00E4708C">
        <w:rPr>
          <w:lang w:val="en-US"/>
        </w:rPr>
        <w:t>.</w:t>
      </w:r>
    </w:p>
    <w:p w14:paraId="1C0FFB69" w14:textId="156A7F9A" w:rsidR="00F41F68" w:rsidRPr="00E4708C" w:rsidRDefault="00F41F68" w:rsidP="00871A32">
      <w:pPr>
        <w:pStyle w:val="ListParagraph"/>
        <w:numPr>
          <w:ilvl w:val="0"/>
          <w:numId w:val="31"/>
        </w:numPr>
        <w:rPr>
          <w:lang w:val="en-US"/>
        </w:rPr>
      </w:pPr>
      <w:r w:rsidRPr="007E3A40">
        <w:rPr>
          <w:highlight w:val="cyan"/>
          <w:lang w:val="en-US"/>
        </w:rPr>
        <w:t xml:space="preserve">BUILD ENGINEER WILL COMPILE AND COMPRESS </w:t>
      </w:r>
      <w:r w:rsidR="00B35619" w:rsidRPr="007E3A40">
        <w:rPr>
          <w:highlight w:val="cyan"/>
          <w:lang w:val="en-US"/>
        </w:rPr>
        <w:t xml:space="preserve">THE CODE INTO BUILD AND HE WILL INSTALL THE BUILD </w:t>
      </w:r>
      <w:r w:rsidR="00E1624D" w:rsidRPr="007E3A40">
        <w:rPr>
          <w:highlight w:val="cyan"/>
          <w:lang w:val="en-US"/>
        </w:rPr>
        <w:t>IN TEST SERVER</w:t>
      </w:r>
      <w:r w:rsidR="00E1624D" w:rsidRPr="00E4708C">
        <w:rPr>
          <w:lang w:val="en-US"/>
        </w:rPr>
        <w:t>.</w:t>
      </w:r>
    </w:p>
    <w:p w14:paraId="79D2EE36" w14:textId="53F55965" w:rsidR="00E1624D" w:rsidRPr="00E4708C" w:rsidRDefault="00E1624D" w:rsidP="00871A32">
      <w:pPr>
        <w:pStyle w:val="ListParagraph"/>
        <w:numPr>
          <w:ilvl w:val="0"/>
          <w:numId w:val="31"/>
        </w:numPr>
        <w:rPr>
          <w:lang w:val="en-US"/>
        </w:rPr>
      </w:pPr>
      <w:r w:rsidRPr="00822F26">
        <w:rPr>
          <w:highlight w:val="cyan"/>
          <w:lang w:val="en-US"/>
        </w:rPr>
        <w:t xml:space="preserve">ONES THE TESTING IS COMPLITED </w:t>
      </w:r>
      <w:r w:rsidR="00284ED4" w:rsidRPr="00822F26">
        <w:rPr>
          <w:highlight w:val="cyan"/>
          <w:lang w:val="en-US"/>
        </w:rPr>
        <w:t xml:space="preserve">IN TEST SERVER AND SOFTWARE QUALITY IS GOOD </w:t>
      </w:r>
      <w:r w:rsidR="006F16DE" w:rsidRPr="00822F26">
        <w:rPr>
          <w:highlight w:val="cyan"/>
          <w:lang w:val="en-US"/>
        </w:rPr>
        <w:t xml:space="preserve">BUILD ENGINEER DEPLOY / RELEASE </w:t>
      </w:r>
      <w:r w:rsidR="009B40E1" w:rsidRPr="00822F26">
        <w:rPr>
          <w:highlight w:val="cyan"/>
          <w:lang w:val="en-US"/>
        </w:rPr>
        <w:t>THE SOFTWARE TO THE PRODUCTION</w:t>
      </w:r>
      <w:r w:rsidR="009B40E1" w:rsidRPr="00E4708C">
        <w:rPr>
          <w:lang w:val="en-US"/>
        </w:rPr>
        <w:t>.</w:t>
      </w:r>
    </w:p>
    <w:p w14:paraId="5EDE3415" w14:textId="77777777" w:rsidR="0038174C" w:rsidRPr="00255455" w:rsidRDefault="0038174C" w:rsidP="00255455">
      <w:pPr>
        <w:rPr>
          <w:lang w:val="en-US"/>
        </w:rPr>
      </w:pPr>
    </w:p>
    <w:p w14:paraId="247B0614" w14:textId="28202A29" w:rsidR="0038174C" w:rsidRPr="00E4708C" w:rsidRDefault="0038174C" w:rsidP="00871A32">
      <w:pPr>
        <w:pStyle w:val="ListParagraph"/>
        <w:numPr>
          <w:ilvl w:val="0"/>
          <w:numId w:val="32"/>
        </w:numPr>
        <w:rPr>
          <w:rStyle w:val="Emphasis"/>
        </w:rPr>
      </w:pPr>
      <w:r w:rsidRPr="00822F26">
        <w:rPr>
          <w:rStyle w:val="Emphasis"/>
          <w:highlight w:val="cyan"/>
        </w:rPr>
        <w:t>VERSION CONTROL TOO</w:t>
      </w:r>
      <w:r w:rsidRPr="00E4708C">
        <w:rPr>
          <w:rStyle w:val="Emphasis"/>
        </w:rPr>
        <w:t>L=</w:t>
      </w:r>
    </w:p>
    <w:p w14:paraId="7659342A" w14:textId="229D70BB" w:rsidR="007A5108" w:rsidRPr="00E4708C" w:rsidRDefault="002A338A" w:rsidP="00871A32">
      <w:pPr>
        <w:ind w:left="284"/>
        <w:rPr>
          <w:rStyle w:val="Emphasis"/>
        </w:rPr>
      </w:pPr>
      <w:r w:rsidRPr="00E4708C">
        <w:rPr>
          <w:rStyle w:val="Emphasis"/>
          <w:lang w:val="en-US"/>
        </w:rPr>
        <w:t>-</w:t>
      </w:r>
      <w:r w:rsidR="007A5108" w:rsidRPr="00822F26">
        <w:rPr>
          <w:rStyle w:val="Emphasis"/>
          <w:highlight w:val="cyan"/>
          <w:lang w:val="en-US"/>
        </w:rPr>
        <w:t xml:space="preserve">IT IS USED TO </w:t>
      </w:r>
      <w:r w:rsidR="007A5108" w:rsidRPr="00822F26">
        <w:rPr>
          <w:rStyle w:val="Emphasis"/>
          <w:highlight w:val="cyan"/>
        </w:rPr>
        <w:t xml:space="preserve">PROTECT </w:t>
      </w:r>
      <w:r w:rsidR="00BC494A" w:rsidRPr="00822F26">
        <w:rPr>
          <w:rStyle w:val="Emphasis"/>
          <w:highlight w:val="cyan"/>
        </w:rPr>
        <w:t>THE CODE WRITTEN BY THE DEVELOPERS</w:t>
      </w:r>
    </w:p>
    <w:p w14:paraId="58E91A7B" w14:textId="20E70384" w:rsidR="00BC494A" w:rsidRPr="00E4708C" w:rsidRDefault="002A338A" w:rsidP="00871A32">
      <w:pPr>
        <w:pStyle w:val="ListParagraph"/>
        <w:ind w:left="644"/>
        <w:rPr>
          <w:rStyle w:val="Emphasis"/>
        </w:rPr>
      </w:pPr>
      <w:r w:rsidRPr="00E4708C">
        <w:rPr>
          <w:rStyle w:val="Emphasis"/>
        </w:rPr>
        <w:t>-</w:t>
      </w:r>
      <w:r w:rsidR="00BC494A" w:rsidRPr="00822F26">
        <w:rPr>
          <w:rStyle w:val="Emphasis"/>
          <w:highlight w:val="cyan"/>
        </w:rPr>
        <w:t xml:space="preserve">IT IS USED TO MAINTAIN THE </w:t>
      </w:r>
      <w:r w:rsidR="00E45690" w:rsidRPr="00822F26">
        <w:rPr>
          <w:rStyle w:val="Emphasis"/>
          <w:highlight w:val="cyan"/>
        </w:rPr>
        <w:t>SOURCE CODE</w:t>
      </w:r>
      <w:r w:rsidR="00E45690" w:rsidRPr="00E4708C">
        <w:rPr>
          <w:rStyle w:val="Emphasis"/>
        </w:rPr>
        <w:t xml:space="preserve"> .</w:t>
      </w:r>
    </w:p>
    <w:p w14:paraId="1D67E71F" w14:textId="0CFA6F8F" w:rsidR="00DC2B80" w:rsidRPr="00E4708C" w:rsidRDefault="00DC2B80" w:rsidP="00871A32">
      <w:pPr>
        <w:pStyle w:val="ListParagraph"/>
        <w:numPr>
          <w:ilvl w:val="0"/>
          <w:numId w:val="32"/>
        </w:numPr>
        <w:rPr>
          <w:rStyle w:val="Emphasis"/>
        </w:rPr>
      </w:pPr>
      <w:r w:rsidRPr="00822F26">
        <w:rPr>
          <w:rStyle w:val="Emphasis"/>
          <w:highlight w:val="cyan"/>
        </w:rPr>
        <w:t>TOOL MAVEN</w:t>
      </w:r>
      <w:r w:rsidRPr="00E4708C">
        <w:rPr>
          <w:rStyle w:val="Emphasis"/>
        </w:rPr>
        <w:t>=</w:t>
      </w:r>
    </w:p>
    <w:p w14:paraId="5261E868" w14:textId="597E9174" w:rsidR="00DC2B80" w:rsidRPr="00E4708C" w:rsidRDefault="002A338A" w:rsidP="00871A32">
      <w:pPr>
        <w:pStyle w:val="ListParagraph"/>
        <w:ind w:left="644"/>
        <w:rPr>
          <w:rStyle w:val="Emphasis"/>
        </w:rPr>
      </w:pPr>
      <w:r w:rsidRPr="00E4708C">
        <w:rPr>
          <w:rStyle w:val="Emphasis"/>
        </w:rPr>
        <w:t>-</w:t>
      </w:r>
      <w:r w:rsidR="0054468E" w:rsidRPr="00822F26">
        <w:rPr>
          <w:rStyle w:val="Emphasis"/>
          <w:highlight w:val="cyan"/>
        </w:rPr>
        <w:t xml:space="preserve">IT IS USED TO COMPILE AND COMPRESS THE CODE </w:t>
      </w:r>
      <w:r w:rsidR="00886598" w:rsidRPr="00822F26">
        <w:rPr>
          <w:rStyle w:val="Emphasis"/>
          <w:highlight w:val="cyan"/>
        </w:rPr>
        <w:t>WRITTEN BY THE DEVELOPERS INTO A BUILD</w:t>
      </w:r>
      <w:r w:rsidR="00886598" w:rsidRPr="00E4708C">
        <w:rPr>
          <w:rStyle w:val="Emphasis"/>
        </w:rPr>
        <w:t xml:space="preserve"> .</w:t>
      </w:r>
    </w:p>
    <w:p w14:paraId="20D3CD86" w14:textId="57A8D089" w:rsidR="00854361" w:rsidRPr="00E4708C" w:rsidRDefault="00854361" w:rsidP="00871A32">
      <w:pPr>
        <w:ind w:left="720"/>
        <w:rPr>
          <w:rStyle w:val="Emphasis"/>
        </w:rPr>
      </w:pPr>
      <w:r w:rsidRPr="00E4708C">
        <w:rPr>
          <w:rStyle w:val="Emphasis"/>
        </w:rPr>
        <w:t>3 TOOL JUNKEN=</w:t>
      </w:r>
    </w:p>
    <w:p w14:paraId="3C9AF13C" w14:textId="7E967F36" w:rsidR="00AF70E9" w:rsidRPr="00E4708C" w:rsidRDefault="002A338A" w:rsidP="00871A32">
      <w:pPr>
        <w:ind w:left="720"/>
        <w:rPr>
          <w:rStyle w:val="Emphasis"/>
        </w:rPr>
      </w:pPr>
      <w:r w:rsidRPr="00E4708C">
        <w:rPr>
          <w:rStyle w:val="Emphasis"/>
        </w:rPr>
        <w:t>-</w:t>
      </w:r>
      <w:r w:rsidR="00854361" w:rsidRPr="00E4708C">
        <w:rPr>
          <w:rStyle w:val="Emphasis"/>
        </w:rPr>
        <w:t>CI</w:t>
      </w:r>
      <w:r w:rsidR="00854361" w:rsidRPr="00822F26">
        <w:rPr>
          <w:rStyle w:val="Emphasis"/>
          <w:highlight w:val="cyan"/>
        </w:rPr>
        <w:t xml:space="preserve">-CONTINUES INTIGRATION </w:t>
      </w:r>
      <w:r w:rsidR="00AF70E9" w:rsidRPr="00822F26">
        <w:rPr>
          <w:rStyle w:val="Emphasis"/>
          <w:highlight w:val="cyan"/>
        </w:rPr>
        <w:t xml:space="preserve">  AND CD- CONTINUES DEPLOYEMENT </w:t>
      </w:r>
      <w:r w:rsidR="00956D44" w:rsidRPr="00822F26">
        <w:rPr>
          <w:rStyle w:val="Emphasis"/>
          <w:highlight w:val="cyan"/>
        </w:rPr>
        <w:t>TOGETHER CALLED AS SYNCRONIZATION</w:t>
      </w:r>
    </w:p>
    <w:p w14:paraId="24552378" w14:textId="592788E1" w:rsidR="0024198A" w:rsidRPr="00E4708C" w:rsidRDefault="002A338A" w:rsidP="00871A32">
      <w:pPr>
        <w:ind w:left="720"/>
        <w:rPr>
          <w:rStyle w:val="Emphasis"/>
        </w:rPr>
      </w:pPr>
      <w:r w:rsidRPr="00E4708C">
        <w:rPr>
          <w:rStyle w:val="Emphasis"/>
        </w:rPr>
        <w:t>-</w:t>
      </w:r>
      <w:r w:rsidR="0024198A" w:rsidRPr="00E4708C">
        <w:rPr>
          <w:rStyle w:val="Emphasis"/>
        </w:rPr>
        <w:t xml:space="preserve">CONTINUES SYNCRONIZATION – </w:t>
      </w:r>
      <w:r w:rsidR="0024198A" w:rsidRPr="00822F26">
        <w:rPr>
          <w:rStyle w:val="Emphasis"/>
          <w:highlight w:val="cyan"/>
        </w:rPr>
        <w:t xml:space="preserve">CONTINUES INTIGRATION </w:t>
      </w:r>
      <w:r w:rsidR="004B3B5D" w:rsidRPr="00822F26">
        <w:rPr>
          <w:rStyle w:val="Emphasis"/>
          <w:highlight w:val="cyan"/>
        </w:rPr>
        <w:t>BETWEEN THE SERVERS</w:t>
      </w:r>
      <w:r w:rsidR="004B3B5D" w:rsidRPr="00E4708C">
        <w:rPr>
          <w:rStyle w:val="Emphasis"/>
        </w:rPr>
        <w:t xml:space="preserve"> </w:t>
      </w:r>
      <w:r w:rsidR="00233680" w:rsidRPr="00E4708C">
        <w:rPr>
          <w:rStyle w:val="Emphasis"/>
        </w:rPr>
        <w:t>.</w:t>
      </w:r>
    </w:p>
    <w:p w14:paraId="0B02C015" w14:textId="0BF2CE74" w:rsidR="00233680" w:rsidRPr="00E4708C" w:rsidRDefault="00233680" w:rsidP="00871A32">
      <w:pPr>
        <w:pStyle w:val="Heading1"/>
        <w:rPr>
          <w:rStyle w:val="Emphasis"/>
          <w:color w:val="833C0B" w:themeColor="accent2" w:themeShade="80"/>
          <w:sz w:val="48"/>
          <w:szCs w:val="48"/>
          <w:lang w:val="en-US"/>
        </w:rPr>
      </w:pPr>
      <w:r w:rsidRPr="00E4708C">
        <w:rPr>
          <w:rStyle w:val="Emphasis"/>
          <w:color w:val="833C0B" w:themeColor="accent2" w:themeShade="80"/>
          <w:sz w:val="48"/>
          <w:szCs w:val="48"/>
          <w:lang w:val="en-US"/>
        </w:rPr>
        <w:t>Acceptance testing</w:t>
      </w:r>
      <w:r w:rsidR="00C76620" w:rsidRPr="00E4708C">
        <w:rPr>
          <w:rStyle w:val="Emphasis"/>
          <w:color w:val="833C0B" w:themeColor="accent2" w:themeShade="80"/>
          <w:sz w:val="48"/>
          <w:szCs w:val="48"/>
          <w:lang w:val="en-US"/>
        </w:rPr>
        <w:t>/</w:t>
      </w:r>
      <w:r w:rsidR="00BB0E12" w:rsidRPr="00E4708C">
        <w:rPr>
          <w:rStyle w:val="Emphasis"/>
          <w:color w:val="833C0B" w:themeColor="accent2" w:themeShade="80"/>
          <w:sz w:val="48"/>
          <w:szCs w:val="48"/>
          <w:lang w:val="en-US"/>
        </w:rPr>
        <w:t>USER ACCEPTANCE TESTING=</w:t>
      </w:r>
    </w:p>
    <w:p w14:paraId="6C1AEFBB" w14:textId="581BE326" w:rsidR="00233680" w:rsidRPr="00E4708C" w:rsidRDefault="004F0E20" w:rsidP="00871A32">
      <w:pPr>
        <w:pStyle w:val="ListParagraph"/>
        <w:numPr>
          <w:ilvl w:val="0"/>
          <w:numId w:val="33"/>
        </w:numPr>
        <w:rPr>
          <w:lang w:val="en-US"/>
        </w:rPr>
      </w:pPr>
      <w:r w:rsidRPr="00E4708C">
        <w:rPr>
          <w:lang w:val="en-US"/>
        </w:rPr>
        <w:t xml:space="preserve">IT </w:t>
      </w:r>
      <w:r w:rsidRPr="009A2921">
        <w:rPr>
          <w:highlight w:val="cyan"/>
          <w:lang w:val="en-US"/>
        </w:rPr>
        <w:t xml:space="preserve">IS AN END TO END TESTING DONE BY THE </w:t>
      </w:r>
      <w:r w:rsidR="0080580A" w:rsidRPr="009A2921">
        <w:rPr>
          <w:highlight w:val="cyan"/>
          <w:lang w:val="en-US"/>
        </w:rPr>
        <w:t>IT</w:t>
      </w:r>
      <w:r w:rsidRPr="009A2921">
        <w:rPr>
          <w:highlight w:val="cyan"/>
          <w:lang w:val="en-US"/>
        </w:rPr>
        <w:t xml:space="preserve"> ENGINEER </w:t>
      </w:r>
      <w:r w:rsidR="00854255" w:rsidRPr="009A2921">
        <w:rPr>
          <w:highlight w:val="cyan"/>
          <w:lang w:val="en-US"/>
        </w:rPr>
        <w:t xml:space="preserve">IN CUSTOMER PLACE WHERE IN THEY TAKE ALL THE </w:t>
      </w:r>
      <w:r w:rsidR="00AF5F0F" w:rsidRPr="009A2921">
        <w:rPr>
          <w:highlight w:val="cyan"/>
          <w:lang w:val="en-US"/>
        </w:rPr>
        <w:t xml:space="preserve">REAL TIME BUSSINESS SCENARIO AND CHECK WHETER THE </w:t>
      </w:r>
      <w:r w:rsidR="006B43B1" w:rsidRPr="009A2921">
        <w:rPr>
          <w:highlight w:val="cyan"/>
          <w:lang w:val="en-US"/>
        </w:rPr>
        <w:t>SOFTWARE IS CAPABLE OF HOLDING IT OR NOT</w:t>
      </w:r>
      <w:r w:rsidR="006B43B1" w:rsidRPr="00E4708C">
        <w:rPr>
          <w:lang w:val="en-US"/>
        </w:rPr>
        <w:t>.</w:t>
      </w:r>
    </w:p>
    <w:p w14:paraId="55929745" w14:textId="78BC7904" w:rsidR="00744A86" w:rsidRPr="00E4708C" w:rsidRDefault="00744A86" w:rsidP="00871A32">
      <w:pPr>
        <w:pStyle w:val="ListParagraph"/>
        <w:numPr>
          <w:ilvl w:val="0"/>
          <w:numId w:val="33"/>
        </w:numPr>
        <w:rPr>
          <w:lang w:val="en-US"/>
        </w:rPr>
      </w:pPr>
      <w:r w:rsidRPr="00E4708C">
        <w:rPr>
          <w:lang w:val="en-US"/>
        </w:rPr>
        <w:t>OR</w:t>
      </w:r>
    </w:p>
    <w:p w14:paraId="0910E7C4" w14:textId="3A673CD3" w:rsidR="006B43B1" w:rsidRPr="00E4708C" w:rsidRDefault="0080580A" w:rsidP="00871A32">
      <w:pPr>
        <w:pStyle w:val="ListParagraph"/>
        <w:numPr>
          <w:ilvl w:val="0"/>
          <w:numId w:val="33"/>
        </w:numPr>
        <w:rPr>
          <w:lang w:val="en-US"/>
        </w:rPr>
      </w:pPr>
      <w:r w:rsidRPr="00E4708C">
        <w:rPr>
          <w:lang w:val="en-US"/>
        </w:rPr>
        <w:t xml:space="preserve">IT IS AN END TO END TESTING DONE BY THE IT ENGINEER </w:t>
      </w:r>
      <w:r w:rsidR="005E33BF" w:rsidRPr="00E4708C">
        <w:rPr>
          <w:lang w:val="en-US"/>
        </w:rPr>
        <w:t xml:space="preserve">WHO SITTING AT CUSTOMERS PLACE WHERE IN THEY TAKE </w:t>
      </w:r>
      <w:r w:rsidR="00DF5DE8" w:rsidRPr="00E4708C">
        <w:rPr>
          <w:lang w:val="en-US"/>
        </w:rPr>
        <w:t xml:space="preserve">ALL THE REAL TIME BUSSINES SCINERIO AND CHECK WHETER THE </w:t>
      </w:r>
      <w:r w:rsidR="00744A86" w:rsidRPr="00E4708C">
        <w:rPr>
          <w:lang w:val="en-US"/>
        </w:rPr>
        <w:t xml:space="preserve"> SOFTWARE IS CAPABLE OF HOLDING IT OR NOT.</w:t>
      </w:r>
    </w:p>
    <w:p w14:paraId="2AE622BF" w14:textId="10242F44" w:rsidR="00744A86" w:rsidRPr="00A12ED7" w:rsidRDefault="000F0C34" w:rsidP="00871A32">
      <w:pPr>
        <w:pStyle w:val="Heading2"/>
      </w:pPr>
      <w:r w:rsidRPr="00E4708C">
        <w:rPr>
          <w:lang w:val="en-US"/>
        </w:rPr>
        <w:t>WHY WE DO ACCEPTANCE TESTING=</w:t>
      </w:r>
    </w:p>
    <w:p w14:paraId="4E0D5DBA" w14:textId="35921E13" w:rsidR="000F0C34" w:rsidRPr="00E4708C" w:rsidRDefault="00CE70B2" w:rsidP="00871A32">
      <w:pPr>
        <w:pStyle w:val="ListParagraph"/>
        <w:numPr>
          <w:ilvl w:val="0"/>
          <w:numId w:val="34"/>
        </w:numPr>
        <w:rPr>
          <w:lang w:val="en-US"/>
        </w:rPr>
      </w:pPr>
      <w:r w:rsidRPr="009A2921">
        <w:rPr>
          <w:highlight w:val="cyan"/>
          <w:lang w:val="en-US"/>
        </w:rPr>
        <w:t xml:space="preserve">UNDER BUSINESS PRESSURE SOFTWARE COMPANY MIGHT </w:t>
      </w:r>
      <w:r w:rsidR="009F277A" w:rsidRPr="009A2921">
        <w:rPr>
          <w:highlight w:val="cyan"/>
          <w:lang w:val="en-US"/>
        </w:rPr>
        <w:t xml:space="preserve">HAVE PUSH THE SOFTWARE  TO THE CUSTOMER WITH CRITICAL BUGS </w:t>
      </w:r>
      <w:r w:rsidR="00591B0C" w:rsidRPr="009A2921">
        <w:rPr>
          <w:highlight w:val="cyan"/>
          <w:lang w:val="en-US"/>
        </w:rPr>
        <w:t xml:space="preserve">TO PREVENT IT THEY DO ACCEPTANCE </w:t>
      </w:r>
      <w:r w:rsidR="003E4489" w:rsidRPr="009A2921">
        <w:rPr>
          <w:highlight w:val="cyan"/>
          <w:lang w:val="en-US"/>
        </w:rPr>
        <w:t>TESTING</w:t>
      </w:r>
      <w:r w:rsidR="003E4489" w:rsidRPr="00E4708C">
        <w:rPr>
          <w:lang w:val="en-US"/>
        </w:rPr>
        <w:t xml:space="preserve"> .</w:t>
      </w:r>
    </w:p>
    <w:p w14:paraId="13570329" w14:textId="6E9B38A5" w:rsidR="003E4489" w:rsidRPr="009A2921" w:rsidRDefault="00830D13" w:rsidP="00871A32">
      <w:pPr>
        <w:pStyle w:val="ListParagraph"/>
        <w:numPr>
          <w:ilvl w:val="0"/>
          <w:numId w:val="34"/>
        </w:numPr>
        <w:rPr>
          <w:highlight w:val="cyan"/>
          <w:lang w:val="en-US"/>
        </w:rPr>
      </w:pPr>
      <w:r w:rsidRPr="00E4708C">
        <w:rPr>
          <w:lang w:val="en-US"/>
        </w:rPr>
        <w:t xml:space="preserve">CHANCES ARE THERE </w:t>
      </w:r>
      <w:r w:rsidRPr="009A2921">
        <w:rPr>
          <w:highlight w:val="cyan"/>
          <w:lang w:val="en-US"/>
        </w:rPr>
        <w:t xml:space="preserve">DEVELOPMENT TEAM WOULD </w:t>
      </w:r>
      <w:r w:rsidR="001F72C3" w:rsidRPr="009A2921">
        <w:rPr>
          <w:highlight w:val="cyan"/>
          <w:lang w:val="en-US"/>
        </w:rPr>
        <w:t xml:space="preserve">HAVE MISSUNDERSTUDE </w:t>
      </w:r>
      <w:r w:rsidR="00D7782D" w:rsidRPr="009A2921">
        <w:rPr>
          <w:highlight w:val="cyan"/>
          <w:lang w:val="en-US"/>
        </w:rPr>
        <w:t xml:space="preserve"> THE REQUIREMENT</w:t>
      </w:r>
    </w:p>
    <w:p w14:paraId="7DECBA31" w14:textId="694EC720" w:rsidR="00016559" w:rsidRPr="00E4708C" w:rsidRDefault="00D7782D" w:rsidP="00871A32">
      <w:pPr>
        <w:pStyle w:val="ListParagraph"/>
        <w:numPr>
          <w:ilvl w:val="0"/>
          <w:numId w:val="34"/>
        </w:numPr>
        <w:rPr>
          <w:lang w:val="en-US"/>
        </w:rPr>
      </w:pPr>
      <w:r w:rsidRPr="009A2921">
        <w:rPr>
          <w:highlight w:val="cyan"/>
          <w:lang w:val="en-US"/>
        </w:rPr>
        <w:t xml:space="preserve">AND DEVELOPED A </w:t>
      </w:r>
      <w:r w:rsidR="00040BE3" w:rsidRPr="009A2921">
        <w:rPr>
          <w:highlight w:val="cyan"/>
          <w:lang w:val="en-US"/>
        </w:rPr>
        <w:t xml:space="preserve">WRONG FEATURE TO FIND SUCH ISSUES CUSTOMER WILL DO ACCEPTANCE </w:t>
      </w:r>
      <w:r w:rsidR="00016559" w:rsidRPr="009A2921">
        <w:rPr>
          <w:highlight w:val="cyan"/>
          <w:lang w:val="en-US"/>
        </w:rPr>
        <w:t>TESTIG.</w:t>
      </w:r>
    </w:p>
    <w:p w14:paraId="643763F2" w14:textId="5066EED6" w:rsidR="00016559" w:rsidRPr="00E4708C" w:rsidRDefault="00016559" w:rsidP="00871A32">
      <w:pPr>
        <w:pStyle w:val="ListParagraph"/>
        <w:numPr>
          <w:ilvl w:val="0"/>
          <w:numId w:val="34"/>
        </w:numPr>
        <w:rPr>
          <w:lang w:val="en-US"/>
        </w:rPr>
      </w:pPr>
      <w:r w:rsidRPr="00E4708C">
        <w:rPr>
          <w:lang w:val="en-US"/>
        </w:rPr>
        <w:lastRenderedPageBreak/>
        <w:t xml:space="preserve">IF THE </w:t>
      </w:r>
      <w:r w:rsidRPr="009A2921">
        <w:rPr>
          <w:highlight w:val="cyan"/>
          <w:lang w:val="en-US"/>
        </w:rPr>
        <w:t xml:space="preserve">CUSTOMER USES THE SOFTWARE </w:t>
      </w:r>
      <w:r w:rsidR="0095505E" w:rsidRPr="009A2921">
        <w:rPr>
          <w:highlight w:val="cyan"/>
          <w:lang w:val="en-US"/>
        </w:rPr>
        <w:t xml:space="preserve">WITH THE CRITICAL BUGS FOR THEIR </w:t>
      </w:r>
      <w:r w:rsidR="00190D60" w:rsidRPr="009A2921">
        <w:rPr>
          <w:highlight w:val="cyan"/>
          <w:lang w:val="en-US"/>
        </w:rPr>
        <w:t>BUSSINESS THEY WILL UNDERGO SEVER LOSS</w:t>
      </w:r>
      <w:r w:rsidR="00190D60" w:rsidRPr="00E4708C">
        <w:rPr>
          <w:lang w:val="en-US"/>
        </w:rPr>
        <w:t>.</w:t>
      </w:r>
    </w:p>
    <w:p w14:paraId="7522F43C" w14:textId="0179C2A6" w:rsidR="000140D5" w:rsidRPr="00E4708C" w:rsidRDefault="000140D5" w:rsidP="00871A32">
      <w:pPr>
        <w:pStyle w:val="Heading2"/>
        <w:rPr>
          <w:lang w:val="en-US"/>
        </w:rPr>
      </w:pPr>
      <w:r w:rsidRPr="00E4708C">
        <w:rPr>
          <w:lang w:val="en-US"/>
        </w:rPr>
        <w:t>APPROACH #3</w:t>
      </w:r>
    </w:p>
    <w:p w14:paraId="5860478E" w14:textId="2D2F3407" w:rsidR="000140D5" w:rsidRPr="00E4708C" w:rsidRDefault="00C832BB" w:rsidP="00871A32">
      <w:pPr>
        <w:pStyle w:val="ListParagraph"/>
        <w:numPr>
          <w:ilvl w:val="0"/>
          <w:numId w:val="35"/>
        </w:numPr>
        <w:rPr>
          <w:lang w:val="en-US"/>
        </w:rPr>
      </w:pPr>
      <w:r w:rsidRPr="009A2921">
        <w:rPr>
          <w:highlight w:val="cyan"/>
          <w:lang w:val="en-US"/>
        </w:rPr>
        <w:t xml:space="preserve">IT IS END TO END TESTING DONE BY THE TEST ENGINEER </w:t>
      </w:r>
      <w:r w:rsidR="00186AFA" w:rsidRPr="009A2921">
        <w:rPr>
          <w:highlight w:val="cyan"/>
          <w:lang w:val="en-US"/>
        </w:rPr>
        <w:t xml:space="preserve">OF THE SOFTWARE COMPANY AT THE CUSTOMER PLACE </w:t>
      </w:r>
      <w:r w:rsidR="007C627F" w:rsidRPr="009A2921">
        <w:rPr>
          <w:highlight w:val="cyan"/>
          <w:lang w:val="en-US"/>
        </w:rPr>
        <w:t xml:space="preserve">LOOKING INTO THE END TO END BUSINESS SCENARIO </w:t>
      </w:r>
      <w:r w:rsidR="001F2C31" w:rsidRPr="009A2921">
        <w:rPr>
          <w:highlight w:val="cyan"/>
          <w:lang w:val="en-US"/>
        </w:rPr>
        <w:t xml:space="preserve">AND CHECK WEATHER THE SOFTWARE IS CAPABLE </w:t>
      </w:r>
      <w:r w:rsidR="004D2487" w:rsidRPr="009A2921">
        <w:rPr>
          <w:highlight w:val="cyan"/>
          <w:lang w:val="en-US"/>
        </w:rPr>
        <w:t>OF HANDLING THE REAL TIME SCINARIO  OR NOT.</w:t>
      </w:r>
    </w:p>
    <w:p w14:paraId="1A2B180A" w14:textId="6EA2835D" w:rsidR="004D2487" w:rsidRPr="00E4708C" w:rsidRDefault="00E862C6" w:rsidP="00871A32">
      <w:pPr>
        <w:pStyle w:val="Heading2"/>
        <w:rPr>
          <w:lang w:val="en-US"/>
        </w:rPr>
      </w:pPr>
      <w:r w:rsidRPr="00E4708C">
        <w:rPr>
          <w:lang w:val="en-US"/>
        </w:rPr>
        <w:t>APPROACH#4</w:t>
      </w:r>
    </w:p>
    <w:p w14:paraId="218FA277" w14:textId="49174DC4" w:rsidR="008319A8" w:rsidRPr="00E4708C" w:rsidRDefault="00E862C6" w:rsidP="00871A32">
      <w:pPr>
        <w:pStyle w:val="ListParagraph"/>
        <w:numPr>
          <w:ilvl w:val="0"/>
          <w:numId w:val="35"/>
        </w:numPr>
        <w:rPr>
          <w:lang w:val="en-US"/>
        </w:rPr>
      </w:pPr>
      <w:r w:rsidRPr="00E4708C">
        <w:rPr>
          <w:lang w:val="en-US"/>
        </w:rPr>
        <w:t>I</w:t>
      </w:r>
      <w:r w:rsidRPr="009A2921">
        <w:rPr>
          <w:highlight w:val="cyan"/>
          <w:lang w:val="en-US"/>
        </w:rPr>
        <w:t xml:space="preserve">T IS AN END TO END TESTING DONE BY </w:t>
      </w:r>
      <w:r w:rsidR="00F95377" w:rsidRPr="009A2921">
        <w:rPr>
          <w:highlight w:val="cyan"/>
          <w:lang w:val="en-US"/>
        </w:rPr>
        <w:t>IT</w:t>
      </w:r>
      <w:r w:rsidR="00625687" w:rsidRPr="009A2921">
        <w:rPr>
          <w:highlight w:val="cyan"/>
          <w:lang w:val="en-US"/>
        </w:rPr>
        <w:t xml:space="preserve"> ENGINEERS BY SITTING IN OUR OWN PLACE (SOFTWARE COMPANY) </w:t>
      </w:r>
      <w:r w:rsidR="008B6569" w:rsidRPr="009A2921">
        <w:rPr>
          <w:highlight w:val="cyan"/>
          <w:lang w:val="en-US"/>
        </w:rPr>
        <w:t xml:space="preserve">WHERE IN THEY REFER TO THE </w:t>
      </w:r>
      <w:r w:rsidR="00BC04B4" w:rsidRPr="009A2921">
        <w:rPr>
          <w:highlight w:val="cyan"/>
          <w:lang w:val="en-US"/>
        </w:rPr>
        <w:t xml:space="preserve">END TO END BUSINESS SCENARIO OF THE CUSTOMER AND </w:t>
      </w:r>
      <w:r w:rsidR="002F1DB4" w:rsidRPr="009A2921">
        <w:rPr>
          <w:highlight w:val="cyan"/>
          <w:lang w:val="en-US"/>
        </w:rPr>
        <w:t xml:space="preserve">CHECK WHETER THE SOFTWARE IS CAPABLE OF </w:t>
      </w:r>
      <w:r w:rsidR="0077625B" w:rsidRPr="009A2921">
        <w:rPr>
          <w:highlight w:val="cyan"/>
          <w:lang w:val="en-US"/>
        </w:rPr>
        <w:t>HANDLING THE REAL TIME SCINARIO / NOT</w:t>
      </w:r>
      <w:r w:rsidR="00537921" w:rsidRPr="009A2921">
        <w:rPr>
          <w:highlight w:val="cyan"/>
          <w:lang w:val="en-US"/>
        </w:rPr>
        <w:t>.</w:t>
      </w:r>
    </w:p>
    <w:p w14:paraId="2D16DBF0" w14:textId="44551B88" w:rsidR="00F37EC2" w:rsidRPr="00E4708C" w:rsidRDefault="00895F2F" w:rsidP="00871A32">
      <w:pPr>
        <w:pStyle w:val="Heading1"/>
        <w:rPr>
          <w:color w:val="833C0B" w:themeColor="accent2" w:themeShade="80"/>
          <w:sz w:val="44"/>
          <w:szCs w:val="44"/>
          <w:lang w:val="en-US"/>
        </w:rPr>
      </w:pPr>
      <w:r w:rsidRPr="00E4708C">
        <w:rPr>
          <w:color w:val="833C0B" w:themeColor="accent2" w:themeShade="80"/>
          <w:sz w:val="44"/>
          <w:szCs w:val="44"/>
          <w:lang w:val="en-US"/>
        </w:rPr>
        <w:t>ADHOC TESTING=</w:t>
      </w:r>
    </w:p>
    <w:p w14:paraId="067932F7" w14:textId="46214211" w:rsidR="00895F2F" w:rsidRPr="00E4708C" w:rsidRDefault="009347D3" w:rsidP="00871A32">
      <w:pPr>
        <w:pStyle w:val="ListParagraph"/>
        <w:numPr>
          <w:ilvl w:val="0"/>
          <w:numId w:val="51"/>
        </w:numPr>
        <w:rPr>
          <w:lang w:val="en-US"/>
        </w:rPr>
      </w:pPr>
      <w:r w:rsidRPr="00E4708C">
        <w:rPr>
          <w:lang w:val="en-US"/>
        </w:rPr>
        <w:t xml:space="preserve">IT IS ALSO CALLED </w:t>
      </w:r>
      <w:r w:rsidRPr="009A2921">
        <w:rPr>
          <w:highlight w:val="cyan"/>
          <w:lang w:val="en-US"/>
        </w:rPr>
        <w:t>AS MONKEY OR GORILLA  TESTING</w:t>
      </w:r>
      <w:r w:rsidRPr="00E4708C">
        <w:rPr>
          <w:lang w:val="en-US"/>
        </w:rPr>
        <w:t xml:space="preserve"> .</w:t>
      </w:r>
    </w:p>
    <w:p w14:paraId="13783873" w14:textId="11EC3EA5" w:rsidR="009347D3" w:rsidRPr="00E4708C" w:rsidRDefault="00EE7496" w:rsidP="00871A32">
      <w:pPr>
        <w:pStyle w:val="ListParagraph"/>
        <w:numPr>
          <w:ilvl w:val="0"/>
          <w:numId w:val="51"/>
        </w:numPr>
        <w:rPr>
          <w:lang w:val="en-US"/>
        </w:rPr>
      </w:pPr>
      <w:r w:rsidRPr="009A2921">
        <w:rPr>
          <w:highlight w:val="cyan"/>
          <w:lang w:val="en-US"/>
        </w:rPr>
        <w:t xml:space="preserve">TESTING THE APPLICATION RANDOMLY WITHOUT LOOKING </w:t>
      </w:r>
      <w:r w:rsidR="002D7F86" w:rsidRPr="009A2921">
        <w:rPr>
          <w:highlight w:val="cyan"/>
          <w:lang w:val="en-US"/>
        </w:rPr>
        <w:t>INTO REQUIRMENT DOCUMENT</w:t>
      </w:r>
      <w:r w:rsidR="002D7F86" w:rsidRPr="00E4708C">
        <w:rPr>
          <w:lang w:val="en-US"/>
        </w:rPr>
        <w:t xml:space="preserve"> IS CALLED AS </w:t>
      </w:r>
      <w:r w:rsidR="000E71EF" w:rsidRPr="00E4708C">
        <w:rPr>
          <w:lang w:val="en-US"/>
        </w:rPr>
        <w:t>ADHOC  TESTING.</w:t>
      </w:r>
    </w:p>
    <w:p w14:paraId="44489FFE" w14:textId="0E496549" w:rsidR="000E71EF" w:rsidRPr="00E4708C" w:rsidRDefault="000E71EF" w:rsidP="00871A32">
      <w:pPr>
        <w:pStyle w:val="Heading2"/>
        <w:rPr>
          <w:lang w:val="en-US"/>
        </w:rPr>
      </w:pPr>
      <w:r w:rsidRPr="00E4708C">
        <w:rPr>
          <w:lang w:val="en-US"/>
        </w:rPr>
        <w:t>WHEN TO DO ADHOC TESTING=</w:t>
      </w:r>
    </w:p>
    <w:p w14:paraId="39B90EF4" w14:textId="7FF5455D" w:rsidR="000E71EF" w:rsidRPr="00E4708C" w:rsidRDefault="00472D77" w:rsidP="00871A32">
      <w:pPr>
        <w:pStyle w:val="ListParagraph"/>
        <w:numPr>
          <w:ilvl w:val="0"/>
          <w:numId w:val="52"/>
        </w:numPr>
        <w:rPr>
          <w:lang w:val="en-US"/>
        </w:rPr>
      </w:pPr>
      <w:r w:rsidRPr="00E4708C">
        <w:rPr>
          <w:lang w:val="en-US"/>
        </w:rPr>
        <w:t xml:space="preserve">ONCE </w:t>
      </w:r>
      <w:r w:rsidRPr="009A2921">
        <w:rPr>
          <w:highlight w:val="cyan"/>
          <w:lang w:val="en-US"/>
        </w:rPr>
        <w:t>AFTER POSITIVE TESTING IS COMPLETED</w:t>
      </w:r>
      <w:r w:rsidRPr="00E4708C">
        <w:rPr>
          <w:lang w:val="en-US"/>
        </w:rPr>
        <w:t>.</w:t>
      </w:r>
    </w:p>
    <w:p w14:paraId="76EEBEA0" w14:textId="4D98FE1A" w:rsidR="00472D77" w:rsidRPr="00E4708C" w:rsidRDefault="00D001F7" w:rsidP="00871A32">
      <w:pPr>
        <w:pStyle w:val="ListParagraph"/>
        <w:numPr>
          <w:ilvl w:val="0"/>
          <w:numId w:val="52"/>
        </w:numPr>
        <w:rPr>
          <w:lang w:val="en-US"/>
        </w:rPr>
      </w:pPr>
      <w:r w:rsidRPr="00E4708C">
        <w:rPr>
          <w:lang w:val="en-US"/>
        </w:rPr>
        <w:t xml:space="preserve">ONCE </w:t>
      </w:r>
      <w:r w:rsidRPr="009A2921">
        <w:rPr>
          <w:highlight w:val="cyan"/>
          <w:lang w:val="en-US"/>
        </w:rPr>
        <w:t xml:space="preserve">THE </w:t>
      </w:r>
      <w:r w:rsidR="00B6406F" w:rsidRPr="009A2921">
        <w:rPr>
          <w:highlight w:val="cyan"/>
          <w:lang w:val="en-US"/>
        </w:rPr>
        <w:t>PRODUCT IS FUCTIONALLY STABLE</w:t>
      </w:r>
      <w:r w:rsidR="00B6406F" w:rsidRPr="00E4708C">
        <w:rPr>
          <w:lang w:val="en-US"/>
        </w:rPr>
        <w:t xml:space="preserve"> .</w:t>
      </w:r>
    </w:p>
    <w:p w14:paraId="51125D56" w14:textId="09A076BE" w:rsidR="00B6406F" w:rsidRPr="00E4708C" w:rsidRDefault="009D1D2A" w:rsidP="00871A32">
      <w:pPr>
        <w:pStyle w:val="ListParagraph"/>
        <w:numPr>
          <w:ilvl w:val="0"/>
          <w:numId w:val="52"/>
        </w:numPr>
        <w:rPr>
          <w:lang w:val="en-US"/>
        </w:rPr>
      </w:pPr>
      <w:r w:rsidRPr="00E4708C">
        <w:rPr>
          <w:lang w:val="en-US"/>
        </w:rPr>
        <w:t xml:space="preserve">WHEN </w:t>
      </w:r>
      <w:r w:rsidRPr="009A2921">
        <w:rPr>
          <w:highlight w:val="cyan"/>
          <w:lang w:val="en-US"/>
        </w:rPr>
        <w:t xml:space="preserve">TEST ENGINEERS ARE DOING FT,IT,ST IN </w:t>
      </w:r>
      <w:r w:rsidR="00BF21C0" w:rsidRPr="009A2921">
        <w:rPr>
          <w:highlight w:val="cyan"/>
          <w:lang w:val="en-US"/>
        </w:rPr>
        <w:t xml:space="preserve">BETWEEN IF THEY COME UP WITH CREATIVE </w:t>
      </w:r>
      <w:r w:rsidR="00FF4BF4" w:rsidRPr="009A2921">
        <w:rPr>
          <w:highlight w:val="cyan"/>
          <w:lang w:val="en-US"/>
        </w:rPr>
        <w:t>ADHOC SCENARIOS</w:t>
      </w:r>
      <w:r w:rsidR="00FF4BF4" w:rsidRPr="00E4708C">
        <w:rPr>
          <w:lang w:val="en-US"/>
        </w:rPr>
        <w:t xml:space="preserve"> .THEN TEST ENGINEERS CAN DO ADHOC TESTING </w:t>
      </w:r>
      <w:r w:rsidR="00316FBF" w:rsidRPr="00E4708C">
        <w:rPr>
          <w:lang w:val="en-US"/>
        </w:rPr>
        <w:t xml:space="preserve">BUT TEST ENGINEERS MAKE SURE </w:t>
      </w:r>
      <w:r w:rsidR="00F833C4" w:rsidRPr="00E4708C">
        <w:rPr>
          <w:lang w:val="en-US"/>
        </w:rPr>
        <w:t xml:space="preserve">THAT THEY ARE NOT SPENDING MUCH TIME </w:t>
      </w:r>
      <w:r w:rsidR="007A54D4" w:rsidRPr="00E4708C">
        <w:rPr>
          <w:lang w:val="en-US"/>
        </w:rPr>
        <w:t>ON DOING IT</w:t>
      </w:r>
    </w:p>
    <w:p w14:paraId="47E3AC11" w14:textId="6BF80C12" w:rsidR="00093444" w:rsidRPr="009A2921" w:rsidRDefault="00093444" w:rsidP="00871A32">
      <w:pPr>
        <w:pStyle w:val="ListParagraph"/>
        <w:numPr>
          <w:ilvl w:val="0"/>
          <w:numId w:val="52"/>
        </w:numPr>
        <w:rPr>
          <w:highlight w:val="cyan"/>
          <w:lang w:val="en-US"/>
        </w:rPr>
      </w:pPr>
      <w:r w:rsidRPr="00E4708C">
        <w:rPr>
          <w:lang w:val="en-US"/>
        </w:rPr>
        <w:t xml:space="preserve">IF </w:t>
      </w:r>
      <w:r w:rsidRPr="009A2921">
        <w:rPr>
          <w:highlight w:val="cyan"/>
          <w:lang w:val="en-US"/>
        </w:rPr>
        <w:t>THEY COME UP WITH LOT OF ADHOC SCENARIO</w:t>
      </w:r>
      <w:r w:rsidR="00A90587" w:rsidRPr="009A2921">
        <w:rPr>
          <w:highlight w:val="cyan"/>
          <w:lang w:val="en-US"/>
        </w:rPr>
        <w:t xml:space="preserve"> THEY CAN DOCUMENT IT AND EXECUTE IT LATER</w:t>
      </w:r>
    </w:p>
    <w:p w14:paraId="1C74D68F" w14:textId="050533A9" w:rsidR="006523BD" w:rsidRPr="00D8168E" w:rsidRDefault="002C3F10" w:rsidP="00D8168E">
      <w:pPr>
        <w:pStyle w:val="ListParagraph"/>
        <w:numPr>
          <w:ilvl w:val="0"/>
          <w:numId w:val="52"/>
        </w:numPr>
        <w:rPr>
          <w:lang w:val="en-US"/>
        </w:rPr>
      </w:pPr>
      <w:r w:rsidRPr="00E4708C">
        <w:rPr>
          <w:lang w:val="en-US"/>
        </w:rPr>
        <w:t xml:space="preserve">WHENEVER </w:t>
      </w:r>
      <w:r w:rsidRPr="009A2921">
        <w:rPr>
          <w:highlight w:val="cyan"/>
          <w:lang w:val="en-US"/>
        </w:rPr>
        <w:t xml:space="preserve">TESTING TEAM </w:t>
      </w:r>
      <w:r w:rsidR="00A13B97" w:rsidRPr="009A2921">
        <w:rPr>
          <w:highlight w:val="cyan"/>
          <w:lang w:val="en-US"/>
        </w:rPr>
        <w:t>IS FREE THEY DO ADHOC TESTING</w:t>
      </w:r>
      <w:r w:rsidR="00A13B97" w:rsidRPr="00E4708C">
        <w:rPr>
          <w:lang w:val="en-US"/>
        </w:rPr>
        <w:t xml:space="preserve"> .</w:t>
      </w:r>
    </w:p>
    <w:p w14:paraId="2A9DED0C" w14:textId="5CD446C2" w:rsidR="006523BD" w:rsidRPr="00E4708C" w:rsidRDefault="006523BD" w:rsidP="00871A32">
      <w:pPr>
        <w:pStyle w:val="Heading2"/>
        <w:rPr>
          <w:lang w:val="en-US"/>
        </w:rPr>
      </w:pPr>
      <w:r w:rsidRPr="00E4708C">
        <w:rPr>
          <w:lang w:val="en-US"/>
        </w:rPr>
        <w:t xml:space="preserve">WHY TEST ENGENEERS </w:t>
      </w:r>
      <w:r w:rsidR="00797711" w:rsidRPr="00E4708C">
        <w:rPr>
          <w:lang w:val="en-US"/>
        </w:rPr>
        <w:t>SHOULD DO ADHOC TESTING=</w:t>
      </w:r>
    </w:p>
    <w:p w14:paraId="56C55215" w14:textId="6F9E773C" w:rsidR="008319A8" w:rsidRPr="009A2921" w:rsidRDefault="00542157" w:rsidP="00871A32">
      <w:pPr>
        <w:pStyle w:val="ListParagraph"/>
        <w:numPr>
          <w:ilvl w:val="0"/>
          <w:numId w:val="53"/>
        </w:numPr>
        <w:rPr>
          <w:highlight w:val="cyan"/>
          <w:lang w:val="en-US"/>
        </w:rPr>
      </w:pPr>
      <w:r w:rsidRPr="009A2921">
        <w:rPr>
          <w:highlight w:val="cyan"/>
          <w:lang w:val="en-US"/>
        </w:rPr>
        <w:t xml:space="preserve">CHANCES ARE THERE END USERS </w:t>
      </w:r>
      <w:r w:rsidR="00325ECA" w:rsidRPr="009A2921">
        <w:rPr>
          <w:highlight w:val="cyan"/>
          <w:lang w:val="en-US"/>
        </w:rPr>
        <w:t>USE THE SOFTWARE RANDOMLY AND THEY MIGHT FIND DEFECTS.</w:t>
      </w:r>
    </w:p>
    <w:p w14:paraId="50928079" w14:textId="00339EC3" w:rsidR="00E862C6" w:rsidRPr="009A2921" w:rsidRDefault="00DB3D35" w:rsidP="00871A32">
      <w:pPr>
        <w:pStyle w:val="ListParagraph"/>
        <w:numPr>
          <w:ilvl w:val="0"/>
          <w:numId w:val="53"/>
        </w:numPr>
        <w:rPr>
          <w:highlight w:val="cyan"/>
          <w:lang w:val="en-US"/>
        </w:rPr>
      </w:pPr>
      <w:r w:rsidRPr="00E4708C">
        <w:rPr>
          <w:lang w:val="en-US"/>
        </w:rPr>
        <w:t xml:space="preserve">IF </w:t>
      </w:r>
      <w:r w:rsidRPr="009A2921">
        <w:rPr>
          <w:color w:val="FF0000"/>
          <w:highlight w:val="cyan"/>
          <w:lang w:val="en-US"/>
        </w:rPr>
        <w:t xml:space="preserve">DEVELOPR DEVELOP </w:t>
      </w:r>
      <w:r w:rsidRPr="009A2921">
        <w:rPr>
          <w:highlight w:val="cyan"/>
          <w:lang w:val="en-US"/>
        </w:rPr>
        <w:t xml:space="preserve">THE SOFTWARE  </w:t>
      </w:r>
      <w:r w:rsidR="005128E5" w:rsidRPr="009A2921">
        <w:rPr>
          <w:highlight w:val="cyan"/>
          <w:lang w:val="en-US"/>
        </w:rPr>
        <w:t>LOOKING INTO THE REQUIRMENT</w:t>
      </w:r>
      <w:r w:rsidR="005128E5" w:rsidRPr="00E4708C">
        <w:rPr>
          <w:lang w:val="en-US"/>
        </w:rPr>
        <w:t xml:space="preserve"> AND </w:t>
      </w:r>
      <w:r w:rsidR="005128E5" w:rsidRPr="009A2921">
        <w:rPr>
          <w:highlight w:val="cyan"/>
          <w:lang w:val="en-US"/>
        </w:rPr>
        <w:t xml:space="preserve">TEST ENGINEERS TEST </w:t>
      </w:r>
      <w:r w:rsidR="005A3724" w:rsidRPr="009A2921">
        <w:rPr>
          <w:highlight w:val="cyan"/>
          <w:lang w:val="en-US"/>
        </w:rPr>
        <w:t xml:space="preserve">THE SOFTWARE LOOKING INTO THE REQUIREMENT </w:t>
      </w:r>
      <w:r w:rsidR="00AF2F36" w:rsidRPr="009A2921">
        <w:rPr>
          <w:highlight w:val="cyan"/>
          <w:lang w:val="en-US"/>
        </w:rPr>
        <w:t xml:space="preserve">THE NUMBER OF DEFECTS TEST ENGINEERS ARE GOING </w:t>
      </w:r>
      <w:r w:rsidR="00F04CD2" w:rsidRPr="009A2921">
        <w:rPr>
          <w:highlight w:val="cyan"/>
          <w:lang w:val="en-US"/>
        </w:rPr>
        <w:t>TO FIND WILL BE LESS .</w:t>
      </w:r>
    </w:p>
    <w:p w14:paraId="5AB38623" w14:textId="3837CE90" w:rsidR="00F04CD2" w:rsidRPr="00E4708C" w:rsidRDefault="0018737B" w:rsidP="00871A32">
      <w:pPr>
        <w:pStyle w:val="ListParagraph"/>
        <w:numPr>
          <w:ilvl w:val="0"/>
          <w:numId w:val="35"/>
        </w:numPr>
        <w:rPr>
          <w:lang w:val="en-US"/>
        </w:rPr>
      </w:pPr>
      <w:r w:rsidRPr="00E4708C">
        <w:rPr>
          <w:lang w:val="en-US"/>
        </w:rPr>
        <w:t xml:space="preserve">SO </w:t>
      </w:r>
      <w:r w:rsidRPr="009A2921">
        <w:rPr>
          <w:highlight w:val="cyan"/>
          <w:lang w:val="en-US"/>
        </w:rPr>
        <w:t>THINK OUT OF THE BOX AND CATCH THE BUGS</w:t>
      </w:r>
      <w:r w:rsidRPr="00E4708C">
        <w:rPr>
          <w:lang w:val="en-US"/>
        </w:rPr>
        <w:t xml:space="preserve"> </w:t>
      </w:r>
      <w:r w:rsidR="003B3B46" w:rsidRPr="00E4708C">
        <w:rPr>
          <w:lang w:val="en-US"/>
        </w:rPr>
        <w:t>.</w:t>
      </w:r>
    </w:p>
    <w:p w14:paraId="195F99E8" w14:textId="25F3FF75" w:rsidR="003B3B46" w:rsidRPr="009A2921" w:rsidRDefault="003B3B46" w:rsidP="00871A32">
      <w:pPr>
        <w:pStyle w:val="ListParagraph"/>
        <w:numPr>
          <w:ilvl w:val="0"/>
          <w:numId w:val="35"/>
        </w:numPr>
        <w:rPr>
          <w:highlight w:val="cyan"/>
          <w:lang w:val="en-US"/>
        </w:rPr>
      </w:pPr>
      <w:r w:rsidRPr="009A2921">
        <w:rPr>
          <w:highlight w:val="cyan"/>
          <w:lang w:val="en-US"/>
        </w:rPr>
        <w:t xml:space="preserve">SINCE REQUIRMENT IS NOT FOLLOWED </w:t>
      </w:r>
      <w:r w:rsidR="00C93136" w:rsidRPr="009A2921">
        <w:rPr>
          <w:highlight w:val="cyan"/>
          <w:lang w:val="en-US"/>
        </w:rPr>
        <w:t>BY USER WE SHOULD DO ADHOC TESTING</w:t>
      </w:r>
    </w:p>
    <w:p w14:paraId="6991E25A" w14:textId="7F16F4AC" w:rsidR="00FB1674" w:rsidRPr="00E4708C" w:rsidRDefault="00FB1674" w:rsidP="00871A32">
      <w:pPr>
        <w:pStyle w:val="ListParagraph"/>
        <w:numPr>
          <w:ilvl w:val="0"/>
          <w:numId w:val="35"/>
        </w:numPr>
        <w:rPr>
          <w:lang w:val="en-US"/>
        </w:rPr>
      </w:pPr>
      <w:r w:rsidRPr="009A2921">
        <w:rPr>
          <w:highlight w:val="cyan"/>
          <w:lang w:val="en-US"/>
        </w:rPr>
        <w:t>TO FIND MORE BUGS</w:t>
      </w:r>
      <w:r w:rsidRPr="00E4708C">
        <w:rPr>
          <w:lang w:val="en-US"/>
        </w:rPr>
        <w:t xml:space="preserve"> .</w:t>
      </w:r>
    </w:p>
    <w:p w14:paraId="5135911C" w14:textId="354DD152" w:rsidR="00744A86" w:rsidRPr="00D8168E" w:rsidRDefault="00FB1674" w:rsidP="00D8168E">
      <w:pPr>
        <w:pStyle w:val="ListParagraph"/>
        <w:numPr>
          <w:ilvl w:val="0"/>
          <w:numId w:val="35"/>
        </w:numPr>
        <w:rPr>
          <w:lang w:val="en-US"/>
        </w:rPr>
      </w:pPr>
      <w:r w:rsidRPr="009A2921">
        <w:rPr>
          <w:highlight w:val="cyan"/>
          <w:lang w:val="en-US"/>
        </w:rPr>
        <w:t xml:space="preserve">TO BREACK </w:t>
      </w:r>
      <w:r w:rsidR="005F7997" w:rsidRPr="009A2921">
        <w:rPr>
          <w:highlight w:val="cyan"/>
          <w:lang w:val="en-US"/>
        </w:rPr>
        <w:t>THE PRODUCT</w:t>
      </w:r>
      <w:r w:rsidR="005F7997" w:rsidRPr="00E4708C">
        <w:rPr>
          <w:lang w:val="en-US"/>
        </w:rPr>
        <w:t>.</w:t>
      </w:r>
    </w:p>
    <w:p w14:paraId="20DC320D" w14:textId="3AD9A8CF" w:rsidR="00377E3B" w:rsidRPr="00E4708C" w:rsidRDefault="00FE295E" w:rsidP="00871A32">
      <w:pPr>
        <w:pStyle w:val="Heading1"/>
        <w:rPr>
          <w:color w:val="833C0B" w:themeColor="accent2" w:themeShade="80"/>
          <w:sz w:val="40"/>
          <w:szCs w:val="40"/>
          <w:lang w:val="en-US"/>
        </w:rPr>
      </w:pPr>
      <w:r w:rsidRPr="00E4708C">
        <w:rPr>
          <w:color w:val="833C0B" w:themeColor="accent2" w:themeShade="80"/>
          <w:sz w:val="40"/>
          <w:szCs w:val="40"/>
          <w:lang w:val="en-US"/>
        </w:rPr>
        <w:t>USABILITY TESTING</w:t>
      </w:r>
      <w:r w:rsidR="00D75C9A">
        <w:rPr>
          <w:color w:val="833C0B" w:themeColor="accent2" w:themeShade="80"/>
          <w:sz w:val="40"/>
          <w:szCs w:val="40"/>
          <w:lang w:val="en-US"/>
        </w:rPr>
        <w:t>/COSMATIC TESTING</w:t>
      </w:r>
      <w:r w:rsidRPr="00E4708C">
        <w:rPr>
          <w:color w:val="833C0B" w:themeColor="accent2" w:themeShade="80"/>
          <w:sz w:val="40"/>
          <w:szCs w:val="40"/>
          <w:lang w:val="en-US"/>
        </w:rPr>
        <w:t xml:space="preserve"> =</w:t>
      </w:r>
    </w:p>
    <w:p w14:paraId="443FF115" w14:textId="1C9BFB28" w:rsidR="00706746" w:rsidRPr="00E4708C" w:rsidRDefault="00FE295E" w:rsidP="00871A32">
      <w:pPr>
        <w:pStyle w:val="ListParagraph"/>
        <w:numPr>
          <w:ilvl w:val="0"/>
          <w:numId w:val="54"/>
        </w:numPr>
        <w:rPr>
          <w:lang w:val="en-US"/>
        </w:rPr>
      </w:pPr>
      <w:r w:rsidRPr="00E4708C">
        <w:rPr>
          <w:lang w:val="en-US"/>
        </w:rPr>
        <w:t>T</w:t>
      </w:r>
      <w:r w:rsidRPr="009A2921">
        <w:rPr>
          <w:highlight w:val="cyan"/>
          <w:lang w:val="en-US"/>
        </w:rPr>
        <w:t>ESTING THE USER FRIENDLYNESS OF AN APPLICATION</w:t>
      </w:r>
      <w:r w:rsidRPr="00E4708C">
        <w:rPr>
          <w:lang w:val="en-US"/>
        </w:rPr>
        <w:t xml:space="preserve"> </w:t>
      </w:r>
      <w:r w:rsidR="00706746" w:rsidRPr="00E4708C">
        <w:rPr>
          <w:lang w:val="en-US"/>
        </w:rPr>
        <w:t>IS CALLED AS USABILITY TESTING</w:t>
      </w:r>
    </w:p>
    <w:p w14:paraId="04AEAB4E" w14:textId="26FEE43B" w:rsidR="00706746" w:rsidRDefault="00706746" w:rsidP="00871A32">
      <w:pPr>
        <w:rPr>
          <w:lang w:val="en-US"/>
        </w:rPr>
      </w:pPr>
      <w:r w:rsidRPr="00E4708C">
        <w:rPr>
          <w:lang w:val="en-US"/>
        </w:rPr>
        <w:t>EX=GMAIL  VS YAHOO</w:t>
      </w:r>
    </w:p>
    <w:p w14:paraId="59C9B30D" w14:textId="62E2AA7F" w:rsidR="009A2921" w:rsidRPr="00E4708C" w:rsidRDefault="009A2921" w:rsidP="00871A32">
      <w:pPr>
        <w:rPr>
          <w:lang w:val="en-US"/>
        </w:rPr>
      </w:pPr>
      <w:r>
        <w:rPr>
          <w:lang w:val="en-US"/>
        </w:rPr>
        <w:t xml:space="preserve">ANY APPLICATION WHICH AS </w:t>
      </w:r>
      <w:r w:rsidR="00897E87">
        <w:rPr>
          <w:lang w:val="en-US"/>
        </w:rPr>
        <w:t xml:space="preserve">ADVERTISMENT </w:t>
      </w:r>
      <w:r w:rsidR="004F22D2">
        <w:rPr>
          <w:lang w:val="en-US"/>
        </w:rPr>
        <w:t>IS NOT A USERFRENDLY APPLICATION</w:t>
      </w:r>
    </w:p>
    <w:p w14:paraId="7EF29290" w14:textId="45B95F41" w:rsidR="00B50F84" w:rsidRPr="00E4708C" w:rsidRDefault="00B50F84" w:rsidP="00871A32">
      <w:pPr>
        <w:pStyle w:val="Heading2"/>
        <w:rPr>
          <w:lang w:val="en-US"/>
        </w:rPr>
      </w:pPr>
      <w:r w:rsidRPr="00E4708C">
        <w:rPr>
          <w:lang w:val="en-US"/>
        </w:rPr>
        <w:lastRenderedPageBreak/>
        <w:t>HOW TO DO USABILITY TESTING =</w:t>
      </w:r>
    </w:p>
    <w:p w14:paraId="0FBF5CB9" w14:textId="58C950E6" w:rsidR="00B50F84" w:rsidRPr="00E4708C" w:rsidRDefault="0061652D" w:rsidP="00871A32">
      <w:pPr>
        <w:pStyle w:val="ListParagraph"/>
        <w:numPr>
          <w:ilvl w:val="0"/>
          <w:numId w:val="54"/>
        </w:numPr>
        <w:rPr>
          <w:lang w:val="en-US"/>
        </w:rPr>
      </w:pPr>
      <w:r w:rsidRPr="009A2921">
        <w:rPr>
          <w:highlight w:val="cyan"/>
          <w:lang w:val="en-US"/>
        </w:rPr>
        <w:t>HERE WE CHECK THE LOOK AND FEEL OF THE APPLICATION IS GOOD OR NOT</w:t>
      </w:r>
      <w:r w:rsidRPr="00E4708C">
        <w:rPr>
          <w:lang w:val="en-US"/>
        </w:rPr>
        <w:t xml:space="preserve"> .</w:t>
      </w:r>
    </w:p>
    <w:p w14:paraId="627751BA" w14:textId="1B8675D7" w:rsidR="00A50418" w:rsidRPr="00E4708C" w:rsidRDefault="00A50418" w:rsidP="00871A32">
      <w:pPr>
        <w:pStyle w:val="ListParagraph"/>
        <w:numPr>
          <w:ilvl w:val="0"/>
          <w:numId w:val="54"/>
        </w:numPr>
        <w:rPr>
          <w:lang w:val="en-US"/>
        </w:rPr>
      </w:pPr>
      <w:r w:rsidRPr="00E4708C">
        <w:rPr>
          <w:lang w:val="en-US"/>
        </w:rPr>
        <w:t>LOOK / UI/USER INTERFACE</w:t>
      </w:r>
    </w:p>
    <w:p w14:paraId="77BDFA1E" w14:textId="72CFD64A" w:rsidR="00A50418" w:rsidRPr="00E4708C" w:rsidRDefault="00A50418" w:rsidP="00871A32">
      <w:pPr>
        <w:pStyle w:val="ListParagraph"/>
        <w:numPr>
          <w:ilvl w:val="0"/>
          <w:numId w:val="54"/>
        </w:numPr>
        <w:rPr>
          <w:lang w:val="en-US"/>
        </w:rPr>
      </w:pPr>
      <w:r w:rsidRPr="00E4708C">
        <w:rPr>
          <w:lang w:val="en-US"/>
        </w:rPr>
        <w:t>FEEL /UX/USER EXPERI</w:t>
      </w:r>
      <w:r w:rsidR="00B43A41" w:rsidRPr="00E4708C">
        <w:rPr>
          <w:lang w:val="en-US"/>
        </w:rPr>
        <w:t>ENCE</w:t>
      </w:r>
    </w:p>
    <w:p w14:paraId="470B574B" w14:textId="3FC4C71A" w:rsidR="00B43A41" w:rsidRPr="009A2921" w:rsidRDefault="00B43A41" w:rsidP="00871A32">
      <w:pPr>
        <w:pStyle w:val="ListParagraph"/>
        <w:numPr>
          <w:ilvl w:val="0"/>
          <w:numId w:val="54"/>
        </w:numPr>
        <w:rPr>
          <w:highlight w:val="cyan"/>
          <w:lang w:val="en-US"/>
        </w:rPr>
      </w:pPr>
      <w:r w:rsidRPr="00E4708C">
        <w:rPr>
          <w:lang w:val="en-US"/>
        </w:rPr>
        <w:t xml:space="preserve">HERE </w:t>
      </w:r>
      <w:r w:rsidRPr="009A2921">
        <w:rPr>
          <w:highlight w:val="cyan"/>
          <w:lang w:val="en-US"/>
        </w:rPr>
        <w:t xml:space="preserve">WE CHECK WETHER THE APPLICATION IS EASY </w:t>
      </w:r>
      <w:r w:rsidR="00AF466B" w:rsidRPr="009A2921">
        <w:rPr>
          <w:highlight w:val="cyan"/>
          <w:lang w:val="en-US"/>
        </w:rPr>
        <w:t xml:space="preserve">TO UNDERSTAND OR APPLICATION SHOULD </w:t>
      </w:r>
      <w:r w:rsidR="00AA0F70" w:rsidRPr="009A2921">
        <w:rPr>
          <w:highlight w:val="cyan"/>
          <w:lang w:val="en-US"/>
        </w:rPr>
        <w:t>TAKE LESS TIME TO UNDERSTAND .</w:t>
      </w:r>
    </w:p>
    <w:p w14:paraId="3BB37E0F" w14:textId="01FCE32E" w:rsidR="00AA0F70" w:rsidRPr="00E4708C" w:rsidRDefault="00AA0F70" w:rsidP="00871A32">
      <w:pPr>
        <w:pStyle w:val="ListParagraph"/>
        <w:numPr>
          <w:ilvl w:val="0"/>
          <w:numId w:val="54"/>
        </w:numPr>
        <w:rPr>
          <w:lang w:val="en-US"/>
        </w:rPr>
      </w:pPr>
      <w:r w:rsidRPr="009A2921">
        <w:rPr>
          <w:highlight w:val="cyan"/>
          <w:lang w:val="en-US"/>
        </w:rPr>
        <w:t xml:space="preserve">HERE WE WILL CHECK THE </w:t>
      </w:r>
      <w:r w:rsidR="002420E7" w:rsidRPr="009A2921">
        <w:rPr>
          <w:highlight w:val="cyan"/>
          <w:lang w:val="en-US"/>
        </w:rPr>
        <w:t xml:space="preserve">IMPORTANR FEATURES /FREQUENTLY USED FEATURES </w:t>
      </w:r>
      <w:r w:rsidR="000662D0" w:rsidRPr="009A2921">
        <w:rPr>
          <w:highlight w:val="cyan"/>
          <w:lang w:val="en-US"/>
        </w:rPr>
        <w:t xml:space="preserve">SHOULD BE EASY AXCESS  </w:t>
      </w:r>
      <w:r w:rsidR="00AD5EFA" w:rsidRPr="009A2921">
        <w:rPr>
          <w:highlight w:val="cyan"/>
          <w:lang w:val="en-US"/>
        </w:rPr>
        <w:t>TO USER WITHIN 3 CLIKS</w:t>
      </w:r>
      <w:r w:rsidR="00AD5EFA" w:rsidRPr="00E4708C">
        <w:rPr>
          <w:lang w:val="en-US"/>
        </w:rPr>
        <w:t>.</w:t>
      </w:r>
    </w:p>
    <w:p w14:paraId="77ED8CDF" w14:textId="1FCD81E5" w:rsidR="00AD5EFA" w:rsidRPr="00E4708C" w:rsidRDefault="00AD5EFA" w:rsidP="00871A32">
      <w:pPr>
        <w:pStyle w:val="Heading2"/>
        <w:rPr>
          <w:lang w:val="en-US"/>
        </w:rPr>
      </w:pPr>
      <w:r w:rsidRPr="00E4708C">
        <w:rPr>
          <w:lang w:val="en-US"/>
        </w:rPr>
        <w:t>USABILITY DEFECTS=</w:t>
      </w:r>
    </w:p>
    <w:p w14:paraId="7D319F32" w14:textId="10637ABF" w:rsidR="00AD5EFA" w:rsidRPr="00E4708C" w:rsidRDefault="00CB61C0" w:rsidP="00871A32">
      <w:pPr>
        <w:pStyle w:val="ListParagraph"/>
        <w:numPr>
          <w:ilvl w:val="0"/>
          <w:numId w:val="55"/>
        </w:numPr>
        <w:rPr>
          <w:lang w:val="en-US"/>
        </w:rPr>
      </w:pPr>
      <w:r w:rsidRPr="004F22D2">
        <w:rPr>
          <w:highlight w:val="cyan"/>
          <w:lang w:val="en-US"/>
        </w:rPr>
        <w:t>ALLIGNMENT ISSUES</w:t>
      </w:r>
      <w:r w:rsidRPr="00E4708C">
        <w:rPr>
          <w:lang w:val="en-US"/>
        </w:rPr>
        <w:t>= WHERE COMPONENTS ARE IN DIFFEREN</w:t>
      </w:r>
      <w:r w:rsidR="00197B75" w:rsidRPr="00E4708C">
        <w:rPr>
          <w:lang w:val="en-US"/>
        </w:rPr>
        <w:t>T</w:t>
      </w:r>
      <w:r w:rsidRPr="00E4708C">
        <w:rPr>
          <w:lang w:val="en-US"/>
        </w:rPr>
        <w:t xml:space="preserve"> PLACE</w:t>
      </w:r>
    </w:p>
    <w:p w14:paraId="3540A75D" w14:textId="7C6A5891" w:rsidR="00197B75" w:rsidRPr="004F22D2" w:rsidRDefault="00197B75" w:rsidP="00871A32">
      <w:pPr>
        <w:pStyle w:val="ListParagraph"/>
        <w:numPr>
          <w:ilvl w:val="0"/>
          <w:numId w:val="55"/>
        </w:numPr>
        <w:rPr>
          <w:highlight w:val="cyan"/>
          <w:lang w:val="en-US"/>
        </w:rPr>
      </w:pPr>
      <w:r w:rsidRPr="00E4708C">
        <w:rPr>
          <w:lang w:val="en-US"/>
        </w:rPr>
        <w:t>O</w:t>
      </w:r>
      <w:r w:rsidRPr="004F22D2">
        <w:rPr>
          <w:highlight w:val="cyan"/>
          <w:lang w:val="en-US"/>
        </w:rPr>
        <w:t>VERLAPING</w:t>
      </w:r>
      <w:r w:rsidRPr="00E4708C">
        <w:rPr>
          <w:lang w:val="en-US"/>
        </w:rPr>
        <w:t xml:space="preserve"> = </w:t>
      </w:r>
      <w:r w:rsidRPr="004F22D2">
        <w:rPr>
          <w:highlight w:val="cyan"/>
          <w:lang w:val="en-US"/>
        </w:rPr>
        <w:t xml:space="preserve">WHERE 2 COMPONENT </w:t>
      </w:r>
      <w:r w:rsidR="00DB08F9" w:rsidRPr="004F22D2">
        <w:rPr>
          <w:highlight w:val="cyan"/>
          <w:lang w:val="en-US"/>
        </w:rPr>
        <w:t>TEXT FIELD IS ATTACHED.</w:t>
      </w:r>
    </w:p>
    <w:p w14:paraId="789FF654" w14:textId="1ADD8E48" w:rsidR="00DB08F9" w:rsidRPr="00E4708C" w:rsidRDefault="00DB08F9" w:rsidP="00871A32">
      <w:pPr>
        <w:pStyle w:val="ListParagraph"/>
        <w:numPr>
          <w:ilvl w:val="0"/>
          <w:numId w:val="55"/>
        </w:numPr>
        <w:rPr>
          <w:lang w:val="en-US"/>
        </w:rPr>
      </w:pPr>
      <w:r w:rsidRPr="004F22D2">
        <w:rPr>
          <w:highlight w:val="cyan"/>
          <w:lang w:val="en-US"/>
        </w:rPr>
        <w:t>SPELLIN MISTAKES</w:t>
      </w:r>
      <w:r w:rsidRPr="00E4708C">
        <w:rPr>
          <w:lang w:val="en-US"/>
        </w:rPr>
        <w:t xml:space="preserve"> = WHICH AS SPELLING MISTAKES IN IT .</w:t>
      </w:r>
    </w:p>
    <w:p w14:paraId="56E7F332" w14:textId="68C4219C" w:rsidR="008B6D35" w:rsidRPr="00E4708C" w:rsidRDefault="008B6D35" w:rsidP="00871A32">
      <w:pPr>
        <w:pStyle w:val="ListParagraph"/>
        <w:numPr>
          <w:ilvl w:val="0"/>
          <w:numId w:val="55"/>
        </w:numPr>
        <w:rPr>
          <w:lang w:val="en-US"/>
        </w:rPr>
      </w:pPr>
      <w:r w:rsidRPr="004F22D2">
        <w:rPr>
          <w:highlight w:val="cyan"/>
          <w:lang w:val="en-US"/>
        </w:rPr>
        <w:t>COLOUR CHANGING ISSUES</w:t>
      </w:r>
      <w:r w:rsidRPr="00E4708C">
        <w:rPr>
          <w:lang w:val="en-US"/>
        </w:rPr>
        <w:t xml:space="preserve"> = HIGH BRIGHTNESS ,     </w:t>
      </w:r>
      <w:r w:rsidR="0051043C" w:rsidRPr="00E4708C">
        <w:rPr>
          <w:lang w:val="en-US"/>
        </w:rPr>
        <w:t>UGLY COLOR.</w:t>
      </w:r>
    </w:p>
    <w:p w14:paraId="6C4E76C0" w14:textId="13976186" w:rsidR="00F840B8" w:rsidRPr="00E4708C" w:rsidRDefault="0051043C" w:rsidP="00871A32">
      <w:pPr>
        <w:pStyle w:val="Heading2"/>
        <w:rPr>
          <w:lang w:val="en-US"/>
        </w:rPr>
      </w:pPr>
      <w:r w:rsidRPr="00E4708C">
        <w:rPr>
          <w:lang w:val="en-US"/>
        </w:rPr>
        <w:t xml:space="preserve">FOR WHAT KIND OF APPLICATION </w:t>
      </w:r>
      <w:r w:rsidR="00F840B8" w:rsidRPr="00E4708C">
        <w:rPr>
          <w:lang w:val="en-US"/>
        </w:rPr>
        <w:t>WE GO FOR USABILITY TESTING=</w:t>
      </w:r>
    </w:p>
    <w:p w14:paraId="2C530E87" w14:textId="6FD3D7DD" w:rsidR="00F840B8" w:rsidRPr="00E4708C" w:rsidRDefault="009156FA" w:rsidP="00871A32">
      <w:pPr>
        <w:pStyle w:val="ListParagraph"/>
        <w:numPr>
          <w:ilvl w:val="0"/>
          <w:numId w:val="56"/>
        </w:numPr>
        <w:rPr>
          <w:lang w:val="en-US"/>
        </w:rPr>
      </w:pPr>
      <w:r w:rsidRPr="004F22D2">
        <w:rPr>
          <w:highlight w:val="cyan"/>
          <w:lang w:val="en-US"/>
        </w:rPr>
        <w:t>ANY APPLICATION WHICH GENERATES MORE REVENUE</w:t>
      </w:r>
      <w:r w:rsidRPr="00E4708C">
        <w:rPr>
          <w:lang w:val="en-US"/>
        </w:rPr>
        <w:t>.</w:t>
      </w:r>
    </w:p>
    <w:p w14:paraId="27271F59" w14:textId="77777777" w:rsidR="00632DB7" w:rsidRPr="00E4708C" w:rsidRDefault="009156FA" w:rsidP="00871A32">
      <w:pPr>
        <w:pStyle w:val="ListParagraph"/>
        <w:numPr>
          <w:ilvl w:val="0"/>
          <w:numId w:val="56"/>
        </w:numPr>
        <w:rPr>
          <w:lang w:val="en-US"/>
        </w:rPr>
      </w:pPr>
      <w:r w:rsidRPr="00E4708C">
        <w:rPr>
          <w:lang w:val="en-US"/>
        </w:rPr>
        <w:t xml:space="preserve">ANY APPLICATION </w:t>
      </w:r>
      <w:r w:rsidRPr="004F22D2">
        <w:rPr>
          <w:highlight w:val="cyan"/>
          <w:lang w:val="en-US"/>
        </w:rPr>
        <w:t xml:space="preserve">WHICH IS </w:t>
      </w:r>
      <w:r w:rsidR="00F23CE8" w:rsidRPr="004F22D2">
        <w:rPr>
          <w:highlight w:val="cyan"/>
          <w:lang w:val="en-US"/>
        </w:rPr>
        <w:t xml:space="preserve">USED BY MULTI USERS ( VERYTY </w:t>
      </w:r>
      <w:r w:rsidR="002E690D" w:rsidRPr="004F22D2">
        <w:rPr>
          <w:highlight w:val="cyan"/>
          <w:lang w:val="en-US"/>
        </w:rPr>
        <w:t>OF</w:t>
      </w:r>
      <w:r w:rsidR="002E690D" w:rsidRPr="00E4708C">
        <w:rPr>
          <w:lang w:val="en-US"/>
        </w:rPr>
        <w:t xml:space="preserve"> USERS)</w:t>
      </w:r>
    </w:p>
    <w:p w14:paraId="57FCB4F4" w14:textId="5B8C4596" w:rsidR="002E690D" w:rsidRPr="00E4708C" w:rsidRDefault="002E690D" w:rsidP="00871A32">
      <w:pPr>
        <w:pStyle w:val="ListParagraph"/>
        <w:numPr>
          <w:ilvl w:val="0"/>
          <w:numId w:val="56"/>
        </w:numPr>
        <w:rPr>
          <w:lang w:val="en-US"/>
        </w:rPr>
      </w:pPr>
      <w:r w:rsidRPr="00E4708C">
        <w:rPr>
          <w:lang w:val="en-US"/>
        </w:rPr>
        <w:t xml:space="preserve">ANY APPLICATION </w:t>
      </w:r>
      <w:r w:rsidRPr="004F22D2">
        <w:rPr>
          <w:highlight w:val="cyan"/>
          <w:lang w:val="en-US"/>
        </w:rPr>
        <w:t xml:space="preserve">WHERE IN WE DO NOT PROVIDE </w:t>
      </w:r>
      <w:r w:rsidR="00632DB7" w:rsidRPr="004F22D2">
        <w:rPr>
          <w:highlight w:val="cyan"/>
          <w:lang w:val="en-US"/>
        </w:rPr>
        <w:t>ANY TRAINING TO THE END USERS</w:t>
      </w:r>
      <w:r w:rsidR="00632DB7" w:rsidRPr="00E4708C">
        <w:rPr>
          <w:lang w:val="en-US"/>
        </w:rPr>
        <w:t>.</w:t>
      </w:r>
    </w:p>
    <w:p w14:paraId="14E16CB9" w14:textId="3276D663" w:rsidR="00632DB7" w:rsidRPr="00E4708C" w:rsidRDefault="00A037E8" w:rsidP="00871A32">
      <w:pPr>
        <w:pStyle w:val="ListParagraph"/>
        <w:numPr>
          <w:ilvl w:val="0"/>
          <w:numId w:val="56"/>
        </w:numPr>
        <w:rPr>
          <w:lang w:val="en-US"/>
        </w:rPr>
      </w:pPr>
      <w:r w:rsidRPr="004F22D2">
        <w:rPr>
          <w:highlight w:val="cyan"/>
          <w:lang w:val="en-US"/>
        </w:rPr>
        <w:t xml:space="preserve">WE ACCEPTING THEM TO UNDERSTAND BY OWN </w:t>
      </w:r>
      <w:r w:rsidR="00CC26D2" w:rsidRPr="004F22D2">
        <w:rPr>
          <w:highlight w:val="cyan"/>
          <w:lang w:val="en-US"/>
        </w:rPr>
        <w:t>USER AND USE THE APPLICATION</w:t>
      </w:r>
      <w:r w:rsidR="00CC26D2" w:rsidRPr="00E4708C">
        <w:rPr>
          <w:lang w:val="en-US"/>
        </w:rPr>
        <w:t>.</w:t>
      </w:r>
    </w:p>
    <w:p w14:paraId="13586257" w14:textId="532352F2" w:rsidR="00CC26D2" w:rsidRPr="00E4708C" w:rsidRDefault="00CC26D2" w:rsidP="00871A32">
      <w:pPr>
        <w:pStyle w:val="Heading2"/>
        <w:rPr>
          <w:lang w:val="en-US"/>
        </w:rPr>
      </w:pPr>
      <w:r w:rsidRPr="00E4708C">
        <w:rPr>
          <w:lang w:val="en-US"/>
        </w:rPr>
        <w:t xml:space="preserve">WHEN WE DO USABILITY TESTING </w:t>
      </w:r>
      <w:r w:rsidR="009907DD" w:rsidRPr="00E4708C">
        <w:rPr>
          <w:lang w:val="en-US"/>
        </w:rPr>
        <w:t>=</w:t>
      </w:r>
    </w:p>
    <w:p w14:paraId="2F3735CC" w14:textId="5368A95B" w:rsidR="00A4281A" w:rsidRPr="004F22D2" w:rsidRDefault="009907DD" w:rsidP="00871A32">
      <w:pPr>
        <w:pStyle w:val="ListParagraph"/>
        <w:numPr>
          <w:ilvl w:val="0"/>
          <w:numId w:val="57"/>
        </w:numPr>
        <w:rPr>
          <w:highlight w:val="cyan"/>
          <w:lang w:val="en-US"/>
        </w:rPr>
      </w:pPr>
      <w:r w:rsidRPr="004F22D2">
        <w:rPr>
          <w:highlight w:val="cyan"/>
          <w:lang w:val="en-US"/>
        </w:rPr>
        <w:t>WHEN APPLICATION BECOMES FUNCTIONALY STABLE</w:t>
      </w:r>
      <w:r w:rsidR="00A323FA" w:rsidRPr="004F22D2">
        <w:rPr>
          <w:highlight w:val="cyan"/>
          <w:lang w:val="en-US"/>
        </w:rPr>
        <w:t xml:space="preserve"> THEN </w:t>
      </w:r>
      <w:r w:rsidRPr="004F22D2">
        <w:rPr>
          <w:highlight w:val="cyan"/>
          <w:lang w:val="en-US"/>
        </w:rPr>
        <w:t xml:space="preserve"> </w:t>
      </w:r>
      <w:r w:rsidR="00A323FA" w:rsidRPr="004F22D2">
        <w:rPr>
          <w:highlight w:val="cyan"/>
          <w:lang w:val="en-US"/>
        </w:rPr>
        <w:t>WE CAN DO USABILITY TESTING</w:t>
      </w:r>
    </w:p>
    <w:p w14:paraId="0CD8F82F" w14:textId="77777777" w:rsidR="003B178F" w:rsidRPr="00E4708C" w:rsidRDefault="003B178F" w:rsidP="00871A32">
      <w:pPr>
        <w:rPr>
          <w:lang w:val="en-US"/>
        </w:rPr>
      </w:pPr>
    </w:p>
    <w:p w14:paraId="1EF5CCD7" w14:textId="66A7DE95" w:rsidR="00A4281A" w:rsidRPr="00E4708C" w:rsidRDefault="00A4281A" w:rsidP="00871A32">
      <w:pPr>
        <w:pStyle w:val="Heading1"/>
        <w:rPr>
          <w:color w:val="833C0B" w:themeColor="accent2" w:themeShade="80"/>
          <w:sz w:val="40"/>
          <w:szCs w:val="40"/>
          <w:lang w:val="en-US"/>
        </w:rPr>
      </w:pPr>
      <w:r w:rsidRPr="00E4708C">
        <w:rPr>
          <w:color w:val="833C0B" w:themeColor="accent2" w:themeShade="80"/>
          <w:sz w:val="40"/>
          <w:szCs w:val="40"/>
          <w:lang w:val="en-US"/>
        </w:rPr>
        <w:t xml:space="preserve">PERFORMANCE </w:t>
      </w:r>
      <w:r w:rsidR="0097146C">
        <w:rPr>
          <w:color w:val="833C0B" w:themeColor="accent2" w:themeShade="80"/>
          <w:sz w:val="40"/>
          <w:szCs w:val="40"/>
          <w:lang w:val="en-US"/>
        </w:rPr>
        <w:t xml:space="preserve">/ </w:t>
      </w:r>
      <w:r w:rsidR="002D0966">
        <w:rPr>
          <w:color w:val="833C0B" w:themeColor="accent2" w:themeShade="80"/>
          <w:sz w:val="40"/>
          <w:szCs w:val="40"/>
          <w:lang w:val="en-US"/>
        </w:rPr>
        <w:t xml:space="preserve">SPIKE /BOTTLENECK </w:t>
      </w:r>
      <w:r w:rsidRPr="00E4708C">
        <w:rPr>
          <w:color w:val="833C0B" w:themeColor="accent2" w:themeShade="80"/>
          <w:sz w:val="40"/>
          <w:szCs w:val="40"/>
          <w:lang w:val="en-US"/>
        </w:rPr>
        <w:t>TESTING=</w:t>
      </w:r>
    </w:p>
    <w:p w14:paraId="56C027E0" w14:textId="77777777" w:rsidR="00A4281A" w:rsidRPr="004F22D2" w:rsidRDefault="00A4281A" w:rsidP="00871A32">
      <w:pPr>
        <w:pStyle w:val="ListParagraph"/>
        <w:numPr>
          <w:ilvl w:val="0"/>
          <w:numId w:val="57"/>
        </w:numPr>
        <w:rPr>
          <w:highlight w:val="cyan"/>
          <w:lang w:val="en-US"/>
        </w:rPr>
      </w:pPr>
      <w:r w:rsidRPr="00E4708C">
        <w:rPr>
          <w:lang w:val="en-US"/>
        </w:rPr>
        <w:t xml:space="preserve">TESTING THE </w:t>
      </w:r>
      <w:r w:rsidRPr="004F22D2">
        <w:rPr>
          <w:highlight w:val="cyan"/>
          <w:lang w:val="en-US"/>
        </w:rPr>
        <w:t>STABILITY AND RESPONSE TIME OF AN APPPLICATIOIN BY APPLYING THE LOAD IS CALLED AS PERFORMANCE TESTING .</w:t>
      </w:r>
    </w:p>
    <w:p w14:paraId="24C69910" w14:textId="77777777" w:rsidR="00A4281A" w:rsidRPr="00E4708C" w:rsidRDefault="00A4281A" w:rsidP="00871A32">
      <w:pPr>
        <w:rPr>
          <w:lang w:val="en-US"/>
        </w:rPr>
      </w:pPr>
      <w:r w:rsidRPr="00E4708C">
        <w:rPr>
          <w:rStyle w:val="Heading3Char"/>
        </w:rPr>
        <w:t>STABILITY =</w:t>
      </w:r>
      <w:r w:rsidRPr="00E4708C">
        <w:rPr>
          <w:lang w:val="en-US"/>
        </w:rPr>
        <w:t xml:space="preserve"> </w:t>
      </w:r>
      <w:r w:rsidRPr="004F22D2">
        <w:rPr>
          <w:highlight w:val="cyan"/>
          <w:lang w:val="en-US"/>
        </w:rPr>
        <w:t>ABILITY TO WHITH STAND LOAD</w:t>
      </w:r>
    </w:p>
    <w:p w14:paraId="71EAC8BC" w14:textId="7135FC32" w:rsidR="00A4281A" w:rsidRPr="00E4708C" w:rsidRDefault="00A4281A" w:rsidP="00871A32">
      <w:pPr>
        <w:rPr>
          <w:lang w:val="en-US"/>
        </w:rPr>
      </w:pPr>
      <w:r w:rsidRPr="00E4708C">
        <w:rPr>
          <w:rStyle w:val="Heading3Char"/>
        </w:rPr>
        <w:t xml:space="preserve">LOAD = </w:t>
      </w:r>
      <w:r w:rsidRPr="004F22D2">
        <w:rPr>
          <w:highlight w:val="cyan"/>
          <w:lang w:val="en-US"/>
        </w:rPr>
        <w:t>DESIGN NUMBER OF USER</w:t>
      </w:r>
      <w:r w:rsidRPr="00E4708C">
        <w:rPr>
          <w:lang w:val="en-US"/>
        </w:rPr>
        <w:t>S</w:t>
      </w:r>
    </w:p>
    <w:p w14:paraId="5723D0E7" w14:textId="77777777" w:rsidR="00A4281A" w:rsidRPr="00E4708C" w:rsidRDefault="00A4281A" w:rsidP="00871A32">
      <w:pPr>
        <w:rPr>
          <w:lang w:val="en-US"/>
        </w:rPr>
      </w:pPr>
      <w:r w:rsidRPr="004F22D2">
        <w:rPr>
          <w:rStyle w:val="Heading3Char"/>
          <w:highlight w:val="cyan"/>
        </w:rPr>
        <w:t>RESPONSE TIME =</w:t>
      </w:r>
      <w:r w:rsidRPr="004F22D2">
        <w:rPr>
          <w:highlight w:val="cyan"/>
          <w:lang w:val="en-US"/>
        </w:rPr>
        <w:t xml:space="preserve"> IT</w:t>
      </w:r>
      <w:r w:rsidRPr="00E4708C">
        <w:rPr>
          <w:lang w:val="en-US"/>
        </w:rPr>
        <w:t xml:space="preserve"> </w:t>
      </w:r>
      <w:r w:rsidRPr="004F22D2">
        <w:rPr>
          <w:highlight w:val="cyan"/>
          <w:lang w:val="en-US"/>
        </w:rPr>
        <w:t>IS TIME TAKEN TO RECIVE REQUEST EXECUTE PROGRAMME AND SEND THE                 RESPONSE IS KNOWN AS RESPONSE TIME</w:t>
      </w:r>
    </w:p>
    <w:p w14:paraId="14120A75" w14:textId="77777777" w:rsidR="00A4281A" w:rsidRPr="00E4708C" w:rsidRDefault="00A4281A" w:rsidP="00871A32">
      <w:pPr>
        <w:pStyle w:val="Heading2"/>
        <w:rPr>
          <w:lang w:val="en-US"/>
        </w:rPr>
      </w:pPr>
      <w:r w:rsidRPr="00E4708C">
        <w:rPr>
          <w:lang w:val="en-US"/>
        </w:rPr>
        <w:t>HOW TO DO PERFORMANCE TESTING=</w:t>
      </w:r>
    </w:p>
    <w:p w14:paraId="1327EA7F" w14:textId="3F18F8D5" w:rsidR="00A4281A" w:rsidRPr="00E4708C" w:rsidRDefault="00A4281A" w:rsidP="00871A32">
      <w:pPr>
        <w:pStyle w:val="ListParagraph"/>
        <w:numPr>
          <w:ilvl w:val="0"/>
          <w:numId w:val="57"/>
        </w:numPr>
        <w:rPr>
          <w:lang w:val="en-US"/>
        </w:rPr>
      </w:pPr>
      <w:r w:rsidRPr="00E4708C">
        <w:rPr>
          <w:lang w:val="en-US"/>
        </w:rPr>
        <w:t>TO</w:t>
      </w:r>
      <w:r w:rsidRPr="004F22D2">
        <w:rPr>
          <w:highlight w:val="cyan"/>
          <w:lang w:val="en-US"/>
        </w:rPr>
        <w:t>OLS AVAILABLE FOR PERFORMANCE TESTIN</w:t>
      </w:r>
      <w:r w:rsidRPr="00E4708C">
        <w:rPr>
          <w:lang w:val="en-US"/>
        </w:rPr>
        <w:t>G</w:t>
      </w:r>
    </w:p>
    <w:p w14:paraId="7D5BC241" w14:textId="77777777" w:rsidR="00A4281A" w:rsidRPr="004F22D2" w:rsidRDefault="00A4281A" w:rsidP="00871A32">
      <w:pPr>
        <w:pStyle w:val="ListParagraph"/>
        <w:numPr>
          <w:ilvl w:val="0"/>
          <w:numId w:val="57"/>
        </w:numPr>
        <w:rPr>
          <w:highlight w:val="cyan"/>
          <w:lang w:val="en-US"/>
        </w:rPr>
      </w:pPr>
      <w:r w:rsidRPr="004F22D2">
        <w:rPr>
          <w:highlight w:val="cyan"/>
          <w:lang w:val="en-US"/>
        </w:rPr>
        <w:t>USING PERFORMANCE TESTING TOOL</w:t>
      </w:r>
    </w:p>
    <w:p w14:paraId="443839B0" w14:textId="77777777" w:rsidR="00A4281A" w:rsidRPr="004F22D2" w:rsidRDefault="00A4281A" w:rsidP="00871A32">
      <w:pPr>
        <w:pStyle w:val="ListParagraph"/>
        <w:numPr>
          <w:ilvl w:val="0"/>
          <w:numId w:val="57"/>
        </w:numPr>
        <w:rPr>
          <w:highlight w:val="cyan"/>
          <w:lang w:val="en-US"/>
        </w:rPr>
      </w:pPr>
      <w:r w:rsidRPr="004F22D2">
        <w:rPr>
          <w:highlight w:val="cyan"/>
          <w:lang w:val="en-US"/>
        </w:rPr>
        <w:t>J METER , NEO LOAD , LOAD RUNNER, RATIONAL PERFORMANCE TOOL , SILK PERFORMANCE TOOL</w:t>
      </w:r>
    </w:p>
    <w:p w14:paraId="3C09FB5D" w14:textId="77777777" w:rsidR="00A4281A" w:rsidRPr="00E4708C" w:rsidRDefault="00A4281A" w:rsidP="00871A32">
      <w:pPr>
        <w:pStyle w:val="Heading2"/>
        <w:rPr>
          <w:lang w:val="en-US"/>
        </w:rPr>
      </w:pPr>
      <w:r w:rsidRPr="00E4708C">
        <w:rPr>
          <w:lang w:val="en-US"/>
        </w:rPr>
        <w:t>STEPS OF USING J METER=</w:t>
      </w:r>
    </w:p>
    <w:p w14:paraId="65FD043C" w14:textId="77777777" w:rsidR="00A4281A" w:rsidRPr="00E4708C" w:rsidRDefault="00A4281A" w:rsidP="00871A32">
      <w:pPr>
        <w:pStyle w:val="ListParagraph"/>
        <w:numPr>
          <w:ilvl w:val="0"/>
          <w:numId w:val="58"/>
        </w:numPr>
        <w:rPr>
          <w:lang w:val="en-US"/>
        </w:rPr>
      </w:pPr>
      <w:r w:rsidRPr="004F22D2">
        <w:rPr>
          <w:highlight w:val="cyan"/>
          <w:lang w:val="en-US"/>
        </w:rPr>
        <w:t>IN PERFORMANCE TESTING TOOL (J METER) WRITE THE SCRIPTS</w:t>
      </w:r>
      <w:r w:rsidRPr="00E4708C">
        <w:rPr>
          <w:lang w:val="en-US"/>
        </w:rPr>
        <w:t>.</w:t>
      </w:r>
    </w:p>
    <w:p w14:paraId="36986FC1" w14:textId="77777777" w:rsidR="00A4281A" w:rsidRPr="004F22D2" w:rsidRDefault="00A4281A" w:rsidP="00871A32">
      <w:pPr>
        <w:pStyle w:val="ListParagraph"/>
        <w:numPr>
          <w:ilvl w:val="0"/>
          <w:numId w:val="58"/>
        </w:numPr>
        <w:rPr>
          <w:highlight w:val="cyan"/>
          <w:lang w:val="en-US"/>
        </w:rPr>
      </w:pPr>
      <w:r w:rsidRPr="004F22D2">
        <w:rPr>
          <w:highlight w:val="cyan"/>
          <w:lang w:val="en-US"/>
        </w:rPr>
        <w:t>CLICK ON RUN , IT WILL ASK FOR NUMBER OF USERS , ENTER 1LAKH AND CLICK ON RUN.</w:t>
      </w:r>
    </w:p>
    <w:p w14:paraId="1103FF8E" w14:textId="77777777" w:rsidR="00A4281A" w:rsidRPr="00E4708C" w:rsidRDefault="00A4281A" w:rsidP="00871A32">
      <w:pPr>
        <w:pStyle w:val="ListParagraph"/>
        <w:numPr>
          <w:ilvl w:val="0"/>
          <w:numId w:val="58"/>
        </w:numPr>
        <w:rPr>
          <w:lang w:val="en-US"/>
        </w:rPr>
      </w:pPr>
      <w:r w:rsidRPr="004F22D2">
        <w:rPr>
          <w:highlight w:val="cyan"/>
          <w:lang w:val="en-US"/>
        </w:rPr>
        <w:t>1 LAKEH RQUESTS ARE FIRED TO THE SERVER</w:t>
      </w:r>
      <w:r w:rsidRPr="00E4708C">
        <w:rPr>
          <w:lang w:val="en-US"/>
        </w:rPr>
        <w:t>.</w:t>
      </w:r>
    </w:p>
    <w:p w14:paraId="616FA627" w14:textId="77777777" w:rsidR="00A4281A" w:rsidRPr="00E4708C" w:rsidRDefault="00A4281A" w:rsidP="00871A32">
      <w:pPr>
        <w:pStyle w:val="ListParagraph"/>
        <w:numPr>
          <w:ilvl w:val="0"/>
          <w:numId w:val="58"/>
        </w:numPr>
        <w:rPr>
          <w:lang w:val="en-US"/>
        </w:rPr>
      </w:pPr>
      <w:r w:rsidRPr="004F22D2">
        <w:rPr>
          <w:highlight w:val="cyan"/>
          <w:lang w:val="en-US"/>
        </w:rPr>
        <w:lastRenderedPageBreak/>
        <w:t>SERVER SENDS THE RESPONSE TO THE J METER</w:t>
      </w:r>
      <w:r w:rsidRPr="00E4708C">
        <w:rPr>
          <w:lang w:val="en-US"/>
        </w:rPr>
        <w:t>.</w:t>
      </w:r>
    </w:p>
    <w:p w14:paraId="13460F85" w14:textId="77777777" w:rsidR="00A4281A" w:rsidRPr="004F22D2" w:rsidRDefault="00A4281A" w:rsidP="00871A32">
      <w:pPr>
        <w:pStyle w:val="ListParagraph"/>
        <w:numPr>
          <w:ilvl w:val="0"/>
          <w:numId w:val="58"/>
        </w:numPr>
        <w:rPr>
          <w:highlight w:val="cyan"/>
          <w:lang w:val="en-US"/>
        </w:rPr>
      </w:pPr>
      <w:r w:rsidRPr="004F22D2">
        <w:rPr>
          <w:highlight w:val="cyan"/>
          <w:lang w:val="en-US"/>
        </w:rPr>
        <w:t>J METER WILL ANALYZE THE RESPONSE AND GIVES THE RESULT IN THE FORM OF GRAPH.</w:t>
      </w:r>
    </w:p>
    <w:p w14:paraId="01CE23A2" w14:textId="77777777" w:rsidR="00A4281A" w:rsidRPr="00E4708C" w:rsidRDefault="00A4281A" w:rsidP="00871A32">
      <w:pPr>
        <w:pStyle w:val="ListParagraph"/>
        <w:numPr>
          <w:ilvl w:val="0"/>
          <w:numId w:val="58"/>
        </w:numPr>
        <w:rPr>
          <w:lang w:val="en-US"/>
        </w:rPr>
      </w:pPr>
      <w:r w:rsidRPr="004F22D2">
        <w:rPr>
          <w:highlight w:val="cyan"/>
          <w:lang w:val="en-US"/>
        </w:rPr>
        <w:t>HERE , TE SHOULD ANALYZE THE RESULT AND DECIDE WHETHER TEST IS PASS OR FAIL</w:t>
      </w:r>
      <w:r w:rsidRPr="00E4708C">
        <w:rPr>
          <w:lang w:val="en-US"/>
        </w:rPr>
        <w:t>.</w:t>
      </w:r>
    </w:p>
    <w:p w14:paraId="5C39A7CF" w14:textId="77777777" w:rsidR="00A4281A" w:rsidRPr="00E4708C" w:rsidRDefault="00A4281A" w:rsidP="00871A32">
      <w:pPr>
        <w:pStyle w:val="ListParagraph"/>
        <w:numPr>
          <w:ilvl w:val="0"/>
          <w:numId w:val="58"/>
        </w:numPr>
        <w:rPr>
          <w:lang w:val="en-US"/>
        </w:rPr>
      </w:pPr>
      <w:r w:rsidRPr="004F22D2">
        <w:rPr>
          <w:highlight w:val="cyan"/>
          <w:lang w:val="en-US"/>
        </w:rPr>
        <w:t>IF IT IS FAILED , THEN TEST ENGINEER WILL CUMMUNICATE THE DEFECT TO THE DEVELOPERS</w:t>
      </w:r>
      <w:r w:rsidRPr="00E4708C">
        <w:rPr>
          <w:lang w:val="en-US"/>
        </w:rPr>
        <w:t xml:space="preserve"> , </w:t>
      </w:r>
      <w:r w:rsidRPr="004F22D2">
        <w:rPr>
          <w:highlight w:val="cyan"/>
          <w:lang w:val="en-US"/>
        </w:rPr>
        <w:t>THEY WILL CHANGE OR ALTER THE CODE TO IMPROVE PERFORMANCE ,THEY DO</w:t>
      </w:r>
      <w:r w:rsidRPr="00E4708C">
        <w:rPr>
          <w:lang w:val="en-US"/>
        </w:rPr>
        <w:t xml:space="preserve"> PERFORMANCE TUNING.</w:t>
      </w:r>
    </w:p>
    <w:p w14:paraId="2AE7A59E" w14:textId="77777777" w:rsidR="00A4281A" w:rsidRPr="00E4708C" w:rsidRDefault="00A4281A" w:rsidP="00871A32">
      <w:pPr>
        <w:pStyle w:val="ListParagraph"/>
        <w:numPr>
          <w:ilvl w:val="0"/>
          <w:numId w:val="58"/>
        </w:numPr>
        <w:rPr>
          <w:lang w:val="en-US"/>
        </w:rPr>
      </w:pPr>
      <w:r w:rsidRPr="004F22D2">
        <w:rPr>
          <w:highlight w:val="cyan"/>
          <w:lang w:val="en-US"/>
        </w:rPr>
        <w:t>ONCE AGAIN TEST ENGINEER SHOULD RUN THE TEST SCRIPTS</w:t>
      </w:r>
    </w:p>
    <w:p w14:paraId="2EAA00CA" w14:textId="65E545A2" w:rsidR="00A4281A" w:rsidRPr="006F06C7" w:rsidRDefault="00A4281A" w:rsidP="006F06C7">
      <w:pPr>
        <w:pStyle w:val="ListParagraph"/>
        <w:numPr>
          <w:ilvl w:val="0"/>
          <w:numId w:val="58"/>
        </w:numPr>
        <w:rPr>
          <w:highlight w:val="cyan"/>
          <w:lang w:val="en-US"/>
        </w:rPr>
      </w:pPr>
      <w:r w:rsidRPr="004F22D2">
        <w:rPr>
          <w:highlight w:val="cyan"/>
          <w:lang w:val="en-US"/>
        </w:rPr>
        <w:t>REPEAT ALL THE STEPS.</w:t>
      </w:r>
    </w:p>
    <w:p w14:paraId="4AED04D9" w14:textId="77777777" w:rsidR="00A4281A" w:rsidRPr="00E4708C" w:rsidRDefault="00A4281A" w:rsidP="00871A32">
      <w:pPr>
        <w:pStyle w:val="Heading2"/>
        <w:rPr>
          <w:lang w:val="en-US"/>
        </w:rPr>
      </w:pPr>
      <w:r w:rsidRPr="00E4708C">
        <w:rPr>
          <w:lang w:val="en-US"/>
        </w:rPr>
        <w:t>TYPES OF PERFORMANCE TESTING.=</w:t>
      </w:r>
    </w:p>
    <w:p w14:paraId="01DFCCE8" w14:textId="77777777" w:rsidR="00A4281A" w:rsidRPr="00E4708C" w:rsidRDefault="00A4281A" w:rsidP="00871A32">
      <w:pPr>
        <w:pStyle w:val="ListParagraph"/>
        <w:numPr>
          <w:ilvl w:val="0"/>
          <w:numId w:val="59"/>
        </w:numPr>
        <w:rPr>
          <w:lang w:val="en-US"/>
        </w:rPr>
      </w:pPr>
      <w:r w:rsidRPr="00E4708C">
        <w:rPr>
          <w:lang w:val="en-US"/>
        </w:rPr>
        <w:t>LOAD TESTING           VOLUME TESTING</w:t>
      </w:r>
    </w:p>
    <w:p w14:paraId="01C48C1E" w14:textId="77777777" w:rsidR="00A4281A" w:rsidRPr="00E4708C" w:rsidRDefault="00A4281A" w:rsidP="00871A32">
      <w:pPr>
        <w:pStyle w:val="ListParagraph"/>
        <w:numPr>
          <w:ilvl w:val="0"/>
          <w:numId w:val="59"/>
        </w:numPr>
        <w:rPr>
          <w:lang w:val="en-US"/>
        </w:rPr>
      </w:pPr>
      <w:r w:rsidRPr="00E4708C">
        <w:rPr>
          <w:lang w:val="en-US"/>
        </w:rPr>
        <w:t>STRESS TESTING         SOAK TESTING</w:t>
      </w:r>
    </w:p>
    <w:p w14:paraId="6C401857" w14:textId="77777777" w:rsidR="00A4281A" w:rsidRPr="00E4708C" w:rsidRDefault="00A4281A" w:rsidP="00871A32">
      <w:pPr>
        <w:pStyle w:val="Heading2"/>
        <w:rPr>
          <w:lang w:val="en-US"/>
        </w:rPr>
      </w:pPr>
      <w:r w:rsidRPr="00E4708C">
        <w:rPr>
          <w:lang w:val="en-US"/>
        </w:rPr>
        <w:t>1 LOAD TESTING=</w:t>
      </w:r>
    </w:p>
    <w:p w14:paraId="71F2B058" w14:textId="77777777" w:rsidR="00A4281A" w:rsidRPr="004F22D2" w:rsidRDefault="00A4281A" w:rsidP="00871A32">
      <w:pPr>
        <w:pStyle w:val="ListParagraph"/>
        <w:numPr>
          <w:ilvl w:val="0"/>
          <w:numId w:val="60"/>
        </w:numPr>
        <w:rPr>
          <w:highlight w:val="cyan"/>
          <w:lang w:val="en-US"/>
        </w:rPr>
      </w:pPr>
      <w:r w:rsidRPr="004F22D2">
        <w:rPr>
          <w:highlight w:val="cyan"/>
          <w:lang w:val="en-US"/>
        </w:rPr>
        <w:t>TESTING THE STABILITY AND RESPONSE TIME OF AN APPLICATION BY APPLYING LOAD LESS THAN / EQUAL TO DESIGN NUMBER OF USERS.</w:t>
      </w:r>
    </w:p>
    <w:p w14:paraId="06640427" w14:textId="77777777" w:rsidR="00A4281A" w:rsidRPr="00E4708C" w:rsidRDefault="00A4281A" w:rsidP="00871A32">
      <w:pPr>
        <w:pStyle w:val="Heading2"/>
        <w:rPr>
          <w:lang w:val="en-US"/>
        </w:rPr>
      </w:pPr>
      <w:r w:rsidRPr="00E4708C">
        <w:rPr>
          <w:lang w:val="en-US"/>
        </w:rPr>
        <w:t>2 STRESS TESTING=</w:t>
      </w:r>
    </w:p>
    <w:p w14:paraId="45FFFA19" w14:textId="77777777" w:rsidR="00A4281A" w:rsidRPr="004F22D2" w:rsidRDefault="00A4281A" w:rsidP="00871A32">
      <w:pPr>
        <w:pStyle w:val="ListParagraph"/>
        <w:numPr>
          <w:ilvl w:val="0"/>
          <w:numId w:val="60"/>
        </w:numPr>
        <w:rPr>
          <w:highlight w:val="cyan"/>
          <w:lang w:val="en-US"/>
        </w:rPr>
      </w:pPr>
      <w:r w:rsidRPr="00E4708C">
        <w:rPr>
          <w:lang w:val="en-US"/>
        </w:rPr>
        <w:t xml:space="preserve">TESTING THE </w:t>
      </w:r>
      <w:r w:rsidRPr="004F22D2">
        <w:rPr>
          <w:highlight w:val="cyan"/>
          <w:lang w:val="en-US"/>
        </w:rPr>
        <w:t>STABILITY AND RESPONSE TIME OF AN APPLICATION BY APPLYING LOAD MORETHAN THE DESIGN NUMBER OF USERS .</w:t>
      </w:r>
    </w:p>
    <w:p w14:paraId="082A7830" w14:textId="77777777" w:rsidR="00A4281A" w:rsidRPr="00E4708C" w:rsidRDefault="00A4281A" w:rsidP="00871A32">
      <w:pPr>
        <w:pStyle w:val="ListParagraph"/>
        <w:numPr>
          <w:ilvl w:val="0"/>
          <w:numId w:val="60"/>
        </w:numPr>
        <w:rPr>
          <w:lang w:val="en-US"/>
        </w:rPr>
      </w:pPr>
      <w:r w:rsidRPr="00E4708C">
        <w:rPr>
          <w:lang w:val="en-US"/>
        </w:rPr>
        <w:t xml:space="preserve">WE </w:t>
      </w:r>
      <w:r w:rsidRPr="004F22D2">
        <w:rPr>
          <w:highlight w:val="cyan"/>
          <w:lang w:val="en-US"/>
        </w:rPr>
        <w:t>CAN ALSO CHECK AT WHICH POINT THE APPLICATION CRASHES</w:t>
      </w:r>
      <w:r w:rsidRPr="00E4708C">
        <w:rPr>
          <w:lang w:val="en-US"/>
        </w:rPr>
        <w:t>.</w:t>
      </w:r>
    </w:p>
    <w:p w14:paraId="60517A84" w14:textId="77777777" w:rsidR="00A4281A" w:rsidRPr="00E4708C" w:rsidRDefault="00A4281A" w:rsidP="00871A32">
      <w:pPr>
        <w:pStyle w:val="Heading2"/>
        <w:rPr>
          <w:lang w:val="en-US"/>
        </w:rPr>
      </w:pPr>
      <w:r w:rsidRPr="00E4708C">
        <w:rPr>
          <w:lang w:val="en-US"/>
        </w:rPr>
        <w:t>3 VOLUME TESTING=</w:t>
      </w:r>
    </w:p>
    <w:p w14:paraId="30D5F2D2" w14:textId="77777777" w:rsidR="00A4281A" w:rsidRPr="00E4708C" w:rsidRDefault="00A4281A" w:rsidP="00871A32">
      <w:pPr>
        <w:pStyle w:val="ListParagraph"/>
        <w:numPr>
          <w:ilvl w:val="0"/>
          <w:numId w:val="61"/>
        </w:numPr>
        <w:rPr>
          <w:lang w:val="en-US"/>
        </w:rPr>
      </w:pPr>
      <w:r w:rsidRPr="00E4708C">
        <w:rPr>
          <w:lang w:val="en-US"/>
        </w:rPr>
        <w:t xml:space="preserve">TESTING THE STABILITY AND RESPONSE TIME OF AN APPLICATION </w:t>
      </w:r>
      <w:r w:rsidRPr="004F22D2">
        <w:rPr>
          <w:highlight w:val="cyan"/>
          <w:lang w:val="en-US"/>
        </w:rPr>
        <w:t>BY TRANSFERYING HUGE VOLUME OF DATA</w:t>
      </w:r>
      <w:r w:rsidRPr="00E4708C">
        <w:rPr>
          <w:lang w:val="en-US"/>
        </w:rPr>
        <w:t>.</w:t>
      </w:r>
    </w:p>
    <w:p w14:paraId="1AD1261A" w14:textId="77777777" w:rsidR="00A4281A" w:rsidRPr="00E4708C" w:rsidRDefault="00A4281A" w:rsidP="00871A32">
      <w:pPr>
        <w:pStyle w:val="Heading2"/>
        <w:rPr>
          <w:lang w:val="en-US"/>
        </w:rPr>
      </w:pPr>
      <w:r w:rsidRPr="00E4708C">
        <w:rPr>
          <w:lang w:val="en-US"/>
        </w:rPr>
        <w:t>4 SOAK TESTING=</w:t>
      </w:r>
    </w:p>
    <w:p w14:paraId="64AF75AE" w14:textId="77777777" w:rsidR="00A4281A" w:rsidRPr="00E4708C" w:rsidRDefault="00A4281A" w:rsidP="00871A32">
      <w:pPr>
        <w:pStyle w:val="ListParagraph"/>
        <w:numPr>
          <w:ilvl w:val="0"/>
          <w:numId w:val="61"/>
        </w:numPr>
        <w:rPr>
          <w:lang w:val="en-US"/>
        </w:rPr>
      </w:pPr>
      <w:r w:rsidRPr="00E4708C">
        <w:rPr>
          <w:lang w:val="en-US"/>
        </w:rPr>
        <w:t xml:space="preserve">TESTING THE STABILITY AND RESPONSE TIME OF AN APPLICATION BY </w:t>
      </w:r>
      <w:r w:rsidRPr="004F22D2">
        <w:rPr>
          <w:highlight w:val="cyan"/>
          <w:lang w:val="en-US"/>
        </w:rPr>
        <w:t>APPLYING THE LOAD CONTINUESLY FOR A PARTICULAR PERIOD OF TIME</w:t>
      </w:r>
      <w:r w:rsidRPr="00E4708C">
        <w:rPr>
          <w:lang w:val="en-US"/>
        </w:rPr>
        <w:t xml:space="preserve"> .</w:t>
      </w:r>
    </w:p>
    <w:p w14:paraId="3A4283EE" w14:textId="77777777" w:rsidR="00A4281A" w:rsidRPr="004F22D2" w:rsidRDefault="00A4281A" w:rsidP="00871A32">
      <w:pPr>
        <w:pStyle w:val="Heading3"/>
        <w:rPr>
          <w:highlight w:val="cyan"/>
          <w:lang w:val="en-US"/>
        </w:rPr>
      </w:pPr>
      <w:r w:rsidRPr="00E4708C">
        <w:rPr>
          <w:lang w:val="en-US"/>
        </w:rPr>
        <w:t>WHAT KIND OF APPLICATIONS WE SHOULD DO PERFOR</w:t>
      </w:r>
      <w:r w:rsidRPr="004F22D2">
        <w:rPr>
          <w:highlight w:val="cyan"/>
          <w:lang w:val="en-US"/>
        </w:rPr>
        <w:t>MANCE TESTING.</w:t>
      </w:r>
    </w:p>
    <w:p w14:paraId="24CC14A2" w14:textId="77777777" w:rsidR="00A4281A" w:rsidRPr="00E4708C" w:rsidRDefault="00A4281A" w:rsidP="00871A32">
      <w:pPr>
        <w:pStyle w:val="ListParagraph"/>
        <w:numPr>
          <w:ilvl w:val="0"/>
          <w:numId w:val="61"/>
        </w:numPr>
        <w:rPr>
          <w:lang w:val="en-US"/>
        </w:rPr>
      </w:pPr>
      <w:r w:rsidRPr="004F22D2">
        <w:rPr>
          <w:highlight w:val="cyan"/>
          <w:lang w:val="en-US"/>
        </w:rPr>
        <w:t>ANY APPLICATION WHICH GENERATES LOT OF REVENUE .</w:t>
      </w:r>
    </w:p>
    <w:p w14:paraId="44405628" w14:textId="77777777" w:rsidR="00A4281A" w:rsidRPr="00E4708C" w:rsidRDefault="00A4281A" w:rsidP="00871A32">
      <w:pPr>
        <w:pStyle w:val="ListParagraph"/>
        <w:numPr>
          <w:ilvl w:val="0"/>
          <w:numId w:val="61"/>
        </w:numPr>
        <w:rPr>
          <w:lang w:val="en-US"/>
        </w:rPr>
      </w:pPr>
      <w:r w:rsidRPr="00E4708C">
        <w:rPr>
          <w:lang w:val="en-US"/>
        </w:rPr>
        <w:t xml:space="preserve">ANY </w:t>
      </w:r>
      <w:r w:rsidRPr="004F22D2">
        <w:rPr>
          <w:highlight w:val="cyan"/>
          <w:lang w:val="en-US"/>
        </w:rPr>
        <w:t>APPLICATION WHICH IS USED BY MULTIUSERS</w:t>
      </w:r>
      <w:r w:rsidRPr="00E4708C">
        <w:rPr>
          <w:lang w:val="en-US"/>
        </w:rPr>
        <w:t>.</w:t>
      </w:r>
    </w:p>
    <w:p w14:paraId="7336050F" w14:textId="77777777" w:rsidR="00A4281A" w:rsidRPr="00E4708C" w:rsidRDefault="00A4281A" w:rsidP="00871A32">
      <w:pPr>
        <w:pStyle w:val="Heading3"/>
        <w:rPr>
          <w:lang w:val="en-US"/>
        </w:rPr>
      </w:pPr>
      <w:r w:rsidRPr="00E4708C">
        <w:rPr>
          <w:lang w:val="en-US"/>
        </w:rPr>
        <w:t>WHEN WE DO PERFORMANCE TESTING=</w:t>
      </w:r>
    </w:p>
    <w:p w14:paraId="7A6D0A0E" w14:textId="77777777" w:rsidR="00A4281A" w:rsidRDefault="00A4281A" w:rsidP="00871A32">
      <w:pPr>
        <w:pStyle w:val="ListParagraph"/>
        <w:numPr>
          <w:ilvl w:val="0"/>
          <w:numId w:val="62"/>
        </w:numPr>
        <w:rPr>
          <w:lang w:val="en-US"/>
        </w:rPr>
      </w:pPr>
      <w:r w:rsidRPr="00E4708C">
        <w:rPr>
          <w:lang w:val="en-US"/>
        </w:rPr>
        <w:t xml:space="preserve">WHEN </w:t>
      </w:r>
      <w:r w:rsidRPr="004F22D2">
        <w:rPr>
          <w:highlight w:val="cyan"/>
          <w:lang w:val="en-US"/>
        </w:rPr>
        <w:t>PRODUCT BECOMES FUNCTIONALY STABLE FOR SOME PROJECTS</w:t>
      </w:r>
      <w:r w:rsidRPr="00E4708C">
        <w:rPr>
          <w:lang w:val="en-US"/>
        </w:rPr>
        <w:t>.</w:t>
      </w:r>
    </w:p>
    <w:p w14:paraId="2B5334B3" w14:textId="4C30A1A5" w:rsidR="00E97358" w:rsidRPr="00E4708C" w:rsidRDefault="00E97358" w:rsidP="00871A32">
      <w:pPr>
        <w:pStyle w:val="ListParagraph"/>
        <w:numPr>
          <w:ilvl w:val="0"/>
          <w:numId w:val="62"/>
        </w:numPr>
        <w:rPr>
          <w:lang w:val="en-US"/>
        </w:rPr>
      </w:pPr>
      <w:r>
        <w:rPr>
          <w:lang w:val="en-US"/>
        </w:rPr>
        <w:t>WHEN THERE ARE PERFORMANCE TESTING TOOLS.</w:t>
      </w:r>
    </w:p>
    <w:p w14:paraId="4427B3CC" w14:textId="77777777" w:rsidR="00A4281A" w:rsidRPr="00E4708C" w:rsidRDefault="00A4281A" w:rsidP="00871A32">
      <w:pPr>
        <w:pStyle w:val="Title"/>
        <w:rPr>
          <w:lang w:val="en-US"/>
        </w:rPr>
      </w:pPr>
      <w:r w:rsidRPr="00E4708C">
        <w:rPr>
          <w:rStyle w:val="Heading1Char"/>
          <w:color w:val="833C0B" w:themeColor="accent2" w:themeShade="80"/>
          <w:sz w:val="44"/>
          <w:szCs w:val="44"/>
        </w:rPr>
        <w:t>RELIABILITY TESTING</w:t>
      </w:r>
      <w:r w:rsidRPr="00E4708C">
        <w:rPr>
          <w:lang w:val="en-US"/>
        </w:rPr>
        <w:t>=</w:t>
      </w:r>
    </w:p>
    <w:p w14:paraId="42296490" w14:textId="77777777" w:rsidR="00A4281A" w:rsidRPr="00E4708C" w:rsidRDefault="00A4281A" w:rsidP="00871A32">
      <w:pPr>
        <w:pStyle w:val="ListParagraph"/>
        <w:numPr>
          <w:ilvl w:val="0"/>
          <w:numId w:val="62"/>
        </w:numPr>
        <w:rPr>
          <w:lang w:val="en-US"/>
        </w:rPr>
      </w:pPr>
      <w:r w:rsidRPr="004F22D2">
        <w:rPr>
          <w:highlight w:val="cyan"/>
          <w:lang w:val="en-US"/>
        </w:rPr>
        <w:t>TESTING THE FUNCTIONALITY OF AN APPLICATION CONTINUESLY FOR A PARTICULAR PERIOD OF TIME</w:t>
      </w:r>
      <w:r w:rsidRPr="00E4708C">
        <w:rPr>
          <w:lang w:val="en-US"/>
        </w:rPr>
        <w:t xml:space="preserve"> IS CALLED AS RELIABILITY TESTING.</w:t>
      </w:r>
    </w:p>
    <w:p w14:paraId="4903BEC8" w14:textId="7E7F083D" w:rsidR="00A4281A" w:rsidRPr="00E4708C" w:rsidRDefault="00A4281A" w:rsidP="00871A32">
      <w:pPr>
        <w:pStyle w:val="ListParagraph"/>
        <w:numPr>
          <w:ilvl w:val="0"/>
          <w:numId w:val="62"/>
        </w:numPr>
        <w:rPr>
          <w:lang w:val="en-US"/>
        </w:rPr>
      </w:pPr>
      <w:r w:rsidRPr="00E4708C">
        <w:rPr>
          <w:lang w:val="en-US"/>
        </w:rPr>
        <w:t xml:space="preserve">EXAMPLE= </w:t>
      </w:r>
      <w:r w:rsidRPr="004F22D2">
        <w:rPr>
          <w:highlight w:val="cyan"/>
          <w:lang w:val="en-US"/>
        </w:rPr>
        <w:t>NETFLIX , INSTAGRAM, WHATSAPP</w:t>
      </w:r>
      <w:r w:rsidR="003B178F" w:rsidRPr="004F22D2">
        <w:rPr>
          <w:highlight w:val="cyan"/>
          <w:lang w:val="en-US"/>
        </w:rPr>
        <w:t>,</w:t>
      </w:r>
      <w:r w:rsidR="0065376C" w:rsidRPr="004F22D2">
        <w:rPr>
          <w:highlight w:val="cyan"/>
          <w:lang w:val="en-US"/>
        </w:rPr>
        <w:t>youtube ,movie applications</w:t>
      </w:r>
      <w:r w:rsidRPr="00E4708C">
        <w:rPr>
          <w:lang w:val="en-US"/>
        </w:rPr>
        <w:t xml:space="preserve"> ETC…,</w:t>
      </w:r>
    </w:p>
    <w:p w14:paraId="2FBAC9A9" w14:textId="77777777" w:rsidR="00A4281A" w:rsidRPr="00E4708C" w:rsidRDefault="00A4281A" w:rsidP="00871A32">
      <w:pPr>
        <w:pStyle w:val="Heading2"/>
        <w:rPr>
          <w:lang w:val="en-US"/>
        </w:rPr>
      </w:pPr>
      <w:r w:rsidRPr="00E4708C">
        <w:rPr>
          <w:lang w:val="en-US"/>
        </w:rPr>
        <w:lastRenderedPageBreak/>
        <w:t>DIFFERENCE BETWEEN RELIABILITY AND SOAK TESTING=</w:t>
      </w:r>
    </w:p>
    <w:p w14:paraId="2BD72B6B" w14:textId="77777777" w:rsidR="00A4281A" w:rsidRPr="00E4708C" w:rsidRDefault="00A4281A" w:rsidP="00871A32">
      <w:pPr>
        <w:pStyle w:val="Heading2"/>
        <w:rPr>
          <w:lang w:val="en-US"/>
        </w:rPr>
      </w:pPr>
      <w:r w:rsidRPr="00E4708C">
        <w:rPr>
          <w:lang w:val="en-US"/>
        </w:rPr>
        <w:t>RELIABILITY TESTING=</w:t>
      </w:r>
    </w:p>
    <w:p w14:paraId="78A9653C" w14:textId="77777777" w:rsidR="00A4281A" w:rsidRPr="004F22D2" w:rsidRDefault="00A4281A" w:rsidP="00871A32">
      <w:pPr>
        <w:pStyle w:val="ListParagraph"/>
        <w:numPr>
          <w:ilvl w:val="0"/>
          <w:numId w:val="63"/>
        </w:numPr>
        <w:rPr>
          <w:highlight w:val="cyan"/>
          <w:lang w:val="en-US"/>
        </w:rPr>
      </w:pPr>
      <w:r w:rsidRPr="004F22D2">
        <w:rPr>
          <w:highlight w:val="cyan"/>
          <w:lang w:val="en-US"/>
        </w:rPr>
        <w:t>TESTING THE FUNCTIONALITY OF AN APPLICATION CONTINUESLY FOR A PARTICULAR PERIOD OF TIME .</w:t>
      </w:r>
    </w:p>
    <w:p w14:paraId="159DA5F0" w14:textId="77777777" w:rsidR="00A4281A" w:rsidRPr="00E4708C" w:rsidRDefault="00A4281A" w:rsidP="00871A32">
      <w:pPr>
        <w:pStyle w:val="ListParagraph"/>
        <w:numPr>
          <w:ilvl w:val="0"/>
          <w:numId w:val="63"/>
        </w:numPr>
        <w:rPr>
          <w:lang w:val="en-US"/>
        </w:rPr>
      </w:pPr>
      <w:r w:rsidRPr="00E4708C">
        <w:rPr>
          <w:lang w:val="en-US"/>
        </w:rPr>
        <w:t xml:space="preserve">HERE WE </w:t>
      </w:r>
      <w:r w:rsidRPr="004F22D2">
        <w:rPr>
          <w:highlight w:val="cyan"/>
          <w:lang w:val="en-US"/>
        </w:rPr>
        <w:t>MAINELY CHECK FOR FUNCTIONALYTY</w:t>
      </w:r>
      <w:r w:rsidRPr="00E4708C">
        <w:rPr>
          <w:lang w:val="en-US"/>
        </w:rPr>
        <w:t>.</w:t>
      </w:r>
    </w:p>
    <w:p w14:paraId="5BF39478" w14:textId="77777777" w:rsidR="00A4281A" w:rsidRPr="00E4708C" w:rsidRDefault="00A4281A" w:rsidP="00871A32">
      <w:pPr>
        <w:pStyle w:val="ListParagraph"/>
        <w:numPr>
          <w:ilvl w:val="0"/>
          <w:numId w:val="63"/>
        </w:numPr>
        <w:rPr>
          <w:lang w:val="en-US"/>
        </w:rPr>
      </w:pPr>
      <w:r w:rsidRPr="00E4708C">
        <w:rPr>
          <w:lang w:val="en-US"/>
        </w:rPr>
        <w:t xml:space="preserve">HERE </w:t>
      </w:r>
      <w:r w:rsidRPr="004F22D2">
        <w:rPr>
          <w:highlight w:val="cyan"/>
          <w:lang w:val="en-US"/>
        </w:rPr>
        <w:t>NO LOAD IS APPLIED.</w:t>
      </w:r>
    </w:p>
    <w:p w14:paraId="2A93A6D9" w14:textId="77777777" w:rsidR="00A4281A" w:rsidRPr="004F22D2" w:rsidRDefault="00A4281A" w:rsidP="00871A32">
      <w:pPr>
        <w:pStyle w:val="ListParagraph"/>
        <w:numPr>
          <w:ilvl w:val="0"/>
          <w:numId w:val="63"/>
        </w:numPr>
        <w:rPr>
          <w:highlight w:val="cyan"/>
          <w:lang w:val="en-US"/>
        </w:rPr>
      </w:pPr>
      <w:r w:rsidRPr="004F22D2">
        <w:rPr>
          <w:highlight w:val="cyan"/>
          <w:lang w:val="en-US"/>
        </w:rPr>
        <w:t>TOOLS AUTOMATION (SELENIUM).</w:t>
      </w:r>
    </w:p>
    <w:p w14:paraId="7D7491D8" w14:textId="77777777" w:rsidR="00A4281A" w:rsidRPr="00E4708C" w:rsidRDefault="00A4281A" w:rsidP="00871A32">
      <w:pPr>
        <w:pStyle w:val="Heading2"/>
        <w:rPr>
          <w:lang w:val="en-US"/>
        </w:rPr>
      </w:pPr>
      <w:r w:rsidRPr="00E4708C">
        <w:rPr>
          <w:lang w:val="en-US"/>
        </w:rPr>
        <w:t>SOAK TESTING=</w:t>
      </w:r>
    </w:p>
    <w:p w14:paraId="7C0C0274" w14:textId="77777777" w:rsidR="00A4281A" w:rsidRPr="004F22D2" w:rsidRDefault="00A4281A" w:rsidP="00871A32">
      <w:pPr>
        <w:pStyle w:val="ListParagraph"/>
        <w:numPr>
          <w:ilvl w:val="0"/>
          <w:numId w:val="64"/>
        </w:numPr>
        <w:rPr>
          <w:highlight w:val="cyan"/>
          <w:lang w:val="en-US"/>
        </w:rPr>
      </w:pPr>
      <w:r w:rsidRPr="00E4708C">
        <w:rPr>
          <w:lang w:val="en-US"/>
        </w:rPr>
        <w:t xml:space="preserve">TESTING THE STABILITY AND RESPONSE TIME OF AN APPLICTION BY </w:t>
      </w:r>
      <w:r w:rsidRPr="004F22D2">
        <w:rPr>
          <w:highlight w:val="cyan"/>
          <w:lang w:val="en-US"/>
        </w:rPr>
        <w:t>APPLYING LOAD CUNTINUESLY FOR A PARTICULAR PERIOD OF TIME.</w:t>
      </w:r>
    </w:p>
    <w:p w14:paraId="73C7070F" w14:textId="77777777" w:rsidR="00A4281A" w:rsidRPr="00E4708C" w:rsidRDefault="00A4281A" w:rsidP="00871A32">
      <w:pPr>
        <w:pStyle w:val="ListParagraph"/>
        <w:numPr>
          <w:ilvl w:val="0"/>
          <w:numId w:val="64"/>
        </w:numPr>
        <w:rPr>
          <w:lang w:val="en-US"/>
        </w:rPr>
      </w:pPr>
      <w:r w:rsidRPr="00E4708C">
        <w:rPr>
          <w:lang w:val="en-US"/>
        </w:rPr>
        <w:t xml:space="preserve">HERE </w:t>
      </w:r>
      <w:r w:rsidRPr="004F22D2">
        <w:rPr>
          <w:highlight w:val="cyan"/>
          <w:lang w:val="en-US"/>
        </w:rPr>
        <w:t>WE MAINELY CHECK FOR STABILITY AND RESPONSE TIME</w:t>
      </w:r>
      <w:r w:rsidRPr="00E4708C">
        <w:rPr>
          <w:lang w:val="en-US"/>
        </w:rPr>
        <w:t xml:space="preserve"> .</w:t>
      </w:r>
    </w:p>
    <w:p w14:paraId="3566D272" w14:textId="3C0EE828" w:rsidR="00A4281A" w:rsidRPr="00E4708C" w:rsidRDefault="00A4281A" w:rsidP="00871A32">
      <w:pPr>
        <w:pStyle w:val="ListParagraph"/>
        <w:numPr>
          <w:ilvl w:val="0"/>
          <w:numId w:val="64"/>
        </w:numPr>
        <w:rPr>
          <w:lang w:val="en-US"/>
        </w:rPr>
      </w:pPr>
      <w:r w:rsidRPr="00E4708C">
        <w:rPr>
          <w:lang w:val="en-US"/>
        </w:rPr>
        <w:t xml:space="preserve">HERE </w:t>
      </w:r>
      <w:r w:rsidRPr="004F22D2">
        <w:rPr>
          <w:highlight w:val="cyan"/>
          <w:lang w:val="en-US"/>
        </w:rPr>
        <w:t>WE APPLY THE LOAD</w:t>
      </w:r>
    </w:p>
    <w:p w14:paraId="44A42CF7" w14:textId="77777777" w:rsidR="00A4281A" w:rsidRPr="00E4708C" w:rsidRDefault="00A4281A" w:rsidP="00871A32">
      <w:pPr>
        <w:pStyle w:val="ListParagraph"/>
        <w:numPr>
          <w:ilvl w:val="0"/>
          <w:numId w:val="64"/>
        </w:numPr>
        <w:rPr>
          <w:lang w:val="en-US"/>
        </w:rPr>
      </w:pPr>
      <w:r w:rsidRPr="00E4708C">
        <w:rPr>
          <w:lang w:val="en-US"/>
        </w:rPr>
        <w:t xml:space="preserve">TOOLS = </w:t>
      </w:r>
      <w:r w:rsidRPr="004F22D2">
        <w:rPr>
          <w:highlight w:val="cyan"/>
          <w:lang w:val="en-US"/>
        </w:rPr>
        <w:t>J METER , NEO LOAD , LOAD RUNNER</w:t>
      </w:r>
      <w:r w:rsidRPr="00E4708C">
        <w:rPr>
          <w:lang w:val="en-US"/>
        </w:rPr>
        <w:t xml:space="preserve"> ETC….,</w:t>
      </w:r>
    </w:p>
    <w:p w14:paraId="695DD97E" w14:textId="77777777" w:rsidR="00A4281A" w:rsidRPr="00E4708C" w:rsidRDefault="00A4281A" w:rsidP="00871A32">
      <w:pPr>
        <w:pStyle w:val="Heading1"/>
        <w:rPr>
          <w:color w:val="833C0B" w:themeColor="accent2" w:themeShade="80"/>
          <w:sz w:val="44"/>
          <w:szCs w:val="44"/>
          <w:lang w:val="en-US"/>
        </w:rPr>
      </w:pPr>
      <w:r w:rsidRPr="00E4708C">
        <w:rPr>
          <w:color w:val="833C0B" w:themeColor="accent2" w:themeShade="80"/>
          <w:sz w:val="44"/>
          <w:szCs w:val="44"/>
          <w:lang w:val="en-US"/>
        </w:rPr>
        <w:t>ACCESSIBILITY TESTING=</w:t>
      </w:r>
    </w:p>
    <w:p w14:paraId="506DA7D7" w14:textId="110E4336" w:rsidR="00A4281A" w:rsidRPr="00E4708C" w:rsidRDefault="00BD3510" w:rsidP="00871A32">
      <w:pPr>
        <w:pStyle w:val="ListParagraph"/>
        <w:numPr>
          <w:ilvl w:val="0"/>
          <w:numId w:val="65"/>
        </w:numPr>
        <w:rPr>
          <w:lang w:val="en-US"/>
        </w:rPr>
      </w:pPr>
      <w:r w:rsidRPr="00E4708C">
        <w:rPr>
          <w:lang w:val="en-US"/>
        </w:rPr>
        <w:t>ADAT-</w:t>
      </w:r>
      <w:r w:rsidR="00A4281A" w:rsidRPr="004F22D2">
        <w:rPr>
          <w:highlight w:val="cyan"/>
          <w:lang w:val="en-US"/>
        </w:rPr>
        <w:t>AMERICAN DISABILITY ACT TESTING –SECTION(508).</w:t>
      </w:r>
    </w:p>
    <w:p w14:paraId="19CCC09E" w14:textId="52F1ABBA" w:rsidR="00A4281A" w:rsidRPr="004F22D2" w:rsidRDefault="00A4281A" w:rsidP="00871A32">
      <w:pPr>
        <w:pStyle w:val="ListParagraph"/>
        <w:numPr>
          <w:ilvl w:val="0"/>
          <w:numId w:val="65"/>
        </w:numPr>
        <w:rPr>
          <w:highlight w:val="cyan"/>
          <w:lang w:val="en-US"/>
        </w:rPr>
      </w:pPr>
      <w:r w:rsidRPr="00E4708C">
        <w:rPr>
          <w:lang w:val="en-US"/>
        </w:rPr>
        <w:t>TESTING</w:t>
      </w:r>
      <w:r w:rsidR="0058691E" w:rsidRPr="00E4708C">
        <w:rPr>
          <w:lang w:val="en-US"/>
        </w:rPr>
        <w:t xml:space="preserve"> THE </w:t>
      </w:r>
      <w:r w:rsidR="0058691E" w:rsidRPr="004F22D2">
        <w:rPr>
          <w:highlight w:val="cyan"/>
          <w:lang w:val="en-US"/>
        </w:rPr>
        <w:t>USER FRIENDLYNESS OF AN</w:t>
      </w:r>
      <w:r w:rsidR="00856ABD" w:rsidRPr="004F22D2">
        <w:rPr>
          <w:highlight w:val="cyan"/>
          <w:lang w:val="en-US"/>
        </w:rPr>
        <w:t xml:space="preserve"> FROM PYHSICALLY DISSABLED PERSONS</w:t>
      </w:r>
      <w:r w:rsidR="0058691E" w:rsidRPr="004F22D2">
        <w:rPr>
          <w:highlight w:val="cyan"/>
          <w:lang w:val="en-US"/>
        </w:rPr>
        <w:t xml:space="preserve"> APPLICATION </w:t>
      </w:r>
      <w:r w:rsidRPr="004F22D2">
        <w:rPr>
          <w:highlight w:val="cyan"/>
          <w:lang w:val="en-US"/>
        </w:rPr>
        <w:t>CHALLENGED PERSONS POINT OF VIEW IS CALLED AS ACCESSABILITY TESTING.</w:t>
      </w:r>
    </w:p>
    <w:p w14:paraId="5F063B3F" w14:textId="77777777" w:rsidR="00A4281A" w:rsidRDefault="00A4281A" w:rsidP="00871A32">
      <w:pPr>
        <w:pStyle w:val="ListParagraph"/>
        <w:numPr>
          <w:ilvl w:val="0"/>
          <w:numId w:val="65"/>
        </w:numPr>
        <w:rPr>
          <w:highlight w:val="cyan"/>
          <w:lang w:val="en-US"/>
        </w:rPr>
      </w:pPr>
      <w:r w:rsidRPr="004F22D2">
        <w:rPr>
          <w:highlight w:val="cyan"/>
          <w:lang w:val="en-US"/>
        </w:rPr>
        <w:t>EXAMPLE= BLIND , POOR EYE SIGHT ,DEAF ,COLOUR BLIDNESS.</w:t>
      </w:r>
    </w:p>
    <w:p w14:paraId="0163F9C4" w14:textId="6C91EC6D" w:rsidR="00455463" w:rsidRPr="004F22D2" w:rsidRDefault="00455463" w:rsidP="00871A32">
      <w:pPr>
        <w:pStyle w:val="ListParagraph"/>
        <w:numPr>
          <w:ilvl w:val="0"/>
          <w:numId w:val="65"/>
        </w:numPr>
        <w:rPr>
          <w:highlight w:val="cyan"/>
          <w:lang w:val="en-US"/>
        </w:rPr>
      </w:pPr>
      <w:r>
        <w:rPr>
          <w:highlight w:val="cyan"/>
          <w:lang w:val="en-US"/>
        </w:rPr>
        <w:t>CAPTIONS , AUDIO</w:t>
      </w:r>
    </w:p>
    <w:p w14:paraId="0D1BD587" w14:textId="77777777" w:rsidR="00A4281A" w:rsidRPr="00E4708C" w:rsidRDefault="00A4281A" w:rsidP="00871A32">
      <w:pPr>
        <w:pStyle w:val="Heading1"/>
        <w:rPr>
          <w:color w:val="833C0B" w:themeColor="accent2" w:themeShade="80"/>
          <w:sz w:val="36"/>
          <w:szCs w:val="36"/>
          <w:lang w:val="en-US"/>
        </w:rPr>
      </w:pPr>
      <w:r w:rsidRPr="00E4708C">
        <w:rPr>
          <w:color w:val="833C0B" w:themeColor="accent2" w:themeShade="80"/>
          <w:sz w:val="36"/>
          <w:szCs w:val="36"/>
          <w:lang w:val="en-US"/>
        </w:rPr>
        <w:t>COMPARISION   TESTING / PARALEL TESTING=</w:t>
      </w:r>
    </w:p>
    <w:p w14:paraId="7FDB5642" w14:textId="77777777" w:rsidR="00A4281A" w:rsidRPr="004F22D2" w:rsidRDefault="00A4281A" w:rsidP="00871A32">
      <w:pPr>
        <w:pStyle w:val="ListParagraph"/>
        <w:numPr>
          <w:ilvl w:val="0"/>
          <w:numId w:val="66"/>
        </w:numPr>
        <w:rPr>
          <w:highlight w:val="cyan"/>
          <w:lang w:val="en-US"/>
        </w:rPr>
      </w:pPr>
      <w:r w:rsidRPr="00E4708C">
        <w:rPr>
          <w:lang w:val="en-US"/>
        </w:rPr>
        <w:t xml:space="preserve">HERE WE </w:t>
      </w:r>
      <w:r w:rsidRPr="004F22D2">
        <w:rPr>
          <w:highlight w:val="cyan"/>
          <w:lang w:val="en-US"/>
        </w:rPr>
        <w:t>COMPARE THE NEWLY BUILT APPLICATION WITH SIMILAR KIND OF APPLICATION WHICH IS RELEASED IN THE MARKET AND WE CHECK THE ADVANTAGES AND DISADVANTAGS AND WE MAKE SURE THAT ALL THE FEATURES ARE PRESENT  IN THE NEWLY BUILT APPLICATION.</w:t>
      </w:r>
    </w:p>
    <w:p w14:paraId="1C89275A" w14:textId="77777777" w:rsidR="00A4281A" w:rsidRPr="00E4708C" w:rsidRDefault="00A4281A" w:rsidP="00871A32">
      <w:pPr>
        <w:pStyle w:val="Heading2"/>
        <w:rPr>
          <w:lang w:val="en-US"/>
        </w:rPr>
      </w:pPr>
      <w:r w:rsidRPr="00E4708C">
        <w:rPr>
          <w:lang w:val="en-US"/>
        </w:rPr>
        <w:t>WHEN WE DO COMPARISION TESTING=</w:t>
      </w:r>
    </w:p>
    <w:p w14:paraId="54B76775" w14:textId="77777777" w:rsidR="00A4281A" w:rsidRPr="004F22D2" w:rsidRDefault="00A4281A" w:rsidP="00871A32">
      <w:pPr>
        <w:pStyle w:val="ListParagraph"/>
        <w:numPr>
          <w:ilvl w:val="0"/>
          <w:numId w:val="66"/>
        </w:numPr>
        <w:rPr>
          <w:highlight w:val="cyan"/>
          <w:lang w:val="en-US"/>
        </w:rPr>
      </w:pPr>
      <w:r w:rsidRPr="004F22D2">
        <w:rPr>
          <w:highlight w:val="cyan"/>
          <w:lang w:val="en-US"/>
        </w:rPr>
        <w:t>WE DO IT IN THE STARTING</w:t>
      </w:r>
    </w:p>
    <w:p w14:paraId="1B08E373" w14:textId="22ED2C23" w:rsidR="00A4281A" w:rsidRPr="00E4708C" w:rsidRDefault="00A4281A" w:rsidP="00871A32">
      <w:pPr>
        <w:pStyle w:val="ListParagraph"/>
        <w:numPr>
          <w:ilvl w:val="0"/>
          <w:numId w:val="66"/>
        </w:numPr>
        <w:rPr>
          <w:lang w:val="en-US"/>
        </w:rPr>
      </w:pPr>
      <w:r w:rsidRPr="00E4708C">
        <w:rPr>
          <w:lang w:val="en-US"/>
        </w:rPr>
        <w:t>OR</w:t>
      </w:r>
    </w:p>
    <w:p w14:paraId="3F0A747D" w14:textId="7FC2F9E0" w:rsidR="00A4281A" w:rsidRPr="00E4708C" w:rsidRDefault="00A4281A" w:rsidP="00871A32">
      <w:pPr>
        <w:pStyle w:val="ListParagraph"/>
        <w:numPr>
          <w:ilvl w:val="0"/>
          <w:numId w:val="66"/>
        </w:numPr>
        <w:rPr>
          <w:lang w:val="en-US"/>
        </w:rPr>
      </w:pPr>
      <w:r w:rsidRPr="004F22D2">
        <w:rPr>
          <w:highlight w:val="cyan"/>
          <w:lang w:val="en-US"/>
        </w:rPr>
        <w:t>WE DO IT IN THE END BEFORE RELEASING THE SOFTWAER TO PRODUCTION /CUSTOMER</w:t>
      </w:r>
      <w:r w:rsidRPr="00E4708C">
        <w:rPr>
          <w:lang w:val="en-US"/>
        </w:rPr>
        <w:t xml:space="preserve"> .</w:t>
      </w:r>
    </w:p>
    <w:p w14:paraId="0F23C4B7" w14:textId="77777777" w:rsidR="00A4281A" w:rsidRPr="00E4708C" w:rsidRDefault="00A4281A" w:rsidP="00871A32">
      <w:pPr>
        <w:rPr>
          <w:lang w:val="en-US"/>
        </w:rPr>
      </w:pPr>
    </w:p>
    <w:p w14:paraId="6A3E6A22" w14:textId="77777777" w:rsidR="00A4281A" w:rsidRPr="00E4708C" w:rsidRDefault="00A4281A" w:rsidP="00871A32">
      <w:pPr>
        <w:pStyle w:val="Heading3"/>
        <w:rPr>
          <w:lang w:val="en-US"/>
        </w:rPr>
      </w:pPr>
      <w:r w:rsidRPr="00E4708C">
        <w:rPr>
          <w:lang w:val="en-US"/>
        </w:rPr>
        <w:t>EXAMPLE=</w:t>
      </w:r>
    </w:p>
    <w:p w14:paraId="777A8964" w14:textId="77777777" w:rsidR="00A4281A" w:rsidRPr="00E4708C" w:rsidRDefault="00A4281A" w:rsidP="00871A32">
      <w:pPr>
        <w:pStyle w:val="ListParagraph"/>
        <w:numPr>
          <w:ilvl w:val="0"/>
          <w:numId w:val="66"/>
        </w:numPr>
        <w:rPr>
          <w:lang w:val="en-US"/>
        </w:rPr>
      </w:pPr>
      <w:r w:rsidRPr="00E4708C">
        <w:rPr>
          <w:lang w:val="en-US"/>
        </w:rPr>
        <w:t>FLIPKART – AMAZON</w:t>
      </w:r>
    </w:p>
    <w:p w14:paraId="32F5C8E0" w14:textId="77777777" w:rsidR="00A4281A" w:rsidRPr="00E4708C" w:rsidRDefault="00A4281A" w:rsidP="00871A32">
      <w:pPr>
        <w:pStyle w:val="ListParagraph"/>
        <w:numPr>
          <w:ilvl w:val="0"/>
          <w:numId w:val="66"/>
        </w:numPr>
        <w:rPr>
          <w:lang w:val="en-US"/>
        </w:rPr>
      </w:pPr>
      <w:r w:rsidRPr="00E4708C">
        <w:rPr>
          <w:lang w:val="en-US"/>
        </w:rPr>
        <w:t>SWIGGY – ZOMATO</w:t>
      </w:r>
    </w:p>
    <w:p w14:paraId="1A28037B" w14:textId="77777777" w:rsidR="00A4281A" w:rsidRPr="00E4708C" w:rsidRDefault="00A4281A" w:rsidP="00871A32">
      <w:pPr>
        <w:pStyle w:val="ListParagraph"/>
        <w:numPr>
          <w:ilvl w:val="0"/>
          <w:numId w:val="66"/>
        </w:numPr>
        <w:rPr>
          <w:lang w:val="en-US"/>
        </w:rPr>
      </w:pPr>
      <w:r w:rsidRPr="00E4708C">
        <w:rPr>
          <w:lang w:val="en-US"/>
        </w:rPr>
        <w:t>THREAD – TWITTER</w:t>
      </w:r>
    </w:p>
    <w:p w14:paraId="0C1A51D0" w14:textId="77777777" w:rsidR="00A4281A" w:rsidRPr="00E4708C" w:rsidRDefault="00A4281A" w:rsidP="00871A32">
      <w:pPr>
        <w:pStyle w:val="ListParagraph"/>
        <w:numPr>
          <w:ilvl w:val="0"/>
          <w:numId w:val="66"/>
        </w:numPr>
        <w:rPr>
          <w:lang w:val="en-US"/>
        </w:rPr>
      </w:pPr>
      <w:r w:rsidRPr="00E4708C">
        <w:rPr>
          <w:lang w:val="en-US"/>
        </w:rPr>
        <w:t>OLA – UBER</w:t>
      </w:r>
    </w:p>
    <w:p w14:paraId="68C16104" w14:textId="77777777" w:rsidR="00A4281A" w:rsidRPr="00E4708C" w:rsidRDefault="00A4281A" w:rsidP="00871A32">
      <w:pPr>
        <w:pStyle w:val="Title"/>
        <w:rPr>
          <w:lang w:val="en-US"/>
        </w:rPr>
      </w:pPr>
      <w:r w:rsidRPr="00E4708C">
        <w:rPr>
          <w:rStyle w:val="Heading1Char"/>
          <w:color w:val="833C0B" w:themeColor="accent2" w:themeShade="80"/>
          <w:sz w:val="40"/>
          <w:szCs w:val="40"/>
        </w:rPr>
        <w:t>YELLOW BOX TESTING</w:t>
      </w:r>
      <w:r w:rsidRPr="00E4708C">
        <w:rPr>
          <w:lang w:val="en-US"/>
        </w:rPr>
        <w:t>=</w:t>
      </w:r>
    </w:p>
    <w:p w14:paraId="5DB3C918" w14:textId="77777777" w:rsidR="00A4281A" w:rsidRPr="004F22D2" w:rsidRDefault="00A4281A" w:rsidP="00871A32">
      <w:pPr>
        <w:pStyle w:val="ListParagraph"/>
        <w:numPr>
          <w:ilvl w:val="0"/>
          <w:numId w:val="67"/>
        </w:numPr>
        <w:rPr>
          <w:highlight w:val="cyan"/>
          <w:lang w:val="en-US"/>
        </w:rPr>
      </w:pPr>
      <w:r w:rsidRPr="004F22D2">
        <w:rPr>
          <w:highlight w:val="cyan"/>
          <w:lang w:val="en-US"/>
        </w:rPr>
        <w:t>TESTING THE WARNING MESSAGE OF AN APPLICATION IS CALLED AS YELLOW BOX TESTING.</w:t>
      </w:r>
    </w:p>
    <w:p w14:paraId="5536741C" w14:textId="77777777" w:rsidR="00A4281A" w:rsidRPr="00E4708C" w:rsidRDefault="00A4281A" w:rsidP="00871A32">
      <w:pPr>
        <w:pStyle w:val="Heading3"/>
        <w:rPr>
          <w:lang w:val="en-US"/>
        </w:rPr>
      </w:pPr>
      <w:r w:rsidRPr="00E4708C">
        <w:rPr>
          <w:lang w:val="en-US"/>
        </w:rPr>
        <w:lastRenderedPageBreak/>
        <w:t>EXAMPLE=</w:t>
      </w:r>
    </w:p>
    <w:p w14:paraId="25114092" w14:textId="77777777" w:rsidR="00A4281A" w:rsidRPr="004F22D2" w:rsidRDefault="00A4281A" w:rsidP="00871A32">
      <w:pPr>
        <w:pStyle w:val="ListParagraph"/>
        <w:numPr>
          <w:ilvl w:val="0"/>
          <w:numId w:val="67"/>
        </w:numPr>
        <w:rPr>
          <w:highlight w:val="cyan"/>
          <w:lang w:val="en-US"/>
        </w:rPr>
      </w:pPr>
      <w:r w:rsidRPr="004F22D2">
        <w:rPr>
          <w:highlight w:val="cyan"/>
          <w:lang w:val="en-US"/>
        </w:rPr>
        <w:t>STORAGE FULL</w:t>
      </w:r>
    </w:p>
    <w:p w14:paraId="21E6F82F" w14:textId="77777777" w:rsidR="00A4281A" w:rsidRPr="004F22D2" w:rsidRDefault="00A4281A" w:rsidP="00871A32">
      <w:pPr>
        <w:pStyle w:val="ListParagraph"/>
        <w:numPr>
          <w:ilvl w:val="0"/>
          <w:numId w:val="67"/>
        </w:numPr>
        <w:rPr>
          <w:highlight w:val="cyan"/>
          <w:lang w:val="en-US"/>
        </w:rPr>
      </w:pPr>
      <w:r w:rsidRPr="004F22D2">
        <w:rPr>
          <w:highlight w:val="cyan"/>
          <w:lang w:val="en-US"/>
        </w:rPr>
        <w:t>BATTERY LOW</w:t>
      </w:r>
    </w:p>
    <w:p w14:paraId="34CBE011" w14:textId="77777777" w:rsidR="00A4281A" w:rsidRPr="004F22D2" w:rsidRDefault="00A4281A" w:rsidP="00871A32">
      <w:pPr>
        <w:pStyle w:val="ListParagraph"/>
        <w:numPr>
          <w:ilvl w:val="0"/>
          <w:numId w:val="67"/>
        </w:numPr>
        <w:rPr>
          <w:highlight w:val="cyan"/>
          <w:lang w:val="en-US"/>
        </w:rPr>
      </w:pPr>
      <w:r w:rsidRPr="004F22D2">
        <w:rPr>
          <w:highlight w:val="cyan"/>
          <w:lang w:val="en-US"/>
        </w:rPr>
        <w:t>MEMORY FULL.</w:t>
      </w:r>
    </w:p>
    <w:p w14:paraId="0C5FC079" w14:textId="77777777" w:rsidR="00A4281A" w:rsidRPr="00E4708C" w:rsidRDefault="00A4281A" w:rsidP="00871A32">
      <w:pPr>
        <w:pStyle w:val="Heading1"/>
        <w:rPr>
          <w:color w:val="833C0B" w:themeColor="accent2" w:themeShade="80"/>
          <w:sz w:val="44"/>
          <w:szCs w:val="44"/>
          <w:lang w:val="en-US"/>
        </w:rPr>
      </w:pPr>
      <w:r w:rsidRPr="00E4708C">
        <w:rPr>
          <w:rStyle w:val="Heading1Char"/>
          <w:color w:val="833C0B" w:themeColor="accent2" w:themeShade="80"/>
          <w:sz w:val="44"/>
          <w:szCs w:val="44"/>
        </w:rPr>
        <w:t>RECOVERY TESTING</w:t>
      </w:r>
      <w:r w:rsidRPr="00E4708C">
        <w:rPr>
          <w:color w:val="833C0B" w:themeColor="accent2" w:themeShade="80"/>
          <w:sz w:val="44"/>
          <w:szCs w:val="44"/>
          <w:lang w:val="en-US"/>
        </w:rPr>
        <w:t>=</w:t>
      </w:r>
    </w:p>
    <w:p w14:paraId="5067A2B2" w14:textId="77777777" w:rsidR="00A4281A" w:rsidRPr="004F22D2" w:rsidRDefault="00A4281A" w:rsidP="00871A32">
      <w:pPr>
        <w:pStyle w:val="ListParagraph"/>
        <w:numPr>
          <w:ilvl w:val="0"/>
          <w:numId w:val="68"/>
        </w:numPr>
        <w:rPr>
          <w:highlight w:val="cyan"/>
          <w:lang w:val="en-US"/>
        </w:rPr>
      </w:pPr>
      <w:r w:rsidRPr="00E4708C">
        <w:rPr>
          <w:lang w:val="en-US"/>
        </w:rPr>
        <w:t>TE</w:t>
      </w:r>
      <w:r w:rsidRPr="004F22D2">
        <w:rPr>
          <w:highlight w:val="cyan"/>
          <w:lang w:val="en-US"/>
        </w:rPr>
        <w:t>STING HOW SOON THE APPLICATION GETS RECOVERD AFTER A CRASH IS CALLED AS RECOVERY TESTING.</w:t>
      </w:r>
    </w:p>
    <w:p w14:paraId="328FC5AE" w14:textId="5BCAC50C" w:rsidR="003B6034" w:rsidRPr="00E4708C" w:rsidRDefault="003B6034" w:rsidP="00871A32">
      <w:pPr>
        <w:pStyle w:val="Heading1"/>
        <w:rPr>
          <w:color w:val="833C0B" w:themeColor="accent2" w:themeShade="80"/>
          <w:sz w:val="44"/>
          <w:szCs w:val="44"/>
          <w:lang w:val="en-US"/>
        </w:rPr>
      </w:pPr>
      <w:r w:rsidRPr="00E4708C">
        <w:rPr>
          <w:color w:val="833C0B" w:themeColor="accent2" w:themeShade="80"/>
          <w:sz w:val="44"/>
          <w:szCs w:val="44"/>
          <w:lang w:val="en-US"/>
        </w:rPr>
        <w:t>TEST CASES=</w:t>
      </w:r>
    </w:p>
    <w:p w14:paraId="32D95E1B" w14:textId="75F90B4B" w:rsidR="00A4281A" w:rsidRPr="004F22D2" w:rsidRDefault="00AF0670" w:rsidP="00871A32">
      <w:pPr>
        <w:pStyle w:val="ListParagraph"/>
        <w:numPr>
          <w:ilvl w:val="0"/>
          <w:numId w:val="68"/>
        </w:numPr>
        <w:rPr>
          <w:highlight w:val="cyan"/>
          <w:lang w:val="en-US"/>
        </w:rPr>
      </w:pPr>
      <w:r w:rsidRPr="004F22D2">
        <w:rPr>
          <w:highlight w:val="cyan"/>
          <w:lang w:val="en-US"/>
        </w:rPr>
        <w:t xml:space="preserve">TEST CASES IT IS DOCUMENT WHICH CONSITS OF ALL POSIBLE </w:t>
      </w:r>
      <w:r w:rsidR="00F00F3B" w:rsidRPr="004F22D2">
        <w:rPr>
          <w:highlight w:val="cyan"/>
          <w:lang w:val="en-US"/>
        </w:rPr>
        <w:t>SCENARIOS FOR A SPECIFIC REQUIREMENT</w:t>
      </w:r>
    </w:p>
    <w:p w14:paraId="5C33B4DD" w14:textId="6E334570" w:rsidR="00F00F3B" w:rsidRPr="00E4708C" w:rsidRDefault="00963655" w:rsidP="00871A32">
      <w:pPr>
        <w:pStyle w:val="ListParagraph"/>
        <w:numPr>
          <w:ilvl w:val="0"/>
          <w:numId w:val="68"/>
        </w:numPr>
        <w:rPr>
          <w:lang w:val="en-US"/>
        </w:rPr>
      </w:pPr>
      <w:r w:rsidRPr="00E4708C">
        <w:rPr>
          <w:lang w:val="en-US"/>
        </w:rPr>
        <w:t>IT WILL CONSITIS OF SECTIONS / ATTRIBUTES LIKE</w:t>
      </w:r>
    </w:p>
    <w:p w14:paraId="2C0056A1" w14:textId="5BF4C35A" w:rsidR="00963655" w:rsidRPr="00E4708C" w:rsidRDefault="00963655" w:rsidP="00871A32">
      <w:pPr>
        <w:pStyle w:val="ListParagraph"/>
        <w:numPr>
          <w:ilvl w:val="0"/>
          <w:numId w:val="68"/>
        </w:numPr>
        <w:rPr>
          <w:lang w:val="en-US"/>
        </w:rPr>
      </w:pPr>
      <w:r w:rsidRPr="00E4708C">
        <w:rPr>
          <w:lang w:val="en-US"/>
        </w:rPr>
        <w:t>1 STEP NUMBER</w:t>
      </w:r>
    </w:p>
    <w:p w14:paraId="43B9CE7D" w14:textId="7E640898" w:rsidR="00963655" w:rsidRPr="00E4708C" w:rsidRDefault="00963655" w:rsidP="00871A32">
      <w:pPr>
        <w:pStyle w:val="ListParagraph"/>
        <w:numPr>
          <w:ilvl w:val="0"/>
          <w:numId w:val="68"/>
        </w:numPr>
        <w:rPr>
          <w:lang w:val="en-US"/>
        </w:rPr>
      </w:pPr>
      <w:r w:rsidRPr="00E4708C">
        <w:rPr>
          <w:lang w:val="en-US"/>
        </w:rPr>
        <w:t xml:space="preserve">2 </w:t>
      </w:r>
      <w:r w:rsidR="007E323A" w:rsidRPr="00E4708C">
        <w:rPr>
          <w:lang w:val="en-US"/>
        </w:rPr>
        <w:t>ACTION DESCRIPTION</w:t>
      </w:r>
    </w:p>
    <w:p w14:paraId="5335A9B5" w14:textId="5A0B163C" w:rsidR="007E323A" w:rsidRPr="00E4708C" w:rsidRDefault="007E323A" w:rsidP="00871A32">
      <w:pPr>
        <w:pStyle w:val="ListParagraph"/>
        <w:numPr>
          <w:ilvl w:val="0"/>
          <w:numId w:val="68"/>
        </w:numPr>
        <w:rPr>
          <w:lang w:val="en-US"/>
        </w:rPr>
      </w:pPr>
      <w:r w:rsidRPr="00E4708C">
        <w:rPr>
          <w:lang w:val="en-US"/>
        </w:rPr>
        <w:t>3 INPUT</w:t>
      </w:r>
    </w:p>
    <w:p w14:paraId="57FC0AAC" w14:textId="3B54231D" w:rsidR="00A4281A" w:rsidRPr="00E4708C" w:rsidRDefault="007E323A" w:rsidP="00871A32">
      <w:pPr>
        <w:pStyle w:val="ListParagraph"/>
        <w:numPr>
          <w:ilvl w:val="0"/>
          <w:numId w:val="68"/>
        </w:numPr>
        <w:rPr>
          <w:lang w:val="en-US"/>
        </w:rPr>
      </w:pPr>
      <w:r w:rsidRPr="00E4708C">
        <w:rPr>
          <w:lang w:val="en-US"/>
        </w:rPr>
        <w:t>4 EXPECTED RESULT</w:t>
      </w:r>
    </w:p>
    <w:p w14:paraId="4C56C8F0" w14:textId="1011C686" w:rsidR="007E323A" w:rsidRPr="00E4708C" w:rsidRDefault="007E323A" w:rsidP="00871A32">
      <w:pPr>
        <w:pStyle w:val="ListParagraph"/>
        <w:numPr>
          <w:ilvl w:val="0"/>
          <w:numId w:val="68"/>
        </w:numPr>
        <w:rPr>
          <w:lang w:val="en-US"/>
        </w:rPr>
      </w:pPr>
      <w:r w:rsidRPr="00E4708C">
        <w:rPr>
          <w:lang w:val="en-US"/>
        </w:rPr>
        <w:t>5 ACTUAL RESULT</w:t>
      </w:r>
    </w:p>
    <w:p w14:paraId="4A581381" w14:textId="3A24C978" w:rsidR="007E323A" w:rsidRPr="00E4708C" w:rsidRDefault="007E323A" w:rsidP="00871A32">
      <w:pPr>
        <w:pStyle w:val="ListParagraph"/>
        <w:numPr>
          <w:ilvl w:val="0"/>
          <w:numId w:val="68"/>
        </w:numPr>
        <w:rPr>
          <w:lang w:val="en-US"/>
        </w:rPr>
      </w:pPr>
      <w:r w:rsidRPr="00E4708C">
        <w:rPr>
          <w:lang w:val="en-US"/>
        </w:rPr>
        <w:t xml:space="preserve">6 </w:t>
      </w:r>
      <w:r w:rsidR="00206EA9" w:rsidRPr="00E4708C">
        <w:rPr>
          <w:lang w:val="en-US"/>
        </w:rPr>
        <w:t>STATUS</w:t>
      </w:r>
    </w:p>
    <w:p w14:paraId="4E4CD079" w14:textId="6A72CE32" w:rsidR="00206EA9" w:rsidRPr="00E4708C" w:rsidRDefault="00646D43" w:rsidP="00871A32">
      <w:pPr>
        <w:pStyle w:val="ListParagraph"/>
        <w:numPr>
          <w:ilvl w:val="0"/>
          <w:numId w:val="68"/>
        </w:numPr>
        <w:rPr>
          <w:lang w:val="en-US"/>
        </w:rPr>
      </w:pPr>
      <w:r w:rsidRPr="00E4708C">
        <w:rPr>
          <w:lang w:val="en-US"/>
        </w:rPr>
        <w:t>7 COMMENCE</w:t>
      </w:r>
    </w:p>
    <w:p w14:paraId="01ABCC28" w14:textId="4F628D4C" w:rsidR="00646D43" w:rsidRPr="00E4708C" w:rsidRDefault="00646D43" w:rsidP="00871A32">
      <w:pPr>
        <w:pStyle w:val="Heading2"/>
        <w:rPr>
          <w:lang w:val="en-US"/>
        </w:rPr>
      </w:pPr>
      <w:r w:rsidRPr="00E4708C">
        <w:rPr>
          <w:lang w:val="en-US"/>
        </w:rPr>
        <w:t xml:space="preserve">WHAT HAPPENS IF </w:t>
      </w:r>
      <w:r w:rsidR="00EE3B1D" w:rsidRPr="00E4708C">
        <w:rPr>
          <w:lang w:val="en-US"/>
        </w:rPr>
        <w:t>LOOK INTO THE REQURMENT AND TEST THE SOFTWARE/</w:t>
      </w:r>
    </w:p>
    <w:p w14:paraId="6F1CE6E6" w14:textId="397A8988" w:rsidR="003D372D" w:rsidRPr="00E4708C" w:rsidRDefault="003D372D" w:rsidP="00871A32">
      <w:pPr>
        <w:pStyle w:val="Heading2"/>
        <w:rPr>
          <w:lang w:val="en-US"/>
        </w:rPr>
      </w:pPr>
      <w:r w:rsidRPr="00E4708C">
        <w:rPr>
          <w:lang w:val="en-US"/>
        </w:rPr>
        <w:t>WHAT HAPPENS IF YOU DON’T WRITE THE TEST CASES=</w:t>
      </w:r>
    </w:p>
    <w:p w14:paraId="30710EA9" w14:textId="6DCE5893" w:rsidR="003D372D" w:rsidRPr="004F22D2" w:rsidRDefault="00072843" w:rsidP="00871A32">
      <w:pPr>
        <w:pStyle w:val="ListParagraph"/>
        <w:numPr>
          <w:ilvl w:val="0"/>
          <w:numId w:val="69"/>
        </w:numPr>
        <w:rPr>
          <w:highlight w:val="cyan"/>
          <w:lang w:val="en-US"/>
        </w:rPr>
      </w:pPr>
      <w:r w:rsidRPr="004F22D2">
        <w:rPr>
          <w:highlight w:val="cyan"/>
          <w:lang w:val="en-US"/>
        </w:rPr>
        <w:t>THERE WILL BE</w:t>
      </w:r>
      <w:r w:rsidR="007F656E" w:rsidRPr="004F22D2">
        <w:rPr>
          <w:highlight w:val="cyan"/>
          <w:lang w:val="en-US"/>
        </w:rPr>
        <w:t xml:space="preserve"> NO CONSISTENSY IN TESTING</w:t>
      </w:r>
    </w:p>
    <w:p w14:paraId="40421738" w14:textId="12FCED8F" w:rsidR="00E95CD0" w:rsidRDefault="00072843" w:rsidP="006767D9">
      <w:pPr>
        <w:pStyle w:val="ListParagraph"/>
        <w:numPr>
          <w:ilvl w:val="0"/>
          <w:numId w:val="69"/>
        </w:numPr>
        <w:rPr>
          <w:lang w:val="en-US"/>
        </w:rPr>
      </w:pPr>
      <w:r w:rsidRPr="004F22D2">
        <w:rPr>
          <w:highlight w:val="cyan"/>
          <w:lang w:val="en-US"/>
        </w:rPr>
        <w:t xml:space="preserve">TEST ENGINEER MIGHT MISS </w:t>
      </w:r>
      <w:r w:rsidR="00E95CD0" w:rsidRPr="004F22D2">
        <w:rPr>
          <w:highlight w:val="cyan"/>
          <w:lang w:val="en-US"/>
        </w:rPr>
        <w:t>LOT OF SCENARIOS AND DEFECTS</w:t>
      </w:r>
      <w:r w:rsidR="00E95CD0" w:rsidRPr="00E4708C">
        <w:rPr>
          <w:lang w:val="en-US"/>
        </w:rPr>
        <w:t>.</w:t>
      </w:r>
    </w:p>
    <w:p w14:paraId="59128AA9" w14:textId="6860463D" w:rsidR="00E47F2B" w:rsidRPr="006767D9" w:rsidRDefault="00E47F2B" w:rsidP="006767D9">
      <w:pPr>
        <w:pStyle w:val="ListParagraph"/>
        <w:numPr>
          <w:ilvl w:val="0"/>
          <w:numId w:val="69"/>
        </w:numPr>
        <w:rPr>
          <w:lang w:val="en-US"/>
        </w:rPr>
      </w:pPr>
      <w:r>
        <w:rPr>
          <w:lang w:val="en-US"/>
        </w:rPr>
        <w:t xml:space="preserve">QALITY OF TESTING VARIOUS FROM PERSON TO PERSON </w:t>
      </w:r>
      <w:r w:rsidR="009D6386">
        <w:rPr>
          <w:lang w:val="en-US"/>
        </w:rPr>
        <w:t>.</w:t>
      </w:r>
    </w:p>
    <w:p w14:paraId="768FD5E2" w14:textId="6414B66A" w:rsidR="000B073D" w:rsidRPr="004F22D2" w:rsidRDefault="00B148C1" w:rsidP="00871A32">
      <w:pPr>
        <w:pStyle w:val="ListParagraph"/>
        <w:numPr>
          <w:ilvl w:val="0"/>
          <w:numId w:val="69"/>
        </w:numPr>
        <w:rPr>
          <w:highlight w:val="cyan"/>
          <w:lang w:val="en-US"/>
        </w:rPr>
      </w:pPr>
      <w:r w:rsidRPr="004F22D2">
        <w:rPr>
          <w:highlight w:val="cyan"/>
          <w:lang w:val="en-US"/>
        </w:rPr>
        <w:t>TESTING DEPENDS OF MEMORY POWER OF TEST ENGINEER .</w:t>
      </w:r>
    </w:p>
    <w:p w14:paraId="611ED97C" w14:textId="2BC6BDB3" w:rsidR="00B148C1" w:rsidRPr="004F22D2" w:rsidRDefault="00B148C1" w:rsidP="00871A32">
      <w:pPr>
        <w:pStyle w:val="ListParagraph"/>
        <w:numPr>
          <w:ilvl w:val="0"/>
          <w:numId w:val="69"/>
        </w:numPr>
        <w:rPr>
          <w:highlight w:val="cyan"/>
          <w:lang w:val="en-US"/>
        </w:rPr>
      </w:pPr>
      <w:r w:rsidRPr="00E4708C">
        <w:rPr>
          <w:lang w:val="en-US"/>
        </w:rPr>
        <w:t xml:space="preserve">CHANCES ARE THERE </w:t>
      </w:r>
      <w:r w:rsidR="00C53727" w:rsidRPr="004F22D2">
        <w:rPr>
          <w:highlight w:val="cyan"/>
          <w:lang w:val="en-US"/>
        </w:rPr>
        <w:t>WE MIGHT END UP TESTING THE SAME COMPONENT / FEARTURES AGAIN AND AGAIN.</w:t>
      </w:r>
    </w:p>
    <w:p w14:paraId="1FA84528" w14:textId="06D65AD2" w:rsidR="00B65927" w:rsidRPr="004F22D2" w:rsidRDefault="00B65927" w:rsidP="00871A32">
      <w:pPr>
        <w:pStyle w:val="ListParagraph"/>
        <w:numPr>
          <w:ilvl w:val="0"/>
          <w:numId w:val="69"/>
        </w:numPr>
        <w:rPr>
          <w:highlight w:val="cyan"/>
          <w:lang w:val="en-US"/>
        </w:rPr>
      </w:pPr>
      <w:r w:rsidRPr="004F22D2">
        <w:rPr>
          <w:highlight w:val="cyan"/>
          <w:lang w:val="en-US"/>
        </w:rPr>
        <w:t>TEST COVERAGE WILL NOT BE GOOD</w:t>
      </w:r>
    </w:p>
    <w:p w14:paraId="4CAAB99A" w14:textId="495C7D6C" w:rsidR="00B65927" w:rsidRPr="004F22D2" w:rsidRDefault="00B65927" w:rsidP="00871A32">
      <w:pPr>
        <w:pStyle w:val="ListParagraph"/>
        <w:numPr>
          <w:ilvl w:val="0"/>
          <w:numId w:val="69"/>
        </w:numPr>
        <w:rPr>
          <w:highlight w:val="cyan"/>
          <w:lang w:val="en-US"/>
        </w:rPr>
      </w:pPr>
      <w:r w:rsidRPr="004F22D2">
        <w:rPr>
          <w:highlight w:val="cyan"/>
          <w:lang w:val="en-US"/>
        </w:rPr>
        <w:t xml:space="preserve">TESTING WILL DEPEND ON </w:t>
      </w:r>
      <w:r w:rsidR="007C489D" w:rsidRPr="004F22D2">
        <w:rPr>
          <w:highlight w:val="cyan"/>
          <w:lang w:val="en-US"/>
        </w:rPr>
        <w:t>MOOD OF TEST ENGINEER</w:t>
      </w:r>
    </w:p>
    <w:p w14:paraId="67802417" w14:textId="266D2A71" w:rsidR="007C489D" w:rsidRPr="00E4708C" w:rsidRDefault="007C489D" w:rsidP="00871A32">
      <w:pPr>
        <w:pStyle w:val="Heading2"/>
        <w:rPr>
          <w:lang w:val="en-US"/>
        </w:rPr>
      </w:pPr>
      <w:r w:rsidRPr="00E4708C">
        <w:rPr>
          <w:lang w:val="en-US"/>
        </w:rPr>
        <w:t>WHEN TO WRITE TEST CASES=</w:t>
      </w:r>
    </w:p>
    <w:p w14:paraId="79436BB0" w14:textId="250E0E32" w:rsidR="007C489D" w:rsidRPr="00E4708C" w:rsidRDefault="00396468" w:rsidP="00871A32">
      <w:pPr>
        <w:rPr>
          <w:color w:val="FF0000"/>
          <w:lang w:val="en-US"/>
        </w:rPr>
      </w:pPr>
      <w:r w:rsidRPr="00E4708C">
        <w:rPr>
          <w:color w:val="FF0000"/>
          <w:lang w:val="en-US"/>
        </w:rPr>
        <w:t>CASE1=</w:t>
      </w:r>
    </w:p>
    <w:p w14:paraId="5EF74405" w14:textId="16B82D72" w:rsidR="00396468" w:rsidRPr="00E4708C" w:rsidRDefault="00396468" w:rsidP="00871A32">
      <w:pPr>
        <w:rPr>
          <w:lang w:val="en-US"/>
        </w:rPr>
      </w:pPr>
      <w:r w:rsidRPr="00E4708C">
        <w:rPr>
          <w:lang w:val="en-US"/>
        </w:rPr>
        <w:t xml:space="preserve">WHEN CUSTOMER </w:t>
      </w:r>
      <w:r w:rsidRPr="004F22D2">
        <w:rPr>
          <w:highlight w:val="cyan"/>
          <w:lang w:val="en-US"/>
        </w:rPr>
        <w:t xml:space="preserve">GIVES THE REQUIRMENT </w:t>
      </w:r>
      <w:r w:rsidR="00590E42" w:rsidRPr="004F22D2">
        <w:rPr>
          <w:highlight w:val="cyan"/>
          <w:lang w:val="en-US"/>
        </w:rPr>
        <w:t xml:space="preserve"> DEVELOPER WILL START WRITING </w:t>
      </w:r>
      <w:r w:rsidR="0065624F" w:rsidRPr="004F22D2">
        <w:rPr>
          <w:highlight w:val="cyan"/>
          <w:lang w:val="en-US"/>
        </w:rPr>
        <w:t xml:space="preserve">THE CODE PARALALY TEST ENGINEER WILL START </w:t>
      </w:r>
      <w:r w:rsidR="008F1B3F" w:rsidRPr="004F22D2">
        <w:rPr>
          <w:highlight w:val="cyan"/>
          <w:lang w:val="en-US"/>
        </w:rPr>
        <w:t>WRITING THE TEST CASES.</w:t>
      </w:r>
    </w:p>
    <w:p w14:paraId="4459AFEE" w14:textId="53CDC613" w:rsidR="008F1B3F" w:rsidRPr="00E4708C" w:rsidRDefault="008F1B3F" w:rsidP="00871A32">
      <w:pPr>
        <w:rPr>
          <w:color w:val="FF0000"/>
          <w:lang w:val="en-US"/>
        </w:rPr>
      </w:pPr>
      <w:r w:rsidRPr="00E4708C">
        <w:rPr>
          <w:color w:val="FF0000"/>
          <w:lang w:val="en-US"/>
        </w:rPr>
        <w:t>CASE2=</w:t>
      </w:r>
    </w:p>
    <w:p w14:paraId="371E3E27" w14:textId="23DA6F32" w:rsidR="008F1B3F" w:rsidRPr="00E4708C" w:rsidRDefault="008F1B3F" w:rsidP="00871A32">
      <w:pPr>
        <w:rPr>
          <w:lang w:val="en-US"/>
        </w:rPr>
      </w:pPr>
      <w:r w:rsidRPr="00E4708C">
        <w:rPr>
          <w:lang w:val="en-US"/>
        </w:rPr>
        <w:t xml:space="preserve">WHEN </w:t>
      </w:r>
      <w:r w:rsidRPr="004F22D2">
        <w:rPr>
          <w:highlight w:val="cyan"/>
          <w:lang w:val="en-US"/>
        </w:rPr>
        <w:t xml:space="preserve">CUSTOMER IS ADDING NEW REQUIREMENT </w:t>
      </w:r>
      <w:r w:rsidR="00825CF1" w:rsidRPr="004F22D2">
        <w:rPr>
          <w:highlight w:val="cyan"/>
          <w:lang w:val="en-US"/>
        </w:rPr>
        <w:t xml:space="preserve">DEVELOPER WILL ADD NEW FEATURES AND TEST ENGINEER </w:t>
      </w:r>
      <w:r w:rsidR="00E369EF" w:rsidRPr="004F22D2">
        <w:rPr>
          <w:highlight w:val="cyan"/>
          <w:lang w:val="en-US"/>
        </w:rPr>
        <w:t>WRITE NEW TEST CASES FOR THE ADDED FEAT</w:t>
      </w:r>
      <w:r w:rsidR="000B5F7F" w:rsidRPr="004F22D2">
        <w:rPr>
          <w:highlight w:val="cyan"/>
          <w:lang w:val="en-US"/>
        </w:rPr>
        <w:t>URES.</w:t>
      </w:r>
    </w:p>
    <w:p w14:paraId="2F0C9888" w14:textId="036F9068" w:rsidR="000B5F7F" w:rsidRPr="00E4708C" w:rsidRDefault="000B5F7F" w:rsidP="00871A32">
      <w:pPr>
        <w:rPr>
          <w:color w:val="FF0000"/>
          <w:lang w:val="en-US"/>
        </w:rPr>
      </w:pPr>
      <w:r w:rsidRPr="00E4708C">
        <w:rPr>
          <w:color w:val="FF0000"/>
          <w:lang w:val="en-US"/>
        </w:rPr>
        <w:t>CASE3=</w:t>
      </w:r>
    </w:p>
    <w:p w14:paraId="29AD8D09" w14:textId="3AA09D03" w:rsidR="000B5F7F" w:rsidRPr="00E4708C" w:rsidRDefault="000B5F7F" w:rsidP="00871A32">
      <w:pPr>
        <w:rPr>
          <w:lang w:val="en-US"/>
        </w:rPr>
      </w:pPr>
      <w:r w:rsidRPr="00E4708C">
        <w:rPr>
          <w:lang w:val="en-US"/>
        </w:rPr>
        <w:lastRenderedPageBreak/>
        <w:t xml:space="preserve">WHEN </w:t>
      </w:r>
      <w:r w:rsidRPr="004F22D2">
        <w:rPr>
          <w:highlight w:val="cyan"/>
          <w:lang w:val="en-US"/>
        </w:rPr>
        <w:t xml:space="preserve">CUSTOMER MODIFYS / CHANGE </w:t>
      </w:r>
      <w:r w:rsidR="008949B5" w:rsidRPr="004F22D2">
        <w:rPr>
          <w:highlight w:val="cyan"/>
          <w:lang w:val="en-US"/>
        </w:rPr>
        <w:t xml:space="preserve"> THE REQUIREMENT DEVELOPER WILL MODIFY THE FEATURE </w:t>
      </w:r>
      <w:r w:rsidR="00664C69" w:rsidRPr="004F22D2">
        <w:rPr>
          <w:highlight w:val="cyan"/>
          <w:lang w:val="en-US"/>
        </w:rPr>
        <w:t xml:space="preserve">PARALALY TEST ENGINEER </w:t>
      </w:r>
      <w:r w:rsidR="0090686B" w:rsidRPr="004F22D2">
        <w:rPr>
          <w:highlight w:val="cyan"/>
          <w:lang w:val="en-US"/>
        </w:rPr>
        <w:t>SHOULD MODIFY THE TEST CASES.</w:t>
      </w:r>
    </w:p>
    <w:p w14:paraId="664E256F" w14:textId="30EDD44E" w:rsidR="00F21A3D" w:rsidRPr="00E4708C" w:rsidRDefault="00F21A3D" w:rsidP="00871A32">
      <w:pPr>
        <w:rPr>
          <w:color w:val="FF0000"/>
          <w:lang w:val="en-US"/>
        </w:rPr>
      </w:pPr>
      <w:r w:rsidRPr="00E4708C">
        <w:rPr>
          <w:color w:val="FF0000"/>
          <w:lang w:val="en-US"/>
        </w:rPr>
        <w:t>CASE4=</w:t>
      </w:r>
    </w:p>
    <w:p w14:paraId="3FE21240" w14:textId="214F8C26" w:rsidR="00F21A3D" w:rsidRPr="00E4708C" w:rsidRDefault="00F21A3D" w:rsidP="00871A32">
      <w:pPr>
        <w:rPr>
          <w:lang w:val="en-US"/>
        </w:rPr>
      </w:pPr>
      <w:r w:rsidRPr="00E4708C">
        <w:t xml:space="preserve">WHEN THE </w:t>
      </w:r>
      <w:r w:rsidRPr="004F22D2">
        <w:rPr>
          <w:highlight w:val="cyan"/>
        </w:rPr>
        <w:t xml:space="preserve">CUSTOMER IS REMOVING THE REQUIREMENT </w:t>
      </w:r>
      <w:r w:rsidR="00673985" w:rsidRPr="004F22D2">
        <w:rPr>
          <w:highlight w:val="cyan"/>
        </w:rPr>
        <w:t>DEVELOPER SHOULD REMOVE THOSE</w:t>
      </w:r>
      <w:r w:rsidR="00673985" w:rsidRPr="004F22D2">
        <w:rPr>
          <w:highlight w:val="cyan"/>
          <w:lang w:val="en-US"/>
        </w:rPr>
        <w:t xml:space="preserve"> FEATURES</w:t>
      </w:r>
      <w:r w:rsidR="00322BCA" w:rsidRPr="004F22D2">
        <w:rPr>
          <w:highlight w:val="cyan"/>
          <w:lang w:val="en-US"/>
        </w:rPr>
        <w:t xml:space="preserve"> PARALALY TEST ENGINEER SHOULD REMOVE </w:t>
      </w:r>
      <w:r w:rsidR="003E270B" w:rsidRPr="004F22D2">
        <w:rPr>
          <w:highlight w:val="cyan"/>
          <w:lang w:val="en-US"/>
        </w:rPr>
        <w:t xml:space="preserve">THOSE TEST CASES AND WRITE NEW TEST CASES </w:t>
      </w:r>
      <w:r w:rsidR="00D92016" w:rsidRPr="004F22D2">
        <w:rPr>
          <w:highlight w:val="cyan"/>
          <w:lang w:val="en-US"/>
        </w:rPr>
        <w:t xml:space="preserve">TO MAKE SURE THAT FEATURES </w:t>
      </w:r>
      <w:r w:rsidR="00AC30C2" w:rsidRPr="004F22D2">
        <w:rPr>
          <w:highlight w:val="cyan"/>
          <w:lang w:val="en-US"/>
        </w:rPr>
        <w:t xml:space="preserve">ARE </w:t>
      </w:r>
      <w:r w:rsidR="00D92016" w:rsidRPr="004F22D2">
        <w:rPr>
          <w:highlight w:val="cyan"/>
          <w:lang w:val="en-US"/>
        </w:rPr>
        <w:t>ACTUALY REMOVED.</w:t>
      </w:r>
    </w:p>
    <w:p w14:paraId="4446E4E4" w14:textId="72BAA377" w:rsidR="004A54F9" w:rsidRPr="00E4708C" w:rsidRDefault="004A54F9" w:rsidP="00871A32">
      <w:pPr>
        <w:pStyle w:val="Heading2"/>
        <w:rPr>
          <w:lang w:val="en-US"/>
        </w:rPr>
      </w:pPr>
      <w:r w:rsidRPr="00E4708C">
        <w:rPr>
          <w:lang w:val="en-US"/>
        </w:rPr>
        <w:t xml:space="preserve">WHY WE SHOULD WRITE </w:t>
      </w:r>
      <w:r w:rsidR="00C03576" w:rsidRPr="00E4708C">
        <w:rPr>
          <w:lang w:val="en-US"/>
        </w:rPr>
        <w:t>TEST CASES OR IMPORTANCE OF WRITING TEST CASE</w:t>
      </w:r>
    </w:p>
    <w:p w14:paraId="013519AA" w14:textId="53CC3B47" w:rsidR="00C03576" w:rsidRPr="00E4708C" w:rsidRDefault="0059229D" w:rsidP="00871A32">
      <w:pPr>
        <w:pStyle w:val="ListParagraph"/>
        <w:numPr>
          <w:ilvl w:val="0"/>
          <w:numId w:val="70"/>
        </w:numPr>
        <w:rPr>
          <w:lang w:val="en-US"/>
        </w:rPr>
      </w:pPr>
      <w:r w:rsidRPr="00E4708C">
        <w:rPr>
          <w:lang w:val="en-US"/>
        </w:rPr>
        <w:t xml:space="preserve">WE </w:t>
      </w:r>
      <w:r w:rsidRPr="004F22D2">
        <w:rPr>
          <w:highlight w:val="cyan"/>
          <w:lang w:val="en-US"/>
        </w:rPr>
        <w:t xml:space="preserve">WRITE TEST CASES TO HAVE BETTER </w:t>
      </w:r>
      <w:r w:rsidR="00BE6C8B" w:rsidRPr="004F22D2">
        <w:rPr>
          <w:highlight w:val="cyan"/>
          <w:lang w:val="en-US"/>
        </w:rPr>
        <w:t>TEST COVERAGE</w:t>
      </w:r>
      <w:r w:rsidR="00BE6C8B" w:rsidRPr="00E4708C">
        <w:rPr>
          <w:lang w:val="en-US"/>
        </w:rPr>
        <w:t>.</w:t>
      </w:r>
    </w:p>
    <w:p w14:paraId="0889447E" w14:textId="38419A7E" w:rsidR="00BE6C8B" w:rsidRPr="00E4708C" w:rsidRDefault="00BE6C8B" w:rsidP="00871A32">
      <w:pPr>
        <w:pStyle w:val="ListParagraph"/>
        <w:numPr>
          <w:ilvl w:val="0"/>
          <w:numId w:val="70"/>
        </w:numPr>
        <w:rPr>
          <w:lang w:val="en-US"/>
        </w:rPr>
      </w:pPr>
      <w:r w:rsidRPr="00E4708C">
        <w:rPr>
          <w:lang w:val="en-US"/>
        </w:rPr>
        <w:t xml:space="preserve">WHEN THE REQUIREMENT COMES </w:t>
      </w:r>
      <w:r w:rsidR="003E750C" w:rsidRPr="00E4708C">
        <w:rPr>
          <w:lang w:val="en-US"/>
        </w:rPr>
        <w:t xml:space="preserve">IN </w:t>
      </w:r>
      <w:r w:rsidR="003E750C" w:rsidRPr="004F22D2">
        <w:rPr>
          <w:highlight w:val="cyan"/>
          <w:lang w:val="en-US"/>
        </w:rPr>
        <w:t xml:space="preserve">DEVELOPER ARE BUSY WRITING THE CODE SAME TIME </w:t>
      </w:r>
      <w:r w:rsidR="00F5753B" w:rsidRPr="004F22D2">
        <w:rPr>
          <w:highlight w:val="cyan"/>
          <w:lang w:val="en-US"/>
        </w:rPr>
        <w:t xml:space="preserve">TEST ENGINEER ARE FREE SO THEY IDINTIFY ALL THE POSSIBLE SCENARIOS </w:t>
      </w:r>
      <w:r w:rsidR="0004386F" w:rsidRPr="004F22D2">
        <w:rPr>
          <w:highlight w:val="cyan"/>
          <w:lang w:val="en-US"/>
        </w:rPr>
        <w:t xml:space="preserve">AND DOCUMENT IT SO THAT WHEN BUILD </w:t>
      </w:r>
      <w:r w:rsidR="00BF3A31" w:rsidRPr="004F22D2">
        <w:rPr>
          <w:highlight w:val="cyan"/>
          <w:lang w:val="en-US"/>
        </w:rPr>
        <w:t>COMES IN THEY WILL GET TIME TO EXECUTE THE SCINARIOS</w:t>
      </w:r>
      <w:r w:rsidR="00BF3A31" w:rsidRPr="00E4708C">
        <w:rPr>
          <w:lang w:val="en-US"/>
        </w:rPr>
        <w:t xml:space="preserve"> </w:t>
      </w:r>
      <w:r w:rsidR="009C65C2" w:rsidRPr="00E4708C">
        <w:rPr>
          <w:lang w:val="en-US"/>
        </w:rPr>
        <w:t xml:space="preserve">BECOUSE OF </w:t>
      </w:r>
      <w:r w:rsidR="009C65C2" w:rsidRPr="004F22D2">
        <w:rPr>
          <w:highlight w:val="cyan"/>
          <w:lang w:val="en-US"/>
        </w:rPr>
        <w:t xml:space="preserve">THIS </w:t>
      </w:r>
      <w:r w:rsidR="007F656E" w:rsidRPr="004F22D2">
        <w:rPr>
          <w:highlight w:val="cyan"/>
          <w:lang w:val="en-US"/>
        </w:rPr>
        <w:t>N</w:t>
      </w:r>
      <w:r w:rsidR="008E5F41" w:rsidRPr="004F22D2">
        <w:rPr>
          <w:highlight w:val="cyan"/>
          <w:lang w:val="en-US"/>
        </w:rPr>
        <w:t>U</w:t>
      </w:r>
      <w:r w:rsidR="009C65C2" w:rsidRPr="004F22D2">
        <w:rPr>
          <w:highlight w:val="cyan"/>
          <w:lang w:val="en-US"/>
        </w:rPr>
        <w:t xml:space="preserve">MBER OF SCENARIOS </w:t>
      </w:r>
      <w:r w:rsidR="006604AE" w:rsidRPr="004F22D2">
        <w:rPr>
          <w:highlight w:val="cyan"/>
          <w:lang w:val="en-US"/>
        </w:rPr>
        <w:t>THEY COVER WILL BE MORE</w:t>
      </w:r>
    </w:p>
    <w:p w14:paraId="5265DE61" w14:textId="410906A6" w:rsidR="008F0732" w:rsidRPr="00E4708C" w:rsidRDefault="008F0732" w:rsidP="00871A32">
      <w:pPr>
        <w:pStyle w:val="ListParagraph"/>
        <w:numPr>
          <w:ilvl w:val="0"/>
          <w:numId w:val="70"/>
        </w:numPr>
        <w:rPr>
          <w:lang w:val="en-US"/>
        </w:rPr>
      </w:pPr>
      <w:r w:rsidRPr="00E4708C">
        <w:rPr>
          <w:lang w:val="en-US"/>
        </w:rPr>
        <w:t xml:space="preserve">TO </w:t>
      </w:r>
      <w:r w:rsidRPr="004F22D2">
        <w:rPr>
          <w:highlight w:val="cyan"/>
          <w:lang w:val="en-US"/>
        </w:rPr>
        <w:t xml:space="preserve">DEPEND UPPON THE PROCESS RATHER THAN </w:t>
      </w:r>
      <w:r w:rsidR="00900AF8" w:rsidRPr="004F22D2">
        <w:rPr>
          <w:highlight w:val="cyan"/>
          <w:lang w:val="en-US"/>
        </w:rPr>
        <w:t>PERSON</w:t>
      </w:r>
    </w:p>
    <w:p w14:paraId="44EC64DB" w14:textId="162A74D9" w:rsidR="00900AF8" w:rsidRPr="00E4708C" w:rsidRDefault="00900AF8" w:rsidP="00871A32">
      <w:pPr>
        <w:pStyle w:val="ListParagraph"/>
        <w:numPr>
          <w:ilvl w:val="0"/>
          <w:numId w:val="70"/>
        </w:numPr>
        <w:rPr>
          <w:lang w:val="en-US"/>
        </w:rPr>
      </w:pPr>
      <w:r w:rsidRPr="00E4708C">
        <w:rPr>
          <w:lang w:val="en-US"/>
        </w:rPr>
        <w:t xml:space="preserve">TO </w:t>
      </w:r>
      <w:r w:rsidRPr="004F22D2">
        <w:rPr>
          <w:highlight w:val="cyan"/>
          <w:lang w:val="en-US"/>
        </w:rPr>
        <w:t xml:space="preserve">AVOID TRAINING EVERY NEW TEST </w:t>
      </w:r>
      <w:r w:rsidR="00967C2F" w:rsidRPr="004F22D2">
        <w:rPr>
          <w:highlight w:val="cyan"/>
          <w:lang w:val="en-US"/>
        </w:rPr>
        <w:t>ENGINEER ON THE PRODUCT / REQUIREMENT</w:t>
      </w:r>
    </w:p>
    <w:p w14:paraId="19352CD3" w14:textId="109B630F" w:rsidR="000F56CD" w:rsidRPr="004F22D2" w:rsidRDefault="000F56CD" w:rsidP="00871A32">
      <w:pPr>
        <w:pStyle w:val="ListParagraph"/>
        <w:numPr>
          <w:ilvl w:val="0"/>
          <w:numId w:val="70"/>
        </w:numPr>
        <w:rPr>
          <w:highlight w:val="cyan"/>
          <w:lang w:val="en-US"/>
        </w:rPr>
      </w:pPr>
      <w:r w:rsidRPr="00E4708C">
        <w:rPr>
          <w:lang w:val="en-US"/>
        </w:rPr>
        <w:t xml:space="preserve">TO </w:t>
      </w:r>
      <w:r w:rsidRPr="004F22D2">
        <w:rPr>
          <w:highlight w:val="cyan"/>
          <w:lang w:val="en-US"/>
        </w:rPr>
        <w:t xml:space="preserve">HAVE CONSISTENCY IN TEST EXECUTIION </w:t>
      </w:r>
      <w:r w:rsidR="00F04761" w:rsidRPr="004F22D2">
        <w:rPr>
          <w:highlight w:val="cyan"/>
          <w:lang w:val="en-US"/>
        </w:rPr>
        <w:t xml:space="preserve">IT MEANS IF YOU DOCUMENTED THE SCENARIO </w:t>
      </w:r>
      <w:r w:rsidR="00F57AC0" w:rsidRPr="004F22D2">
        <w:rPr>
          <w:highlight w:val="cyan"/>
          <w:lang w:val="en-US"/>
        </w:rPr>
        <w:t xml:space="preserve">YOU CAN MAKE SURE THAT YOUR EXICUTING </w:t>
      </w:r>
      <w:r w:rsidR="00473E46" w:rsidRPr="004F22D2">
        <w:rPr>
          <w:highlight w:val="cyan"/>
          <w:lang w:val="en-US"/>
        </w:rPr>
        <w:t xml:space="preserve">ALL THE SCENARIOS IN ALL TEST CYCLES </w:t>
      </w:r>
      <w:r w:rsidR="004C35C7" w:rsidRPr="004F22D2">
        <w:rPr>
          <w:highlight w:val="cyan"/>
          <w:lang w:val="en-US"/>
        </w:rPr>
        <w:t>SPRINTS OR RELEASES</w:t>
      </w:r>
    </w:p>
    <w:p w14:paraId="46995B28" w14:textId="3FFBCA01" w:rsidR="004C35C7" w:rsidRPr="004F22D2" w:rsidRDefault="0045522F" w:rsidP="00871A32">
      <w:pPr>
        <w:pStyle w:val="ListParagraph"/>
        <w:numPr>
          <w:ilvl w:val="0"/>
          <w:numId w:val="70"/>
        </w:numPr>
        <w:rPr>
          <w:highlight w:val="cyan"/>
          <w:lang w:val="en-US"/>
        </w:rPr>
      </w:pPr>
      <w:r w:rsidRPr="004F22D2">
        <w:rPr>
          <w:highlight w:val="cyan"/>
          <w:lang w:val="en-US"/>
        </w:rPr>
        <w:t>TEST</w:t>
      </w:r>
      <w:r w:rsidRPr="00E4708C">
        <w:rPr>
          <w:lang w:val="en-US"/>
        </w:rPr>
        <w:t xml:space="preserve"> CASE IS A </w:t>
      </w:r>
      <w:r w:rsidRPr="004F22D2">
        <w:rPr>
          <w:highlight w:val="cyan"/>
          <w:lang w:val="en-US"/>
        </w:rPr>
        <w:t xml:space="preserve">DOCUMENT WHICH ACTS LIKE PROOF </w:t>
      </w:r>
      <w:r w:rsidR="006B7FDA" w:rsidRPr="004F22D2">
        <w:rPr>
          <w:highlight w:val="cyan"/>
          <w:lang w:val="en-US"/>
        </w:rPr>
        <w:t xml:space="preserve">TO THE CUSTOMER DEVELOPER TEAM MANAGEMENT </w:t>
      </w:r>
      <w:r w:rsidR="00BC7419" w:rsidRPr="004F22D2">
        <w:rPr>
          <w:highlight w:val="cyan"/>
          <w:lang w:val="en-US"/>
        </w:rPr>
        <w:t>TEAM THAT WE HAVE COVERD ALL POSIBLE SCENARIOS.</w:t>
      </w:r>
    </w:p>
    <w:p w14:paraId="26A618EA" w14:textId="39816CFE" w:rsidR="00243B34" w:rsidRPr="004F22D2" w:rsidRDefault="00243B34" w:rsidP="00871A32">
      <w:pPr>
        <w:pStyle w:val="ListParagraph"/>
        <w:numPr>
          <w:ilvl w:val="0"/>
          <w:numId w:val="70"/>
        </w:numPr>
        <w:rPr>
          <w:highlight w:val="cyan"/>
          <w:lang w:val="en-US"/>
        </w:rPr>
      </w:pPr>
      <w:r w:rsidRPr="00E4708C">
        <w:rPr>
          <w:lang w:val="en-US"/>
        </w:rPr>
        <w:t xml:space="preserve">TEST CASES ACTS </w:t>
      </w:r>
      <w:r w:rsidRPr="004F22D2">
        <w:rPr>
          <w:highlight w:val="cyan"/>
          <w:lang w:val="en-US"/>
        </w:rPr>
        <w:t xml:space="preserve">LIKE </w:t>
      </w:r>
      <w:r w:rsidR="00CF72C0" w:rsidRPr="004F22D2">
        <w:rPr>
          <w:highlight w:val="cyan"/>
          <w:lang w:val="en-US"/>
        </w:rPr>
        <w:t>BASE DOCUMENT FOR WRITING AUTOMATION SCRIPTS</w:t>
      </w:r>
      <w:r w:rsidR="00CF72C0" w:rsidRPr="00E4708C">
        <w:rPr>
          <w:lang w:val="en-US"/>
        </w:rPr>
        <w:t xml:space="preserve"> </w:t>
      </w:r>
      <w:r w:rsidR="00B427F9" w:rsidRPr="00E4708C">
        <w:rPr>
          <w:lang w:val="en-US"/>
        </w:rPr>
        <w:t xml:space="preserve"> IF YOU REFER THE </w:t>
      </w:r>
      <w:r w:rsidR="00B427F9" w:rsidRPr="004F22D2">
        <w:rPr>
          <w:highlight w:val="cyan"/>
          <w:lang w:val="en-US"/>
        </w:rPr>
        <w:t xml:space="preserve">TEST CASES AND WRITE SCRIPTS </w:t>
      </w:r>
      <w:r w:rsidR="00ED71CC" w:rsidRPr="004F22D2">
        <w:rPr>
          <w:highlight w:val="cyan"/>
          <w:lang w:val="en-US"/>
        </w:rPr>
        <w:t xml:space="preserve">THEN YOU CAN ENSURE THE SAME CONSISTENCY </w:t>
      </w:r>
      <w:r w:rsidR="00D9300A" w:rsidRPr="004F22D2">
        <w:rPr>
          <w:highlight w:val="cyan"/>
          <w:lang w:val="en-US"/>
        </w:rPr>
        <w:t>OR COVERAGE IN AUTOMATION AS WELL</w:t>
      </w:r>
    </w:p>
    <w:p w14:paraId="0D9262A9" w14:textId="43C3DAAB" w:rsidR="00D55A00" w:rsidRPr="00E4708C" w:rsidRDefault="00D55A00" w:rsidP="00871A32">
      <w:pPr>
        <w:pStyle w:val="ListParagraph"/>
        <w:numPr>
          <w:ilvl w:val="0"/>
          <w:numId w:val="70"/>
        </w:numPr>
        <w:rPr>
          <w:lang w:val="en-US"/>
        </w:rPr>
      </w:pPr>
      <w:r w:rsidRPr="00E4708C">
        <w:rPr>
          <w:lang w:val="en-US"/>
        </w:rPr>
        <w:t xml:space="preserve">IF YOU </w:t>
      </w:r>
      <w:r w:rsidRPr="004F22D2">
        <w:rPr>
          <w:highlight w:val="cyan"/>
          <w:lang w:val="en-US"/>
        </w:rPr>
        <w:t xml:space="preserve">HAVE DOCUMENTED THE TEST CASES </w:t>
      </w:r>
      <w:r w:rsidR="00B56DD0" w:rsidRPr="004F22D2">
        <w:rPr>
          <w:highlight w:val="cyan"/>
          <w:lang w:val="en-US"/>
        </w:rPr>
        <w:t>NEED NOT REMEMBER</w:t>
      </w:r>
      <w:r w:rsidR="00B56DD0" w:rsidRPr="00E4708C">
        <w:rPr>
          <w:lang w:val="en-US"/>
        </w:rPr>
        <w:t>.</w:t>
      </w:r>
    </w:p>
    <w:p w14:paraId="2138A9C6" w14:textId="353F23F1" w:rsidR="00B56DD0" w:rsidRPr="00E4708C" w:rsidRDefault="00B56DD0" w:rsidP="00871A32">
      <w:pPr>
        <w:pStyle w:val="ListParagraph"/>
        <w:numPr>
          <w:ilvl w:val="0"/>
          <w:numId w:val="70"/>
        </w:numPr>
        <w:rPr>
          <w:lang w:val="en-US"/>
        </w:rPr>
      </w:pPr>
      <w:r w:rsidRPr="00E4708C">
        <w:rPr>
          <w:lang w:val="en-US"/>
        </w:rPr>
        <w:t xml:space="preserve">IF YOU </w:t>
      </w:r>
      <w:r w:rsidRPr="004F22D2">
        <w:rPr>
          <w:highlight w:val="cyan"/>
          <w:lang w:val="en-US"/>
        </w:rPr>
        <w:t xml:space="preserve">DOCUMENTED TEST CASES </w:t>
      </w:r>
      <w:r w:rsidR="00FD3FC4" w:rsidRPr="004F22D2">
        <w:rPr>
          <w:highlight w:val="cyan"/>
          <w:lang w:val="en-US"/>
        </w:rPr>
        <w:t xml:space="preserve">TEST EXECUTION WILL HAPPEN IN </w:t>
      </w:r>
      <w:r w:rsidR="00FA5872" w:rsidRPr="004F22D2">
        <w:rPr>
          <w:highlight w:val="cyan"/>
          <w:lang w:val="en-US"/>
        </w:rPr>
        <w:t>ORGANIZED MANNER</w:t>
      </w:r>
    </w:p>
    <w:p w14:paraId="50BBD962" w14:textId="13DC043D" w:rsidR="00FA5872" w:rsidRPr="00E4708C" w:rsidRDefault="00D45266" w:rsidP="00871A32">
      <w:pPr>
        <w:pStyle w:val="ListParagraph"/>
        <w:numPr>
          <w:ilvl w:val="0"/>
          <w:numId w:val="70"/>
        </w:numPr>
        <w:rPr>
          <w:lang w:val="en-US"/>
        </w:rPr>
      </w:pPr>
      <w:r w:rsidRPr="00E4708C">
        <w:rPr>
          <w:lang w:val="en-US"/>
        </w:rPr>
        <w:t xml:space="preserve">IF YOU </w:t>
      </w:r>
      <w:r w:rsidRPr="004F22D2">
        <w:rPr>
          <w:highlight w:val="cyan"/>
          <w:lang w:val="en-US"/>
        </w:rPr>
        <w:t xml:space="preserve">DOCUMENTED TEST CASES TIME TAKEN IS VERY </w:t>
      </w:r>
      <w:r w:rsidR="00C741E1" w:rsidRPr="004F22D2">
        <w:rPr>
          <w:highlight w:val="cyan"/>
          <w:lang w:val="en-US"/>
        </w:rPr>
        <w:t>LESS</w:t>
      </w:r>
    </w:p>
    <w:p w14:paraId="573C3E5F" w14:textId="294722C8" w:rsidR="00BF17EB" w:rsidRPr="00E4708C" w:rsidRDefault="007C2B73" w:rsidP="00871A32">
      <w:pPr>
        <w:pStyle w:val="Heading2"/>
        <w:rPr>
          <w:lang w:val="en-US"/>
        </w:rPr>
      </w:pPr>
      <w:r w:rsidRPr="00E4708C">
        <w:rPr>
          <w:lang w:val="en-US"/>
        </w:rPr>
        <w:t>TEST CASE TEMPLATES=</w:t>
      </w:r>
    </w:p>
    <w:p w14:paraId="1A6E6CEA" w14:textId="52529BF5" w:rsidR="00DC402B" w:rsidRPr="00E4708C" w:rsidRDefault="00407B02" w:rsidP="00871A32">
      <w:pPr>
        <w:pStyle w:val="ListParagraph"/>
        <w:numPr>
          <w:ilvl w:val="0"/>
          <w:numId w:val="71"/>
        </w:numPr>
        <w:rPr>
          <w:lang w:val="en-US"/>
        </w:rPr>
      </w:pPr>
      <w:r w:rsidRPr="00E4708C">
        <w:rPr>
          <w:lang w:val="en-US"/>
        </w:rPr>
        <w:t xml:space="preserve">EVERY </w:t>
      </w:r>
      <w:r w:rsidRPr="004F22D2">
        <w:rPr>
          <w:highlight w:val="cyan"/>
          <w:lang w:val="en-US"/>
        </w:rPr>
        <w:t xml:space="preserve">TEST ENGINEER SHOULD </w:t>
      </w:r>
      <w:r w:rsidR="009E67F0" w:rsidRPr="004F22D2">
        <w:rPr>
          <w:highlight w:val="cyan"/>
          <w:lang w:val="en-US"/>
        </w:rPr>
        <w:t xml:space="preserve">WRITE TEST CASES </w:t>
      </w:r>
      <w:r w:rsidR="000F0126" w:rsidRPr="004F22D2">
        <w:rPr>
          <w:highlight w:val="cyan"/>
          <w:lang w:val="en-US"/>
        </w:rPr>
        <w:t>IN THE TEST CASE TEPLATE</w:t>
      </w:r>
      <w:r w:rsidR="000F0126" w:rsidRPr="00E4708C">
        <w:rPr>
          <w:lang w:val="en-US"/>
        </w:rPr>
        <w:t xml:space="preserve"> ONLY</w:t>
      </w:r>
    </w:p>
    <w:p w14:paraId="0E1EFEBB" w14:textId="7596DCF8" w:rsidR="00A955F2" w:rsidRPr="004F22D2" w:rsidRDefault="00B13C07" w:rsidP="00871A32">
      <w:pPr>
        <w:pStyle w:val="ListParagraph"/>
        <w:numPr>
          <w:ilvl w:val="0"/>
          <w:numId w:val="71"/>
        </w:numPr>
        <w:rPr>
          <w:highlight w:val="cyan"/>
          <w:lang w:val="en-US"/>
        </w:rPr>
      </w:pPr>
      <w:r w:rsidRPr="00E4708C">
        <w:rPr>
          <w:lang w:val="en-US"/>
        </w:rPr>
        <w:t xml:space="preserve">TEST CASE TEMPLATE CAN BE </w:t>
      </w:r>
      <w:r w:rsidR="00BE11E9" w:rsidRPr="00E4708C">
        <w:rPr>
          <w:lang w:val="en-US"/>
        </w:rPr>
        <w:t xml:space="preserve">PREPARED </w:t>
      </w:r>
      <w:r w:rsidR="00BE11E9" w:rsidRPr="004F22D2">
        <w:rPr>
          <w:highlight w:val="cyan"/>
          <w:lang w:val="en-US"/>
        </w:rPr>
        <w:t xml:space="preserve">WEITHER IN TEST MANAGEMENT </w:t>
      </w:r>
      <w:r w:rsidR="005F3C0E" w:rsidRPr="004F22D2">
        <w:rPr>
          <w:highlight w:val="cyan"/>
          <w:lang w:val="en-US"/>
        </w:rPr>
        <w:t>TOOL OR MS EXCEL.</w:t>
      </w:r>
    </w:p>
    <w:p w14:paraId="63F0DA25" w14:textId="1E676840" w:rsidR="0052309C" w:rsidRPr="00E4708C" w:rsidRDefault="00680D6A" w:rsidP="00871A32">
      <w:pPr>
        <w:pStyle w:val="ListParagraph"/>
        <w:numPr>
          <w:ilvl w:val="0"/>
          <w:numId w:val="71"/>
        </w:numPr>
        <w:rPr>
          <w:lang w:val="en-US"/>
        </w:rPr>
      </w:pPr>
      <w:r w:rsidRPr="00E4708C">
        <w:rPr>
          <w:lang w:val="en-US"/>
        </w:rPr>
        <w:t xml:space="preserve">THERE IS </w:t>
      </w:r>
      <w:r w:rsidRPr="004F22D2">
        <w:rPr>
          <w:highlight w:val="cyan"/>
          <w:lang w:val="en-US"/>
        </w:rPr>
        <w:t xml:space="preserve">NOTHING CALLED AS </w:t>
      </w:r>
      <w:r w:rsidR="00E3113B" w:rsidRPr="004F22D2">
        <w:rPr>
          <w:highlight w:val="cyan"/>
          <w:lang w:val="en-US"/>
        </w:rPr>
        <w:t xml:space="preserve">STANDARD TEST CASE </w:t>
      </w:r>
      <w:r w:rsidR="0040432F" w:rsidRPr="004F22D2">
        <w:rPr>
          <w:highlight w:val="cyan"/>
          <w:lang w:val="en-US"/>
        </w:rPr>
        <w:t>TEMPLATES</w:t>
      </w:r>
      <w:r w:rsidR="0040432F" w:rsidRPr="00E4708C">
        <w:rPr>
          <w:lang w:val="en-US"/>
        </w:rPr>
        <w:t>.</w:t>
      </w:r>
    </w:p>
    <w:p w14:paraId="101C6ACC" w14:textId="4635E3D0" w:rsidR="0040432F" w:rsidRPr="00E4708C" w:rsidRDefault="00A537FF" w:rsidP="00871A32">
      <w:pPr>
        <w:pStyle w:val="ListParagraph"/>
        <w:rPr>
          <w:lang w:val="en-US"/>
        </w:rPr>
      </w:pPr>
      <w:r w:rsidRPr="00E4708C">
        <w:rPr>
          <w:lang w:val="en-US"/>
        </w:rPr>
        <w:t>,</w:t>
      </w:r>
      <w:r w:rsidR="00B64583" w:rsidRPr="00E4708C">
        <w:rPr>
          <w:lang w:val="en-US"/>
        </w:rPr>
        <w:t xml:space="preserve">TEST CASE </w:t>
      </w:r>
      <w:r w:rsidR="00B64583" w:rsidRPr="004F22D2">
        <w:rPr>
          <w:highlight w:val="cyan"/>
          <w:lang w:val="en-US"/>
        </w:rPr>
        <w:t xml:space="preserve">TEMPLATES </w:t>
      </w:r>
      <w:r w:rsidR="00642EE6" w:rsidRPr="004F22D2">
        <w:rPr>
          <w:highlight w:val="cyan"/>
          <w:lang w:val="en-US"/>
        </w:rPr>
        <w:t>VARIOUS FROM COMPANY TO COMPANY AND PROJECT TO PROJECT</w:t>
      </w:r>
    </w:p>
    <w:p w14:paraId="0CEF0995" w14:textId="77777777" w:rsidR="00B23284" w:rsidRPr="00E4708C" w:rsidRDefault="00B23284" w:rsidP="00871A32">
      <w:pPr>
        <w:pStyle w:val="ListParagraph"/>
        <w:rPr>
          <w:lang w:val="en-US"/>
        </w:rPr>
      </w:pPr>
    </w:p>
    <w:p w14:paraId="030F5E6A" w14:textId="21BC7725" w:rsidR="00B23284" w:rsidRPr="00E4708C" w:rsidRDefault="00B23284" w:rsidP="00871A32">
      <w:pPr>
        <w:pStyle w:val="Heading2"/>
        <w:rPr>
          <w:lang w:val="en-US"/>
        </w:rPr>
      </w:pPr>
      <w:r w:rsidRPr="00E4708C">
        <w:rPr>
          <w:lang w:val="en-US"/>
        </w:rPr>
        <w:t xml:space="preserve">TEST CASES </w:t>
      </w:r>
      <w:r w:rsidR="00EB5CEC" w:rsidRPr="00E4708C">
        <w:rPr>
          <w:lang w:val="en-US"/>
        </w:rPr>
        <w:t>REVIEW PROCESS=</w:t>
      </w:r>
    </w:p>
    <w:p w14:paraId="2E7F5BDF" w14:textId="2875CC9F" w:rsidR="00EB5CEC" w:rsidRPr="004F22D2" w:rsidRDefault="00B54AE6" w:rsidP="00871A32">
      <w:pPr>
        <w:pStyle w:val="ListParagraph"/>
        <w:numPr>
          <w:ilvl w:val="0"/>
          <w:numId w:val="72"/>
        </w:numPr>
        <w:rPr>
          <w:highlight w:val="cyan"/>
          <w:lang w:val="en-US"/>
        </w:rPr>
      </w:pPr>
      <w:r w:rsidRPr="004F22D2">
        <w:rPr>
          <w:highlight w:val="cyan"/>
          <w:lang w:val="en-US"/>
        </w:rPr>
        <w:t xml:space="preserve">WHEN REQUIREMENT GIVEN TO TEST LEAD THEN TEST LEAD WILL ASIGN </w:t>
      </w:r>
      <w:r w:rsidR="004D4CA5" w:rsidRPr="004F22D2">
        <w:rPr>
          <w:highlight w:val="cyan"/>
          <w:lang w:val="en-US"/>
        </w:rPr>
        <w:t>TO TEST ENGINEER TO WRITE TEST CASES.</w:t>
      </w:r>
    </w:p>
    <w:p w14:paraId="58EA8E5E" w14:textId="72CEBF48" w:rsidR="004D4CA5" w:rsidRPr="00E4708C" w:rsidRDefault="00F74622" w:rsidP="00871A32">
      <w:pPr>
        <w:pStyle w:val="ListParagraph"/>
        <w:numPr>
          <w:ilvl w:val="0"/>
          <w:numId w:val="72"/>
        </w:numPr>
        <w:rPr>
          <w:lang w:val="en-US"/>
        </w:rPr>
      </w:pPr>
      <w:r w:rsidRPr="00E4708C">
        <w:rPr>
          <w:lang w:val="en-US"/>
        </w:rPr>
        <w:t xml:space="preserve">TEST ENGINEER </w:t>
      </w:r>
      <w:r w:rsidR="000F1660" w:rsidRPr="00E4708C">
        <w:rPr>
          <w:lang w:val="en-US"/>
        </w:rPr>
        <w:t xml:space="preserve">WILL BE </w:t>
      </w:r>
      <w:r w:rsidR="000F1660" w:rsidRPr="004F22D2">
        <w:rPr>
          <w:highlight w:val="cyan"/>
          <w:lang w:val="en-US"/>
        </w:rPr>
        <w:t xml:space="preserve">INVOLVED WRITING THE TEST CASES </w:t>
      </w:r>
      <w:r w:rsidRPr="004F22D2">
        <w:rPr>
          <w:highlight w:val="cyan"/>
          <w:lang w:val="en-US"/>
        </w:rPr>
        <w:t>HE IS CALLED AS AUTHOR</w:t>
      </w:r>
      <w:r w:rsidR="002B24FB" w:rsidRPr="00E4708C">
        <w:rPr>
          <w:lang w:val="en-US"/>
        </w:rPr>
        <w:t>.</w:t>
      </w:r>
    </w:p>
    <w:p w14:paraId="3FEFF82D" w14:textId="1C718C4A" w:rsidR="002B24FB" w:rsidRPr="00E4708C" w:rsidRDefault="002B24FB" w:rsidP="00871A32">
      <w:pPr>
        <w:pStyle w:val="ListParagraph"/>
        <w:numPr>
          <w:ilvl w:val="0"/>
          <w:numId w:val="72"/>
        </w:numPr>
        <w:rPr>
          <w:lang w:val="en-US"/>
        </w:rPr>
      </w:pPr>
      <w:r w:rsidRPr="00E4708C">
        <w:rPr>
          <w:lang w:val="en-US"/>
        </w:rPr>
        <w:t xml:space="preserve">IF </w:t>
      </w:r>
      <w:r w:rsidRPr="004F22D2">
        <w:rPr>
          <w:highlight w:val="cyan"/>
          <w:lang w:val="en-US"/>
        </w:rPr>
        <w:t>ITS COMPLETED ITS GIVEN TO TEST LEAD</w:t>
      </w:r>
    </w:p>
    <w:p w14:paraId="411B4607" w14:textId="64009AD7" w:rsidR="002B24FB" w:rsidRPr="00E4708C" w:rsidRDefault="00EF71D7" w:rsidP="00871A32">
      <w:pPr>
        <w:pStyle w:val="ListParagraph"/>
        <w:numPr>
          <w:ilvl w:val="0"/>
          <w:numId w:val="72"/>
        </w:numPr>
        <w:rPr>
          <w:lang w:val="en-US"/>
        </w:rPr>
      </w:pPr>
      <w:r w:rsidRPr="00E4708C">
        <w:rPr>
          <w:lang w:val="en-US"/>
        </w:rPr>
        <w:t xml:space="preserve">IF </w:t>
      </w:r>
      <w:r w:rsidRPr="004F22D2">
        <w:rPr>
          <w:highlight w:val="cyan"/>
          <w:lang w:val="en-US"/>
        </w:rPr>
        <w:t xml:space="preserve">TEST LEAD IS BUSY HE WILL GIVE IT TO THE TEST ENGINEER TO CHECK </w:t>
      </w:r>
      <w:r w:rsidR="00100720" w:rsidRPr="004F22D2">
        <w:rPr>
          <w:highlight w:val="cyan"/>
          <w:lang w:val="en-US"/>
        </w:rPr>
        <w:t>TEST CASES</w:t>
      </w:r>
    </w:p>
    <w:p w14:paraId="055D91C9" w14:textId="7D70824F" w:rsidR="00100720" w:rsidRPr="004F22D2" w:rsidRDefault="00100720" w:rsidP="00871A32">
      <w:pPr>
        <w:pStyle w:val="ListParagraph"/>
        <w:numPr>
          <w:ilvl w:val="0"/>
          <w:numId w:val="72"/>
        </w:numPr>
        <w:rPr>
          <w:highlight w:val="cyan"/>
          <w:lang w:val="en-US"/>
        </w:rPr>
      </w:pPr>
      <w:r w:rsidRPr="004F22D2">
        <w:rPr>
          <w:highlight w:val="cyan"/>
          <w:lang w:val="en-US"/>
        </w:rPr>
        <w:t xml:space="preserve">THE TEST ENGINEER WHO </w:t>
      </w:r>
      <w:r w:rsidR="00D52DF9" w:rsidRPr="004F22D2">
        <w:rPr>
          <w:highlight w:val="cyan"/>
          <w:lang w:val="en-US"/>
        </w:rPr>
        <w:t xml:space="preserve">INVOLNES IN </w:t>
      </w:r>
      <w:r w:rsidRPr="004F22D2">
        <w:rPr>
          <w:highlight w:val="cyan"/>
          <w:lang w:val="en-US"/>
        </w:rPr>
        <w:t>CHECK</w:t>
      </w:r>
      <w:r w:rsidR="0026099A" w:rsidRPr="004F22D2">
        <w:rPr>
          <w:highlight w:val="cyan"/>
          <w:lang w:val="en-US"/>
        </w:rPr>
        <w:t xml:space="preserve">ING </w:t>
      </w:r>
      <w:r w:rsidRPr="004F22D2">
        <w:rPr>
          <w:highlight w:val="cyan"/>
          <w:lang w:val="en-US"/>
        </w:rPr>
        <w:t xml:space="preserve"> </w:t>
      </w:r>
      <w:r w:rsidR="00D52DF9" w:rsidRPr="004F22D2">
        <w:rPr>
          <w:highlight w:val="cyan"/>
          <w:lang w:val="en-US"/>
        </w:rPr>
        <w:t>THE TEST CASES HE IS CALLED</w:t>
      </w:r>
      <w:r w:rsidR="0026099A" w:rsidRPr="004F22D2">
        <w:rPr>
          <w:highlight w:val="cyan"/>
          <w:lang w:val="en-US"/>
        </w:rPr>
        <w:t xml:space="preserve"> </w:t>
      </w:r>
      <w:r w:rsidR="00D52DF9" w:rsidRPr="004F22D2">
        <w:rPr>
          <w:highlight w:val="cyan"/>
          <w:lang w:val="en-US"/>
        </w:rPr>
        <w:t xml:space="preserve">AS </w:t>
      </w:r>
      <w:r w:rsidR="0026099A" w:rsidRPr="004F22D2">
        <w:rPr>
          <w:highlight w:val="cyan"/>
          <w:lang w:val="en-US"/>
        </w:rPr>
        <w:t>REVIWER.</w:t>
      </w:r>
    </w:p>
    <w:p w14:paraId="1794E625" w14:textId="4B1FB1AC" w:rsidR="0002421B" w:rsidRPr="004F22D2" w:rsidRDefault="0002421B" w:rsidP="00871A32">
      <w:pPr>
        <w:pStyle w:val="ListParagraph"/>
        <w:numPr>
          <w:ilvl w:val="0"/>
          <w:numId w:val="72"/>
        </w:numPr>
        <w:rPr>
          <w:highlight w:val="cyan"/>
          <w:lang w:val="en-US"/>
        </w:rPr>
      </w:pPr>
      <w:r w:rsidRPr="004F22D2">
        <w:rPr>
          <w:highlight w:val="cyan"/>
          <w:lang w:val="en-US"/>
        </w:rPr>
        <w:t xml:space="preserve">REVEIWER GETS ANY MISTAKES </w:t>
      </w:r>
      <w:r w:rsidR="00EF62C6" w:rsidRPr="004F22D2">
        <w:rPr>
          <w:highlight w:val="cyan"/>
          <w:lang w:val="en-US"/>
        </w:rPr>
        <w:t xml:space="preserve">HE WILL GIVE IT TO THE AUTHOR THEN IT WILL BE RETESTED </w:t>
      </w:r>
      <w:r w:rsidR="00F37489" w:rsidRPr="004F22D2">
        <w:rPr>
          <w:highlight w:val="cyan"/>
          <w:lang w:val="en-US"/>
        </w:rPr>
        <w:t>BY REVIWER</w:t>
      </w:r>
    </w:p>
    <w:p w14:paraId="05F288D4" w14:textId="19EFF591" w:rsidR="00F37489" w:rsidRPr="00E4708C" w:rsidRDefault="00F37489" w:rsidP="00871A32">
      <w:pPr>
        <w:pStyle w:val="ListParagraph"/>
        <w:numPr>
          <w:ilvl w:val="0"/>
          <w:numId w:val="72"/>
        </w:numPr>
        <w:rPr>
          <w:lang w:val="en-US"/>
        </w:rPr>
      </w:pPr>
      <w:r w:rsidRPr="00E4708C">
        <w:rPr>
          <w:lang w:val="en-US"/>
        </w:rPr>
        <w:lastRenderedPageBreak/>
        <w:t>I</w:t>
      </w:r>
      <w:r w:rsidRPr="004F22D2">
        <w:rPr>
          <w:highlight w:val="cyan"/>
          <w:lang w:val="en-US"/>
        </w:rPr>
        <w:t xml:space="preserve">F TEST CASES ARE CORRECT </w:t>
      </w:r>
      <w:r w:rsidR="00D906A9" w:rsidRPr="004F22D2">
        <w:rPr>
          <w:highlight w:val="cyan"/>
          <w:lang w:val="en-US"/>
        </w:rPr>
        <w:t xml:space="preserve"> REVIWER WILL GIVE TO THE TEST LEAD</w:t>
      </w:r>
    </w:p>
    <w:p w14:paraId="0EC79AD8" w14:textId="77B20427" w:rsidR="00D906A9" w:rsidRPr="004F22D2" w:rsidRDefault="00D906A9" w:rsidP="00871A32">
      <w:pPr>
        <w:pStyle w:val="ListParagraph"/>
        <w:numPr>
          <w:ilvl w:val="0"/>
          <w:numId w:val="72"/>
        </w:numPr>
        <w:rPr>
          <w:highlight w:val="cyan"/>
          <w:lang w:val="en-US"/>
        </w:rPr>
      </w:pPr>
      <w:r w:rsidRPr="004F22D2">
        <w:rPr>
          <w:highlight w:val="cyan"/>
          <w:lang w:val="en-US"/>
        </w:rPr>
        <w:t xml:space="preserve">TEST LEAD WILL CHECK AND APPROVE </w:t>
      </w:r>
      <w:r w:rsidR="00202EFD" w:rsidRPr="004F22D2">
        <w:rPr>
          <w:highlight w:val="cyan"/>
          <w:lang w:val="en-US"/>
        </w:rPr>
        <w:t>THE TEST CASES</w:t>
      </w:r>
    </w:p>
    <w:p w14:paraId="2049AF6F" w14:textId="6485C929" w:rsidR="00202EFD" w:rsidRPr="00E4708C" w:rsidRDefault="00202EFD" w:rsidP="00871A32">
      <w:pPr>
        <w:pStyle w:val="ListParagraph"/>
        <w:numPr>
          <w:ilvl w:val="0"/>
          <w:numId w:val="72"/>
        </w:numPr>
        <w:rPr>
          <w:lang w:val="en-US"/>
        </w:rPr>
      </w:pPr>
      <w:r w:rsidRPr="004F22D2">
        <w:rPr>
          <w:highlight w:val="cyan"/>
          <w:lang w:val="en-US"/>
        </w:rPr>
        <w:t xml:space="preserve">ONLY APPROVED TEST CASES </w:t>
      </w:r>
      <w:r w:rsidR="00EE07D9" w:rsidRPr="004F22D2">
        <w:rPr>
          <w:highlight w:val="cyan"/>
          <w:lang w:val="en-US"/>
        </w:rPr>
        <w:t xml:space="preserve">CAN BE STORED IN THE REPOSITERY </w:t>
      </w:r>
      <w:r w:rsidR="00E525DE" w:rsidRPr="004F22D2">
        <w:rPr>
          <w:highlight w:val="cyan"/>
          <w:lang w:val="en-US"/>
        </w:rPr>
        <w:t>IN THE FORM OF TEST SUITES</w:t>
      </w:r>
      <w:r w:rsidR="00E525DE" w:rsidRPr="00E4708C">
        <w:rPr>
          <w:lang w:val="en-US"/>
        </w:rPr>
        <w:t>.</w:t>
      </w:r>
    </w:p>
    <w:p w14:paraId="7A51A5FC" w14:textId="67BC2D62" w:rsidR="005905E4" w:rsidRPr="00E4708C" w:rsidRDefault="005905E4" w:rsidP="00871A32">
      <w:pPr>
        <w:pStyle w:val="Heading3"/>
        <w:rPr>
          <w:lang w:val="en-US"/>
        </w:rPr>
      </w:pPr>
      <w:r w:rsidRPr="00E4708C">
        <w:rPr>
          <w:lang w:val="en-US"/>
        </w:rPr>
        <w:t>REVIEW COMMENTS/ MISTAKES IN TEST CASES=</w:t>
      </w:r>
    </w:p>
    <w:p w14:paraId="4D127D05" w14:textId="4AA2F558" w:rsidR="005905E4" w:rsidRPr="004F22D2" w:rsidRDefault="001A0019" w:rsidP="00871A32">
      <w:pPr>
        <w:rPr>
          <w:highlight w:val="cyan"/>
          <w:lang w:val="en-US"/>
        </w:rPr>
      </w:pPr>
      <w:r w:rsidRPr="004F22D2">
        <w:rPr>
          <w:highlight w:val="cyan"/>
          <w:lang w:val="en-US"/>
        </w:rPr>
        <w:t>WRONG TEST CASE</w:t>
      </w:r>
    </w:p>
    <w:p w14:paraId="0299F218" w14:textId="25AC8C9A" w:rsidR="001A0019" w:rsidRPr="004F22D2" w:rsidRDefault="001A0019" w:rsidP="00871A32">
      <w:pPr>
        <w:rPr>
          <w:highlight w:val="cyan"/>
          <w:lang w:val="en-US"/>
        </w:rPr>
      </w:pPr>
      <w:r w:rsidRPr="004F22D2">
        <w:rPr>
          <w:highlight w:val="cyan"/>
          <w:lang w:val="en-US"/>
        </w:rPr>
        <w:t>MISSING TEST CASE</w:t>
      </w:r>
    </w:p>
    <w:p w14:paraId="7B6E5B46" w14:textId="49667069" w:rsidR="001A0019" w:rsidRPr="00E4708C" w:rsidRDefault="00215364" w:rsidP="00871A32">
      <w:pPr>
        <w:rPr>
          <w:lang w:val="en-US"/>
        </w:rPr>
      </w:pPr>
      <w:r w:rsidRPr="004F22D2">
        <w:rPr>
          <w:highlight w:val="cyan"/>
          <w:lang w:val="en-US"/>
        </w:rPr>
        <w:t>DUPLICATE / REPEAT TEST CASE</w:t>
      </w:r>
      <w:r w:rsidRPr="00E4708C">
        <w:rPr>
          <w:lang w:val="en-US"/>
        </w:rPr>
        <w:t>.</w:t>
      </w:r>
    </w:p>
    <w:p w14:paraId="4A87056E" w14:textId="7579D5F2" w:rsidR="007A067C" w:rsidRPr="00E4708C" w:rsidRDefault="007A067C" w:rsidP="00871A32">
      <w:pPr>
        <w:pStyle w:val="Heading2"/>
        <w:rPr>
          <w:lang w:val="en-US"/>
        </w:rPr>
      </w:pPr>
      <w:r w:rsidRPr="00E4708C">
        <w:rPr>
          <w:lang w:val="en-US"/>
        </w:rPr>
        <w:t xml:space="preserve">ON WHAT BASIS THEY ASSIGN </w:t>
      </w:r>
      <w:r w:rsidR="006D24FC" w:rsidRPr="00E4708C">
        <w:rPr>
          <w:lang w:val="en-US"/>
        </w:rPr>
        <w:t>TEST CASES FOR THE REVIEW =</w:t>
      </w:r>
    </w:p>
    <w:p w14:paraId="02CC94BA" w14:textId="55184BB4" w:rsidR="006D24FC" w:rsidRPr="00E4708C" w:rsidRDefault="006D24FC" w:rsidP="00871A32">
      <w:pPr>
        <w:rPr>
          <w:lang w:val="en-US"/>
        </w:rPr>
      </w:pPr>
      <w:r w:rsidRPr="004F22D2">
        <w:rPr>
          <w:highlight w:val="cyan"/>
          <w:lang w:val="en-US"/>
        </w:rPr>
        <w:t xml:space="preserve">THEY WILL ASSIGN TO THE PERSON </w:t>
      </w:r>
      <w:r w:rsidR="009E5DA8" w:rsidRPr="004F22D2">
        <w:rPr>
          <w:highlight w:val="cyan"/>
          <w:lang w:val="en-US"/>
        </w:rPr>
        <w:t>_____,</w:t>
      </w:r>
    </w:p>
    <w:p w14:paraId="1684F0C8" w14:textId="0BBEA145" w:rsidR="009E5DA8" w:rsidRPr="00E4708C" w:rsidRDefault="009E5DA8" w:rsidP="00871A32">
      <w:pPr>
        <w:pStyle w:val="ListParagraph"/>
        <w:numPr>
          <w:ilvl w:val="0"/>
          <w:numId w:val="73"/>
        </w:numPr>
        <w:rPr>
          <w:lang w:val="en-US"/>
        </w:rPr>
      </w:pPr>
      <w:r w:rsidRPr="00E4708C">
        <w:rPr>
          <w:lang w:val="en-US"/>
        </w:rPr>
        <w:t xml:space="preserve">WHO IS WORKING </w:t>
      </w:r>
      <w:r w:rsidRPr="004F22D2">
        <w:rPr>
          <w:highlight w:val="cyan"/>
          <w:lang w:val="en-US"/>
        </w:rPr>
        <w:t xml:space="preserve">ON THE SIMILAR </w:t>
      </w:r>
      <w:r w:rsidR="00AD1850" w:rsidRPr="004F22D2">
        <w:rPr>
          <w:highlight w:val="cyan"/>
          <w:lang w:val="en-US"/>
        </w:rPr>
        <w:t>OR RELATED MODULES IN THE PROJECT</w:t>
      </w:r>
      <w:r w:rsidR="00AD1850" w:rsidRPr="00E4708C">
        <w:rPr>
          <w:lang w:val="en-US"/>
        </w:rPr>
        <w:t>.</w:t>
      </w:r>
    </w:p>
    <w:p w14:paraId="73F5A09D" w14:textId="75EE334F" w:rsidR="00AD1850" w:rsidRPr="00E4708C" w:rsidRDefault="00090C8D" w:rsidP="00871A32">
      <w:pPr>
        <w:pStyle w:val="ListParagraph"/>
        <w:numPr>
          <w:ilvl w:val="0"/>
          <w:numId w:val="73"/>
        </w:numPr>
        <w:rPr>
          <w:lang w:val="en-US"/>
        </w:rPr>
      </w:pPr>
      <w:r w:rsidRPr="00E4708C">
        <w:rPr>
          <w:lang w:val="en-US"/>
        </w:rPr>
        <w:t xml:space="preserve">WHO </w:t>
      </w:r>
      <w:r w:rsidRPr="004F22D2">
        <w:rPr>
          <w:highlight w:val="cyan"/>
          <w:lang w:val="en-US"/>
        </w:rPr>
        <w:t>WORK</w:t>
      </w:r>
      <w:r w:rsidR="00EA4179" w:rsidRPr="004F22D2">
        <w:rPr>
          <w:highlight w:val="cyan"/>
          <w:lang w:val="en-US"/>
        </w:rPr>
        <w:t xml:space="preserve">ED </w:t>
      </w:r>
      <w:r w:rsidRPr="004F22D2">
        <w:rPr>
          <w:highlight w:val="cyan"/>
          <w:lang w:val="en-US"/>
        </w:rPr>
        <w:t xml:space="preserve">ON THE </w:t>
      </w:r>
      <w:r w:rsidR="0054080F" w:rsidRPr="004F22D2">
        <w:rPr>
          <w:highlight w:val="cyan"/>
          <w:lang w:val="en-US"/>
        </w:rPr>
        <w:t>SAME MODULES IN THE PREVIOUS PROJECT</w:t>
      </w:r>
      <w:r w:rsidR="00EA4179" w:rsidRPr="00E4708C">
        <w:rPr>
          <w:lang w:val="en-US"/>
        </w:rPr>
        <w:t>.</w:t>
      </w:r>
    </w:p>
    <w:p w14:paraId="319363E8" w14:textId="39E08A36" w:rsidR="00EA4179" w:rsidRPr="00E4708C" w:rsidRDefault="00EA4179" w:rsidP="00871A32">
      <w:pPr>
        <w:pStyle w:val="ListParagraph"/>
        <w:numPr>
          <w:ilvl w:val="0"/>
          <w:numId w:val="73"/>
        </w:numPr>
        <w:rPr>
          <w:lang w:val="en-US"/>
        </w:rPr>
      </w:pPr>
      <w:r w:rsidRPr="00E4708C">
        <w:rPr>
          <w:lang w:val="en-US"/>
        </w:rPr>
        <w:t xml:space="preserve">WHO IS </w:t>
      </w:r>
      <w:r w:rsidRPr="004F22D2">
        <w:rPr>
          <w:highlight w:val="cyan"/>
          <w:lang w:val="en-US"/>
        </w:rPr>
        <w:t xml:space="preserve">WORKING ON THE PROJECT </w:t>
      </w:r>
      <w:r w:rsidR="00236A0E" w:rsidRPr="004F22D2">
        <w:rPr>
          <w:highlight w:val="cyan"/>
          <w:lang w:val="en-US"/>
        </w:rPr>
        <w:t xml:space="preserve">SINCE THE BEGINNING AND KNOWS EVERY </w:t>
      </w:r>
      <w:r w:rsidR="00515910" w:rsidRPr="004F22D2">
        <w:rPr>
          <w:highlight w:val="cyan"/>
          <w:lang w:val="en-US"/>
        </w:rPr>
        <w:t>CORNER OF THE PRODUCT</w:t>
      </w:r>
      <w:r w:rsidR="00515910" w:rsidRPr="00E4708C">
        <w:rPr>
          <w:lang w:val="en-US"/>
        </w:rPr>
        <w:t xml:space="preserve"> .</w:t>
      </w:r>
    </w:p>
    <w:p w14:paraId="3A8BC2BA" w14:textId="1CBAF3A2" w:rsidR="00515910" w:rsidRPr="004F22D2" w:rsidRDefault="00515910" w:rsidP="00871A32">
      <w:pPr>
        <w:pStyle w:val="ListParagraph"/>
        <w:numPr>
          <w:ilvl w:val="0"/>
          <w:numId w:val="73"/>
        </w:numPr>
        <w:rPr>
          <w:highlight w:val="cyan"/>
          <w:lang w:val="en-US"/>
        </w:rPr>
      </w:pPr>
      <w:r w:rsidRPr="004F22D2">
        <w:rPr>
          <w:highlight w:val="cyan"/>
          <w:lang w:val="en-US"/>
        </w:rPr>
        <w:t xml:space="preserve">WHO IS RESPONISIBLE </w:t>
      </w:r>
      <w:r w:rsidR="00636E94" w:rsidRPr="004F22D2">
        <w:rPr>
          <w:highlight w:val="cyan"/>
          <w:lang w:val="en-US"/>
        </w:rPr>
        <w:t xml:space="preserve">, </w:t>
      </w:r>
      <w:r w:rsidR="00FD23E6" w:rsidRPr="004F22D2">
        <w:rPr>
          <w:highlight w:val="cyan"/>
          <w:lang w:val="en-US"/>
        </w:rPr>
        <w:t xml:space="preserve">WHO CAN UNDERSTAND THE REQUIREMENT VERY FAST AND </w:t>
      </w:r>
      <w:r w:rsidR="0014683A" w:rsidRPr="004F22D2">
        <w:rPr>
          <w:highlight w:val="cyan"/>
          <w:lang w:val="en-US"/>
        </w:rPr>
        <w:t>IDENTIFY THE MISTAKES .</w:t>
      </w:r>
    </w:p>
    <w:p w14:paraId="55D6E50F" w14:textId="77777777" w:rsidR="0014683A" w:rsidRPr="00E4708C" w:rsidRDefault="0014683A" w:rsidP="00871A32">
      <w:pPr>
        <w:pStyle w:val="ListParagraph"/>
        <w:rPr>
          <w:lang w:val="en-US"/>
        </w:rPr>
      </w:pPr>
    </w:p>
    <w:p w14:paraId="14657272" w14:textId="61E60E32" w:rsidR="0014683A" w:rsidRPr="00E4708C" w:rsidRDefault="00910AE3" w:rsidP="00871A32">
      <w:pPr>
        <w:pStyle w:val="Heading2"/>
        <w:rPr>
          <w:lang w:val="en-US"/>
        </w:rPr>
      </w:pPr>
      <w:r w:rsidRPr="00E4708C">
        <w:rPr>
          <w:lang w:val="en-US"/>
        </w:rPr>
        <w:t>HOW DO YOU ENSURE THAT THE REVIEWER DOES IS JOB =</w:t>
      </w:r>
    </w:p>
    <w:p w14:paraId="1EDC8983" w14:textId="64C6257E" w:rsidR="00910AE3" w:rsidRPr="00E4708C" w:rsidRDefault="00351928" w:rsidP="00871A32">
      <w:pPr>
        <w:pStyle w:val="ListParagraph"/>
        <w:numPr>
          <w:ilvl w:val="0"/>
          <w:numId w:val="74"/>
        </w:numPr>
        <w:rPr>
          <w:lang w:val="en-US"/>
        </w:rPr>
      </w:pPr>
      <w:r w:rsidRPr="004F22D2">
        <w:rPr>
          <w:highlight w:val="cyan"/>
          <w:lang w:val="en-US"/>
        </w:rPr>
        <w:t>ASSIGN PRIMARY AND SECONDRY REVIWER</w:t>
      </w:r>
      <w:r w:rsidRPr="00E4708C">
        <w:rPr>
          <w:lang w:val="en-US"/>
        </w:rPr>
        <w:t>.</w:t>
      </w:r>
    </w:p>
    <w:p w14:paraId="30B5C4AC" w14:textId="6D8D217D" w:rsidR="00351928" w:rsidRPr="00E4708C" w:rsidRDefault="00A156B1" w:rsidP="00871A32">
      <w:pPr>
        <w:pStyle w:val="ListParagraph"/>
        <w:numPr>
          <w:ilvl w:val="0"/>
          <w:numId w:val="74"/>
        </w:numPr>
        <w:rPr>
          <w:lang w:val="en-US"/>
        </w:rPr>
      </w:pPr>
      <w:r w:rsidRPr="00E4708C">
        <w:rPr>
          <w:lang w:val="en-US"/>
        </w:rPr>
        <w:t>T</w:t>
      </w:r>
      <w:r w:rsidRPr="004F22D2">
        <w:rPr>
          <w:highlight w:val="cyan"/>
          <w:lang w:val="en-US"/>
        </w:rPr>
        <w:t xml:space="preserve">EST LEAD SHOULD RANDOMLY REVIEW AND FIND </w:t>
      </w:r>
      <w:r w:rsidR="00936865" w:rsidRPr="004F22D2">
        <w:rPr>
          <w:highlight w:val="cyan"/>
          <w:lang w:val="en-US"/>
        </w:rPr>
        <w:t>THE MISTAKE</w:t>
      </w:r>
      <w:r w:rsidR="00936865" w:rsidRPr="00E4708C">
        <w:rPr>
          <w:lang w:val="en-US"/>
        </w:rPr>
        <w:t>S.</w:t>
      </w:r>
    </w:p>
    <w:p w14:paraId="7C1E18DF" w14:textId="2C0AC70C" w:rsidR="00936865" w:rsidRPr="004F22D2" w:rsidRDefault="00936865" w:rsidP="00871A32">
      <w:pPr>
        <w:pStyle w:val="ListParagraph"/>
        <w:numPr>
          <w:ilvl w:val="0"/>
          <w:numId w:val="74"/>
        </w:numPr>
        <w:rPr>
          <w:highlight w:val="cyan"/>
          <w:lang w:val="en-US"/>
        </w:rPr>
      </w:pPr>
      <w:r w:rsidRPr="00E4708C">
        <w:rPr>
          <w:lang w:val="en-US"/>
        </w:rPr>
        <w:t xml:space="preserve">TEST LEAD WILL </w:t>
      </w:r>
      <w:r w:rsidRPr="004F22D2">
        <w:rPr>
          <w:highlight w:val="cyan"/>
          <w:lang w:val="en-US"/>
        </w:rPr>
        <w:t xml:space="preserve">INTENTIONALLY </w:t>
      </w:r>
      <w:r w:rsidR="00096879" w:rsidRPr="004F22D2">
        <w:rPr>
          <w:highlight w:val="cyan"/>
          <w:lang w:val="en-US"/>
        </w:rPr>
        <w:t xml:space="preserve">INTRODUCE SOME MISTAKES AND CHECK  WHETER IT IS </w:t>
      </w:r>
      <w:r w:rsidR="002D33CB" w:rsidRPr="004F22D2">
        <w:rPr>
          <w:highlight w:val="cyan"/>
          <w:lang w:val="en-US"/>
        </w:rPr>
        <w:t xml:space="preserve">FOUND BY THE REVIEWER OR NOT </w:t>
      </w:r>
      <w:r w:rsidR="004F22D2">
        <w:rPr>
          <w:highlight w:val="cyan"/>
          <w:lang w:val="en-US"/>
        </w:rPr>
        <w:t>(TEST SEEDING )</w:t>
      </w:r>
    </w:p>
    <w:p w14:paraId="202DE88E" w14:textId="607B503B" w:rsidR="002D33CB" w:rsidRPr="00E4708C" w:rsidRDefault="00BB6E50" w:rsidP="00871A32">
      <w:pPr>
        <w:pStyle w:val="Heading2"/>
        <w:rPr>
          <w:lang w:val="en-US"/>
        </w:rPr>
      </w:pPr>
      <w:r w:rsidRPr="00E4708C">
        <w:rPr>
          <w:lang w:val="en-US"/>
        </w:rPr>
        <w:t>REVIEWER ETICS=</w:t>
      </w:r>
      <w:r w:rsidR="004F22D2">
        <w:rPr>
          <w:lang w:val="en-US"/>
        </w:rPr>
        <w:t>( WHO CHECKS THE TEST CASE )</w:t>
      </w:r>
    </w:p>
    <w:p w14:paraId="386EB90A" w14:textId="20F2852B" w:rsidR="00BB6E50" w:rsidRPr="004F22D2" w:rsidRDefault="00D720B9" w:rsidP="00871A32">
      <w:pPr>
        <w:pStyle w:val="ListParagraph"/>
        <w:numPr>
          <w:ilvl w:val="0"/>
          <w:numId w:val="75"/>
        </w:numPr>
        <w:rPr>
          <w:highlight w:val="cyan"/>
          <w:lang w:val="en-US"/>
        </w:rPr>
      </w:pPr>
      <w:r w:rsidRPr="004F22D2">
        <w:rPr>
          <w:highlight w:val="cyan"/>
          <w:lang w:val="en-US"/>
        </w:rPr>
        <w:t>ALWAYS REVIEW THE CONTENT AND NOT THE AUTHOR</w:t>
      </w:r>
    </w:p>
    <w:p w14:paraId="6C49D798" w14:textId="074FFBC7" w:rsidR="007858C7" w:rsidRPr="00E4708C" w:rsidRDefault="007858C7" w:rsidP="00871A32">
      <w:pPr>
        <w:pStyle w:val="ListParagraph"/>
        <w:numPr>
          <w:ilvl w:val="0"/>
          <w:numId w:val="75"/>
        </w:numPr>
        <w:rPr>
          <w:lang w:val="en-US"/>
        </w:rPr>
      </w:pPr>
      <w:r w:rsidRPr="004F22D2">
        <w:rPr>
          <w:highlight w:val="cyan"/>
          <w:lang w:val="en-US"/>
        </w:rPr>
        <w:t>REVIE</w:t>
      </w:r>
      <w:r w:rsidR="00C07B37" w:rsidRPr="004F22D2">
        <w:rPr>
          <w:highlight w:val="cyan"/>
          <w:lang w:val="en-US"/>
        </w:rPr>
        <w:t>W</w:t>
      </w:r>
      <w:r w:rsidRPr="004F22D2">
        <w:rPr>
          <w:highlight w:val="cyan"/>
          <w:lang w:val="en-US"/>
        </w:rPr>
        <w:t xml:space="preserve">R SHOULD SPEND MORE TIME IN </w:t>
      </w:r>
      <w:r w:rsidR="00A43A02" w:rsidRPr="004F22D2">
        <w:rPr>
          <w:highlight w:val="cyan"/>
          <w:lang w:val="en-US"/>
        </w:rPr>
        <w:t>FINDING MISTAKES AND NOT GIVING SOLUTIOINS</w:t>
      </w:r>
      <w:r w:rsidR="00A43A02" w:rsidRPr="00E4708C">
        <w:rPr>
          <w:lang w:val="en-US"/>
        </w:rPr>
        <w:t>.</w:t>
      </w:r>
    </w:p>
    <w:p w14:paraId="5E529BFE" w14:textId="5313C693" w:rsidR="00561057" w:rsidRPr="00E4708C" w:rsidRDefault="006B6775" w:rsidP="00871A32">
      <w:pPr>
        <w:pStyle w:val="Heading3"/>
        <w:rPr>
          <w:lang w:val="en-US"/>
        </w:rPr>
      </w:pPr>
      <w:r w:rsidRPr="00E4708C">
        <w:rPr>
          <w:lang w:val="en-US"/>
        </w:rPr>
        <w:t>TEST CASE DESIGN TECHNI</w:t>
      </w:r>
      <w:r w:rsidR="00E52FCF" w:rsidRPr="00E4708C">
        <w:rPr>
          <w:lang w:val="en-US"/>
        </w:rPr>
        <w:t>QUES=</w:t>
      </w:r>
    </w:p>
    <w:p w14:paraId="08965A69" w14:textId="4CC15FBE" w:rsidR="00E52FCF" w:rsidRPr="00E4708C" w:rsidRDefault="00E52FCF" w:rsidP="00871A32">
      <w:pPr>
        <w:rPr>
          <w:lang w:val="en-US"/>
        </w:rPr>
      </w:pPr>
      <w:r w:rsidRPr="00E4708C">
        <w:rPr>
          <w:lang w:val="en-US"/>
        </w:rPr>
        <w:t xml:space="preserve">IT IS A </w:t>
      </w:r>
      <w:r w:rsidRPr="00EE55D8">
        <w:rPr>
          <w:highlight w:val="cyan"/>
          <w:lang w:val="en-US"/>
        </w:rPr>
        <w:t xml:space="preserve">TECHNIQUE WHICH IS USED </w:t>
      </w:r>
      <w:r w:rsidR="00D86899" w:rsidRPr="00EE55D8">
        <w:rPr>
          <w:highlight w:val="cyan"/>
          <w:lang w:val="en-US"/>
        </w:rPr>
        <w:t xml:space="preserve">WHILE WRITING THE TEST CASES </w:t>
      </w:r>
      <w:r w:rsidR="007449BB" w:rsidRPr="00EE55D8">
        <w:rPr>
          <w:highlight w:val="cyan"/>
          <w:lang w:val="en-US"/>
        </w:rPr>
        <w:t>IN ORDER TO IMPROVE THE TEST COVERAGE.</w:t>
      </w:r>
    </w:p>
    <w:p w14:paraId="1E7162EA" w14:textId="144823C3" w:rsidR="008F6026" w:rsidRPr="00E4708C" w:rsidRDefault="008F6026" w:rsidP="00871A32">
      <w:pPr>
        <w:pStyle w:val="Heading2"/>
        <w:rPr>
          <w:lang w:val="en-US"/>
        </w:rPr>
      </w:pPr>
      <w:r w:rsidRPr="00E4708C">
        <w:rPr>
          <w:lang w:val="en-US"/>
        </w:rPr>
        <w:t xml:space="preserve">DRAWBACKS OF NOT FOLLOWING </w:t>
      </w:r>
      <w:r w:rsidR="0008436D" w:rsidRPr="00E4708C">
        <w:rPr>
          <w:lang w:val="en-US"/>
        </w:rPr>
        <w:t>TEST CASES DESIGN TECHNIQUES=</w:t>
      </w:r>
    </w:p>
    <w:p w14:paraId="636D0066" w14:textId="2AF18310" w:rsidR="0008436D" w:rsidRPr="00E4708C" w:rsidRDefault="006A195C" w:rsidP="00871A32">
      <w:pPr>
        <w:pStyle w:val="ListParagraph"/>
        <w:numPr>
          <w:ilvl w:val="0"/>
          <w:numId w:val="76"/>
        </w:numPr>
        <w:rPr>
          <w:lang w:val="en-US"/>
        </w:rPr>
      </w:pPr>
      <w:r w:rsidRPr="00BF07F1">
        <w:rPr>
          <w:highlight w:val="cyan"/>
          <w:lang w:val="en-US"/>
        </w:rPr>
        <w:t>TEST ENGINEERS MISS LOT OF SCINARIOS</w:t>
      </w:r>
      <w:r w:rsidRPr="00E4708C">
        <w:rPr>
          <w:lang w:val="en-US"/>
        </w:rPr>
        <w:t>.</w:t>
      </w:r>
    </w:p>
    <w:p w14:paraId="7546B780" w14:textId="503B0819" w:rsidR="006A195C" w:rsidRPr="00E4708C" w:rsidRDefault="006A195C" w:rsidP="00871A32">
      <w:pPr>
        <w:pStyle w:val="ListParagraph"/>
        <w:numPr>
          <w:ilvl w:val="0"/>
          <w:numId w:val="76"/>
        </w:numPr>
        <w:rPr>
          <w:lang w:val="en-US"/>
        </w:rPr>
      </w:pPr>
      <w:r w:rsidRPr="00E4708C">
        <w:rPr>
          <w:lang w:val="en-US"/>
        </w:rPr>
        <w:t xml:space="preserve">TEST </w:t>
      </w:r>
      <w:r w:rsidRPr="00BF07F1">
        <w:rPr>
          <w:highlight w:val="cyan"/>
          <w:lang w:val="en-US"/>
        </w:rPr>
        <w:t>ENGINEERS MISS LOT OF DEFECTS</w:t>
      </w:r>
      <w:r w:rsidRPr="00E4708C">
        <w:rPr>
          <w:lang w:val="en-US"/>
        </w:rPr>
        <w:t>.</w:t>
      </w:r>
    </w:p>
    <w:p w14:paraId="7F906F1C" w14:textId="7459E925" w:rsidR="0040413A" w:rsidRPr="00E4708C" w:rsidRDefault="0040413A" w:rsidP="00871A32">
      <w:pPr>
        <w:pStyle w:val="ListParagraph"/>
        <w:numPr>
          <w:ilvl w:val="0"/>
          <w:numId w:val="76"/>
        </w:numPr>
        <w:rPr>
          <w:lang w:val="en-US"/>
        </w:rPr>
      </w:pPr>
      <w:r w:rsidRPr="00BF07F1">
        <w:rPr>
          <w:highlight w:val="cyan"/>
          <w:lang w:val="en-US"/>
        </w:rPr>
        <w:t>TEST COVERAGE WILL NOT BE GOOD</w:t>
      </w:r>
      <w:r w:rsidRPr="00E4708C">
        <w:rPr>
          <w:lang w:val="en-US"/>
        </w:rPr>
        <w:t>.</w:t>
      </w:r>
    </w:p>
    <w:p w14:paraId="44409A57" w14:textId="77777777" w:rsidR="0040413A" w:rsidRPr="00E4708C" w:rsidRDefault="0040413A" w:rsidP="00871A32">
      <w:pPr>
        <w:pStyle w:val="ListParagraph"/>
        <w:rPr>
          <w:lang w:val="en-US"/>
        </w:rPr>
      </w:pPr>
    </w:p>
    <w:p w14:paraId="7A9C5CD5" w14:textId="0EC04BE9" w:rsidR="0040413A" w:rsidRPr="00E4708C" w:rsidRDefault="005D08AD" w:rsidP="00871A32">
      <w:pPr>
        <w:pStyle w:val="Heading2"/>
        <w:rPr>
          <w:lang w:val="en-US"/>
        </w:rPr>
      </w:pPr>
      <w:r w:rsidRPr="00E4708C">
        <w:rPr>
          <w:lang w:val="en-US"/>
        </w:rPr>
        <w:t>TYPES OF DESIGN TECHNIQUES</w:t>
      </w:r>
      <w:r w:rsidR="006474F7">
        <w:rPr>
          <w:lang w:val="en-US"/>
        </w:rPr>
        <w:t>/ BOUNDARY TESTING</w:t>
      </w:r>
      <w:r w:rsidRPr="00E4708C">
        <w:rPr>
          <w:lang w:val="en-US"/>
        </w:rPr>
        <w:t>=</w:t>
      </w:r>
    </w:p>
    <w:p w14:paraId="7969A3FA" w14:textId="679AAA03" w:rsidR="005D08AD" w:rsidRPr="00E4708C" w:rsidRDefault="009178F4" w:rsidP="00871A32">
      <w:pPr>
        <w:pStyle w:val="ListParagraph"/>
        <w:numPr>
          <w:ilvl w:val="0"/>
          <w:numId w:val="77"/>
        </w:numPr>
        <w:rPr>
          <w:lang w:val="en-US"/>
        </w:rPr>
      </w:pPr>
      <w:r w:rsidRPr="00E4708C">
        <w:rPr>
          <w:lang w:val="en-US"/>
        </w:rPr>
        <w:t>1 ERROR GUESING</w:t>
      </w:r>
    </w:p>
    <w:p w14:paraId="60B8830D" w14:textId="33792C87" w:rsidR="009178F4" w:rsidRPr="00E4708C" w:rsidRDefault="009178F4" w:rsidP="00871A32">
      <w:pPr>
        <w:pStyle w:val="ListParagraph"/>
        <w:numPr>
          <w:ilvl w:val="0"/>
          <w:numId w:val="77"/>
        </w:numPr>
        <w:rPr>
          <w:lang w:val="en-US"/>
        </w:rPr>
      </w:pPr>
      <w:r w:rsidRPr="00E4708C">
        <w:rPr>
          <w:lang w:val="en-US"/>
        </w:rPr>
        <w:t xml:space="preserve">2 EQUIVALENCE </w:t>
      </w:r>
      <w:r w:rsidR="0037489F" w:rsidRPr="00E4708C">
        <w:rPr>
          <w:lang w:val="en-US"/>
        </w:rPr>
        <w:t>CLASS PARTITION</w:t>
      </w:r>
    </w:p>
    <w:p w14:paraId="37047641" w14:textId="65E5A67D" w:rsidR="0037489F" w:rsidRPr="00E4708C" w:rsidRDefault="0037489F" w:rsidP="00871A32">
      <w:pPr>
        <w:pStyle w:val="ListParagraph"/>
        <w:numPr>
          <w:ilvl w:val="0"/>
          <w:numId w:val="77"/>
        </w:numPr>
        <w:rPr>
          <w:lang w:val="en-US"/>
        </w:rPr>
      </w:pPr>
      <w:r w:rsidRPr="00E4708C">
        <w:rPr>
          <w:lang w:val="en-US"/>
        </w:rPr>
        <w:t>3 BOUNDARY VALUE ANALYSIS (BVA).</w:t>
      </w:r>
    </w:p>
    <w:p w14:paraId="0F39E104" w14:textId="77777777" w:rsidR="0037489F" w:rsidRPr="00E4708C" w:rsidRDefault="0037489F" w:rsidP="00871A32">
      <w:pPr>
        <w:pStyle w:val="ListParagraph"/>
        <w:rPr>
          <w:lang w:val="en-US"/>
        </w:rPr>
      </w:pPr>
    </w:p>
    <w:p w14:paraId="6CE4B134" w14:textId="24BBF9DA" w:rsidR="002C4D88" w:rsidRPr="00E4708C" w:rsidRDefault="002C4D88" w:rsidP="00871A32">
      <w:pPr>
        <w:pStyle w:val="Heading3"/>
        <w:rPr>
          <w:lang w:val="en-US"/>
        </w:rPr>
      </w:pPr>
      <w:r w:rsidRPr="00E4708C">
        <w:rPr>
          <w:lang w:val="en-US"/>
        </w:rPr>
        <w:lastRenderedPageBreak/>
        <w:t>1 ERROR GUESING=</w:t>
      </w:r>
    </w:p>
    <w:p w14:paraId="1C224DAC" w14:textId="335450E8" w:rsidR="002C4D88" w:rsidRPr="00E4708C" w:rsidRDefault="002C4D88" w:rsidP="00871A32">
      <w:pPr>
        <w:pStyle w:val="ListParagraph"/>
        <w:numPr>
          <w:ilvl w:val="0"/>
          <w:numId w:val="78"/>
        </w:numPr>
        <w:rPr>
          <w:lang w:val="en-US"/>
        </w:rPr>
      </w:pPr>
      <w:r w:rsidRPr="00E4708C">
        <w:rPr>
          <w:lang w:val="en-US"/>
        </w:rPr>
        <w:t>H</w:t>
      </w:r>
      <w:r w:rsidRPr="00BF07F1">
        <w:rPr>
          <w:highlight w:val="cyan"/>
          <w:lang w:val="en-US"/>
        </w:rPr>
        <w:t xml:space="preserve">ERE WE GUESS ALL POSIBLE </w:t>
      </w:r>
      <w:r w:rsidR="0062763D" w:rsidRPr="00BF07F1">
        <w:rPr>
          <w:highlight w:val="cyan"/>
          <w:lang w:val="en-US"/>
        </w:rPr>
        <w:t xml:space="preserve">ERROR AND WE WILL DERIVE THE SCENARIOS </w:t>
      </w:r>
      <w:r w:rsidR="00DC7C74" w:rsidRPr="00BF07F1">
        <w:rPr>
          <w:highlight w:val="cyan"/>
          <w:lang w:val="en-US"/>
        </w:rPr>
        <w:t>.</w:t>
      </w:r>
    </w:p>
    <w:p w14:paraId="4731C2A9" w14:textId="4AADFF0C" w:rsidR="00DC7C74" w:rsidRPr="00E4708C" w:rsidRDefault="00DC7C74" w:rsidP="00871A32">
      <w:pPr>
        <w:pStyle w:val="ListParagraph"/>
        <w:numPr>
          <w:ilvl w:val="0"/>
          <w:numId w:val="78"/>
        </w:numPr>
        <w:rPr>
          <w:lang w:val="en-US"/>
        </w:rPr>
      </w:pPr>
      <w:r w:rsidRPr="00E4708C">
        <w:rPr>
          <w:lang w:val="en-US"/>
        </w:rPr>
        <w:t>1 EXPERINCE</w:t>
      </w:r>
    </w:p>
    <w:p w14:paraId="1BC0D65F" w14:textId="101E5E8E" w:rsidR="00DC7C74" w:rsidRPr="00E4708C" w:rsidRDefault="00DC7C74" w:rsidP="00871A32">
      <w:pPr>
        <w:pStyle w:val="ListParagraph"/>
        <w:numPr>
          <w:ilvl w:val="0"/>
          <w:numId w:val="78"/>
        </w:numPr>
        <w:rPr>
          <w:lang w:val="en-US"/>
        </w:rPr>
      </w:pPr>
      <w:r w:rsidRPr="00E4708C">
        <w:rPr>
          <w:lang w:val="en-US"/>
        </w:rPr>
        <w:t>2 REQUIREMENT</w:t>
      </w:r>
    </w:p>
    <w:p w14:paraId="23641A99" w14:textId="06CCB2F8" w:rsidR="00DC7C74" w:rsidRPr="00E4708C" w:rsidRDefault="00DC7C74" w:rsidP="00871A32">
      <w:pPr>
        <w:pStyle w:val="ListParagraph"/>
        <w:numPr>
          <w:ilvl w:val="0"/>
          <w:numId w:val="78"/>
        </w:numPr>
        <w:rPr>
          <w:lang w:val="en-US"/>
        </w:rPr>
      </w:pPr>
      <w:r w:rsidRPr="00E4708C">
        <w:rPr>
          <w:lang w:val="en-US"/>
        </w:rPr>
        <w:t>3 INT</w:t>
      </w:r>
      <w:r w:rsidR="009F26FF" w:rsidRPr="00E4708C">
        <w:rPr>
          <w:lang w:val="en-US"/>
        </w:rPr>
        <w:t>UTION.</w:t>
      </w:r>
    </w:p>
    <w:p w14:paraId="7D45F9DC" w14:textId="2FF706F6" w:rsidR="001861B7" w:rsidRPr="00E4708C" w:rsidRDefault="001861B7" w:rsidP="00871A32">
      <w:pPr>
        <w:rPr>
          <w:lang w:val="en-US"/>
        </w:rPr>
      </w:pPr>
      <w:r w:rsidRPr="00E4708C">
        <w:rPr>
          <w:lang w:val="en-US"/>
        </w:rPr>
        <w:t>AMOUNT REQUIERMENT =</w:t>
      </w:r>
      <w:r w:rsidR="002F5DD5" w:rsidRPr="00E4708C">
        <w:rPr>
          <w:lang w:val="en-US"/>
        </w:rPr>
        <w:t>100 TO 500</w:t>
      </w:r>
    </w:p>
    <w:p w14:paraId="24BFF9C7" w14:textId="5320BBBF" w:rsidR="009F26FF" w:rsidRPr="00E4708C" w:rsidRDefault="009F26FF" w:rsidP="00871A32">
      <w:pPr>
        <w:rPr>
          <w:lang w:val="en-US"/>
        </w:rPr>
      </w:pPr>
      <w:r w:rsidRPr="00E4708C">
        <w:rPr>
          <w:lang w:val="en-US"/>
        </w:rPr>
        <w:t>REQUIREMENT= 100,</w:t>
      </w:r>
      <w:r w:rsidR="001861B7" w:rsidRPr="00E4708C">
        <w:rPr>
          <w:lang w:val="en-US"/>
        </w:rPr>
        <w:t xml:space="preserve"> </w:t>
      </w:r>
      <w:r w:rsidR="00021E50" w:rsidRPr="00E4708C">
        <w:rPr>
          <w:lang w:val="en-US"/>
        </w:rPr>
        <w:t>5001</w:t>
      </w:r>
      <w:r w:rsidR="001861B7" w:rsidRPr="00E4708C">
        <w:rPr>
          <w:lang w:val="en-US"/>
        </w:rPr>
        <w:t xml:space="preserve"> </w:t>
      </w:r>
      <w:r w:rsidR="00021E50" w:rsidRPr="00E4708C">
        <w:rPr>
          <w:lang w:val="en-US"/>
        </w:rPr>
        <w:t>,99</w:t>
      </w:r>
      <w:r w:rsidR="001861B7" w:rsidRPr="00E4708C">
        <w:rPr>
          <w:lang w:val="en-US"/>
        </w:rPr>
        <w:t xml:space="preserve"> </w:t>
      </w:r>
      <w:r w:rsidR="00021E50" w:rsidRPr="00E4708C">
        <w:rPr>
          <w:lang w:val="en-US"/>
        </w:rPr>
        <w:t>,5000</w:t>
      </w:r>
      <w:r w:rsidR="0036142F" w:rsidRPr="00E4708C">
        <w:rPr>
          <w:lang w:val="en-US"/>
        </w:rPr>
        <w:t>( ACCORDING TO REQUIER</w:t>
      </w:r>
      <w:r w:rsidR="00015948" w:rsidRPr="00E4708C">
        <w:rPr>
          <w:lang w:val="en-US"/>
        </w:rPr>
        <w:t>MENT)</w:t>
      </w:r>
    </w:p>
    <w:p w14:paraId="177B95AB" w14:textId="291D5897" w:rsidR="00021E50" w:rsidRPr="00E4708C" w:rsidRDefault="00021E50" w:rsidP="00871A32">
      <w:pPr>
        <w:rPr>
          <w:lang w:val="en-US"/>
        </w:rPr>
      </w:pPr>
      <w:r w:rsidRPr="00E4708C">
        <w:rPr>
          <w:lang w:val="en-US"/>
        </w:rPr>
        <w:t xml:space="preserve">EXPERIENCE= 4999, 100.50 , </w:t>
      </w:r>
      <w:r w:rsidR="002F5DD5" w:rsidRPr="00E4708C">
        <w:rPr>
          <w:lang w:val="en-US"/>
        </w:rPr>
        <w:t>1</w:t>
      </w:r>
      <w:r w:rsidRPr="00E4708C">
        <w:rPr>
          <w:lang w:val="en-US"/>
        </w:rPr>
        <w:t>00%</w:t>
      </w:r>
      <w:r w:rsidR="0036142F" w:rsidRPr="00E4708C">
        <w:rPr>
          <w:lang w:val="en-US"/>
        </w:rPr>
        <w:t>(USING EXPERINCE)</w:t>
      </w:r>
    </w:p>
    <w:p w14:paraId="5FBD13E7" w14:textId="609D17AE" w:rsidR="002F5DD5" w:rsidRPr="00E4708C" w:rsidRDefault="002F5DD5" w:rsidP="00871A32">
      <w:pPr>
        <w:rPr>
          <w:lang w:val="en-US"/>
        </w:rPr>
      </w:pPr>
      <w:r w:rsidRPr="00E4708C">
        <w:rPr>
          <w:lang w:val="en-US"/>
        </w:rPr>
        <w:t xml:space="preserve">INTUTION = </w:t>
      </w:r>
      <w:r w:rsidR="00C123A4" w:rsidRPr="00E4708C">
        <w:rPr>
          <w:lang w:val="en-US"/>
        </w:rPr>
        <w:t>$100 ,0 ,HUNDRED.</w:t>
      </w:r>
      <w:r w:rsidR="0036142F" w:rsidRPr="00E4708C">
        <w:rPr>
          <w:lang w:val="en-US"/>
        </w:rPr>
        <w:t>(USING COMMON SENSE )</w:t>
      </w:r>
    </w:p>
    <w:p w14:paraId="5F27A90F" w14:textId="04E02B53" w:rsidR="00C123A4" w:rsidRPr="00E4708C" w:rsidRDefault="00C123A4" w:rsidP="00871A32">
      <w:pPr>
        <w:pStyle w:val="Heading3"/>
        <w:rPr>
          <w:lang w:val="en-US"/>
        </w:rPr>
      </w:pPr>
      <w:r w:rsidRPr="00E4708C">
        <w:rPr>
          <w:lang w:val="en-US"/>
        </w:rPr>
        <w:t>2 EQU</w:t>
      </w:r>
      <w:r w:rsidR="000E6755" w:rsidRPr="00E4708C">
        <w:rPr>
          <w:lang w:val="en-US"/>
        </w:rPr>
        <w:t>IVALANCE CLASS PARTITION=</w:t>
      </w:r>
    </w:p>
    <w:p w14:paraId="6C449883" w14:textId="7622E78B" w:rsidR="000E6755" w:rsidRPr="00E4708C" w:rsidRDefault="000E6755" w:rsidP="00871A32">
      <w:pPr>
        <w:pStyle w:val="ListParagraph"/>
        <w:numPr>
          <w:ilvl w:val="0"/>
          <w:numId w:val="79"/>
        </w:numPr>
        <w:rPr>
          <w:lang w:val="en-US"/>
        </w:rPr>
      </w:pPr>
      <w:r w:rsidRPr="00E4708C">
        <w:rPr>
          <w:lang w:val="en-US"/>
        </w:rPr>
        <w:t>1 PRESSMAN RULES</w:t>
      </w:r>
    </w:p>
    <w:p w14:paraId="5AE4A776" w14:textId="638DB4F3" w:rsidR="000E6755" w:rsidRPr="00E4708C" w:rsidRDefault="000E6755" w:rsidP="00871A32">
      <w:pPr>
        <w:pStyle w:val="ListParagraph"/>
        <w:numPr>
          <w:ilvl w:val="0"/>
          <w:numId w:val="79"/>
        </w:numPr>
        <w:rPr>
          <w:lang w:val="en-US"/>
        </w:rPr>
      </w:pPr>
      <w:r w:rsidRPr="00E4708C">
        <w:rPr>
          <w:lang w:val="en-US"/>
        </w:rPr>
        <w:t xml:space="preserve">2 </w:t>
      </w:r>
      <w:r w:rsidR="00FA0CC0" w:rsidRPr="00E4708C">
        <w:rPr>
          <w:lang w:val="en-US"/>
        </w:rPr>
        <w:t>PRACTICE METHOD</w:t>
      </w:r>
    </w:p>
    <w:p w14:paraId="612F6D51" w14:textId="4E47D0AD" w:rsidR="00FA0CC0" w:rsidRPr="00E4708C" w:rsidRDefault="00FA0CC0" w:rsidP="00871A32">
      <w:pPr>
        <w:pStyle w:val="Heading3"/>
        <w:rPr>
          <w:lang w:val="en-US"/>
        </w:rPr>
      </w:pPr>
      <w:r w:rsidRPr="00E4708C">
        <w:rPr>
          <w:lang w:val="en-US"/>
        </w:rPr>
        <w:t>1 PRESSMEN RULES =</w:t>
      </w:r>
    </w:p>
    <w:p w14:paraId="6F339983" w14:textId="1D6AEECF" w:rsidR="003D6160" w:rsidRPr="00E4708C" w:rsidRDefault="003D6160" w:rsidP="00871A32">
      <w:pPr>
        <w:rPr>
          <w:lang w:val="en-US"/>
        </w:rPr>
      </w:pPr>
      <w:r w:rsidRPr="00E4708C">
        <w:rPr>
          <w:lang w:val="en-US"/>
        </w:rPr>
        <w:t xml:space="preserve">RULE1 =IF THE </w:t>
      </w:r>
      <w:r w:rsidRPr="00BF07F1">
        <w:rPr>
          <w:highlight w:val="cyan"/>
          <w:lang w:val="en-US"/>
        </w:rPr>
        <w:t xml:space="preserve">INPUT IS IN RANGE OF VALUES </w:t>
      </w:r>
      <w:r w:rsidR="00BA0165" w:rsidRPr="00BF07F1">
        <w:rPr>
          <w:highlight w:val="cyan"/>
          <w:lang w:val="en-US"/>
        </w:rPr>
        <w:t xml:space="preserve">THEN DESIGN TEST CASE FOR </w:t>
      </w:r>
      <w:r w:rsidR="00905F9D" w:rsidRPr="00BF07F1">
        <w:rPr>
          <w:highlight w:val="cyan"/>
          <w:lang w:val="en-US"/>
        </w:rPr>
        <w:t>1</w:t>
      </w:r>
      <w:r w:rsidR="00BA0165" w:rsidRPr="00BF07F1">
        <w:rPr>
          <w:highlight w:val="cyan"/>
          <w:lang w:val="en-US"/>
        </w:rPr>
        <w:t xml:space="preserve"> VALID AND 2 INDIVI</w:t>
      </w:r>
      <w:r w:rsidR="00905F9D" w:rsidRPr="00BF07F1">
        <w:rPr>
          <w:highlight w:val="cyan"/>
          <w:lang w:val="en-US"/>
        </w:rPr>
        <w:t>DUAL INPUT.</w:t>
      </w:r>
    </w:p>
    <w:p w14:paraId="13C9F71C" w14:textId="45D95CDE" w:rsidR="00905F9D" w:rsidRPr="00E4708C" w:rsidRDefault="00905F9D" w:rsidP="00871A32">
      <w:pPr>
        <w:rPr>
          <w:lang w:val="en-US"/>
        </w:rPr>
      </w:pPr>
      <w:r w:rsidRPr="00E4708C">
        <w:rPr>
          <w:lang w:val="en-US"/>
        </w:rPr>
        <w:t>EXAMPLE</w:t>
      </w:r>
      <w:r w:rsidR="00B7550D" w:rsidRPr="00E4708C">
        <w:rPr>
          <w:lang w:val="en-US"/>
        </w:rPr>
        <w:t>= AMOUNT 100-5000</w:t>
      </w:r>
    </w:p>
    <w:p w14:paraId="471218C8" w14:textId="502BDA3C" w:rsidR="00B7550D" w:rsidRPr="00E4708C" w:rsidRDefault="00B7550D" w:rsidP="00871A32">
      <w:pPr>
        <w:rPr>
          <w:lang w:val="en-US"/>
        </w:rPr>
      </w:pPr>
      <w:r w:rsidRPr="00E4708C">
        <w:rPr>
          <w:lang w:val="en-US"/>
        </w:rPr>
        <w:t xml:space="preserve">250- VALID           90 AND </w:t>
      </w:r>
      <w:r w:rsidR="00C25134" w:rsidRPr="00E4708C">
        <w:rPr>
          <w:lang w:val="en-US"/>
        </w:rPr>
        <w:t>6000 INVALID</w:t>
      </w:r>
    </w:p>
    <w:p w14:paraId="2A444E08" w14:textId="77777777" w:rsidR="00C25134" w:rsidRPr="00E4708C" w:rsidRDefault="00C25134" w:rsidP="00871A32">
      <w:pPr>
        <w:rPr>
          <w:lang w:val="en-US"/>
        </w:rPr>
      </w:pPr>
    </w:p>
    <w:p w14:paraId="534EB60D" w14:textId="1EFB2A47" w:rsidR="00C25134" w:rsidRPr="00E4708C" w:rsidRDefault="00C25134" w:rsidP="00871A32">
      <w:pPr>
        <w:rPr>
          <w:lang w:val="en-US"/>
        </w:rPr>
      </w:pPr>
      <w:r w:rsidRPr="00E4708C">
        <w:rPr>
          <w:lang w:val="en-US"/>
        </w:rPr>
        <w:t xml:space="preserve">RULE2= </w:t>
      </w:r>
      <w:r w:rsidR="000D506A" w:rsidRPr="00E4708C">
        <w:rPr>
          <w:lang w:val="en-US"/>
        </w:rPr>
        <w:t xml:space="preserve">IF THE </w:t>
      </w:r>
      <w:r w:rsidR="000D506A" w:rsidRPr="00BF07F1">
        <w:rPr>
          <w:highlight w:val="cyan"/>
          <w:lang w:val="en-US"/>
        </w:rPr>
        <w:t xml:space="preserve">INPUT IS IN SET OF VALUES , THEN DESIGN TEST CASES </w:t>
      </w:r>
      <w:r w:rsidR="00DF01F9" w:rsidRPr="00BF07F1">
        <w:rPr>
          <w:highlight w:val="cyan"/>
          <w:lang w:val="en-US"/>
        </w:rPr>
        <w:t>FOR 1 VALID AND 2 INVALID INPUTS.</w:t>
      </w:r>
    </w:p>
    <w:p w14:paraId="55FC39E8" w14:textId="781E3657" w:rsidR="00F63DBD" w:rsidRPr="00E4708C" w:rsidRDefault="00F63DBD" w:rsidP="00871A32">
      <w:pPr>
        <w:rPr>
          <w:lang w:val="en-US"/>
        </w:rPr>
      </w:pPr>
      <w:r w:rsidRPr="00E4708C">
        <w:rPr>
          <w:lang w:val="en-US"/>
        </w:rPr>
        <w:t xml:space="preserve">EXAMPLE SET OF VALUSE </w:t>
      </w:r>
      <w:r w:rsidR="00D50B03" w:rsidRPr="00E4708C">
        <w:rPr>
          <w:lang w:val="en-US"/>
        </w:rPr>
        <w:t>=PRINTER-10 CPU-20 MONITOR-30</w:t>
      </w:r>
    </w:p>
    <w:p w14:paraId="5F4320C8" w14:textId="3A178FC2" w:rsidR="00BD0190" w:rsidRPr="00E4708C" w:rsidRDefault="00BD0190" w:rsidP="00871A32">
      <w:pPr>
        <w:rPr>
          <w:lang w:val="en-US"/>
        </w:rPr>
      </w:pPr>
      <w:r w:rsidRPr="00E4708C">
        <w:rPr>
          <w:lang w:val="en-US"/>
        </w:rPr>
        <w:t>20-VALID  , 50 AND 60 INVALID</w:t>
      </w:r>
    </w:p>
    <w:p w14:paraId="6BBF6308" w14:textId="77777777" w:rsidR="00BD0190" w:rsidRPr="00E4708C" w:rsidRDefault="00BD0190" w:rsidP="00871A32">
      <w:pPr>
        <w:rPr>
          <w:lang w:val="en-US"/>
        </w:rPr>
      </w:pPr>
    </w:p>
    <w:p w14:paraId="79958730" w14:textId="6463927E" w:rsidR="00FA4FF8" w:rsidRPr="00E4708C" w:rsidRDefault="00FA4FF8" w:rsidP="00871A32">
      <w:pPr>
        <w:rPr>
          <w:lang w:val="en-US"/>
        </w:rPr>
      </w:pPr>
      <w:r w:rsidRPr="00E4708C">
        <w:rPr>
          <w:lang w:val="en-US"/>
        </w:rPr>
        <w:t xml:space="preserve">RULE 3= IF THE </w:t>
      </w:r>
      <w:r w:rsidRPr="00BF07F1">
        <w:rPr>
          <w:highlight w:val="cyan"/>
          <w:lang w:val="en-US"/>
        </w:rPr>
        <w:t xml:space="preserve">INPUT IS IN BOOLEAN </w:t>
      </w:r>
      <w:r w:rsidR="00897308" w:rsidRPr="00BF07F1">
        <w:rPr>
          <w:highlight w:val="cyan"/>
          <w:lang w:val="en-US"/>
        </w:rPr>
        <w:t xml:space="preserve">THEN DESIGN TEST CASE FOR BOTH TRUE AND FALSE </w:t>
      </w:r>
      <w:r w:rsidR="00C0356F" w:rsidRPr="00BF07F1">
        <w:rPr>
          <w:highlight w:val="cyan"/>
          <w:lang w:val="en-US"/>
        </w:rPr>
        <w:t>VALUES</w:t>
      </w:r>
    </w:p>
    <w:p w14:paraId="7366F006" w14:textId="114B76EF" w:rsidR="00C0356F" w:rsidRPr="00E4708C" w:rsidRDefault="00C0356F" w:rsidP="00871A32">
      <w:pPr>
        <w:rPr>
          <w:lang w:val="en-US"/>
        </w:rPr>
      </w:pPr>
      <w:r w:rsidRPr="00E4708C">
        <w:rPr>
          <w:lang w:val="en-US"/>
        </w:rPr>
        <w:t>EXAMPLE =   GENDRER-     MALE   []       FEMALE   []       OTHERS   []</w:t>
      </w:r>
    </w:p>
    <w:p w14:paraId="05A21F25" w14:textId="3A7A672B" w:rsidR="00C0356F" w:rsidRPr="00E4708C" w:rsidRDefault="00553001" w:rsidP="00871A32">
      <w:pPr>
        <w:pStyle w:val="Heading3"/>
        <w:rPr>
          <w:lang w:val="en-US"/>
        </w:rPr>
      </w:pPr>
      <w:r w:rsidRPr="00E4708C">
        <w:rPr>
          <w:lang w:val="en-US"/>
        </w:rPr>
        <w:t>2 PRACTICE METHOD=</w:t>
      </w:r>
    </w:p>
    <w:p w14:paraId="709C30B3" w14:textId="16ED2A6E" w:rsidR="00553001" w:rsidRPr="00BF07F1" w:rsidRDefault="00006017" w:rsidP="00871A32">
      <w:pPr>
        <w:pStyle w:val="ListParagraph"/>
        <w:numPr>
          <w:ilvl w:val="0"/>
          <w:numId w:val="80"/>
        </w:numPr>
        <w:rPr>
          <w:highlight w:val="cyan"/>
          <w:lang w:val="en-US"/>
        </w:rPr>
      </w:pPr>
      <w:r w:rsidRPr="00E4708C">
        <w:rPr>
          <w:lang w:val="en-US"/>
        </w:rPr>
        <w:t xml:space="preserve">IF THE </w:t>
      </w:r>
      <w:r w:rsidRPr="00BF07F1">
        <w:rPr>
          <w:highlight w:val="cyan"/>
          <w:lang w:val="en-US"/>
        </w:rPr>
        <w:t xml:space="preserve">INPUT IS IN THE RANGE OF VALUES , THEN DIVIDE THE RANGE INTO </w:t>
      </w:r>
      <w:r w:rsidR="009A5423" w:rsidRPr="00BF07F1">
        <w:rPr>
          <w:highlight w:val="cyan"/>
          <w:lang w:val="en-US"/>
        </w:rPr>
        <w:t xml:space="preserve">EQUIVALENT PARTS , TRY FOR ALL VALUES AND ALSO TEST </w:t>
      </w:r>
      <w:r w:rsidR="00F5494D" w:rsidRPr="00BF07F1">
        <w:rPr>
          <w:highlight w:val="cyan"/>
          <w:lang w:val="en-US"/>
        </w:rPr>
        <w:t>AT LEAST 2 INVALID INPUTS.</w:t>
      </w:r>
    </w:p>
    <w:p w14:paraId="2570144A" w14:textId="000013AA" w:rsidR="00323DD6" w:rsidRPr="00E4708C" w:rsidRDefault="00323DD6" w:rsidP="00871A32">
      <w:pPr>
        <w:pStyle w:val="ListParagraph"/>
        <w:numPr>
          <w:ilvl w:val="0"/>
          <w:numId w:val="80"/>
        </w:numPr>
        <w:rPr>
          <w:lang w:val="en-US"/>
        </w:rPr>
      </w:pPr>
      <w:r w:rsidRPr="00E4708C">
        <w:rPr>
          <w:lang w:val="en-US"/>
        </w:rPr>
        <w:t>EXAMPL=</w:t>
      </w:r>
    </w:p>
    <w:p w14:paraId="5C5C431E" w14:textId="34F2CB89" w:rsidR="00323DD6" w:rsidRPr="00E4708C" w:rsidRDefault="00323DD6" w:rsidP="00871A32">
      <w:pPr>
        <w:pStyle w:val="ListParagraph"/>
        <w:numPr>
          <w:ilvl w:val="0"/>
          <w:numId w:val="80"/>
        </w:numPr>
        <w:rPr>
          <w:lang w:val="en-US"/>
        </w:rPr>
      </w:pPr>
      <w:r w:rsidRPr="00E4708C">
        <w:rPr>
          <w:lang w:val="en-US"/>
        </w:rPr>
        <w:t xml:space="preserve">RANGE =   100 TO   </w:t>
      </w:r>
      <w:r w:rsidR="00DC37A1" w:rsidRPr="00E4708C">
        <w:rPr>
          <w:lang w:val="en-US"/>
        </w:rPr>
        <w:t>5000</w:t>
      </w:r>
    </w:p>
    <w:p w14:paraId="2C49E226" w14:textId="61771A3D" w:rsidR="00DC37A1" w:rsidRPr="00E4708C" w:rsidRDefault="00DC37A1" w:rsidP="00871A32">
      <w:pPr>
        <w:pStyle w:val="NoSpacing"/>
        <w:rPr>
          <w:lang w:val="en-US"/>
        </w:rPr>
      </w:pPr>
      <w:r w:rsidRPr="00E4708C">
        <w:rPr>
          <w:lang w:val="en-US"/>
        </w:rPr>
        <w:t>90 INVALID 6000 INVALID</w:t>
      </w:r>
    </w:p>
    <w:p w14:paraId="57A8F718" w14:textId="4D47859D" w:rsidR="00246D47" w:rsidRPr="00E4708C" w:rsidRDefault="00246D47" w:rsidP="00871A32">
      <w:pPr>
        <w:pStyle w:val="NoSpacing"/>
        <w:rPr>
          <w:lang w:val="en-US"/>
        </w:rPr>
      </w:pPr>
      <w:r w:rsidRPr="00E4708C">
        <w:rPr>
          <w:lang w:val="en-US"/>
        </w:rPr>
        <w:t>IF (AMOUTN&gt;=100) AND (AMOUNT &lt;=</w:t>
      </w:r>
      <w:r w:rsidR="001C1CD9" w:rsidRPr="00E4708C">
        <w:rPr>
          <w:lang w:val="en-US"/>
        </w:rPr>
        <w:t>2000) {</w:t>
      </w:r>
      <w:r w:rsidR="00E43643" w:rsidRPr="00E4708C">
        <w:rPr>
          <w:lang w:val="en-US"/>
        </w:rPr>
        <w:t xml:space="preserve">                             100 - 5000</w:t>
      </w:r>
    </w:p>
    <w:p w14:paraId="35E8777E" w14:textId="12732AA8" w:rsidR="001C1CD9" w:rsidRPr="00E4708C" w:rsidRDefault="001C1CD9" w:rsidP="00871A32">
      <w:pPr>
        <w:pStyle w:val="NoSpacing"/>
        <w:rPr>
          <w:lang w:val="en-US"/>
        </w:rPr>
      </w:pPr>
      <w:r w:rsidRPr="00E4708C">
        <w:rPr>
          <w:lang w:val="en-US"/>
        </w:rPr>
        <w:t>-------------------------------------------------------------</w:t>
      </w:r>
      <w:r w:rsidR="00E43643" w:rsidRPr="00E4708C">
        <w:rPr>
          <w:lang w:val="en-US"/>
        </w:rPr>
        <w:t xml:space="preserve">                   250 -VALID</w:t>
      </w:r>
    </w:p>
    <w:p w14:paraId="2D2D95D4" w14:textId="2FCDE56A" w:rsidR="001C1CD9" w:rsidRPr="00E4708C" w:rsidRDefault="001C1CD9" w:rsidP="00871A32">
      <w:pPr>
        <w:pStyle w:val="NoSpacing"/>
        <w:rPr>
          <w:lang w:val="en-US"/>
        </w:rPr>
      </w:pPr>
      <w:r w:rsidRPr="00E4708C">
        <w:rPr>
          <w:lang w:val="en-US"/>
        </w:rPr>
        <w:t>TRANSFER MONEY }</w:t>
      </w:r>
    </w:p>
    <w:p w14:paraId="1B29FAAB" w14:textId="3A73CB6E" w:rsidR="001C1CD9" w:rsidRPr="00E4708C" w:rsidRDefault="001C1CD9" w:rsidP="00871A32">
      <w:pPr>
        <w:pStyle w:val="NoSpacing"/>
        <w:rPr>
          <w:sz w:val="20"/>
          <w:szCs w:val="20"/>
          <w:lang w:val="en-US"/>
        </w:rPr>
      </w:pPr>
      <w:r w:rsidRPr="00E4708C">
        <w:rPr>
          <w:lang w:val="en-US"/>
        </w:rPr>
        <w:t xml:space="preserve">ELSE IF { AMOUNT </w:t>
      </w:r>
      <w:r w:rsidR="0074293B" w:rsidRPr="00E4708C">
        <w:rPr>
          <w:lang w:val="en-US"/>
        </w:rPr>
        <w:t>&gt;=2001) AND (AMOUNT&lt;=5000)</w:t>
      </w:r>
      <w:r w:rsidR="0074293B" w:rsidRPr="00E4708C">
        <w:rPr>
          <w:sz w:val="20"/>
          <w:szCs w:val="20"/>
          <w:lang w:val="en-US"/>
        </w:rPr>
        <w:t>{</w:t>
      </w:r>
      <w:r w:rsidR="00E43643" w:rsidRPr="00E4708C">
        <w:rPr>
          <w:sz w:val="20"/>
          <w:szCs w:val="20"/>
          <w:lang w:val="en-US"/>
        </w:rPr>
        <w:t xml:space="preserve">                    80 AND </w:t>
      </w:r>
      <w:r w:rsidR="00C07B37" w:rsidRPr="00E4708C">
        <w:rPr>
          <w:sz w:val="20"/>
          <w:szCs w:val="20"/>
          <w:lang w:val="en-US"/>
        </w:rPr>
        <w:t>6000- INVALID</w:t>
      </w:r>
    </w:p>
    <w:p w14:paraId="5055E34D" w14:textId="798B174F" w:rsidR="0074293B" w:rsidRPr="00E4708C" w:rsidRDefault="0074293B" w:rsidP="00871A32">
      <w:pPr>
        <w:pStyle w:val="NoSpacing"/>
        <w:rPr>
          <w:sz w:val="20"/>
          <w:szCs w:val="20"/>
          <w:lang w:val="en-US"/>
        </w:rPr>
      </w:pPr>
      <w:r w:rsidRPr="00E4708C">
        <w:rPr>
          <w:sz w:val="20"/>
          <w:szCs w:val="20"/>
          <w:lang w:val="en-US"/>
        </w:rPr>
        <w:t>-----------------------</w:t>
      </w:r>
    </w:p>
    <w:p w14:paraId="682C73A1" w14:textId="7309FA03" w:rsidR="0074293B" w:rsidRPr="00E4708C" w:rsidRDefault="00661B3A" w:rsidP="00871A32">
      <w:pPr>
        <w:pStyle w:val="NoSpacing"/>
        <w:rPr>
          <w:sz w:val="20"/>
          <w:szCs w:val="20"/>
          <w:lang w:val="en-US"/>
        </w:rPr>
      </w:pPr>
      <w:r w:rsidRPr="00E4708C">
        <w:rPr>
          <w:sz w:val="20"/>
          <w:szCs w:val="20"/>
          <w:lang w:val="en-US"/>
        </w:rPr>
        <w:t>TRANSFER MONEY }</w:t>
      </w:r>
    </w:p>
    <w:p w14:paraId="237A0B2C" w14:textId="0D013D40" w:rsidR="00661B3A" w:rsidRPr="00E4708C" w:rsidRDefault="00661B3A" w:rsidP="00871A32">
      <w:pPr>
        <w:pStyle w:val="NoSpacing"/>
        <w:rPr>
          <w:sz w:val="20"/>
          <w:szCs w:val="20"/>
          <w:lang w:val="en-US"/>
        </w:rPr>
      </w:pPr>
      <w:r w:rsidRPr="00E4708C">
        <w:rPr>
          <w:sz w:val="20"/>
          <w:szCs w:val="20"/>
          <w:lang w:val="en-US"/>
        </w:rPr>
        <w:lastRenderedPageBreak/>
        <w:t>ELSE {</w:t>
      </w:r>
    </w:p>
    <w:p w14:paraId="675034EF" w14:textId="149A3D80" w:rsidR="00661B3A" w:rsidRPr="00E4708C" w:rsidRDefault="00661B3A" w:rsidP="00871A32">
      <w:pPr>
        <w:pStyle w:val="NoSpacing"/>
        <w:rPr>
          <w:sz w:val="20"/>
          <w:szCs w:val="20"/>
          <w:lang w:val="en-US"/>
        </w:rPr>
      </w:pPr>
      <w:r w:rsidRPr="00E4708C">
        <w:rPr>
          <w:sz w:val="20"/>
          <w:szCs w:val="20"/>
          <w:lang w:val="en-US"/>
        </w:rPr>
        <w:t>-------------------</w:t>
      </w:r>
    </w:p>
    <w:p w14:paraId="41979BC0" w14:textId="4BFC4D25" w:rsidR="00661B3A" w:rsidRPr="00E4708C" w:rsidRDefault="00661B3A" w:rsidP="00871A32">
      <w:pPr>
        <w:pStyle w:val="NoSpacing"/>
        <w:rPr>
          <w:sz w:val="20"/>
          <w:szCs w:val="20"/>
          <w:lang w:val="en-US"/>
        </w:rPr>
      </w:pPr>
      <w:r w:rsidRPr="00E4708C">
        <w:rPr>
          <w:sz w:val="20"/>
          <w:szCs w:val="20"/>
          <w:lang w:val="en-US"/>
        </w:rPr>
        <w:t>ERROR MESSAGE }</w:t>
      </w:r>
    </w:p>
    <w:p w14:paraId="1B8EF5EB" w14:textId="77777777" w:rsidR="00B75495" w:rsidRPr="00E4708C" w:rsidRDefault="00B75495" w:rsidP="00871A32">
      <w:pPr>
        <w:pStyle w:val="NoSpacing"/>
        <w:rPr>
          <w:sz w:val="20"/>
          <w:szCs w:val="20"/>
          <w:lang w:val="en-US"/>
        </w:rPr>
      </w:pPr>
    </w:p>
    <w:p w14:paraId="13032367" w14:textId="78CF17C7" w:rsidR="00B75495" w:rsidRPr="00E4708C" w:rsidRDefault="00B75495" w:rsidP="00871A32">
      <w:pPr>
        <w:pStyle w:val="NoSpacing"/>
        <w:rPr>
          <w:sz w:val="20"/>
          <w:szCs w:val="20"/>
          <w:lang w:val="en-US"/>
        </w:rPr>
      </w:pPr>
      <w:r w:rsidRPr="00E4708C">
        <w:rPr>
          <w:sz w:val="20"/>
          <w:szCs w:val="20"/>
          <w:lang w:val="en-US"/>
        </w:rPr>
        <w:t>Daviation =practice method</w:t>
      </w:r>
    </w:p>
    <w:p w14:paraId="38CADCC9" w14:textId="77777777" w:rsidR="00B75495" w:rsidRPr="00E4708C" w:rsidRDefault="00B75495" w:rsidP="00871A32">
      <w:pPr>
        <w:pStyle w:val="NoSpacing"/>
        <w:rPr>
          <w:sz w:val="20"/>
          <w:szCs w:val="20"/>
          <w:lang w:val="en-US"/>
        </w:rPr>
      </w:pPr>
    </w:p>
    <w:p w14:paraId="5A273F46" w14:textId="77777777" w:rsidR="00B75495" w:rsidRPr="00E4708C" w:rsidRDefault="00B75495" w:rsidP="00871A32">
      <w:pPr>
        <w:pStyle w:val="NoSpacing"/>
        <w:rPr>
          <w:sz w:val="20"/>
          <w:szCs w:val="20"/>
          <w:lang w:val="en-US"/>
        </w:rPr>
      </w:pPr>
    </w:p>
    <w:p w14:paraId="35A263F6" w14:textId="0BB9747C" w:rsidR="0032204F" w:rsidRPr="00E4708C" w:rsidRDefault="0032204F" w:rsidP="00871A32">
      <w:pPr>
        <w:pStyle w:val="NoSpacing"/>
        <w:rPr>
          <w:sz w:val="20"/>
          <w:szCs w:val="20"/>
          <w:lang w:val="en-US"/>
        </w:rPr>
      </w:pPr>
      <w:r w:rsidRPr="00E4708C">
        <w:rPr>
          <w:sz w:val="20"/>
          <w:szCs w:val="20"/>
          <w:lang w:val="en-US"/>
        </w:rPr>
        <w:t>Note=</w:t>
      </w:r>
    </w:p>
    <w:p w14:paraId="43E45412" w14:textId="67381D69" w:rsidR="0032204F" w:rsidRPr="00E4708C" w:rsidRDefault="0032204F" w:rsidP="00871A32">
      <w:pPr>
        <w:pStyle w:val="NoSpacing"/>
        <w:numPr>
          <w:ilvl w:val="0"/>
          <w:numId w:val="82"/>
        </w:numPr>
        <w:rPr>
          <w:sz w:val="20"/>
          <w:szCs w:val="20"/>
          <w:lang w:val="en-US"/>
        </w:rPr>
      </w:pPr>
      <w:r w:rsidRPr="00E4708C">
        <w:rPr>
          <w:sz w:val="20"/>
          <w:szCs w:val="20"/>
          <w:lang w:val="en-US"/>
        </w:rPr>
        <w:t xml:space="preserve">IF THERE IS </w:t>
      </w:r>
      <w:r w:rsidRPr="00BF07F1">
        <w:rPr>
          <w:sz w:val="20"/>
          <w:szCs w:val="20"/>
          <w:highlight w:val="cyan"/>
          <w:lang w:val="en-US"/>
        </w:rPr>
        <w:t>DEVIATION BETWEEN</w:t>
      </w:r>
      <w:r w:rsidR="00581C69" w:rsidRPr="00BF07F1">
        <w:rPr>
          <w:sz w:val="20"/>
          <w:szCs w:val="20"/>
          <w:highlight w:val="cyan"/>
          <w:lang w:val="en-US"/>
        </w:rPr>
        <w:t xml:space="preserve"> RANGES OF VALUES THEN WE GO FOR PRACTICE METHOD</w:t>
      </w:r>
      <w:r w:rsidR="00581C69" w:rsidRPr="00E4708C">
        <w:rPr>
          <w:sz w:val="20"/>
          <w:szCs w:val="20"/>
          <w:lang w:val="en-US"/>
        </w:rPr>
        <w:t xml:space="preserve"> .</w:t>
      </w:r>
    </w:p>
    <w:p w14:paraId="34599707" w14:textId="6ECD2FB1" w:rsidR="00581C69" w:rsidRPr="00E4708C" w:rsidRDefault="000153DF" w:rsidP="00871A32">
      <w:pPr>
        <w:pStyle w:val="NoSpacing"/>
        <w:numPr>
          <w:ilvl w:val="0"/>
          <w:numId w:val="82"/>
        </w:numPr>
        <w:rPr>
          <w:sz w:val="20"/>
          <w:szCs w:val="20"/>
          <w:lang w:val="en-US"/>
        </w:rPr>
      </w:pPr>
      <w:r w:rsidRPr="00E4708C">
        <w:rPr>
          <w:sz w:val="20"/>
          <w:szCs w:val="20"/>
          <w:lang w:val="en-US"/>
        </w:rPr>
        <w:t xml:space="preserve">IF THERE </w:t>
      </w:r>
      <w:r w:rsidRPr="00BF07F1">
        <w:rPr>
          <w:sz w:val="20"/>
          <w:szCs w:val="20"/>
          <w:highlight w:val="cyan"/>
          <w:lang w:val="en-US"/>
        </w:rPr>
        <w:t xml:space="preserve">IS NO DEVIATION BETWEEN RANGES </w:t>
      </w:r>
      <w:r w:rsidR="00E07089" w:rsidRPr="00BF07F1">
        <w:rPr>
          <w:sz w:val="20"/>
          <w:szCs w:val="20"/>
          <w:highlight w:val="cyan"/>
          <w:lang w:val="en-US"/>
        </w:rPr>
        <w:t>OF VALUES THEN WE GO FOR PRESSMAN RULE</w:t>
      </w:r>
    </w:p>
    <w:p w14:paraId="115D780B" w14:textId="44D8E861" w:rsidR="00E07089" w:rsidRPr="00E4708C" w:rsidRDefault="00E07089" w:rsidP="00871A32">
      <w:pPr>
        <w:pStyle w:val="NoSpacing"/>
        <w:numPr>
          <w:ilvl w:val="0"/>
          <w:numId w:val="82"/>
        </w:numPr>
        <w:rPr>
          <w:sz w:val="20"/>
          <w:szCs w:val="20"/>
          <w:lang w:val="en-US"/>
        </w:rPr>
      </w:pPr>
      <w:r w:rsidRPr="00E4708C">
        <w:rPr>
          <w:sz w:val="20"/>
          <w:szCs w:val="20"/>
          <w:lang w:val="en-US"/>
        </w:rPr>
        <w:t xml:space="preserve">BY LOOKING INTO THE REQUIREMENT  </w:t>
      </w:r>
      <w:r w:rsidR="006061F2" w:rsidRPr="00E4708C">
        <w:rPr>
          <w:sz w:val="20"/>
          <w:szCs w:val="20"/>
          <w:lang w:val="en-US"/>
        </w:rPr>
        <w:t xml:space="preserve">WE WILL GET TO KNOW WHETHER THERE IS A DEVIATION </w:t>
      </w:r>
      <w:r w:rsidR="00CD0D23" w:rsidRPr="00E4708C">
        <w:rPr>
          <w:sz w:val="20"/>
          <w:szCs w:val="20"/>
          <w:lang w:val="en-US"/>
        </w:rPr>
        <w:t>OR NOT.</w:t>
      </w:r>
    </w:p>
    <w:p w14:paraId="7A3D300C" w14:textId="77777777" w:rsidR="00CD0D23" w:rsidRPr="00E4708C" w:rsidRDefault="00CD0D23" w:rsidP="00871A32">
      <w:pPr>
        <w:pStyle w:val="NoSpacing"/>
        <w:rPr>
          <w:sz w:val="20"/>
          <w:szCs w:val="20"/>
          <w:lang w:val="en-US"/>
        </w:rPr>
      </w:pPr>
    </w:p>
    <w:p w14:paraId="18117464" w14:textId="0F499A3E" w:rsidR="00CD0D23" w:rsidRPr="00E4708C" w:rsidRDefault="00CD0D23" w:rsidP="00871A32">
      <w:pPr>
        <w:pStyle w:val="Heading3"/>
        <w:rPr>
          <w:lang w:val="en-US"/>
        </w:rPr>
      </w:pPr>
      <w:r w:rsidRPr="00E4708C">
        <w:rPr>
          <w:lang w:val="en-US"/>
        </w:rPr>
        <w:t>3 BOUNDARY VALUE ANALYSIS=</w:t>
      </w:r>
    </w:p>
    <w:p w14:paraId="73DAFA6D" w14:textId="69D509F8" w:rsidR="00CD0D23" w:rsidRPr="00E4708C" w:rsidRDefault="00CD0D23" w:rsidP="00871A32">
      <w:pPr>
        <w:pStyle w:val="NoSpacing"/>
        <w:rPr>
          <w:sz w:val="20"/>
          <w:szCs w:val="20"/>
          <w:lang w:val="en-US"/>
        </w:rPr>
      </w:pPr>
      <w:r w:rsidRPr="00E4708C">
        <w:rPr>
          <w:sz w:val="20"/>
          <w:szCs w:val="20"/>
          <w:lang w:val="en-US"/>
        </w:rPr>
        <w:t xml:space="preserve">IF THE </w:t>
      </w:r>
      <w:r w:rsidRPr="00BF07F1">
        <w:rPr>
          <w:sz w:val="20"/>
          <w:szCs w:val="20"/>
          <w:highlight w:val="cyan"/>
          <w:lang w:val="en-US"/>
        </w:rPr>
        <w:t xml:space="preserve">INPUT IS IN RANGE </w:t>
      </w:r>
      <w:r w:rsidR="00CA6A10" w:rsidRPr="00BF07F1">
        <w:rPr>
          <w:sz w:val="20"/>
          <w:szCs w:val="20"/>
          <w:highlight w:val="cyan"/>
          <w:lang w:val="en-US"/>
        </w:rPr>
        <w:t>OF VALUE BETWEEN  A TO B THEN DESIGN THE TEST CASES</w:t>
      </w:r>
      <w:r w:rsidR="00CA6A10" w:rsidRPr="00E4708C">
        <w:rPr>
          <w:sz w:val="20"/>
          <w:szCs w:val="20"/>
          <w:lang w:val="en-US"/>
        </w:rPr>
        <w:t xml:space="preserve"> </w:t>
      </w:r>
      <w:r w:rsidR="00C449D2" w:rsidRPr="00E4708C">
        <w:rPr>
          <w:sz w:val="20"/>
          <w:szCs w:val="20"/>
          <w:lang w:val="en-US"/>
        </w:rPr>
        <w:t>FOR A = A+1, A-1 ,B=B+1,  B-1</w:t>
      </w:r>
    </w:p>
    <w:p w14:paraId="11C26589" w14:textId="50AB7E61" w:rsidR="00622618" w:rsidRPr="00E4708C" w:rsidRDefault="00622618" w:rsidP="00871A32">
      <w:pPr>
        <w:pStyle w:val="NoSpacing"/>
        <w:rPr>
          <w:sz w:val="20"/>
          <w:szCs w:val="20"/>
          <w:lang w:val="en-US"/>
        </w:rPr>
      </w:pPr>
      <w:r w:rsidRPr="00E4708C">
        <w:rPr>
          <w:sz w:val="20"/>
          <w:szCs w:val="20"/>
          <w:lang w:val="en-US"/>
        </w:rPr>
        <w:t>A=100      101=(A+1)    99(A-1)</w:t>
      </w:r>
    </w:p>
    <w:p w14:paraId="224A1C3C" w14:textId="5E1C2A6D" w:rsidR="00622618" w:rsidRPr="00E4708C" w:rsidRDefault="00622618" w:rsidP="00871A32">
      <w:pPr>
        <w:pStyle w:val="NoSpacing"/>
        <w:rPr>
          <w:sz w:val="20"/>
          <w:szCs w:val="20"/>
          <w:lang w:val="en-US"/>
        </w:rPr>
      </w:pPr>
      <w:r w:rsidRPr="00E4708C">
        <w:rPr>
          <w:sz w:val="20"/>
          <w:szCs w:val="20"/>
          <w:lang w:val="en-US"/>
        </w:rPr>
        <w:t>B=</w:t>
      </w:r>
      <w:r w:rsidR="003C5528" w:rsidRPr="00E4708C">
        <w:rPr>
          <w:sz w:val="20"/>
          <w:szCs w:val="20"/>
          <w:lang w:val="en-US"/>
        </w:rPr>
        <w:t>5000    5001=(A+1)    4999(A-1)</w:t>
      </w:r>
    </w:p>
    <w:p w14:paraId="3C58DB32" w14:textId="77777777" w:rsidR="003C5528" w:rsidRPr="00E4708C" w:rsidRDefault="003C5528" w:rsidP="00871A32">
      <w:pPr>
        <w:pStyle w:val="NoSpacing"/>
        <w:rPr>
          <w:sz w:val="20"/>
          <w:szCs w:val="20"/>
          <w:lang w:val="en-US"/>
        </w:rPr>
      </w:pPr>
    </w:p>
    <w:p w14:paraId="56B4A5E1" w14:textId="179B4646" w:rsidR="003C5528" w:rsidRPr="00E4708C" w:rsidRDefault="00897001" w:rsidP="00871A32">
      <w:pPr>
        <w:pStyle w:val="NoSpacing"/>
        <w:numPr>
          <w:ilvl w:val="0"/>
          <w:numId w:val="81"/>
        </w:numPr>
        <w:rPr>
          <w:sz w:val="20"/>
          <w:szCs w:val="20"/>
          <w:lang w:val="en-US"/>
        </w:rPr>
      </w:pPr>
      <w:r w:rsidRPr="00E4708C">
        <w:rPr>
          <w:sz w:val="20"/>
          <w:szCs w:val="20"/>
          <w:lang w:val="en-US"/>
        </w:rPr>
        <w:t xml:space="preserve">ACCORDING TO THE EXAMPLE , TEST ENGINEER WILL ENTER 100 AND CLICK ON TRANSFER </w:t>
      </w:r>
      <w:r w:rsidR="0004320B" w:rsidRPr="00E4708C">
        <w:rPr>
          <w:sz w:val="20"/>
          <w:szCs w:val="20"/>
          <w:lang w:val="en-US"/>
        </w:rPr>
        <w:t xml:space="preserve"> , IT WILL THROW ERROR MESSAGE AND IT IS A DEFECT THE REASON FOR THIS DEFECT IS  , </w:t>
      </w:r>
      <w:r w:rsidR="00AC3688" w:rsidRPr="00E4708C">
        <w:rPr>
          <w:sz w:val="20"/>
          <w:szCs w:val="20"/>
          <w:lang w:val="en-US"/>
        </w:rPr>
        <w:t xml:space="preserve">DEVELOPERS HAS DONE A MISTAKE WHILE USING THE CONDITIONAL </w:t>
      </w:r>
      <w:r w:rsidR="00D73D62" w:rsidRPr="00E4708C">
        <w:rPr>
          <w:sz w:val="20"/>
          <w:szCs w:val="20"/>
          <w:lang w:val="en-US"/>
        </w:rPr>
        <w:t xml:space="preserve">OPERATORS , BECOUSE OF THIS USUALLY WE FIND </w:t>
      </w:r>
      <w:r w:rsidR="00A4456C" w:rsidRPr="00E4708C">
        <w:rPr>
          <w:sz w:val="20"/>
          <w:szCs w:val="20"/>
          <w:lang w:val="en-US"/>
        </w:rPr>
        <w:t xml:space="preserve">MORE DEFECTS NEAR THE BOUNDARY VALUES  THAT’S THE REASON </w:t>
      </w:r>
      <w:r w:rsidR="0037358B" w:rsidRPr="00E4708C">
        <w:rPr>
          <w:sz w:val="20"/>
          <w:szCs w:val="20"/>
          <w:lang w:val="en-US"/>
        </w:rPr>
        <w:t>TEST ENGINEER SHOULD WRITE TEST CASE BY APPLYING B AND A</w:t>
      </w:r>
      <w:r w:rsidR="00F316B4" w:rsidRPr="00E4708C">
        <w:rPr>
          <w:sz w:val="20"/>
          <w:szCs w:val="20"/>
          <w:lang w:val="en-US"/>
        </w:rPr>
        <w:t>.</w:t>
      </w:r>
    </w:p>
    <w:p w14:paraId="4A14934A" w14:textId="77777777" w:rsidR="00F316B4" w:rsidRPr="00E4708C" w:rsidRDefault="00F316B4" w:rsidP="00871A32">
      <w:pPr>
        <w:pStyle w:val="NoSpacing"/>
        <w:rPr>
          <w:sz w:val="20"/>
          <w:szCs w:val="20"/>
          <w:lang w:val="en-US"/>
        </w:rPr>
      </w:pPr>
    </w:p>
    <w:p w14:paraId="06F593B8" w14:textId="65E45A1C" w:rsidR="00F316B4" w:rsidRPr="00E4708C" w:rsidRDefault="006F7492" w:rsidP="00871A32">
      <w:pPr>
        <w:pStyle w:val="Heading3"/>
        <w:rPr>
          <w:lang w:val="en-US"/>
        </w:rPr>
      </w:pPr>
      <w:r w:rsidRPr="00E4708C">
        <w:rPr>
          <w:lang w:val="en-US"/>
        </w:rPr>
        <w:t>TEST CASE OPTIMIZATIOIN=</w:t>
      </w:r>
    </w:p>
    <w:p w14:paraId="25C2936E" w14:textId="7994739B" w:rsidR="006F7492" w:rsidRPr="00E4708C" w:rsidRDefault="006F7492" w:rsidP="00871A32">
      <w:pPr>
        <w:rPr>
          <w:lang w:val="en-US"/>
        </w:rPr>
      </w:pPr>
      <w:r w:rsidRPr="00E4708C">
        <w:rPr>
          <w:lang w:val="en-US"/>
        </w:rPr>
        <w:t xml:space="preserve">THE </w:t>
      </w:r>
      <w:r w:rsidRPr="00BF07F1">
        <w:rPr>
          <w:highlight w:val="cyan"/>
          <w:lang w:val="en-US"/>
        </w:rPr>
        <w:t xml:space="preserve">PROCESS OF REMOVING THE </w:t>
      </w:r>
      <w:r w:rsidR="001C0EE8" w:rsidRPr="00BF07F1">
        <w:rPr>
          <w:highlight w:val="cyan"/>
          <w:lang w:val="en-US"/>
        </w:rPr>
        <w:t>DUPLICATE TEST CASES IS CALLED AS TEST CASE OPTIMIZATION</w:t>
      </w:r>
    </w:p>
    <w:p w14:paraId="4F910952" w14:textId="75F083CB" w:rsidR="006617F0" w:rsidRPr="00E4708C" w:rsidRDefault="006617F0" w:rsidP="00871A32">
      <w:pPr>
        <w:rPr>
          <w:lang w:val="en-US"/>
        </w:rPr>
      </w:pPr>
      <w:r w:rsidRPr="00E4708C">
        <w:rPr>
          <w:lang w:val="en-US"/>
        </w:rPr>
        <w:t>LEASON#1</w:t>
      </w:r>
    </w:p>
    <w:p w14:paraId="266A16DE" w14:textId="4F24039C" w:rsidR="006617F0" w:rsidRPr="00BF07F1" w:rsidRDefault="00AC448D" w:rsidP="00871A32">
      <w:pPr>
        <w:pStyle w:val="ListParagraph"/>
        <w:numPr>
          <w:ilvl w:val="0"/>
          <w:numId w:val="81"/>
        </w:numPr>
        <w:rPr>
          <w:highlight w:val="cyan"/>
          <w:lang w:val="en-US"/>
        </w:rPr>
      </w:pPr>
      <w:r w:rsidRPr="00E4708C">
        <w:rPr>
          <w:lang w:val="en-US"/>
        </w:rPr>
        <w:t xml:space="preserve">BEFORE YOU </w:t>
      </w:r>
      <w:r w:rsidRPr="00BF07F1">
        <w:rPr>
          <w:highlight w:val="cyan"/>
          <w:lang w:val="en-US"/>
        </w:rPr>
        <w:t xml:space="preserve">ACTUALY START WRITING THE CASES .YOU SHOULD COME UP WITH </w:t>
      </w:r>
      <w:r w:rsidR="006529DE" w:rsidRPr="00BF07F1">
        <w:rPr>
          <w:highlight w:val="cyan"/>
          <w:lang w:val="en-US"/>
        </w:rPr>
        <w:t>OPTIONS AND SELECT THE BEST OUT OF IT</w:t>
      </w:r>
    </w:p>
    <w:p w14:paraId="2F698D9B" w14:textId="75257723" w:rsidR="006529DE" w:rsidRPr="00E4708C" w:rsidRDefault="006529DE" w:rsidP="00871A32">
      <w:pPr>
        <w:rPr>
          <w:lang w:val="en-US"/>
        </w:rPr>
      </w:pPr>
      <w:r w:rsidRPr="00E4708C">
        <w:rPr>
          <w:lang w:val="en-US"/>
        </w:rPr>
        <w:t>LEASON#2</w:t>
      </w:r>
    </w:p>
    <w:p w14:paraId="0F56000F" w14:textId="1CFDA8E5" w:rsidR="006529DE" w:rsidRPr="00E4708C" w:rsidRDefault="008A3206" w:rsidP="00871A32">
      <w:pPr>
        <w:pStyle w:val="ListParagraph"/>
        <w:numPr>
          <w:ilvl w:val="0"/>
          <w:numId w:val="81"/>
        </w:numPr>
        <w:rPr>
          <w:lang w:val="en-US"/>
        </w:rPr>
      </w:pPr>
      <w:r w:rsidRPr="00BF07F1">
        <w:rPr>
          <w:highlight w:val="cyan"/>
          <w:lang w:val="en-US"/>
        </w:rPr>
        <w:t>ALWAYS START WRITING THE TEST CASES WITH NAVIGATIONAL STEPS</w:t>
      </w:r>
      <w:r w:rsidRPr="00E4708C">
        <w:rPr>
          <w:lang w:val="en-US"/>
        </w:rPr>
        <w:t>.</w:t>
      </w:r>
    </w:p>
    <w:p w14:paraId="2826BD55" w14:textId="4876F256" w:rsidR="005E0CBB" w:rsidRPr="00E4708C" w:rsidRDefault="005E0CBB" w:rsidP="00871A32">
      <w:pPr>
        <w:rPr>
          <w:lang w:val="en-US"/>
        </w:rPr>
      </w:pPr>
      <w:r w:rsidRPr="00E4708C">
        <w:rPr>
          <w:lang w:val="en-US"/>
        </w:rPr>
        <w:t>LEASON#3</w:t>
      </w:r>
    </w:p>
    <w:p w14:paraId="0A6B97F5" w14:textId="60C8D1FD" w:rsidR="005E0CBB" w:rsidRPr="00E4708C" w:rsidRDefault="005E0CBB" w:rsidP="00871A32">
      <w:pPr>
        <w:pStyle w:val="ListParagraph"/>
        <w:numPr>
          <w:ilvl w:val="0"/>
          <w:numId w:val="81"/>
        </w:numPr>
        <w:rPr>
          <w:lang w:val="en-US"/>
        </w:rPr>
      </w:pPr>
      <w:r w:rsidRPr="00E4708C">
        <w:rPr>
          <w:lang w:val="en-US"/>
        </w:rPr>
        <w:t xml:space="preserve">DO </w:t>
      </w:r>
      <w:r w:rsidRPr="00BF07F1">
        <w:rPr>
          <w:highlight w:val="cyan"/>
          <w:lang w:val="en-US"/>
        </w:rPr>
        <w:t>NOT WRITE HARD CO</w:t>
      </w:r>
      <w:r w:rsidR="00053445" w:rsidRPr="00BF07F1">
        <w:rPr>
          <w:highlight w:val="cyan"/>
          <w:lang w:val="en-US"/>
        </w:rPr>
        <w:t>D</w:t>
      </w:r>
      <w:r w:rsidRPr="00BF07F1">
        <w:rPr>
          <w:highlight w:val="cyan"/>
          <w:lang w:val="en-US"/>
        </w:rPr>
        <w:t xml:space="preserve">E TEST CASES </w:t>
      </w:r>
      <w:r w:rsidR="00053445" w:rsidRPr="00BF07F1">
        <w:rPr>
          <w:highlight w:val="cyan"/>
          <w:lang w:val="en-US"/>
        </w:rPr>
        <w:t xml:space="preserve"> ALWAYS WRITE GENERIC TEST CASES</w:t>
      </w:r>
    </w:p>
    <w:p w14:paraId="3600F65A" w14:textId="4C4AF8CB" w:rsidR="00053445" w:rsidRPr="00E4708C" w:rsidRDefault="00AD0F9E" w:rsidP="00871A32">
      <w:pPr>
        <w:pStyle w:val="ListParagraph"/>
        <w:numPr>
          <w:ilvl w:val="0"/>
          <w:numId w:val="81"/>
        </w:numPr>
        <w:rPr>
          <w:lang w:val="en-US"/>
        </w:rPr>
      </w:pPr>
      <w:r w:rsidRPr="00E4708C">
        <w:rPr>
          <w:lang w:val="en-US"/>
        </w:rPr>
        <w:t>GENERIC</w:t>
      </w:r>
      <w:r w:rsidR="005704A5" w:rsidRPr="00E4708C">
        <w:rPr>
          <w:lang w:val="en-US"/>
        </w:rPr>
        <w:t xml:space="preserve"> TC</w:t>
      </w:r>
      <w:r w:rsidRPr="00E4708C">
        <w:rPr>
          <w:lang w:val="en-US"/>
        </w:rPr>
        <w:t>= VALID UN, VALID PWD , VALID URL</w:t>
      </w:r>
    </w:p>
    <w:p w14:paraId="12B2527E" w14:textId="3A36851E" w:rsidR="00AD0F9E" w:rsidRPr="00E4708C" w:rsidRDefault="005704A5" w:rsidP="00871A32">
      <w:pPr>
        <w:pStyle w:val="ListParagraph"/>
        <w:numPr>
          <w:ilvl w:val="0"/>
          <w:numId w:val="81"/>
        </w:numPr>
        <w:rPr>
          <w:lang w:val="en-US"/>
        </w:rPr>
      </w:pPr>
      <w:r w:rsidRPr="00E4708C">
        <w:rPr>
          <w:lang w:val="en-US"/>
        </w:rPr>
        <w:t xml:space="preserve">HARD CODE TC= </w:t>
      </w:r>
      <w:hyperlink r:id="rId10" w:history="1">
        <w:r w:rsidRPr="00E4708C">
          <w:rPr>
            <w:rStyle w:val="Hyperlink"/>
            <w:lang w:val="en-US"/>
          </w:rPr>
          <w:t>WWW.GMAIL.COM</w:t>
        </w:r>
      </w:hyperlink>
      <w:r w:rsidRPr="00E4708C">
        <w:rPr>
          <w:lang w:val="en-US"/>
        </w:rPr>
        <w:t xml:space="preserve"> , </w:t>
      </w:r>
      <w:hyperlink r:id="rId11" w:history="1">
        <w:r w:rsidRPr="00E4708C">
          <w:rPr>
            <w:rStyle w:val="Hyperlink"/>
            <w:lang w:val="en-US"/>
          </w:rPr>
          <w:t>DING@GMAIL123.COM</w:t>
        </w:r>
      </w:hyperlink>
      <w:r w:rsidRPr="00E4708C">
        <w:rPr>
          <w:lang w:val="en-US"/>
        </w:rPr>
        <w:t xml:space="preserve"> , </w:t>
      </w:r>
      <w:r w:rsidR="00B901D6" w:rsidRPr="00E4708C">
        <w:rPr>
          <w:lang w:val="en-US"/>
        </w:rPr>
        <w:t>DINGADINGY123.</w:t>
      </w:r>
    </w:p>
    <w:p w14:paraId="324397D1" w14:textId="0059B90D" w:rsidR="00B901D6" w:rsidRPr="00E4708C" w:rsidRDefault="00B901D6" w:rsidP="00871A32">
      <w:pPr>
        <w:rPr>
          <w:lang w:val="en-US"/>
        </w:rPr>
      </w:pPr>
      <w:r w:rsidRPr="00E4708C">
        <w:rPr>
          <w:lang w:val="en-US"/>
        </w:rPr>
        <w:t>LEASON#4</w:t>
      </w:r>
    </w:p>
    <w:p w14:paraId="27FDBA99" w14:textId="57701A94" w:rsidR="00B901D6" w:rsidRPr="00E4708C" w:rsidRDefault="00B901D6" w:rsidP="00871A32">
      <w:pPr>
        <w:pStyle w:val="ListParagraph"/>
        <w:numPr>
          <w:ilvl w:val="0"/>
          <w:numId w:val="83"/>
        </w:numPr>
        <w:rPr>
          <w:lang w:val="en-US"/>
        </w:rPr>
      </w:pPr>
      <w:r w:rsidRPr="00E4708C">
        <w:rPr>
          <w:lang w:val="en-US"/>
        </w:rPr>
        <w:t xml:space="preserve">IF YOU </w:t>
      </w:r>
      <w:r w:rsidRPr="00BF07F1">
        <w:rPr>
          <w:highlight w:val="cyan"/>
          <w:lang w:val="en-US"/>
        </w:rPr>
        <w:t xml:space="preserve">ORGANIZE THE STEPS PROPERLY </w:t>
      </w:r>
      <w:r w:rsidR="00727523" w:rsidRPr="00BF07F1">
        <w:rPr>
          <w:highlight w:val="cyan"/>
          <w:lang w:val="en-US"/>
        </w:rPr>
        <w:t>, TOTAL NUMBER OF STEPS CAN BE REDUCED</w:t>
      </w:r>
      <w:r w:rsidR="00727523" w:rsidRPr="00E4708C">
        <w:rPr>
          <w:lang w:val="en-US"/>
        </w:rPr>
        <w:t>.</w:t>
      </w:r>
    </w:p>
    <w:p w14:paraId="6B3CA661" w14:textId="44A45D7E" w:rsidR="00A3784F" w:rsidRPr="00E4708C" w:rsidRDefault="00A3784F" w:rsidP="00871A32">
      <w:pPr>
        <w:rPr>
          <w:lang w:val="en-US"/>
        </w:rPr>
      </w:pPr>
      <w:r w:rsidRPr="00E4708C">
        <w:rPr>
          <w:lang w:val="en-US"/>
        </w:rPr>
        <w:t>LEASON#5</w:t>
      </w:r>
    </w:p>
    <w:p w14:paraId="4BAD7202" w14:textId="39D71373" w:rsidR="00A3784F" w:rsidRPr="00BF07F1" w:rsidRDefault="00A3784F" w:rsidP="00871A32">
      <w:pPr>
        <w:pStyle w:val="ListParagraph"/>
        <w:numPr>
          <w:ilvl w:val="0"/>
          <w:numId w:val="83"/>
        </w:numPr>
        <w:rPr>
          <w:highlight w:val="cyan"/>
          <w:lang w:val="en-US"/>
        </w:rPr>
      </w:pPr>
      <w:r w:rsidRPr="00E4708C">
        <w:rPr>
          <w:lang w:val="en-US"/>
        </w:rPr>
        <w:t xml:space="preserve">IF SOMETHING </w:t>
      </w:r>
      <w:r w:rsidRPr="00BF07F1">
        <w:rPr>
          <w:highlight w:val="cyan"/>
          <w:lang w:val="en-US"/>
        </w:rPr>
        <w:t xml:space="preserve">IS COVERD IN THE FUNCTIONALITY </w:t>
      </w:r>
      <w:r w:rsidR="00A323DE" w:rsidRPr="00BF07F1">
        <w:rPr>
          <w:highlight w:val="cyan"/>
          <w:lang w:val="en-US"/>
        </w:rPr>
        <w:t>, TEST CASE DON’T COVER IT IN THE INTIGRATION TEST CASES.</w:t>
      </w:r>
    </w:p>
    <w:p w14:paraId="0C548B03" w14:textId="33AB4CB7" w:rsidR="008922E4" w:rsidRPr="00E4708C" w:rsidRDefault="008922E4" w:rsidP="00871A32">
      <w:pPr>
        <w:pStyle w:val="ListParagraph"/>
        <w:numPr>
          <w:ilvl w:val="0"/>
          <w:numId w:val="83"/>
        </w:numPr>
        <w:rPr>
          <w:lang w:val="en-US"/>
        </w:rPr>
      </w:pPr>
      <w:r w:rsidRPr="00E4708C">
        <w:rPr>
          <w:lang w:val="en-US"/>
        </w:rPr>
        <w:t xml:space="preserve">IF SOMETHING IS COVERED IN THE INTIGRATION </w:t>
      </w:r>
      <w:r w:rsidR="00C978CB" w:rsidRPr="00E4708C">
        <w:rPr>
          <w:lang w:val="en-US"/>
        </w:rPr>
        <w:t>TEST CASE DON’T COVER IT IS SYSTEM TEST CASE</w:t>
      </w:r>
    </w:p>
    <w:p w14:paraId="43AB0D6C" w14:textId="0520D283" w:rsidR="00C978CB" w:rsidRPr="00E4708C" w:rsidRDefault="00C978CB" w:rsidP="00871A32">
      <w:pPr>
        <w:rPr>
          <w:lang w:val="en-US"/>
        </w:rPr>
      </w:pPr>
      <w:r w:rsidRPr="00E4708C">
        <w:rPr>
          <w:lang w:val="en-US"/>
        </w:rPr>
        <w:lastRenderedPageBreak/>
        <w:t>LEASON</w:t>
      </w:r>
      <w:r w:rsidR="005B333F" w:rsidRPr="00E4708C">
        <w:rPr>
          <w:lang w:val="en-US"/>
        </w:rPr>
        <w:t>#6</w:t>
      </w:r>
    </w:p>
    <w:p w14:paraId="328E7D19" w14:textId="1BA1B4E0" w:rsidR="005B333F" w:rsidRPr="00E4708C" w:rsidRDefault="005B333F" w:rsidP="00871A32">
      <w:pPr>
        <w:pStyle w:val="ListParagraph"/>
        <w:numPr>
          <w:ilvl w:val="0"/>
          <w:numId w:val="84"/>
        </w:numPr>
        <w:rPr>
          <w:lang w:val="en-US"/>
        </w:rPr>
      </w:pPr>
      <w:r w:rsidRPr="00BF07F1">
        <w:rPr>
          <w:highlight w:val="cyan"/>
          <w:lang w:val="en-US"/>
        </w:rPr>
        <w:t xml:space="preserve">WHENEVER WE ARE WRITING TEST CASES </w:t>
      </w:r>
      <w:r w:rsidR="00374E07" w:rsidRPr="00BF07F1">
        <w:rPr>
          <w:highlight w:val="cyan"/>
          <w:lang w:val="en-US"/>
        </w:rPr>
        <w:t>WE SHOULD IMAGINE THE APPLICATION.</w:t>
      </w:r>
    </w:p>
    <w:p w14:paraId="3830CD67" w14:textId="36923492" w:rsidR="00374E07" w:rsidRPr="00E4708C" w:rsidRDefault="00374E07" w:rsidP="00871A32">
      <w:pPr>
        <w:rPr>
          <w:lang w:val="en-US"/>
        </w:rPr>
      </w:pPr>
      <w:r w:rsidRPr="00E4708C">
        <w:rPr>
          <w:lang w:val="en-US"/>
        </w:rPr>
        <w:t>LEASON</w:t>
      </w:r>
      <w:r w:rsidR="00754B96" w:rsidRPr="00E4708C">
        <w:rPr>
          <w:lang w:val="en-US"/>
        </w:rPr>
        <w:t>#7</w:t>
      </w:r>
    </w:p>
    <w:p w14:paraId="31C5445D" w14:textId="4DAAE88A" w:rsidR="00754B96" w:rsidRPr="00BF07F1" w:rsidRDefault="00754B96" w:rsidP="00871A32">
      <w:pPr>
        <w:pStyle w:val="ListParagraph"/>
        <w:numPr>
          <w:ilvl w:val="0"/>
          <w:numId w:val="84"/>
        </w:numPr>
        <w:rPr>
          <w:highlight w:val="cyan"/>
          <w:lang w:val="en-US"/>
        </w:rPr>
      </w:pPr>
      <w:r w:rsidRPr="00BF07F1">
        <w:rPr>
          <w:highlight w:val="cyan"/>
          <w:lang w:val="en-US"/>
        </w:rPr>
        <w:t>ALWAYS YOU SHOULD BE / MUST</w:t>
      </w:r>
      <w:r w:rsidR="00FF3E47" w:rsidRPr="00BF07F1">
        <w:rPr>
          <w:highlight w:val="cyan"/>
          <w:lang w:val="en-US"/>
        </w:rPr>
        <w:t xml:space="preserve"> </w:t>
      </w:r>
      <w:r w:rsidRPr="00BF07F1">
        <w:rPr>
          <w:highlight w:val="cyan"/>
          <w:lang w:val="en-US"/>
        </w:rPr>
        <w:t xml:space="preserve">BE IN THE EXPECTED </w:t>
      </w:r>
      <w:r w:rsidR="00FF3E47" w:rsidRPr="00BF07F1">
        <w:rPr>
          <w:highlight w:val="cyan"/>
          <w:lang w:val="en-US"/>
        </w:rPr>
        <w:t>RESULT</w:t>
      </w:r>
    </w:p>
    <w:p w14:paraId="7D4C68B0" w14:textId="7B174505" w:rsidR="00FF3E47" w:rsidRPr="00E4708C" w:rsidRDefault="00FF3E47" w:rsidP="00871A32">
      <w:pPr>
        <w:pStyle w:val="ListParagraph"/>
        <w:numPr>
          <w:ilvl w:val="0"/>
          <w:numId w:val="84"/>
        </w:numPr>
        <w:rPr>
          <w:lang w:val="en-US"/>
        </w:rPr>
      </w:pPr>
      <w:r w:rsidRPr="00E4708C">
        <w:rPr>
          <w:lang w:val="en-US"/>
        </w:rPr>
        <w:t>DON’T USE THE WORD LIKE CAN BE</w:t>
      </w:r>
      <w:r w:rsidR="00996960" w:rsidRPr="00E4708C">
        <w:rPr>
          <w:lang w:val="en-US"/>
        </w:rPr>
        <w:t>/MIGHT BE / COULD BE / WOULD BE/MAY BE</w:t>
      </w:r>
    </w:p>
    <w:p w14:paraId="44C5E0F7" w14:textId="5717824B" w:rsidR="00996960" w:rsidRPr="00E4708C" w:rsidRDefault="00996960" w:rsidP="00871A32">
      <w:pPr>
        <w:rPr>
          <w:lang w:val="en-US"/>
        </w:rPr>
      </w:pPr>
      <w:r w:rsidRPr="00E4708C">
        <w:rPr>
          <w:lang w:val="en-US"/>
        </w:rPr>
        <w:t>LEASON#8</w:t>
      </w:r>
    </w:p>
    <w:p w14:paraId="3FB81587" w14:textId="30A7CABA" w:rsidR="00996960" w:rsidRPr="00BF07F1" w:rsidRDefault="0098422C" w:rsidP="00871A32">
      <w:pPr>
        <w:pStyle w:val="ListParagraph"/>
        <w:numPr>
          <w:ilvl w:val="0"/>
          <w:numId w:val="85"/>
        </w:numPr>
        <w:rPr>
          <w:highlight w:val="cyan"/>
          <w:lang w:val="en-US"/>
        </w:rPr>
      </w:pPr>
      <w:r w:rsidRPr="00BF07F1">
        <w:rPr>
          <w:highlight w:val="cyan"/>
          <w:lang w:val="en-US"/>
        </w:rPr>
        <w:t xml:space="preserve">ELABORATE ONLY THOSE STEPS IN WHICH YOU HAVE TO FOCUS </w:t>
      </w:r>
      <w:r w:rsidR="00F8576D" w:rsidRPr="00BF07F1">
        <w:rPr>
          <w:highlight w:val="cyan"/>
          <w:lang w:val="en-US"/>
        </w:rPr>
        <w:t>DON’T ELABORATE ALL STEPS UNNECESSARILY</w:t>
      </w:r>
    </w:p>
    <w:p w14:paraId="364359AB" w14:textId="52B48DA6" w:rsidR="00F8576D" w:rsidRPr="00E4708C" w:rsidRDefault="009047E9" w:rsidP="00871A32">
      <w:pPr>
        <w:pStyle w:val="Heading3"/>
        <w:rPr>
          <w:lang w:val="en-US"/>
        </w:rPr>
      </w:pPr>
      <w:r w:rsidRPr="00E4708C">
        <w:rPr>
          <w:lang w:val="en-US"/>
        </w:rPr>
        <w:t>HOW TO FILL HEADER=</w:t>
      </w:r>
    </w:p>
    <w:p w14:paraId="4A1D50AB" w14:textId="76DE95E2" w:rsidR="009047E9" w:rsidRPr="00E4708C" w:rsidRDefault="009047E9" w:rsidP="00871A32">
      <w:pPr>
        <w:pStyle w:val="ListParagraph"/>
        <w:numPr>
          <w:ilvl w:val="0"/>
          <w:numId w:val="85"/>
        </w:numPr>
        <w:rPr>
          <w:lang w:val="en-US"/>
        </w:rPr>
      </w:pPr>
      <w:r w:rsidRPr="00E4708C">
        <w:rPr>
          <w:lang w:val="en-US"/>
        </w:rPr>
        <w:t>1 TEST CASE NUMBER</w:t>
      </w:r>
    </w:p>
    <w:p w14:paraId="43DCE4D3" w14:textId="3563C148" w:rsidR="009047E9" w:rsidRPr="00E4708C" w:rsidRDefault="009047E9" w:rsidP="00871A32">
      <w:pPr>
        <w:pStyle w:val="ListParagraph"/>
        <w:numPr>
          <w:ilvl w:val="0"/>
          <w:numId w:val="85"/>
        </w:numPr>
        <w:rPr>
          <w:lang w:val="en-US"/>
        </w:rPr>
      </w:pPr>
      <w:r w:rsidRPr="00E4708C">
        <w:rPr>
          <w:lang w:val="en-US"/>
        </w:rPr>
        <w:t xml:space="preserve">2 </w:t>
      </w:r>
      <w:r w:rsidR="007D63BC" w:rsidRPr="00E4708C">
        <w:rPr>
          <w:lang w:val="en-US"/>
        </w:rPr>
        <w:t>REQUIREMENT NUMBER</w:t>
      </w:r>
    </w:p>
    <w:p w14:paraId="039CF5E4" w14:textId="0758E785" w:rsidR="007D63BC" w:rsidRPr="00E4708C" w:rsidRDefault="007D63BC" w:rsidP="00871A32">
      <w:pPr>
        <w:pStyle w:val="ListParagraph"/>
        <w:numPr>
          <w:ilvl w:val="0"/>
          <w:numId w:val="85"/>
        </w:numPr>
        <w:rPr>
          <w:lang w:val="en-US"/>
        </w:rPr>
      </w:pPr>
      <w:r w:rsidRPr="00E4708C">
        <w:rPr>
          <w:lang w:val="en-US"/>
        </w:rPr>
        <w:t>3 TEST DATA</w:t>
      </w:r>
    </w:p>
    <w:p w14:paraId="0F4C8D86" w14:textId="12E01404" w:rsidR="007D63BC" w:rsidRPr="00E4708C" w:rsidRDefault="007D63BC" w:rsidP="00871A32">
      <w:pPr>
        <w:pStyle w:val="ListParagraph"/>
        <w:numPr>
          <w:ilvl w:val="0"/>
          <w:numId w:val="85"/>
        </w:numPr>
        <w:rPr>
          <w:lang w:val="en-US"/>
        </w:rPr>
      </w:pPr>
      <w:r w:rsidRPr="00E4708C">
        <w:rPr>
          <w:lang w:val="en-US"/>
        </w:rPr>
        <w:t>4 PRE CONDITION</w:t>
      </w:r>
    </w:p>
    <w:p w14:paraId="16C9D793" w14:textId="30191E2F" w:rsidR="007D63BC" w:rsidRPr="00E4708C" w:rsidRDefault="007D63BC" w:rsidP="00871A32">
      <w:pPr>
        <w:pStyle w:val="ListParagraph"/>
        <w:numPr>
          <w:ilvl w:val="0"/>
          <w:numId w:val="85"/>
        </w:numPr>
        <w:rPr>
          <w:lang w:val="en-US"/>
        </w:rPr>
      </w:pPr>
      <w:r w:rsidRPr="00E4708C">
        <w:rPr>
          <w:lang w:val="en-US"/>
        </w:rPr>
        <w:t>5 TEST CASE TYPE</w:t>
      </w:r>
    </w:p>
    <w:p w14:paraId="6CE72DE1" w14:textId="4B87E549" w:rsidR="007D63BC" w:rsidRPr="00E4708C" w:rsidRDefault="007D63BC" w:rsidP="00871A32">
      <w:pPr>
        <w:pStyle w:val="ListParagraph"/>
        <w:numPr>
          <w:ilvl w:val="0"/>
          <w:numId w:val="85"/>
        </w:numPr>
        <w:rPr>
          <w:lang w:val="en-US"/>
        </w:rPr>
      </w:pPr>
      <w:r w:rsidRPr="00E4708C">
        <w:rPr>
          <w:lang w:val="en-US"/>
        </w:rPr>
        <w:t>6 SEVERITY</w:t>
      </w:r>
    </w:p>
    <w:p w14:paraId="77A9E827" w14:textId="11DC9B84" w:rsidR="007D63BC" w:rsidRPr="00E4708C" w:rsidRDefault="007D63BC" w:rsidP="00871A32">
      <w:pPr>
        <w:pStyle w:val="ListParagraph"/>
        <w:numPr>
          <w:ilvl w:val="0"/>
          <w:numId w:val="85"/>
        </w:numPr>
        <w:rPr>
          <w:lang w:val="en-US"/>
        </w:rPr>
      </w:pPr>
      <w:r w:rsidRPr="00E4708C">
        <w:rPr>
          <w:lang w:val="en-US"/>
        </w:rPr>
        <w:t xml:space="preserve">7 </w:t>
      </w:r>
      <w:r w:rsidR="00CE3990" w:rsidRPr="00E4708C">
        <w:rPr>
          <w:lang w:val="en-US"/>
        </w:rPr>
        <w:t>BRIEF DESCRIPTION</w:t>
      </w:r>
    </w:p>
    <w:p w14:paraId="52748843" w14:textId="79D7DD6F" w:rsidR="00CE3990" w:rsidRPr="00E4708C" w:rsidRDefault="00CE3990" w:rsidP="00871A32">
      <w:pPr>
        <w:rPr>
          <w:lang w:val="en-US"/>
        </w:rPr>
      </w:pPr>
      <w:r w:rsidRPr="00E4708C">
        <w:rPr>
          <w:lang w:val="en-US"/>
        </w:rPr>
        <w:t>1 TESTCASE NAME=</w:t>
      </w:r>
    </w:p>
    <w:p w14:paraId="45547A46" w14:textId="20B03BCC" w:rsidR="00CE3990" w:rsidRPr="00E4708C" w:rsidRDefault="001B5172" w:rsidP="00871A32">
      <w:pPr>
        <w:pStyle w:val="ListParagraph"/>
        <w:numPr>
          <w:ilvl w:val="0"/>
          <w:numId w:val="86"/>
        </w:numPr>
        <w:rPr>
          <w:lang w:val="en-US"/>
        </w:rPr>
      </w:pPr>
      <w:r w:rsidRPr="00E4708C">
        <w:rPr>
          <w:lang w:val="en-US"/>
        </w:rPr>
        <w:t>FORMAT=</w:t>
      </w:r>
    </w:p>
    <w:p w14:paraId="33AFF184" w14:textId="424BF2D8" w:rsidR="001B5172" w:rsidRPr="00E4708C" w:rsidRDefault="001B5172" w:rsidP="00871A32">
      <w:pPr>
        <w:pStyle w:val="ListParagraph"/>
        <w:numPr>
          <w:ilvl w:val="0"/>
          <w:numId w:val="86"/>
        </w:numPr>
        <w:rPr>
          <w:lang w:val="en-US"/>
        </w:rPr>
      </w:pPr>
      <w:r w:rsidRPr="00E4708C">
        <w:rPr>
          <w:lang w:val="en-US"/>
        </w:rPr>
        <w:t>PROJECTNAME__MODULENAME__SCENARIO</w:t>
      </w:r>
    </w:p>
    <w:p w14:paraId="5DB6A728" w14:textId="789B9CC9" w:rsidR="001B5172" w:rsidRPr="00E4708C" w:rsidRDefault="00282876" w:rsidP="00871A32">
      <w:pPr>
        <w:pStyle w:val="ListParagraph"/>
        <w:numPr>
          <w:ilvl w:val="0"/>
          <w:numId w:val="86"/>
        </w:numPr>
        <w:rPr>
          <w:lang w:val="en-US"/>
        </w:rPr>
      </w:pPr>
      <w:r w:rsidRPr="00E4708C">
        <w:rPr>
          <w:lang w:val="en-US"/>
        </w:rPr>
        <w:t>EXAMPE = CB__AMOUNT TRANSFER__INTIGRATION</w:t>
      </w:r>
    </w:p>
    <w:p w14:paraId="551E24A2" w14:textId="4EA7B808" w:rsidR="00282876" w:rsidRPr="00E4708C" w:rsidRDefault="00282876" w:rsidP="00871A32">
      <w:pPr>
        <w:pStyle w:val="ListParagraph"/>
        <w:numPr>
          <w:ilvl w:val="0"/>
          <w:numId w:val="86"/>
        </w:numPr>
        <w:rPr>
          <w:lang w:val="en-US"/>
        </w:rPr>
      </w:pPr>
      <w:r w:rsidRPr="00E4708C">
        <w:rPr>
          <w:lang w:val="en-US"/>
        </w:rPr>
        <w:t>CB__AMOUNT TRANSFER__</w:t>
      </w:r>
      <w:r w:rsidR="0023354A" w:rsidRPr="00E4708C">
        <w:rPr>
          <w:lang w:val="en-US"/>
        </w:rPr>
        <w:t>AMOUNT TEXT FIELD</w:t>
      </w:r>
    </w:p>
    <w:p w14:paraId="6DD2C598" w14:textId="134BE546" w:rsidR="0023354A" w:rsidRPr="00E4708C" w:rsidRDefault="0023354A" w:rsidP="00871A32">
      <w:pPr>
        <w:pStyle w:val="ListParagraph"/>
        <w:numPr>
          <w:ilvl w:val="0"/>
          <w:numId w:val="86"/>
        </w:numPr>
        <w:rPr>
          <w:lang w:val="en-US"/>
        </w:rPr>
      </w:pPr>
      <w:r w:rsidRPr="00E4708C">
        <w:rPr>
          <w:lang w:val="en-US"/>
        </w:rPr>
        <w:t>CB__OD__SYSTEM</w:t>
      </w:r>
    </w:p>
    <w:p w14:paraId="3FE37747" w14:textId="32FEC589" w:rsidR="0023354A" w:rsidRPr="00E4708C" w:rsidRDefault="00266B2A" w:rsidP="00871A32">
      <w:pPr>
        <w:rPr>
          <w:lang w:val="en-US"/>
        </w:rPr>
      </w:pPr>
      <w:r w:rsidRPr="00E4708C">
        <w:rPr>
          <w:lang w:val="en-US"/>
        </w:rPr>
        <w:t>2 REQUIREMENT NUMBER=</w:t>
      </w:r>
    </w:p>
    <w:p w14:paraId="0677A41B" w14:textId="7B6D6DD9" w:rsidR="00266B2A" w:rsidRPr="00E4708C" w:rsidRDefault="00266B2A" w:rsidP="00871A32">
      <w:pPr>
        <w:pStyle w:val="ListParagraph"/>
        <w:numPr>
          <w:ilvl w:val="0"/>
          <w:numId w:val="87"/>
        </w:numPr>
        <w:rPr>
          <w:lang w:val="en-US"/>
        </w:rPr>
      </w:pPr>
      <w:r w:rsidRPr="00E4708C">
        <w:rPr>
          <w:lang w:val="en-US"/>
        </w:rPr>
        <w:t xml:space="preserve">BUSINESS ANALYST WHEN CONVERTS </w:t>
      </w:r>
      <w:r w:rsidR="005B315D" w:rsidRPr="00E4708C">
        <w:rPr>
          <w:lang w:val="en-US"/>
        </w:rPr>
        <w:t xml:space="preserve">CRS TO SRS FOR EACH AND EVERY MODULES HE WILL WRITE THE </w:t>
      </w:r>
      <w:r w:rsidR="00880716" w:rsidRPr="00E4708C">
        <w:rPr>
          <w:lang w:val="en-US"/>
        </w:rPr>
        <w:t>REQUIREMENT NUMBER.</w:t>
      </w:r>
    </w:p>
    <w:p w14:paraId="3E0FFB2D" w14:textId="1E47D9E3" w:rsidR="00880716" w:rsidRPr="00E4708C" w:rsidRDefault="00880716" w:rsidP="00871A32">
      <w:pPr>
        <w:pStyle w:val="ListParagraph"/>
        <w:numPr>
          <w:ilvl w:val="0"/>
          <w:numId w:val="87"/>
        </w:numPr>
        <w:rPr>
          <w:lang w:val="en-US"/>
        </w:rPr>
      </w:pPr>
      <w:r w:rsidRPr="00E4708C">
        <w:rPr>
          <w:lang w:val="en-US"/>
        </w:rPr>
        <w:t>EXAMPLE=</w:t>
      </w:r>
    </w:p>
    <w:p w14:paraId="2533913B" w14:textId="61A76427" w:rsidR="00880716" w:rsidRPr="00E4708C" w:rsidRDefault="00880716" w:rsidP="00871A32">
      <w:pPr>
        <w:pStyle w:val="ListParagraph"/>
        <w:numPr>
          <w:ilvl w:val="0"/>
          <w:numId w:val="87"/>
        </w:numPr>
        <w:rPr>
          <w:lang w:val="en-US"/>
        </w:rPr>
      </w:pPr>
      <w:r w:rsidRPr="00E4708C">
        <w:rPr>
          <w:lang w:val="en-US"/>
        </w:rPr>
        <w:t>30.1 AMOUNT TRANSFER</w:t>
      </w:r>
    </w:p>
    <w:p w14:paraId="2C75204F" w14:textId="6DBA0F12" w:rsidR="00880716" w:rsidRPr="00E4708C" w:rsidRDefault="00880716" w:rsidP="00871A32">
      <w:pPr>
        <w:pStyle w:val="ListParagraph"/>
        <w:numPr>
          <w:ilvl w:val="0"/>
          <w:numId w:val="87"/>
        </w:numPr>
        <w:rPr>
          <w:lang w:val="en-US"/>
        </w:rPr>
      </w:pPr>
      <w:r w:rsidRPr="00E4708C">
        <w:rPr>
          <w:lang w:val="en-US"/>
        </w:rPr>
        <w:t>30.1.1 FAN TEXT FIELD</w:t>
      </w:r>
    </w:p>
    <w:p w14:paraId="71558C4D" w14:textId="7818CB49" w:rsidR="00880716" w:rsidRPr="00E4708C" w:rsidRDefault="00880716" w:rsidP="00871A32">
      <w:pPr>
        <w:pStyle w:val="ListParagraph"/>
        <w:numPr>
          <w:ilvl w:val="0"/>
          <w:numId w:val="87"/>
        </w:numPr>
        <w:rPr>
          <w:lang w:val="en-US"/>
        </w:rPr>
      </w:pPr>
      <w:r w:rsidRPr="00E4708C">
        <w:rPr>
          <w:lang w:val="en-US"/>
        </w:rPr>
        <w:t>30.1.2 TAN TEXT FIELD</w:t>
      </w:r>
    </w:p>
    <w:p w14:paraId="05A0F48A" w14:textId="0F2A3A06" w:rsidR="00880716" w:rsidRPr="00E4708C" w:rsidRDefault="00880716" w:rsidP="00871A32">
      <w:pPr>
        <w:pStyle w:val="ListParagraph"/>
        <w:numPr>
          <w:ilvl w:val="0"/>
          <w:numId w:val="87"/>
        </w:numPr>
        <w:rPr>
          <w:lang w:val="en-US"/>
        </w:rPr>
      </w:pPr>
      <w:r w:rsidRPr="00E4708C">
        <w:rPr>
          <w:lang w:val="en-US"/>
        </w:rPr>
        <w:t xml:space="preserve">30.1.3 </w:t>
      </w:r>
      <w:r w:rsidR="00002AEC" w:rsidRPr="00E4708C">
        <w:rPr>
          <w:lang w:val="en-US"/>
        </w:rPr>
        <w:t>AMOUNT TEXT FIELD</w:t>
      </w:r>
    </w:p>
    <w:p w14:paraId="26FEBF37" w14:textId="1355F3C8" w:rsidR="00002AEC" w:rsidRPr="00E4708C" w:rsidRDefault="00002AEC" w:rsidP="00871A32">
      <w:pPr>
        <w:rPr>
          <w:lang w:val="en-US"/>
        </w:rPr>
      </w:pPr>
      <w:r w:rsidRPr="00E4708C">
        <w:rPr>
          <w:lang w:val="en-US"/>
        </w:rPr>
        <w:t>3 TEST DATA=</w:t>
      </w:r>
    </w:p>
    <w:p w14:paraId="42082DFA" w14:textId="6200AC7A" w:rsidR="00002AEC" w:rsidRPr="00E4708C" w:rsidRDefault="00002AEC" w:rsidP="00871A32">
      <w:pPr>
        <w:pStyle w:val="ListParagraph"/>
        <w:numPr>
          <w:ilvl w:val="0"/>
          <w:numId w:val="88"/>
        </w:numPr>
        <w:rPr>
          <w:lang w:val="en-US"/>
        </w:rPr>
      </w:pPr>
      <w:r w:rsidRPr="00E4708C">
        <w:rPr>
          <w:lang w:val="en-US"/>
        </w:rPr>
        <w:t xml:space="preserve">IT IS A DATA WRITEN BY THE TEST ENGINEER </w:t>
      </w:r>
      <w:r w:rsidR="0005564A" w:rsidRPr="00E4708C">
        <w:rPr>
          <w:lang w:val="en-US"/>
        </w:rPr>
        <w:t>AND HAS TO BE WRITTEN  BEFORE THE TEST EXECUTION</w:t>
      </w:r>
    </w:p>
    <w:p w14:paraId="053975C5" w14:textId="165471FD" w:rsidR="0005564A" w:rsidRPr="00E4708C" w:rsidRDefault="00AF184C" w:rsidP="00871A32">
      <w:pPr>
        <w:pStyle w:val="ListParagraph"/>
        <w:numPr>
          <w:ilvl w:val="0"/>
          <w:numId w:val="88"/>
        </w:numPr>
        <w:rPr>
          <w:lang w:val="en-US"/>
        </w:rPr>
      </w:pPr>
      <w:r w:rsidRPr="00E4708C">
        <w:rPr>
          <w:lang w:val="en-US"/>
        </w:rPr>
        <w:t>EXAMPLE = TEST ENGINEER SHOULD HAVE UN , ACCOUNT AND PASSWORD.</w:t>
      </w:r>
    </w:p>
    <w:p w14:paraId="31664888" w14:textId="02102E96" w:rsidR="00AF184C" w:rsidRPr="00E4708C" w:rsidRDefault="007F356E" w:rsidP="00871A32">
      <w:pPr>
        <w:rPr>
          <w:lang w:val="en-US"/>
        </w:rPr>
      </w:pPr>
      <w:r w:rsidRPr="00E4708C">
        <w:rPr>
          <w:lang w:val="en-US"/>
        </w:rPr>
        <w:t>4 PRE CONDITION=</w:t>
      </w:r>
    </w:p>
    <w:p w14:paraId="13C44217" w14:textId="706BCEEE" w:rsidR="007F356E" w:rsidRPr="00E4708C" w:rsidRDefault="00FC174E" w:rsidP="00871A32">
      <w:pPr>
        <w:pStyle w:val="ListParagraph"/>
        <w:numPr>
          <w:ilvl w:val="0"/>
          <w:numId w:val="89"/>
        </w:numPr>
        <w:rPr>
          <w:lang w:val="en-US"/>
        </w:rPr>
      </w:pPr>
      <w:r w:rsidRPr="00E4708C">
        <w:rPr>
          <w:lang w:val="en-US"/>
        </w:rPr>
        <w:t xml:space="preserve">IT IS A SET OF ACTION OR SETTING WHICH SHOULD BE DONE BY </w:t>
      </w:r>
      <w:r w:rsidR="00594453" w:rsidRPr="00E4708C">
        <w:rPr>
          <w:lang w:val="en-US"/>
        </w:rPr>
        <w:t>THE TEST ENGINEER BEFORE EXECUTING THE 1</w:t>
      </w:r>
      <w:r w:rsidR="00594453" w:rsidRPr="00E4708C">
        <w:rPr>
          <w:vertAlign w:val="superscript"/>
          <w:lang w:val="en-US"/>
        </w:rPr>
        <w:t>ST</w:t>
      </w:r>
      <w:r w:rsidR="00594453" w:rsidRPr="00E4708C">
        <w:rPr>
          <w:lang w:val="en-US"/>
        </w:rPr>
        <w:t xml:space="preserve"> TEST CASE .</w:t>
      </w:r>
    </w:p>
    <w:p w14:paraId="4C19C512" w14:textId="3342A2DA" w:rsidR="00DE7DDF" w:rsidRPr="00E4708C" w:rsidRDefault="00DE7DDF" w:rsidP="00871A32">
      <w:pPr>
        <w:pStyle w:val="ListParagraph"/>
        <w:numPr>
          <w:ilvl w:val="0"/>
          <w:numId w:val="89"/>
        </w:numPr>
        <w:rPr>
          <w:lang w:val="en-US"/>
        </w:rPr>
      </w:pPr>
      <w:r w:rsidRPr="00E4708C">
        <w:rPr>
          <w:lang w:val="en-US"/>
        </w:rPr>
        <w:lastRenderedPageBreak/>
        <w:t>USER SHOULD HAVE BALANCE IN HIS ACCOUNT.</w:t>
      </w:r>
    </w:p>
    <w:p w14:paraId="09AE400D" w14:textId="62EFC198" w:rsidR="00DE7DDF" w:rsidRPr="00E4708C" w:rsidRDefault="00DE7DDF" w:rsidP="00871A32">
      <w:pPr>
        <w:rPr>
          <w:lang w:val="en-US"/>
        </w:rPr>
      </w:pPr>
      <w:r w:rsidRPr="00E4708C">
        <w:rPr>
          <w:lang w:val="en-US"/>
        </w:rPr>
        <w:t>5 TEST CASE TYPE=</w:t>
      </w:r>
    </w:p>
    <w:p w14:paraId="7148A41C" w14:textId="748BE272" w:rsidR="00DE7DDF" w:rsidRPr="00E4708C" w:rsidRDefault="00EA7D29" w:rsidP="00871A32">
      <w:pPr>
        <w:pStyle w:val="ListParagraph"/>
        <w:numPr>
          <w:ilvl w:val="0"/>
          <w:numId w:val="90"/>
        </w:numPr>
        <w:rPr>
          <w:lang w:val="en-US"/>
        </w:rPr>
      </w:pPr>
      <w:r w:rsidRPr="00E4708C">
        <w:rPr>
          <w:lang w:val="en-US"/>
        </w:rPr>
        <w:t xml:space="preserve">HERE THE TEST ENGINEER WILL MENTION WHAT TYPE OF TEST CASE </w:t>
      </w:r>
      <w:r w:rsidR="0041728C" w:rsidRPr="00E4708C">
        <w:rPr>
          <w:lang w:val="en-US"/>
        </w:rPr>
        <w:t>HE IS WRITING ,</w:t>
      </w:r>
    </w:p>
    <w:p w14:paraId="4E049E6E" w14:textId="64F6CE48" w:rsidR="0041728C" w:rsidRPr="00E4708C" w:rsidRDefault="0041728C" w:rsidP="00871A32">
      <w:pPr>
        <w:pStyle w:val="ListParagraph"/>
        <w:numPr>
          <w:ilvl w:val="0"/>
          <w:numId w:val="90"/>
        </w:numPr>
        <w:rPr>
          <w:lang w:val="en-US"/>
        </w:rPr>
      </w:pPr>
      <w:r w:rsidRPr="00E4708C">
        <w:rPr>
          <w:lang w:val="en-US"/>
        </w:rPr>
        <w:t>EXAMPLE= FUNCTIONALITY TEST CASE , INTIGRATION TEST CASE ,SYSTEM TEST CASE</w:t>
      </w:r>
    </w:p>
    <w:p w14:paraId="7903CA7F" w14:textId="2CF4B1AB" w:rsidR="00E84C7E" w:rsidRPr="00E4708C" w:rsidRDefault="00E84C7E" w:rsidP="00871A32">
      <w:pPr>
        <w:rPr>
          <w:lang w:val="en-US"/>
        </w:rPr>
      </w:pPr>
      <w:r w:rsidRPr="00E4708C">
        <w:rPr>
          <w:lang w:val="en-US"/>
        </w:rPr>
        <w:t>6 SEVERITY=</w:t>
      </w:r>
    </w:p>
    <w:p w14:paraId="2DC2D600" w14:textId="68C0AD91" w:rsidR="00E84C7E" w:rsidRPr="00E4708C" w:rsidRDefault="00E84C7E" w:rsidP="00871A32">
      <w:pPr>
        <w:pStyle w:val="ListParagraph"/>
        <w:numPr>
          <w:ilvl w:val="0"/>
          <w:numId w:val="91"/>
        </w:numPr>
        <w:rPr>
          <w:lang w:val="en-US"/>
        </w:rPr>
      </w:pPr>
      <w:r w:rsidRPr="00E4708C">
        <w:rPr>
          <w:lang w:val="en-US"/>
        </w:rPr>
        <w:t xml:space="preserve">TEST ENGINEER WILL GIVE THE SEVERITY FOR EVERY INDIVIDUAL TEST CASE </w:t>
      </w:r>
      <w:r w:rsidR="006E0735" w:rsidRPr="00E4708C">
        <w:rPr>
          <w:lang w:val="en-US"/>
        </w:rPr>
        <w:t xml:space="preserve">BASED ON HOW </w:t>
      </w:r>
      <w:r w:rsidR="00A862C2" w:rsidRPr="00E4708C">
        <w:rPr>
          <w:lang w:val="en-US"/>
        </w:rPr>
        <w:t xml:space="preserve">IMPORTANT AND COMPLEX THE FEATURE IS FROM THE CUSTOMER </w:t>
      </w:r>
      <w:r w:rsidR="009F68EF" w:rsidRPr="00E4708C">
        <w:rPr>
          <w:lang w:val="en-US"/>
        </w:rPr>
        <w:t>POINT OF VIEW.</w:t>
      </w:r>
    </w:p>
    <w:p w14:paraId="6553E930" w14:textId="6B36689F" w:rsidR="001074EB" w:rsidRPr="00E4708C" w:rsidRDefault="001074EB" w:rsidP="00871A32">
      <w:pPr>
        <w:pStyle w:val="ListParagraph"/>
        <w:numPr>
          <w:ilvl w:val="0"/>
          <w:numId w:val="91"/>
        </w:numPr>
        <w:rPr>
          <w:lang w:val="en-US"/>
        </w:rPr>
      </w:pPr>
      <w:r w:rsidRPr="00E4708C">
        <w:rPr>
          <w:lang w:val="en-US"/>
        </w:rPr>
        <w:t>TEST ENGINEER WILL ALWAYS EXECUTE TEST CASES</w:t>
      </w:r>
      <w:r w:rsidR="005C5DA2" w:rsidRPr="00E4708C">
        <w:rPr>
          <w:lang w:val="en-US"/>
        </w:rPr>
        <w:t xml:space="preserve"> BASED ON THE SEVERITY .</w:t>
      </w:r>
    </w:p>
    <w:p w14:paraId="5DAC5856" w14:textId="4EE5BC48" w:rsidR="005C5DA2" w:rsidRPr="00E4708C" w:rsidRDefault="00F35027" w:rsidP="00871A32">
      <w:pPr>
        <w:pStyle w:val="ListParagraph"/>
        <w:numPr>
          <w:ilvl w:val="0"/>
          <w:numId w:val="91"/>
        </w:numPr>
        <w:rPr>
          <w:lang w:val="en-US"/>
        </w:rPr>
      </w:pPr>
      <w:r w:rsidRPr="00E4708C">
        <w:rPr>
          <w:lang w:val="en-US"/>
        </w:rPr>
        <w:t>THERE ARE 3 TYPES OF SEVERITY FOR TEST CASES</w:t>
      </w:r>
    </w:p>
    <w:p w14:paraId="09B2EC09" w14:textId="5E74E893" w:rsidR="00F35027" w:rsidRPr="00E4708C" w:rsidRDefault="00F35027" w:rsidP="00871A32">
      <w:pPr>
        <w:pStyle w:val="ListParagraph"/>
        <w:numPr>
          <w:ilvl w:val="0"/>
          <w:numId w:val="91"/>
        </w:numPr>
        <w:rPr>
          <w:lang w:val="en-US"/>
        </w:rPr>
      </w:pPr>
      <w:r w:rsidRPr="00E4708C">
        <w:rPr>
          <w:lang w:val="en-US"/>
        </w:rPr>
        <w:t>1 CRITICAL</w:t>
      </w:r>
    </w:p>
    <w:p w14:paraId="4E66E8CF" w14:textId="52A03437" w:rsidR="00F35027" w:rsidRPr="00E4708C" w:rsidRDefault="00F35027" w:rsidP="00871A32">
      <w:pPr>
        <w:pStyle w:val="ListParagraph"/>
        <w:numPr>
          <w:ilvl w:val="0"/>
          <w:numId w:val="91"/>
        </w:numPr>
        <w:rPr>
          <w:lang w:val="en-US"/>
        </w:rPr>
      </w:pPr>
      <w:r w:rsidRPr="00E4708C">
        <w:rPr>
          <w:lang w:val="en-US"/>
        </w:rPr>
        <w:t>2 MAJOR</w:t>
      </w:r>
    </w:p>
    <w:p w14:paraId="08AB3397" w14:textId="2C687ECF" w:rsidR="00F35027" w:rsidRPr="00E4708C" w:rsidRDefault="00F35027" w:rsidP="00871A32">
      <w:pPr>
        <w:pStyle w:val="ListParagraph"/>
        <w:numPr>
          <w:ilvl w:val="0"/>
          <w:numId w:val="91"/>
        </w:numPr>
        <w:rPr>
          <w:lang w:val="en-US"/>
        </w:rPr>
      </w:pPr>
      <w:r w:rsidRPr="00E4708C">
        <w:rPr>
          <w:lang w:val="en-US"/>
        </w:rPr>
        <w:t>3 MINOR</w:t>
      </w:r>
    </w:p>
    <w:p w14:paraId="390E4D32" w14:textId="3060FF76" w:rsidR="00A22E07" w:rsidRPr="00E4708C" w:rsidRDefault="00A22E07" w:rsidP="00871A32">
      <w:pPr>
        <w:rPr>
          <w:lang w:val="en-US"/>
        </w:rPr>
      </w:pPr>
      <w:r w:rsidRPr="00E4708C">
        <w:rPr>
          <w:lang w:val="en-US"/>
        </w:rPr>
        <w:t>EXAMPLE  = GMAIL</w:t>
      </w:r>
    </w:p>
    <w:p w14:paraId="529361B3" w14:textId="460B481D" w:rsidR="00A22E07" w:rsidRPr="00E4708C" w:rsidRDefault="00FE6547" w:rsidP="00871A32">
      <w:pPr>
        <w:rPr>
          <w:lang w:val="en-US"/>
        </w:rPr>
      </w:pPr>
      <w:r w:rsidRPr="00E4708C">
        <w:rPr>
          <w:lang w:val="en-US"/>
        </w:rPr>
        <w:t xml:space="preserve">FEATURES     TEST CASE NUMBER     </w:t>
      </w:r>
      <w:r w:rsidR="00176126" w:rsidRPr="00E4708C">
        <w:rPr>
          <w:lang w:val="en-US"/>
        </w:rPr>
        <w:t xml:space="preserve">  </w:t>
      </w:r>
      <w:r w:rsidRPr="00E4708C">
        <w:rPr>
          <w:lang w:val="en-US"/>
        </w:rPr>
        <w:t xml:space="preserve"> SEVERITY       TEST EXECUTION ORDER</w:t>
      </w:r>
    </w:p>
    <w:p w14:paraId="5660B090" w14:textId="0319CD8B" w:rsidR="00FE6547" w:rsidRPr="00E4708C" w:rsidRDefault="007222BF" w:rsidP="00871A32">
      <w:pPr>
        <w:pStyle w:val="ListParagraph"/>
        <w:numPr>
          <w:ilvl w:val="0"/>
          <w:numId w:val="92"/>
        </w:numPr>
        <w:rPr>
          <w:lang w:val="en-US"/>
        </w:rPr>
      </w:pPr>
      <w:r w:rsidRPr="00E4708C">
        <w:rPr>
          <w:lang w:val="en-US"/>
        </w:rPr>
        <w:t>LOGIN               TC1                             CRITICAL             1</w:t>
      </w:r>
    </w:p>
    <w:p w14:paraId="5FBFF9B9" w14:textId="2A6E161F" w:rsidR="007222BF" w:rsidRPr="00E4708C" w:rsidRDefault="007222BF" w:rsidP="00871A32">
      <w:pPr>
        <w:pStyle w:val="ListParagraph"/>
        <w:numPr>
          <w:ilvl w:val="0"/>
          <w:numId w:val="92"/>
        </w:numPr>
        <w:rPr>
          <w:lang w:val="en-US"/>
        </w:rPr>
      </w:pPr>
      <w:r w:rsidRPr="00E4708C">
        <w:rPr>
          <w:lang w:val="en-US"/>
        </w:rPr>
        <w:t xml:space="preserve">DRAFTS            TC2                             </w:t>
      </w:r>
      <w:r w:rsidR="00566CEF" w:rsidRPr="00E4708C">
        <w:rPr>
          <w:lang w:val="en-US"/>
        </w:rPr>
        <w:t xml:space="preserve"> MAJOR               4</w:t>
      </w:r>
    </w:p>
    <w:p w14:paraId="099CE400" w14:textId="39DA4BEA" w:rsidR="00566CEF" w:rsidRPr="00E4708C" w:rsidRDefault="00566CEF" w:rsidP="00871A32">
      <w:pPr>
        <w:pStyle w:val="ListParagraph"/>
        <w:numPr>
          <w:ilvl w:val="0"/>
          <w:numId w:val="92"/>
        </w:numPr>
        <w:rPr>
          <w:lang w:val="en-US"/>
        </w:rPr>
      </w:pPr>
      <w:r w:rsidRPr="00E4708C">
        <w:rPr>
          <w:lang w:val="en-US"/>
        </w:rPr>
        <w:t xml:space="preserve">COMPOSE        TC3                             CRITICAL          </w:t>
      </w:r>
      <w:r w:rsidR="00176126" w:rsidRPr="00E4708C">
        <w:rPr>
          <w:lang w:val="en-US"/>
        </w:rPr>
        <w:t xml:space="preserve"> </w:t>
      </w:r>
      <w:r w:rsidRPr="00E4708C">
        <w:rPr>
          <w:lang w:val="en-US"/>
        </w:rPr>
        <w:t xml:space="preserve">  2</w:t>
      </w:r>
    </w:p>
    <w:p w14:paraId="29B89D35" w14:textId="617BE681" w:rsidR="00566CEF" w:rsidRPr="00E4708C" w:rsidRDefault="00176126" w:rsidP="00871A32">
      <w:pPr>
        <w:pStyle w:val="ListParagraph"/>
        <w:numPr>
          <w:ilvl w:val="0"/>
          <w:numId w:val="92"/>
        </w:numPr>
        <w:rPr>
          <w:lang w:val="en-US"/>
        </w:rPr>
      </w:pPr>
      <w:r w:rsidRPr="00E4708C">
        <w:rPr>
          <w:lang w:val="en-US"/>
        </w:rPr>
        <w:t>INBOX               TC4                             CRITICAL             3</w:t>
      </w:r>
    </w:p>
    <w:p w14:paraId="59FB947A" w14:textId="2FD4859F" w:rsidR="00176126" w:rsidRPr="00E4708C" w:rsidRDefault="00176126" w:rsidP="00871A32">
      <w:pPr>
        <w:pStyle w:val="ListParagraph"/>
        <w:numPr>
          <w:ilvl w:val="0"/>
          <w:numId w:val="92"/>
        </w:numPr>
        <w:rPr>
          <w:lang w:val="en-US"/>
        </w:rPr>
      </w:pPr>
      <w:r w:rsidRPr="00E4708C">
        <w:rPr>
          <w:lang w:val="en-US"/>
        </w:rPr>
        <w:t>TRASH               TC5                             MINOR               5</w:t>
      </w:r>
    </w:p>
    <w:p w14:paraId="4BF97615" w14:textId="0F75C6D6" w:rsidR="00176126" w:rsidRPr="00E4708C" w:rsidRDefault="00117A42" w:rsidP="00871A32">
      <w:pPr>
        <w:rPr>
          <w:lang w:val="en-US"/>
        </w:rPr>
      </w:pPr>
      <w:r w:rsidRPr="00E4708C">
        <w:rPr>
          <w:lang w:val="en-US"/>
        </w:rPr>
        <w:t>7 BRIEF DESRIPTION=</w:t>
      </w:r>
    </w:p>
    <w:p w14:paraId="73C6B446" w14:textId="68EBCFEC" w:rsidR="00117A42" w:rsidRPr="00E4708C" w:rsidRDefault="00117A42" w:rsidP="00871A32">
      <w:pPr>
        <w:pStyle w:val="ListParagraph"/>
        <w:numPr>
          <w:ilvl w:val="0"/>
          <w:numId w:val="93"/>
        </w:numPr>
        <w:rPr>
          <w:lang w:val="en-US"/>
        </w:rPr>
      </w:pPr>
      <w:r w:rsidRPr="00E4708C">
        <w:rPr>
          <w:lang w:val="en-US"/>
        </w:rPr>
        <w:t xml:space="preserve">IT DESCRIBES ABOUT </w:t>
      </w:r>
      <w:r w:rsidR="001A3278" w:rsidRPr="00E4708C">
        <w:rPr>
          <w:lang w:val="en-US"/>
        </w:rPr>
        <w:t xml:space="preserve">THE COMPLETE TEST CASE AND THE BEHAVIOUR OF THE TEST CASE </w:t>
      </w:r>
      <w:r w:rsidR="00840B58" w:rsidRPr="00E4708C">
        <w:rPr>
          <w:lang w:val="en-US"/>
        </w:rPr>
        <w:t>.</w:t>
      </w:r>
    </w:p>
    <w:p w14:paraId="5B386B45" w14:textId="2A05C2D8" w:rsidR="00840B58" w:rsidRPr="00E4708C" w:rsidRDefault="00840B58" w:rsidP="00871A32">
      <w:pPr>
        <w:pStyle w:val="ListParagraph"/>
        <w:numPr>
          <w:ilvl w:val="0"/>
          <w:numId w:val="93"/>
        </w:numPr>
        <w:rPr>
          <w:lang w:val="en-US"/>
        </w:rPr>
      </w:pPr>
      <w:r w:rsidRPr="00E4708C">
        <w:rPr>
          <w:lang w:val="en-US"/>
        </w:rPr>
        <w:t xml:space="preserve">EXAMPLE= IN AMOUNT TRANSFER </w:t>
      </w:r>
      <w:r w:rsidR="00AC49A2" w:rsidRPr="00E4708C">
        <w:rPr>
          <w:lang w:val="en-US"/>
        </w:rPr>
        <w:t>MODULE , IT SHOULD ACCEPT POSITIVE INTIGER.</w:t>
      </w:r>
    </w:p>
    <w:p w14:paraId="67F98E3E" w14:textId="2357289D" w:rsidR="007206E7" w:rsidRPr="00E4708C" w:rsidRDefault="007206E7" w:rsidP="00871A32">
      <w:pPr>
        <w:pStyle w:val="ListParagraph"/>
        <w:numPr>
          <w:ilvl w:val="0"/>
          <w:numId w:val="93"/>
        </w:numPr>
        <w:rPr>
          <w:lang w:val="en-US"/>
        </w:rPr>
      </w:pPr>
      <w:r w:rsidRPr="00E4708C">
        <w:rPr>
          <w:lang w:val="en-US"/>
        </w:rPr>
        <w:t xml:space="preserve">IN FROM ACCOUNT NUMBER , IT SHOULD </w:t>
      </w:r>
      <w:r w:rsidR="00DD078F" w:rsidRPr="00E4708C">
        <w:rPr>
          <w:lang w:val="en-US"/>
        </w:rPr>
        <w:t>ACCEPT VALID INPUT.</w:t>
      </w:r>
    </w:p>
    <w:p w14:paraId="4903FFF1" w14:textId="77777777" w:rsidR="00DD078F" w:rsidRPr="00E4708C" w:rsidRDefault="00DD078F" w:rsidP="00871A32">
      <w:pPr>
        <w:rPr>
          <w:lang w:val="en-US"/>
        </w:rPr>
      </w:pPr>
    </w:p>
    <w:p w14:paraId="69945B9B" w14:textId="7A6B82D6" w:rsidR="00DD078F" w:rsidRPr="00E4708C" w:rsidRDefault="00DD078F" w:rsidP="00871A32">
      <w:pPr>
        <w:pStyle w:val="Heading3"/>
        <w:rPr>
          <w:lang w:val="en-US"/>
        </w:rPr>
      </w:pPr>
      <w:r w:rsidRPr="00E4708C">
        <w:rPr>
          <w:lang w:val="en-US"/>
        </w:rPr>
        <w:t>HOW TO FILL FOOTER=</w:t>
      </w:r>
    </w:p>
    <w:p w14:paraId="58CF2E12" w14:textId="069F1F83" w:rsidR="0036186E" w:rsidRPr="00E4708C" w:rsidRDefault="0036186E" w:rsidP="00871A32">
      <w:pPr>
        <w:pStyle w:val="ListParagraph"/>
        <w:numPr>
          <w:ilvl w:val="0"/>
          <w:numId w:val="94"/>
        </w:numPr>
        <w:rPr>
          <w:lang w:val="en-US"/>
        </w:rPr>
      </w:pPr>
      <w:r w:rsidRPr="00E4708C">
        <w:rPr>
          <w:lang w:val="en-US"/>
        </w:rPr>
        <w:t>1 AUTHOR</w:t>
      </w:r>
    </w:p>
    <w:p w14:paraId="127C711B" w14:textId="4DBB6D48" w:rsidR="0036186E" w:rsidRPr="00E4708C" w:rsidRDefault="0036186E" w:rsidP="00871A32">
      <w:pPr>
        <w:pStyle w:val="ListParagraph"/>
        <w:numPr>
          <w:ilvl w:val="0"/>
          <w:numId w:val="94"/>
        </w:numPr>
        <w:rPr>
          <w:lang w:val="en-US"/>
        </w:rPr>
      </w:pPr>
      <w:r w:rsidRPr="00E4708C">
        <w:rPr>
          <w:lang w:val="en-US"/>
        </w:rPr>
        <w:t>2 REVIEWER</w:t>
      </w:r>
    </w:p>
    <w:p w14:paraId="3057ABE7" w14:textId="21888D5A" w:rsidR="0036186E" w:rsidRPr="00E4708C" w:rsidRDefault="0036186E" w:rsidP="00871A32">
      <w:pPr>
        <w:pStyle w:val="ListParagraph"/>
        <w:numPr>
          <w:ilvl w:val="0"/>
          <w:numId w:val="94"/>
        </w:numPr>
        <w:rPr>
          <w:lang w:val="en-US"/>
        </w:rPr>
      </w:pPr>
      <w:r w:rsidRPr="00E4708C">
        <w:rPr>
          <w:lang w:val="en-US"/>
        </w:rPr>
        <w:t>3 APPROVED BY</w:t>
      </w:r>
    </w:p>
    <w:p w14:paraId="0D1544AF" w14:textId="2FE7065C" w:rsidR="0036186E" w:rsidRPr="00E4708C" w:rsidRDefault="0036186E" w:rsidP="00871A32">
      <w:pPr>
        <w:pStyle w:val="ListParagraph"/>
        <w:numPr>
          <w:ilvl w:val="0"/>
          <w:numId w:val="94"/>
        </w:numPr>
        <w:rPr>
          <w:lang w:val="en-US"/>
        </w:rPr>
      </w:pPr>
      <w:r w:rsidRPr="00E4708C">
        <w:rPr>
          <w:lang w:val="en-US"/>
        </w:rPr>
        <w:t xml:space="preserve">4 </w:t>
      </w:r>
      <w:r w:rsidR="002331B3" w:rsidRPr="00E4708C">
        <w:rPr>
          <w:lang w:val="en-US"/>
        </w:rPr>
        <w:t>APPROVED DATE</w:t>
      </w:r>
    </w:p>
    <w:p w14:paraId="0BFBDDB5" w14:textId="2BD46722" w:rsidR="002331B3" w:rsidRPr="00E4708C" w:rsidRDefault="002331B3" w:rsidP="00871A32">
      <w:pPr>
        <w:rPr>
          <w:lang w:val="en-US"/>
        </w:rPr>
      </w:pPr>
      <w:r w:rsidRPr="00E4708C">
        <w:rPr>
          <w:lang w:val="en-US"/>
        </w:rPr>
        <w:t>1 AUTHOR=</w:t>
      </w:r>
    </w:p>
    <w:p w14:paraId="2D12D573" w14:textId="0EA38858" w:rsidR="002331B3" w:rsidRPr="00BF07F1" w:rsidRDefault="001447C9" w:rsidP="00871A32">
      <w:pPr>
        <w:pStyle w:val="ListParagraph"/>
        <w:numPr>
          <w:ilvl w:val="0"/>
          <w:numId w:val="95"/>
        </w:numPr>
        <w:rPr>
          <w:highlight w:val="cyan"/>
          <w:lang w:val="en-US"/>
        </w:rPr>
      </w:pPr>
      <w:r w:rsidRPr="00BF07F1">
        <w:rPr>
          <w:highlight w:val="cyan"/>
          <w:lang w:val="en-US"/>
        </w:rPr>
        <w:t xml:space="preserve">ANYONE WHO WRITES THE TEST CASES </w:t>
      </w:r>
      <w:r w:rsidR="001B439A" w:rsidRPr="00BF07F1">
        <w:rPr>
          <w:highlight w:val="cyan"/>
          <w:lang w:val="en-US"/>
        </w:rPr>
        <w:t>WILL BE THE AUTHOR</w:t>
      </w:r>
    </w:p>
    <w:p w14:paraId="3087D292" w14:textId="7799A7DA" w:rsidR="001B439A" w:rsidRPr="00E4708C" w:rsidRDefault="001B439A" w:rsidP="00871A32">
      <w:pPr>
        <w:pStyle w:val="ListParagraph"/>
        <w:numPr>
          <w:ilvl w:val="0"/>
          <w:numId w:val="95"/>
        </w:numPr>
        <w:rPr>
          <w:lang w:val="en-US"/>
        </w:rPr>
      </w:pPr>
      <w:r w:rsidRPr="00E4708C">
        <w:rPr>
          <w:lang w:val="en-US"/>
        </w:rPr>
        <w:t>EXAMPLE =AUTHOR CHANDANA</w:t>
      </w:r>
    </w:p>
    <w:p w14:paraId="345A697D" w14:textId="1B844ACE" w:rsidR="001B439A" w:rsidRPr="00E4708C" w:rsidRDefault="001B439A" w:rsidP="00871A32">
      <w:pPr>
        <w:rPr>
          <w:lang w:val="en-US"/>
        </w:rPr>
      </w:pPr>
      <w:r w:rsidRPr="00E4708C">
        <w:rPr>
          <w:lang w:val="en-US"/>
        </w:rPr>
        <w:t xml:space="preserve">2 </w:t>
      </w:r>
      <w:r w:rsidR="00301234" w:rsidRPr="00E4708C">
        <w:rPr>
          <w:lang w:val="en-US"/>
        </w:rPr>
        <w:t>REVIEWER=</w:t>
      </w:r>
    </w:p>
    <w:p w14:paraId="717160AF" w14:textId="0E7053FD" w:rsidR="00301234" w:rsidRPr="00BF07F1" w:rsidRDefault="00301234" w:rsidP="00871A32">
      <w:pPr>
        <w:pStyle w:val="ListParagraph"/>
        <w:numPr>
          <w:ilvl w:val="0"/>
          <w:numId w:val="96"/>
        </w:numPr>
        <w:rPr>
          <w:highlight w:val="cyan"/>
          <w:lang w:val="en-US"/>
        </w:rPr>
      </w:pPr>
      <w:r w:rsidRPr="00BF07F1">
        <w:rPr>
          <w:highlight w:val="cyan"/>
          <w:lang w:val="en-US"/>
        </w:rPr>
        <w:t xml:space="preserve">PERSON WHO REVIEWS THE TEST CASES </w:t>
      </w:r>
      <w:r w:rsidR="002E55B1" w:rsidRPr="00BF07F1">
        <w:rPr>
          <w:highlight w:val="cyan"/>
          <w:lang w:val="en-US"/>
        </w:rPr>
        <w:t>WILL BE THE RE</w:t>
      </w:r>
      <w:r w:rsidR="00EB6BFA" w:rsidRPr="00BF07F1">
        <w:rPr>
          <w:highlight w:val="cyan"/>
          <w:lang w:val="en-US"/>
        </w:rPr>
        <w:t>VIEWER</w:t>
      </w:r>
    </w:p>
    <w:p w14:paraId="2FE0402A" w14:textId="6FEFEA6D" w:rsidR="00EB6BFA" w:rsidRPr="00E4708C" w:rsidRDefault="00EB6BFA" w:rsidP="00871A32">
      <w:pPr>
        <w:pStyle w:val="ListParagraph"/>
        <w:numPr>
          <w:ilvl w:val="0"/>
          <w:numId w:val="96"/>
        </w:numPr>
        <w:rPr>
          <w:lang w:val="en-US"/>
        </w:rPr>
      </w:pPr>
      <w:r w:rsidRPr="00E4708C">
        <w:rPr>
          <w:lang w:val="en-US"/>
        </w:rPr>
        <w:t>EXAMPLE= REVIEWER DINGA</w:t>
      </w:r>
    </w:p>
    <w:p w14:paraId="668CBC7F" w14:textId="6C5697E4" w:rsidR="00EB6BFA" w:rsidRPr="00E4708C" w:rsidRDefault="00EB6BFA" w:rsidP="00871A32">
      <w:pPr>
        <w:rPr>
          <w:lang w:val="en-US"/>
        </w:rPr>
      </w:pPr>
      <w:r w:rsidRPr="00E4708C">
        <w:rPr>
          <w:lang w:val="en-US"/>
        </w:rPr>
        <w:t>3 APPROVED BY=</w:t>
      </w:r>
    </w:p>
    <w:p w14:paraId="1FE80B3A" w14:textId="743D5DCD" w:rsidR="00EB6BFA" w:rsidRPr="00BF07F1" w:rsidRDefault="00246945" w:rsidP="00871A32">
      <w:pPr>
        <w:pStyle w:val="ListParagraph"/>
        <w:numPr>
          <w:ilvl w:val="0"/>
          <w:numId w:val="97"/>
        </w:numPr>
        <w:rPr>
          <w:highlight w:val="cyan"/>
          <w:lang w:val="en-US"/>
        </w:rPr>
      </w:pPr>
      <w:r w:rsidRPr="00BF07F1">
        <w:rPr>
          <w:highlight w:val="cyan"/>
          <w:lang w:val="en-US"/>
        </w:rPr>
        <w:lastRenderedPageBreak/>
        <w:t xml:space="preserve">A PERSON WHO APPROVES THE </w:t>
      </w:r>
      <w:r w:rsidR="00A606E7" w:rsidRPr="00BF07F1">
        <w:rPr>
          <w:highlight w:val="cyan"/>
          <w:lang w:val="en-US"/>
        </w:rPr>
        <w:t>TEST CASES.</w:t>
      </w:r>
    </w:p>
    <w:p w14:paraId="67DA0D83" w14:textId="0FD6A795" w:rsidR="00A606E7" w:rsidRPr="00E4708C" w:rsidRDefault="00A606E7" w:rsidP="00871A32">
      <w:pPr>
        <w:rPr>
          <w:lang w:val="en-US"/>
        </w:rPr>
      </w:pPr>
      <w:r w:rsidRPr="00E4708C">
        <w:rPr>
          <w:lang w:val="en-US"/>
        </w:rPr>
        <w:t>4 APPROVED DATE=</w:t>
      </w:r>
    </w:p>
    <w:p w14:paraId="2BA1D725" w14:textId="0C276287" w:rsidR="00A606E7" w:rsidRPr="00E4708C" w:rsidRDefault="00A606E7" w:rsidP="00871A32">
      <w:pPr>
        <w:rPr>
          <w:lang w:val="en-US"/>
        </w:rPr>
      </w:pPr>
      <w:r w:rsidRPr="00E4708C">
        <w:rPr>
          <w:lang w:val="en-US"/>
        </w:rPr>
        <w:t xml:space="preserve">EXAPLE= </w:t>
      </w:r>
      <w:r w:rsidR="001E4DF8" w:rsidRPr="00E4708C">
        <w:rPr>
          <w:lang w:val="en-US"/>
        </w:rPr>
        <w:t>13 OCT 2023</w:t>
      </w:r>
    </w:p>
    <w:p w14:paraId="2FABECE0" w14:textId="61DA41C3" w:rsidR="007B1018" w:rsidRPr="00E4708C" w:rsidRDefault="007B1018" w:rsidP="00871A32">
      <w:pPr>
        <w:pStyle w:val="Heading2"/>
      </w:pPr>
      <w:r w:rsidRPr="00E4708C">
        <w:t>PROCDEDURE TO WRITE TEST CASE=</w:t>
      </w:r>
    </w:p>
    <w:p w14:paraId="2E9D8A90" w14:textId="32B258DC" w:rsidR="007B1018" w:rsidRPr="00E4708C" w:rsidRDefault="00303F5F" w:rsidP="00871A32">
      <w:pPr>
        <w:pStyle w:val="ListParagraph"/>
        <w:numPr>
          <w:ilvl w:val="0"/>
          <w:numId w:val="97"/>
        </w:numPr>
      </w:pPr>
      <w:r w:rsidRPr="00E4708C">
        <w:t>SYSTEM STUDY</w:t>
      </w:r>
      <w:r w:rsidR="00F6788F" w:rsidRPr="00E4708C">
        <w:t xml:space="preserve"> / (FISABILITY ANALYSIS)</w:t>
      </w:r>
    </w:p>
    <w:p w14:paraId="6C24E707" w14:textId="7F07AEEF" w:rsidR="00303F5F" w:rsidRPr="00E4708C" w:rsidRDefault="00303F5F" w:rsidP="00871A32">
      <w:pPr>
        <w:pStyle w:val="ListParagraph"/>
        <w:numPr>
          <w:ilvl w:val="0"/>
          <w:numId w:val="97"/>
        </w:numPr>
      </w:pPr>
      <w:r w:rsidRPr="00E4708C">
        <w:t>IDENTIFY ALL POSIBLE SCENARIOS</w:t>
      </w:r>
    </w:p>
    <w:p w14:paraId="092A22D8" w14:textId="64CEFDCF" w:rsidR="00303F5F" w:rsidRPr="00E4708C" w:rsidRDefault="00303F5F" w:rsidP="00871A32">
      <w:pPr>
        <w:pStyle w:val="ListParagraph"/>
        <w:numPr>
          <w:ilvl w:val="0"/>
          <w:numId w:val="97"/>
        </w:numPr>
      </w:pPr>
      <w:r w:rsidRPr="00E4708C">
        <w:t>WRITE TEST CASES</w:t>
      </w:r>
    </w:p>
    <w:p w14:paraId="78527FF7" w14:textId="73EBD91E" w:rsidR="00303F5F" w:rsidRPr="00E4708C" w:rsidRDefault="00F21285" w:rsidP="00871A32">
      <w:pPr>
        <w:pStyle w:val="ListParagraph"/>
        <w:numPr>
          <w:ilvl w:val="0"/>
          <w:numId w:val="97"/>
        </w:numPr>
      </w:pPr>
      <w:r w:rsidRPr="00E4708C">
        <w:t>TEST CASE REVIEW</w:t>
      </w:r>
    </w:p>
    <w:p w14:paraId="31D837F3" w14:textId="39F55BD2" w:rsidR="00F21285" w:rsidRPr="00E4708C" w:rsidRDefault="00F21285" w:rsidP="00871A32">
      <w:pPr>
        <w:pStyle w:val="ListParagraph"/>
        <w:numPr>
          <w:ilvl w:val="0"/>
          <w:numId w:val="97"/>
        </w:numPr>
      </w:pPr>
      <w:r w:rsidRPr="00E4708C">
        <w:t>FIX THE REVIEW COMMENTES</w:t>
      </w:r>
    </w:p>
    <w:p w14:paraId="4E29F6F3" w14:textId="14D04DF3" w:rsidR="00F21285" w:rsidRPr="00E4708C" w:rsidRDefault="00F21285" w:rsidP="00871A32">
      <w:pPr>
        <w:pStyle w:val="ListParagraph"/>
        <w:numPr>
          <w:ilvl w:val="0"/>
          <w:numId w:val="97"/>
        </w:numPr>
      </w:pPr>
      <w:r w:rsidRPr="00E4708C">
        <w:t>VERIFY THE FIX</w:t>
      </w:r>
    </w:p>
    <w:p w14:paraId="6820CDFA" w14:textId="5C753D1A" w:rsidR="00F21285" w:rsidRPr="00E4708C" w:rsidRDefault="00F6788F" w:rsidP="00871A32">
      <w:pPr>
        <w:pStyle w:val="ListParagraph"/>
        <w:numPr>
          <w:ilvl w:val="0"/>
          <w:numId w:val="97"/>
        </w:numPr>
      </w:pPr>
      <w:r w:rsidRPr="00E4708C">
        <w:t>TEST CASE APPROVAL</w:t>
      </w:r>
    </w:p>
    <w:p w14:paraId="163AC712" w14:textId="5FA09242" w:rsidR="00F6788F" w:rsidRPr="00E4708C" w:rsidRDefault="00F6788F" w:rsidP="00871A32">
      <w:pPr>
        <w:pStyle w:val="ListParagraph"/>
        <w:numPr>
          <w:ilvl w:val="0"/>
          <w:numId w:val="97"/>
        </w:numPr>
      </w:pPr>
      <w:r w:rsidRPr="00E4708C">
        <w:t>STORE IN TEST CASE REPOSITERY</w:t>
      </w:r>
    </w:p>
    <w:p w14:paraId="68CE2611" w14:textId="78A25413" w:rsidR="00F6788F" w:rsidRPr="00E4708C" w:rsidRDefault="001B38F4" w:rsidP="00871A32">
      <w:pPr>
        <w:pStyle w:val="Heading3"/>
      </w:pPr>
      <w:r w:rsidRPr="00E4708C">
        <w:t>1 SYSTEM STUDY=</w:t>
      </w:r>
    </w:p>
    <w:p w14:paraId="05192B37" w14:textId="502C7953" w:rsidR="001B38F4" w:rsidRPr="00BF07F1" w:rsidRDefault="001B38F4" w:rsidP="00871A32">
      <w:pPr>
        <w:pStyle w:val="ListParagraph"/>
        <w:numPr>
          <w:ilvl w:val="0"/>
          <w:numId w:val="98"/>
        </w:numPr>
        <w:rPr>
          <w:highlight w:val="cyan"/>
        </w:rPr>
      </w:pPr>
      <w:r w:rsidRPr="00E4708C">
        <w:t xml:space="preserve">READ THE REQUIREMENT </w:t>
      </w:r>
      <w:r w:rsidR="0085327D" w:rsidRPr="00E4708C">
        <w:t xml:space="preserve">, </w:t>
      </w:r>
      <w:r w:rsidRPr="00BF07F1">
        <w:rPr>
          <w:highlight w:val="cyan"/>
        </w:rPr>
        <w:t xml:space="preserve">UNDERSTAND THE REQUIREMENT </w:t>
      </w:r>
      <w:r w:rsidR="00F91423" w:rsidRPr="00BF07F1">
        <w:rPr>
          <w:highlight w:val="cyan"/>
        </w:rPr>
        <w:t>IF YOU HAVE ANY QUERIES INTERACT WITH THE CUSTOMER OR BUSINESS ANALYSIS</w:t>
      </w:r>
    </w:p>
    <w:p w14:paraId="42A97142" w14:textId="0522E06C" w:rsidR="0085327D" w:rsidRPr="00E4708C" w:rsidRDefault="0085327D" w:rsidP="00871A32">
      <w:pPr>
        <w:pStyle w:val="Heading3"/>
      </w:pPr>
      <w:r w:rsidRPr="00E4708C">
        <w:t>2 IDENTIFY ALL POSIBLE SCENARIOS=</w:t>
      </w:r>
    </w:p>
    <w:p w14:paraId="250E1C23" w14:textId="22B69B17" w:rsidR="0085327D" w:rsidRPr="00E4708C" w:rsidRDefault="00680731" w:rsidP="00871A32">
      <w:pPr>
        <w:pStyle w:val="ListParagraph"/>
        <w:numPr>
          <w:ilvl w:val="0"/>
          <w:numId w:val="98"/>
        </w:numPr>
      </w:pPr>
      <w:r w:rsidRPr="00E4708C">
        <w:t xml:space="preserve">1 </w:t>
      </w:r>
      <w:r w:rsidRPr="00BF07F1">
        <w:rPr>
          <w:highlight w:val="cyan"/>
        </w:rPr>
        <w:t>IDENTIFY BY YOUR SELF</w:t>
      </w:r>
      <w:r w:rsidRPr="00E4708C">
        <w:t xml:space="preserve"> .</w:t>
      </w:r>
    </w:p>
    <w:p w14:paraId="10D4AD53" w14:textId="70F179C1" w:rsidR="00680731" w:rsidRPr="00E4708C" w:rsidRDefault="00680731" w:rsidP="00871A32">
      <w:pPr>
        <w:pStyle w:val="ListParagraph"/>
        <w:numPr>
          <w:ilvl w:val="0"/>
          <w:numId w:val="98"/>
        </w:numPr>
      </w:pPr>
      <w:r w:rsidRPr="00E4708C">
        <w:t xml:space="preserve">2 </w:t>
      </w:r>
      <w:r w:rsidRPr="00BF07F1">
        <w:rPr>
          <w:highlight w:val="cyan"/>
        </w:rPr>
        <w:t>BRIAN STROMING SESSION</w:t>
      </w:r>
      <w:r w:rsidRPr="00E4708C">
        <w:t xml:space="preserve"> </w:t>
      </w:r>
      <w:r w:rsidR="00C71332" w:rsidRPr="00E4708C">
        <w:t>=PRESENTATION ,PRODUCT KNOWLEDGE , REVIEW MISSING , WRONG ,DUPLICATE.</w:t>
      </w:r>
    </w:p>
    <w:p w14:paraId="6BE16269" w14:textId="1447D121" w:rsidR="00C71332" w:rsidRPr="00E4708C" w:rsidRDefault="009269DB" w:rsidP="00871A32">
      <w:pPr>
        <w:pStyle w:val="Heading3"/>
      </w:pPr>
      <w:r w:rsidRPr="00E4708C">
        <w:t>3 WRITE TEST CASE=</w:t>
      </w:r>
    </w:p>
    <w:p w14:paraId="3ABF7BFD" w14:textId="0B321121" w:rsidR="009269DB" w:rsidRPr="00E4708C" w:rsidRDefault="009269DB" w:rsidP="00871A32">
      <w:pPr>
        <w:pStyle w:val="ListParagraph"/>
        <w:numPr>
          <w:ilvl w:val="0"/>
          <w:numId w:val="99"/>
        </w:numPr>
      </w:pPr>
      <w:r w:rsidRPr="00BF07F1">
        <w:rPr>
          <w:highlight w:val="cyan"/>
        </w:rPr>
        <w:t>GROUP ALL RELATED SCENARIOS</w:t>
      </w:r>
      <w:r w:rsidRPr="00E4708C">
        <w:t xml:space="preserve"> </w:t>
      </w:r>
      <w:r w:rsidR="00B878C7" w:rsidRPr="00E4708C">
        <w:t>.</w:t>
      </w:r>
    </w:p>
    <w:p w14:paraId="520F781A" w14:textId="2B9D359F" w:rsidR="00B878C7" w:rsidRPr="00E4708C" w:rsidRDefault="00B878C7" w:rsidP="00871A32">
      <w:pPr>
        <w:pStyle w:val="ListParagraph"/>
        <w:numPr>
          <w:ilvl w:val="0"/>
          <w:numId w:val="99"/>
        </w:numPr>
      </w:pPr>
      <w:r w:rsidRPr="00BF07F1">
        <w:rPr>
          <w:highlight w:val="cyan"/>
        </w:rPr>
        <w:t>PRIORITIZ THE SCENARIOS WITH EACH</w:t>
      </w:r>
      <w:r w:rsidRPr="00E4708C">
        <w:t xml:space="preserve"> GROUP</w:t>
      </w:r>
    </w:p>
    <w:p w14:paraId="41640AC0" w14:textId="2CE736D7" w:rsidR="00B878C7" w:rsidRPr="00BF07F1" w:rsidRDefault="00C83066" w:rsidP="00871A32">
      <w:pPr>
        <w:pStyle w:val="ListParagraph"/>
        <w:numPr>
          <w:ilvl w:val="0"/>
          <w:numId w:val="99"/>
        </w:numPr>
        <w:rPr>
          <w:highlight w:val="cyan"/>
        </w:rPr>
      </w:pPr>
      <w:r w:rsidRPr="00BF07F1">
        <w:rPr>
          <w:highlight w:val="cyan"/>
        </w:rPr>
        <w:t>APPLY TEST CASE DESIGN TECHNIQUES</w:t>
      </w:r>
    </w:p>
    <w:p w14:paraId="6513FB69" w14:textId="164B21C5" w:rsidR="00C83066" w:rsidRPr="00E4708C" w:rsidRDefault="00E10EF6" w:rsidP="00871A32">
      <w:pPr>
        <w:pStyle w:val="ListParagraph"/>
        <w:numPr>
          <w:ilvl w:val="0"/>
          <w:numId w:val="99"/>
        </w:numPr>
      </w:pPr>
      <w:r w:rsidRPr="00BF07F1">
        <w:rPr>
          <w:highlight w:val="cyan"/>
        </w:rPr>
        <w:t>U</w:t>
      </w:r>
      <w:r w:rsidRPr="00E4708C">
        <w:t>SE THE TEST CASE FORMAT</w:t>
      </w:r>
    </w:p>
    <w:p w14:paraId="396DF99B" w14:textId="2ACFDD1B" w:rsidR="00E10EF6" w:rsidRPr="00E4708C" w:rsidRDefault="00E10EF6" w:rsidP="00871A32">
      <w:pPr>
        <w:pStyle w:val="ListParagraph"/>
        <w:numPr>
          <w:ilvl w:val="0"/>
          <w:numId w:val="99"/>
        </w:numPr>
      </w:pPr>
      <w:r w:rsidRPr="00E4708C">
        <w:t>DOCUMENT IT</w:t>
      </w:r>
    </w:p>
    <w:p w14:paraId="6391226E" w14:textId="7905AE28" w:rsidR="00E10EF6" w:rsidRPr="00E4708C" w:rsidRDefault="00C45AEC" w:rsidP="00871A32">
      <w:pPr>
        <w:pStyle w:val="Heading3"/>
      </w:pPr>
      <w:r w:rsidRPr="00E4708C">
        <w:t>4 STORE IN TEST CASE REPOSITERY =</w:t>
      </w:r>
    </w:p>
    <w:p w14:paraId="38CDA5CA" w14:textId="5B5B48C6" w:rsidR="00C45AEC" w:rsidRPr="00BF07F1" w:rsidRDefault="00556480" w:rsidP="00871A32">
      <w:pPr>
        <w:pStyle w:val="ListParagraph"/>
        <w:numPr>
          <w:ilvl w:val="0"/>
          <w:numId w:val="100"/>
        </w:numPr>
        <w:rPr>
          <w:highlight w:val="cyan"/>
        </w:rPr>
      </w:pPr>
      <w:r w:rsidRPr="00BF07F1">
        <w:rPr>
          <w:highlight w:val="cyan"/>
        </w:rPr>
        <w:t xml:space="preserve">IT IS A CENTRALIZED PLACE WHERE IN WE STORE THE </w:t>
      </w:r>
      <w:r w:rsidR="00653E68" w:rsidRPr="00BF07F1">
        <w:rPr>
          <w:highlight w:val="cyan"/>
        </w:rPr>
        <w:t>TEST CASES IN AN ORGANIZED WAY</w:t>
      </w:r>
    </w:p>
    <w:p w14:paraId="6E606AED" w14:textId="48E81DD3" w:rsidR="00653E68" w:rsidRPr="00BF07F1" w:rsidRDefault="00542CCD" w:rsidP="00871A32">
      <w:pPr>
        <w:pStyle w:val="ListParagraph"/>
        <w:numPr>
          <w:ilvl w:val="0"/>
          <w:numId w:val="100"/>
        </w:numPr>
        <w:rPr>
          <w:highlight w:val="cyan"/>
        </w:rPr>
      </w:pPr>
      <w:r w:rsidRPr="00BF07F1">
        <w:rPr>
          <w:highlight w:val="cyan"/>
        </w:rPr>
        <w:t>COLLECTION OF ALL THE TEST CASES IS CALLED AS TEST SUIT .</w:t>
      </w:r>
    </w:p>
    <w:p w14:paraId="59F4A9C1" w14:textId="0C11F8E5" w:rsidR="00206CDD" w:rsidRPr="00E4708C" w:rsidRDefault="00AB7A1B" w:rsidP="00871A32">
      <w:pPr>
        <w:pStyle w:val="Heading2"/>
      </w:pPr>
      <w:r w:rsidRPr="00E4708C">
        <w:t xml:space="preserve">PROCEDURE </w:t>
      </w:r>
      <w:r w:rsidR="00AA47DB" w:rsidRPr="00E4708C">
        <w:t>TO EXECUTE THE TEST CASES=</w:t>
      </w:r>
    </w:p>
    <w:p w14:paraId="334A29FF" w14:textId="6D708A1C" w:rsidR="00AA47DB" w:rsidRPr="00E4708C" w:rsidRDefault="007D6EB4" w:rsidP="00871A32">
      <w:pPr>
        <w:pStyle w:val="ListParagraph"/>
        <w:numPr>
          <w:ilvl w:val="0"/>
          <w:numId w:val="101"/>
        </w:numPr>
      </w:pPr>
      <w:r w:rsidRPr="00E4708C">
        <w:t>CUSTOMER GOOGLE REQUIREMENT =</w:t>
      </w:r>
    </w:p>
    <w:p w14:paraId="7638A1BA" w14:textId="5EBA7AE2" w:rsidR="007D6EB4" w:rsidRPr="00E4708C" w:rsidRDefault="007D6EB4" w:rsidP="00871A32">
      <w:pPr>
        <w:pStyle w:val="ListParagraph"/>
        <w:numPr>
          <w:ilvl w:val="0"/>
          <w:numId w:val="101"/>
        </w:numPr>
      </w:pPr>
      <w:r w:rsidRPr="00E4708C">
        <w:t>COMPOSE ,INBOX, SENT</w:t>
      </w:r>
      <w:r w:rsidR="0014134E" w:rsidRPr="00E4708C">
        <w:t xml:space="preserve"> ITEMS.</w:t>
      </w:r>
    </w:p>
    <w:p w14:paraId="7C39BAF2" w14:textId="5460D221" w:rsidR="0014134E" w:rsidRPr="00E4708C" w:rsidRDefault="0014134E" w:rsidP="00871A32">
      <w:r w:rsidRPr="00E4708C">
        <w:t xml:space="preserve">1 CUSTOMER GOOGLE WILL GIVE THE REQUIREMENT </w:t>
      </w:r>
      <w:r w:rsidR="00A269F2" w:rsidRPr="00E4708C">
        <w:t>0 COMPOSE , INBOX AND SENT ITEMS.</w:t>
      </w:r>
    </w:p>
    <w:p w14:paraId="7F2A484B" w14:textId="32A173EB" w:rsidR="00A269F2" w:rsidRPr="00E4708C" w:rsidRDefault="00A269F2" w:rsidP="00871A32">
      <w:r w:rsidRPr="00E4708C">
        <w:t xml:space="preserve">2 </w:t>
      </w:r>
      <w:r w:rsidR="002D2A10" w:rsidRPr="00E4708C">
        <w:t xml:space="preserve">BUSINESS ANALYST WILL EXPLAIN IN THE REQUIREMENT TO PROJECT MANAGER </w:t>
      </w:r>
      <w:r w:rsidR="008778CD" w:rsidRPr="00E4708C">
        <w:t>, DEVELOPER TEAM AND TEST TEAM.</w:t>
      </w:r>
    </w:p>
    <w:p w14:paraId="519B0C2A" w14:textId="088C4DA6" w:rsidR="00671683" w:rsidRPr="00E4708C" w:rsidRDefault="00671683" w:rsidP="00871A32">
      <w:r w:rsidRPr="00E4708C">
        <w:t>3 THESE MODULES WILL BE ALLOCATED / ASSIGNED TO THE TEST ENGINEERS .</w:t>
      </w:r>
    </w:p>
    <w:p w14:paraId="0584DE26" w14:textId="40603615" w:rsidR="00290051" w:rsidRPr="00E4708C" w:rsidRDefault="00290051" w:rsidP="00871A32">
      <w:r w:rsidRPr="00E4708C">
        <w:t xml:space="preserve">4 TEST ENGINEET WILL CREATE THE FOLDER WITH THE NAME OF THE MODULE </w:t>
      </w:r>
      <w:r w:rsidR="00763A71" w:rsidRPr="00E4708C">
        <w:t xml:space="preserve">AND WILL WRITE THE TEST CASE IN THE RESPECTIVE </w:t>
      </w:r>
      <w:r w:rsidR="007A2EDB" w:rsidRPr="00E4708C">
        <w:t>F</w:t>
      </w:r>
      <w:r w:rsidR="00D7534D" w:rsidRPr="00E4708C">
        <w:t>OLDER</w:t>
      </w:r>
      <w:r w:rsidR="007A2EDB" w:rsidRPr="00E4708C">
        <w:t xml:space="preserve"> FOR ASSIGNED MODULES IN TEST CASE REPOSITERY.</w:t>
      </w:r>
    </w:p>
    <w:p w14:paraId="0892DE72" w14:textId="3DD51119" w:rsidR="00F0314D" w:rsidRPr="00E4708C" w:rsidRDefault="00D7534D" w:rsidP="00871A32">
      <w:r w:rsidRPr="00E4708C">
        <w:lastRenderedPageBreak/>
        <w:t xml:space="preserve">5 DEVELOPER WILL GIVE “BUILD B01” </w:t>
      </w:r>
      <w:r w:rsidR="00F0314D" w:rsidRPr="00E4708C">
        <w:t>WHICH CONSITS OF COMPOSE MODULE .(50%).</w:t>
      </w:r>
    </w:p>
    <w:p w14:paraId="7198A9A4" w14:textId="3BA40ACE" w:rsidR="00F0314D" w:rsidRPr="00E4708C" w:rsidRDefault="00F0314D" w:rsidP="00871A32">
      <w:r w:rsidRPr="00E4708C">
        <w:t>6</w:t>
      </w:r>
      <w:r w:rsidR="00937618" w:rsidRPr="00E4708C">
        <w:t xml:space="preserve"> AS SOON AS WE GET THE BUILD , TESTING TEAM WILL CREATE AN EXECUTION </w:t>
      </w:r>
      <w:r w:rsidR="00103ACB" w:rsidRPr="00E4708C">
        <w:t>FOLDER WITH THE NAME AS  SYNTAX= RELEASE NAME_BUILD NAME _</w:t>
      </w:r>
      <w:r w:rsidR="00BA7BD0" w:rsidRPr="00E4708C">
        <w:t>BUILD ID</w:t>
      </w:r>
      <w:r w:rsidR="00BA7BD0" w:rsidRPr="00E4708C">
        <w:br/>
        <w:t xml:space="preserve">7 THE TEST CASE WHICH ARE REQUIRED </w:t>
      </w:r>
      <w:r w:rsidR="009556A1" w:rsidRPr="00E4708C">
        <w:t xml:space="preserve">FOR EXECUTION OF MODULES WHICH IS PRESENT IN THE </w:t>
      </w:r>
      <w:r w:rsidR="00A44AE3" w:rsidRPr="00E4708C">
        <w:t>BUILD WILL BE COPY PASTED INTO THIS EXECUTION FOLDER.</w:t>
      </w:r>
    </w:p>
    <w:p w14:paraId="410BF050" w14:textId="5842B019" w:rsidR="00A9489B" w:rsidRPr="00E4708C" w:rsidRDefault="00CA28EB" w:rsidP="00871A32">
      <w:r w:rsidRPr="00E4708C">
        <w:t xml:space="preserve">8 NOW WE WILL EXECUTE THE TEST CASE , WHICH WILL GIVE THE RESULT </w:t>
      </w:r>
      <w:r w:rsidR="00A9489B" w:rsidRPr="00E4708C">
        <w:t xml:space="preserve">AS PASS/FAIL , IF  WE FIND ANY DEFECTS </w:t>
      </w:r>
      <w:r w:rsidR="00975B94" w:rsidRPr="00E4708C">
        <w:t>IT WILL BE CUMMUNICATED TO DEVELOPERS.</w:t>
      </w:r>
    </w:p>
    <w:p w14:paraId="42D3AC36" w14:textId="5803B556" w:rsidR="00975B94" w:rsidRPr="00E4708C" w:rsidRDefault="00975B94" w:rsidP="00871A32">
      <w:r w:rsidRPr="00E4708C">
        <w:t xml:space="preserve">9 NOW DEVELOPERS GIVE NEW BUILD </w:t>
      </w:r>
      <w:r w:rsidR="00277D52" w:rsidRPr="00E4708C">
        <w:t xml:space="preserve">“BUILD B02” WHICH CONSITS OF REMAINING </w:t>
      </w:r>
      <w:r w:rsidR="00D67B13" w:rsidRPr="00E4708C">
        <w:t>50% OF COMPOS AND INBOX MODULES</w:t>
      </w:r>
    </w:p>
    <w:p w14:paraId="0A5002CB" w14:textId="0471B401" w:rsidR="002B0C43" w:rsidRPr="00E4708C" w:rsidRDefault="000E2587" w:rsidP="00871A32">
      <w:r w:rsidRPr="00E4708C">
        <w:t xml:space="preserve">10 AGAIN FOR THIS BUILD , TESTING TEAM WILL CREATE AN </w:t>
      </w:r>
      <w:r w:rsidR="0020061A" w:rsidRPr="00E4708C">
        <w:t xml:space="preserve">EXECUTION FOLDER , THE TEST CASE WHICH ARE REQUIRED </w:t>
      </w:r>
      <w:r w:rsidR="00A531B4" w:rsidRPr="00E4708C">
        <w:t xml:space="preserve">FOR EXECUTION OF MODULES </w:t>
      </w:r>
      <w:r w:rsidR="00A72D3C" w:rsidRPr="00E4708C">
        <w:t xml:space="preserve">WHICH IS PRESENT IN THIS BUILD WILL BE COPY PASTED INTO </w:t>
      </w:r>
      <w:r w:rsidR="002B0C43" w:rsidRPr="00E4708C">
        <w:t>TEST EXECTION FOLDER .</w:t>
      </w:r>
    </w:p>
    <w:p w14:paraId="1174BB93" w14:textId="5245E9B8" w:rsidR="002B0C43" w:rsidRPr="00E4708C" w:rsidRDefault="002B0C43" w:rsidP="00871A32">
      <w:r w:rsidRPr="00E4708C">
        <w:t xml:space="preserve">11 IN THIS EXECUTION FOLDER </w:t>
      </w:r>
      <w:r w:rsidR="00A53193" w:rsidRPr="00E4708C">
        <w:t xml:space="preserve">WE ALSO COPY AND PASTE THE TEST CASE WHICH WILL HELP TO FIND </w:t>
      </w:r>
      <w:r w:rsidR="001F790D" w:rsidRPr="00E4708C">
        <w:t>THE DEFECTS IN BUILD B01.</w:t>
      </w:r>
    </w:p>
    <w:p w14:paraId="055CDD09" w14:textId="7D53C19D" w:rsidR="001F790D" w:rsidRPr="00E4708C" w:rsidRDefault="00D63151" w:rsidP="00871A32">
      <w:r w:rsidRPr="00E4708C">
        <w:t xml:space="preserve">12 NOW , WE WILL EXECUTE THE TEST CASE ,WHICH WILL GIVE THE </w:t>
      </w:r>
      <w:r w:rsidR="005249B8" w:rsidRPr="00E4708C">
        <w:t xml:space="preserve">RESULT AS PASS/FAIL ,IF WE FIND ANY DEFECTS </w:t>
      </w:r>
      <w:r w:rsidR="00814EEC" w:rsidRPr="00E4708C">
        <w:t>IT WILL BE COMUNICATED TO THE DEVELOPERS.</w:t>
      </w:r>
    </w:p>
    <w:p w14:paraId="1CB06069" w14:textId="4A85522F" w:rsidR="00814EEC" w:rsidRPr="00E4708C" w:rsidRDefault="00814EEC" w:rsidP="00871A32">
      <w:r w:rsidRPr="00E4708C">
        <w:t xml:space="preserve">13 </w:t>
      </w:r>
      <w:r w:rsidR="000D7010" w:rsidRPr="00E4708C">
        <w:t>THIS CYCLE REPEATS AGAIN AND AGAIN FOR ALL BUILDS .</w:t>
      </w:r>
    </w:p>
    <w:p w14:paraId="03E933A4" w14:textId="124738FD" w:rsidR="000D7010" w:rsidRPr="00E4708C" w:rsidRDefault="000D7010" w:rsidP="00871A32">
      <w:r w:rsidRPr="00E4708C">
        <w:t xml:space="preserve">14 OLD TEST CASE </w:t>
      </w:r>
      <w:r w:rsidR="00A53581" w:rsidRPr="00E4708C">
        <w:t>WILL BE EXECUTED  ___________REGRESSION TESTING.</w:t>
      </w:r>
    </w:p>
    <w:p w14:paraId="36C7A05C" w14:textId="77777777" w:rsidR="00A53581" w:rsidRPr="00E4708C" w:rsidRDefault="00A53581" w:rsidP="00871A32"/>
    <w:p w14:paraId="2C796B83" w14:textId="68236414" w:rsidR="00A53581" w:rsidRPr="00E4708C" w:rsidRDefault="00404D91" w:rsidP="00871A32">
      <w:pPr>
        <w:pStyle w:val="Heading2"/>
      </w:pPr>
      <w:r w:rsidRPr="00E4708C">
        <w:t>TRACEABILITY MATRIX=</w:t>
      </w:r>
    </w:p>
    <w:p w14:paraId="0BCC4C5F" w14:textId="2150832E" w:rsidR="00404D91" w:rsidRDefault="00D420E1" w:rsidP="00871A32">
      <w:pPr>
        <w:pStyle w:val="ListParagraph"/>
        <w:numPr>
          <w:ilvl w:val="0"/>
          <w:numId w:val="102"/>
        </w:numPr>
        <w:rPr>
          <w:highlight w:val="cyan"/>
        </w:rPr>
      </w:pPr>
      <w:r w:rsidRPr="00E4708C">
        <w:t xml:space="preserve">IT IS A </w:t>
      </w:r>
      <w:r w:rsidRPr="00BF07F1">
        <w:rPr>
          <w:highlight w:val="cyan"/>
        </w:rPr>
        <w:t xml:space="preserve">DOCUMENT WHICH WE PREPARE TO MAKE SURE </w:t>
      </w:r>
      <w:r w:rsidR="00A1231E" w:rsidRPr="00BF07F1">
        <w:rPr>
          <w:highlight w:val="cyan"/>
        </w:rPr>
        <w:t xml:space="preserve">THAT EVERY REQIREMENT HAS GOT AT LEAST </w:t>
      </w:r>
      <w:r w:rsidR="00063B68" w:rsidRPr="00BF07F1">
        <w:rPr>
          <w:highlight w:val="cyan"/>
        </w:rPr>
        <w:t>ONE TESTCASE.</w:t>
      </w:r>
      <w:r w:rsidR="00BF07F1">
        <w:rPr>
          <w:highlight w:val="cyan"/>
        </w:rPr>
        <w:t xml:space="preserve"> OR</w:t>
      </w:r>
    </w:p>
    <w:p w14:paraId="211BFBF1" w14:textId="3FB162F3" w:rsidR="00BF07F1" w:rsidRPr="00BF07F1" w:rsidRDefault="00BF07F1" w:rsidP="00871A32">
      <w:pPr>
        <w:pStyle w:val="ListParagraph"/>
        <w:numPr>
          <w:ilvl w:val="0"/>
          <w:numId w:val="102"/>
        </w:numPr>
        <w:rPr>
          <w:highlight w:val="cyan"/>
        </w:rPr>
      </w:pPr>
      <w:r>
        <w:rPr>
          <w:highlight w:val="cyan"/>
        </w:rPr>
        <w:t>IT IS A DOCUMENT WHICH ENSURES THAT EVERY REQUIEREM</w:t>
      </w:r>
      <w:r w:rsidR="00D12F2C">
        <w:rPr>
          <w:highlight w:val="cyan"/>
        </w:rPr>
        <w:t>ENT AS ITS OWN TEST CASE .</w:t>
      </w:r>
    </w:p>
    <w:p w14:paraId="22FC3227" w14:textId="51E62A24" w:rsidR="00063B68" w:rsidRPr="00E4708C" w:rsidRDefault="00063B68" w:rsidP="00871A32">
      <w:pPr>
        <w:pStyle w:val="Heading3"/>
      </w:pPr>
      <w:r w:rsidRPr="00E4708C">
        <w:t>ADVANTAGES=</w:t>
      </w:r>
    </w:p>
    <w:p w14:paraId="753C8301" w14:textId="46B18195" w:rsidR="00063B68" w:rsidRPr="00E4708C" w:rsidRDefault="00D3528C" w:rsidP="00871A32">
      <w:pPr>
        <w:pStyle w:val="ListParagraph"/>
        <w:numPr>
          <w:ilvl w:val="0"/>
          <w:numId w:val="102"/>
        </w:numPr>
      </w:pPr>
      <w:r w:rsidRPr="00E4708C">
        <w:t xml:space="preserve">IT </w:t>
      </w:r>
      <w:r w:rsidRPr="00D62126">
        <w:rPr>
          <w:highlight w:val="cyan"/>
        </w:rPr>
        <w:t>ENSURES THAT EVERY REQUIREMENT GOT AT A</w:t>
      </w:r>
      <w:r w:rsidR="00325DEB" w:rsidRPr="00D62126">
        <w:rPr>
          <w:highlight w:val="cyan"/>
        </w:rPr>
        <w:t xml:space="preserve">TLEAST ONE TEST CASE WHICH INDIRECTLY ASSURES THAT YOU </w:t>
      </w:r>
      <w:r w:rsidR="000751F1" w:rsidRPr="00D62126">
        <w:rPr>
          <w:highlight w:val="cyan"/>
        </w:rPr>
        <w:t xml:space="preserve">HAVE TESTED EVERY FEATURE ATLEAST </w:t>
      </w:r>
      <w:r w:rsidR="00F902A6" w:rsidRPr="00D62126">
        <w:rPr>
          <w:highlight w:val="cyan"/>
        </w:rPr>
        <w:t>ONCE</w:t>
      </w:r>
      <w:r w:rsidR="00F902A6" w:rsidRPr="00E4708C">
        <w:t>.</w:t>
      </w:r>
    </w:p>
    <w:p w14:paraId="7A0C573D" w14:textId="075E3FCA" w:rsidR="00F902A6" w:rsidRPr="00D62126" w:rsidRDefault="00F902A6" w:rsidP="00871A32">
      <w:pPr>
        <w:pStyle w:val="ListParagraph"/>
        <w:numPr>
          <w:ilvl w:val="0"/>
          <w:numId w:val="102"/>
        </w:numPr>
        <w:rPr>
          <w:highlight w:val="cyan"/>
        </w:rPr>
      </w:pPr>
      <w:r w:rsidRPr="00E4708C">
        <w:t xml:space="preserve">IT </w:t>
      </w:r>
      <w:r w:rsidRPr="00D62126">
        <w:rPr>
          <w:highlight w:val="cyan"/>
        </w:rPr>
        <w:t xml:space="preserve">GIVES US TRACEABILITY FROM HIGH LEVEL REQUIREMENT </w:t>
      </w:r>
      <w:r w:rsidR="00677B23" w:rsidRPr="00D62126">
        <w:rPr>
          <w:highlight w:val="cyan"/>
        </w:rPr>
        <w:t>TILL THE AUTOMATION SCRIPTS.</w:t>
      </w:r>
    </w:p>
    <w:p w14:paraId="4A717EA6" w14:textId="7C3ED85A" w:rsidR="005A63D8" w:rsidRPr="00E4708C" w:rsidRDefault="005A63D8" w:rsidP="00871A32">
      <w:pPr>
        <w:ind w:left="360"/>
      </w:pPr>
      <w:r w:rsidRPr="00E4708C">
        <w:t>DRAWBACKS=</w:t>
      </w:r>
    </w:p>
    <w:p w14:paraId="7C64F48A" w14:textId="48D30087" w:rsidR="005A63D8" w:rsidRPr="00E4708C" w:rsidRDefault="005A63D8" w:rsidP="00871A32">
      <w:pPr>
        <w:ind w:left="360"/>
      </w:pPr>
      <w:r w:rsidRPr="00E4708C">
        <w:t xml:space="preserve">IT WILL </w:t>
      </w:r>
      <w:r w:rsidRPr="00D62126">
        <w:rPr>
          <w:highlight w:val="cyan"/>
        </w:rPr>
        <w:t xml:space="preserve">NOT ENSURE </w:t>
      </w:r>
      <w:r w:rsidR="00B164DC" w:rsidRPr="00D62126">
        <w:rPr>
          <w:highlight w:val="cyan"/>
        </w:rPr>
        <w:t>THAT YOU GOT 100% COVERAGE</w:t>
      </w:r>
      <w:r w:rsidR="00B164DC" w:rsidRPr="00E4708C">
        <w:t>.</w:t>
      </w:r>
    </w:p>
    <w:p w14:paraId="51E1973E" w14:textId="3BB6C920" w:rsidR="00004A18" w:rsidRPr="00E4708C" w:rsidRDefault="00004A18" w:rsidP="00871A32">
      <w:pPr>
        <w:pStyle w:val="Heading3"/>
      </w:pPr>
      <w:r w:rsidRPr="00E4708C">
        <w:t>TYPES OF TRACEABILITY MATRIX=</w:t>
      </w:r>
    </w:p>
    <w:p w14:paraId="3C625EC2" w14:textId="28C53482" w:rsidR="00004A18" w:rsidRPr="00E4708C" w:rsidRDefault="009F4535" w:rsidP="00871A32">
      <w:pPr>
        <w:pStyle w:val="ListParagraph"/>
        <w:numPr>
          <w:ilvl w:val="0"/>
          <w:numId w:val="103"/>
        </w:numPr>
      </w:pPr>
      <w:r w:rsidRPr="00E4708C">
        <w:t>1 FORWARD TRACEABILITY MATRIX</w:t>
      </w:r>
    </w:p>
    <w:p w14:paraId="5E7A3EF8" w14:textId="307C2CEE" w:rsidR="009F4535" w:rsidRPr="00E4708C" w:rsidRDefault="009F4535" w:rsidP="00871A32">
      <w:pPr>
        <w:pStyle w:val="ListParagraph"/>
        <w:numPr>
          <w:ilvl w:val="0"/>
          <w:numId w:val="103"/>
        </w:numPr>
      </w:pPr>
      <w:r w:rsidRPr="00E4708C">
        <w:t>2 BACKE WARD TRA</w:t>
      </w:r>
      <w:r w:rsidR="00C633B3" w:rsidRPr="00E4708C">
        <w:t>CEABILITY MATRIX</w:t>
      </w:r>
    </w:p>
    <w:p w14:paraId="7C599414" w14:textId="07D181E4" w:rsidR="00C633B3" w:rsidRPr="00E4708C" w:rsidRDefault="00C633B3" w:rsidP="00871A32">
      <w:pPr>
        <w:pStyle w:val="ListParagraph"/>
        <w:numPr>
          <w:ilvl w:val="0"/>
          <w:numId w:val="103"/>
        </w:numPr>
      </w:pPr>
      <w:r w:rsidRPr="00E4708C">
        <w:t xml:space="preserve">3 BY DIRECTION TRACEABILITY </w:t>
      </w:r>
      <w:r w:rsidR="009117F9" w:rsidRPr="00E4708C">
        <w:t>MATRIX.</w:t>
      </w:r>
    </w:p>
    <w:p w14:paraId="0024819F" w14:textId="255AD875" w:rsidR="009117F9" w:rsidRPr="00E4708C" w:rsidRDefault="009117F9" w:rsidP="00871A32">
      <w:pPr>
        <w:pStyle w:val="Heading3"/>
      </w:pPr>
      <w:r w:rsidRPr="00E4708C">
        <w:t>1 FORWARD TRACEABILITY MATRIX=</w:t>
      </w:r>
    </w:p>
    <w:p w14:paraId="5703C360" w14:textId="33981BDD" w:rsidR="009117F9" w:rsidRPr="00D62126" w:rsidRDefault="003E6B99" w:rsidP="00871A32">
      <w:pPr>
        <w:pStyle w:val="ListParagraph"/>
        <w:numPr>
          <w:ilvl w:val="0"/>
          <w:numId w:val="104"/>
        </w:numPr>
        <w:rPr>
          <w:highlight w:val="cyan"/>
        </w:rPr>
      </w:pPr>
      <w:r w:rsidRPr="00E4708C">
        <w:t xml:space="preserve">IN FORWARD TRACEABILITY MATRIX WE </w:t>
      </w:r>
      <w:r w:rsidRPr="00D62126">
        <w:rPr>
          <w:highlight w:val="cyan"/>
        </w:rPr>
        <w:t xml:space="preserve">CAN TRACK FROM HIGH </w:t>
      </w:r>
      <w:r w:rsidR="00BB7A21" w:rsidRPr="00D62126">
        <w:rPr>
          <w:highlight w:val="cyan"/>
        </w:rPr>
        <w:t>LEVEL REQUIREMENT TILL AUTOMATION SCRIPTS .</w:t>
      </w:r>
    </w:p>
    <w:p w14:paraId="7D47666A" w14:textId="2C006E2F" w:rsidR="00C02AF6" w:rsidRPr="00E4708C" w:rsidRDefault="00C02AF6" w:rsidP="00871A32">
      <w:pPr>
        <w:pStyle w:val="Heading3"/>
      </w:pPr>
      <w:r w:rsidRPr="00E4708C">
        <w:lastRenderedPageBreak/>
        <w:t>2 BACKWARD TRACEABILITY MATRIX=</w:t>
      </w:r>
    </w:p>
    <w:p w14:paraId="22A6B08B" w14:textId="219C8A80" w:rsidR="00C02AF6" w:rsidRPr="00E4708C" w:rsidRDefault="0009762E" w:rsidP="00871A32">
      <w:pPr>
        <w:pStyle w:val="ListParagraph"/>
        <w:numPr>
          <w:ilvl w:val="0"/>
          <w:numId w:val="104"/>
        </w:numPr>
      </w:pPr>
      <w:r w:rsidRPr="00E4708C">
        <w:t xml:space="preserve">HERE </w:t>
      </w:r>
      <w:r w:rsidRPr="00D62126">
        <w:rPr>
          <w:highlight w:val="cyan"/>
        </w:rPr>
        <w:t xml:space="preserve">WE CAN TRACK FROM AUTOMATION SCRIPTS TILL </w:t>
      </w:r>
      <w:r w:rsidR="002944B5" w:rsidRPr="00D62126">
        <w:rPr>
          <w:highlight w:val="cyan"/>
        </w:rPr>
        <w:t>HIGH LEVEL REQUIREMENT</w:t>
      </w:r>
      <w:r w:rsidR="002944B5" w:rsidRPr="00E4708C">
        <w:t>.</w:t>
      </w:r>
    </w:p>
    <w:p w14:paraId="1FE2BDDF" w14:textId="2120CDBA" w:rsidR="002944B5" w:rsidRPr="00E4708C" w:rsidRDefault="002944B5" w:rsidP="00871A32">
      <w:pPr>
        <w:pStyle w:val="Heading3"/>
      </w:pPr>
      <w:r w:rsidRPr="00E4708C">
        <w:t>3 BY DIRECTION=</w:t>
      </w:r>
    </w:p>
    <w:p w14:paraId="302C1DF4" w14:textId="4906BB6D" w:rsidR="002944B5" w:rsidRPr="00D62126" w:rsidRDefault="00EC71D2" w:rsidP="00871A32">
      <w:pPr>
        <w:pStyle w:val="ListParagraph"/>
        <w:numPr>
          <w:ilvl w:val="0"/>
          <w:numId w:val="104"/>
        </w:numPr>
        <w:rPr>
          <w:highlight w:val="cyan"/>
        </w:rPr>
      </w:pPr>
      <w:r w:rsidRPr="00D62126">
        <w:rPr>
          <w:highlight w:val="cyan"/>
        </w:rPr>
        <w:t xml:space="preserve">HERE WE TRACK FROM HIGH LEVEL REQUIREMENT TILL AUTOMATION SCRIPTS </w:t>
      </w:r>
      <w:r w:rsidR="00446007" w:rsidRPr="00D62126">
        <w:rPr>
          <w:highlight w:val="cyan"/>
        </w:rPr>
        <w:t>AND WYSEVERSA.</w:t>
      </w:r>
    </w:p>
    <w:p w14:paraId="7B4176AA" w14:textId="10B869F9" w:rsidR="00773553" w:rsidRPr="00E4708C" w:rsidRDefault="00773553" w:rsidP="00871A32">
      <w:pPr>
        <w:pStyle w:val="Heading1"/>
        <w:rPr>
          <w:color w:val="833C0B" w:themeColor="accent2" w:themeShade="80"/>
          <w:sz w:val="56"/>
          <w:szCs w:val="56"/>
        </w:rPr>
      </w:pPr>
      <w:r w:rsidRPr="00E4708C">
        <w:rPr>
          <w:color w:val="833C0B" w:themeColor="accent2" w:themeShade="80"/>
          <w:sz w:val="56"/>
          <w:szCs w:val="56"/>
        </w:rPr>
        <w:t>AGILE MODEL =</w:t>
      </w:r>
    </w:p>
    <w:p w14:paraId="04C43A05" w14:textId="42C9FE70" w:rsidR="00773553" w:rsidRPr="00E4708C" w:rsidRDefault="00773553" w:rsidP="00871A32">
      <w:pPr>
        <w:pStyle w:val="Heading2"/>
      </w:pPr>
      <w:r w:rsidRPr="00E4708C">
        <w:t xml:space="preserve">DRAWBACKS OF TRADITONAL </w:t>
      </w:r>
      <w:r w:rsidR="00F41CA6" w:rsidRPr="00E4708C">
        <w:t>MAODEL/RELEASE =</w:t>
      </w:r>
    </w:p>
    <w:p w14:paraId="6C2F4A4F" w14:textId="13906B01" w:rsidR="00F41CA6" w:rsidRPr="00D62126" w:rsidRDefault="00F41CA6" w:rsidP="00871A32">
      <w:pPr>
        <w:pStyle w:val="ListParagraph"/>
        <w:numPr>
          <w:ilvl w:val="0"/>
          <w:numId w:val="104"/>
        </w:numPr>
        <w:rPr>
          <w:highlight w:val="cyan"/>
        </w:rPr>
      </w:pPr>
      <w:r w:rsidRPr="00E4708C">
        <w:t xml:space="preserve">THE PROJECT </w:t>
      </w:r>
      <w:r w:rsidRPr="00D62126">
        <w:rPr>
          <w:highlight w:val="cyan"/>
        </w:rPr>
        <w:t xml:space="preserve">MIGHT NOT </w:t>
      </w:r>
      <w:r w:rsidR="00626428" w:rsidRPr="00D62126">
        <w:rPr>
          <w:highlight w:val="cyan"/>
        </w:rPr>
        <w:t>MEET THE MARKET DEMANDS DUE TO LONGER TENURE /DURATION.</w:t>
      </w:r>
      <w:r w:rsidR="00F573F1">
        <w:rPr>
          <w:highlight w:val="cyan"/>
        </w:rPr>
        <w:t>( OTHER SOFTWARE IS MADE TO THE MARKET)</w:t>
      </w:r>
    </w:p>
    <w:p w14:paraId="7CF8CC63" w14:textId="0D560538" w:rsidR="00597917" w:rsidRPr="00D62126" w:rsidRDefault="00597917" w:rsidP="00871A32">
      <w:pPr>
        <w:pStyle w:val="ListParagraph"/>
        <w:numPr>
          <w:ilvl w:val="0"/>
          <w:numId w:val="104"/>
        </w:numPr>
        <w:rPr>
          <w:highlight w:val="cyan"/>
        </w:rPr>
      </w:pPr>
      <w:r w:rsidRPr="00E4708C">
        <w:t xml:space="preserve">THE </w:t>
      </w:r>
      <w:r w:rsidRPr="00D62126">
        <w:rPr>
          <w:highlight w:val="cyan"/>
        </w:rPr>
        <w:t xml:space="preserve">RETURN OF INVESTMENT MIGHT TAKE MORE TIME </w:t>
      </w:r>
      <w:r w:rsidR="00217F15" w:rsidRPr="00D62126">
        <w:rPr>
          <w:highlight w:val="cyan"/>
        </w:rPr>
        <w:t>.</w:t>
      </w:r>
    </w:p>
    <w:p w14:paraId="499A0507" w14:textId="1D7C160A" w:rsidR="00217F15" w:rsidRPr="00E4708C" w:rsidRDefault="00217F15" w:rsidP="00871A32">
      <w:pPr>
        <w:pStyle w:val="ListParagraph"/>
        <w:numPr>
          <w:ilvl w:val="0"/>
          <w:numId w:val="104"/>
        </w:numPr>
      </w:pPr>
      <w:r w:rsidRPr="00D62126">
        <w:rPr>
          <w:highlight w:val="cyan"/>
        </w:rPr>
        <w:t>LACK OF CUMMUNICATION</w:t>
      </w:r>
      <w:r w:rsidRPr="00E4708C">
        <w:t xml:space="preserve"> .</w:t>
      </w:r>
    </w:p>
    <w:p w14:paraId="3C42399F" w14:textId="6B0CD77E" w:rsidR="00217F15" w:rsidRPr="00E4708C" w:rsidRDefault="00217F15" w:rsidP="00871A32">
      <w:pPr>
        <w:rPr>
          <w:color w:val="FF0000"/>
          <w:sz w:val="28"/>
          <w:szCs w:val="28"/>
        </w:rPr>
      </w:pPr>
      <w:r w:rsidRPr="00E4708C">
        <w:rPr>
          <w:color w:val="FF0000"/>
          <w:sz w:val="28"/>
          <w:szCs w:val="28"/>
        </w:rPr>
        <w:t>AGILE MODEL</w:t>
      </w:r>
      <w:r w:rsidR="00602D7E" w:rsidRPr="00E4708C">
        <w:rPr>
          <w:color w:val="FF0000"/>
          <w:sz w:val="28"/>
          <w:szCs w:val="28"/>
        </w:rPr>
        <w:t>=</w:t>
      </w:r>
    </w:p>
    <w:p w14:paraId="209E2459" w14:textId="14271E0A" w:rsidR="00602D7E" w:rsidRPr="00D62126" w:rsidRDefault="006A1CA9" w:rsidP="00871A32">
      <w:pPr>
        <w:pStyle w:val="ListParagraph"/>
        <w:numPr>
          <w:ilvl w:val="0"/>
          <w:numId w:val="105"/>
        </w:numPr>
        <w:rPr>
          <w:highlight w:val="cyan"/>
        </w:rPr>
      </w:pPr>
      <w:r w:rsidRPr="00E4708C">
        <w:t xml:space="preserve">1 AGILE IS A MODEL WHERE IN WE </w:t>
      </w:r>
      <w:r w:rsidRPr="00D62126">
        <w:rPr>
          <w:highlight w:val="cyan"/>
        </w:rPr>
        <w:t xml:space="preserve">DEVELOP THE SOFTWAER </w:t>
      </w:r>
      <w:r w:rsidR="00AA4BFF" w:rsidRPr="00D62126">
        <w:rPr>
          <w:highlight w:val="cyan"/>
        </w:rPr>
        <w:t xml:space="preserve">IN AN INCREMENTAL AND ITERATIVE </w:t>
      </w:r>
      <w:r w:rsidR="00E020B9" w:rsidRPr="00D62126">
        <w:rPr>
          <w:highlight w:val="cyan"/>
        </w:rPr>
        <w:t>PROCESS.</w:t>
      </w:r>
    </w:p>
    <w:p w14:paraId="22BEC0CB" w14:textId="2726F83D" w:rsidR="00E020B9" w:rsidRPr="00D62126" w:rsidRDefault="00E020B9" w:rsidP="00871A32">
      <w:pPr>
        <w:pStyle w:val="ListParagraph"/>
        <w:numPr>
          <w:ilvl w:val="0"/>
          <w:numId w:val="105"/>
        </w:numPr>
        <w:rPr>
          <w:highlight w:val="cyan"/>
        </w:rPr>
      </w:pPr>
      <w:r w:rsidRPr="00E4708C">
        <w:t xml:space="preserve">2 </w:t>
      </w:r>
      <w:r w:rsidRPr="00D62126">
        <w:rPr>
          <w:highlight w:val="cyan"/>
        </w:rPr>
        <w:t xml:space="preserve">TO OVERCOME THE DRAWBACKS OF </w:t>
      </w:r>
      <w:r w:rsidR="008F0C15" w:rsidRPr="00D62126">
        <w:rPr>
          <w:highlight w:val="cyan"/>
        </w:rPr>
        <w:t>TRADITIONAL MODEL /RELEASE THEY COME UP WITH THE AGILE MODEL.</w:t>
      </w:r>
    </w:p>
    <w:p w14:paraId="3011945E" w14:textId="5AE66E4D" w:rsidR="007618A8" w:rsidRPr="00E4708C" w:rsidRDefault="007618A8" w:rsidP="00871A32">
      <w:pPr>
        <w:pStyle w:val="ListParagraph"/>
        <w:numPr>
          <w:ilvl w:val="0"/>
          <w:numId w:val="105"/>
        </w:numPr>
      </w:pPr>
      <w:r w:rsidRPr="00E4708C">
        <w:t xml:space="preserve">3 HERE , </w:t>
      </w:r>
      <w:r w:rsidRPr="00D62126">
        <w:rPr>
          <w:highlight w:val="cyan"/>
        </w:rPr>
        <w:t xml:space="preserve">WE BUILD LARGE PRODUCTS </w:t>
      </w:r>
      <w:r w:rsidR="005B4863" w:rsidRPr="00D62126">
        <w:rPr>
          <w:highlight w:val="cyan"/>
        </w:rPr>
        <w:t>IN SHORTER CYCLES CALLED AS “SPRINT</w:t>
      </w:r>
      <w:r w:rsidR="005B4863" w:rsidRPr="00E4708C">
        <w:t>”;</w:t>
      </w:r>
    </w:p>
    <w:p w14:paraId="2B739D54" w14:textId="347167D7" w:rsidR="00C1545A" w:rsidRPr="00E4708C" w:rsidRDefault="00C1545A" w:rsidP="00871A32">
      <w:pPr>
        <w:rPr>
          <w:color w:val="FF0000"/>
          <w:sz w:val="28"/>
          <w:szCs w:val="28"/>
        </w:rPr>
      </w:pPr>
      <w:r w:rsidRPr="00E4708C">
        <w:rPr>
          <w:color w:val="FF0000"/>
          <w:sz w:val="28"/>
          <w:szCs w:val="28"/>
        </w:rPr>
        <w:t>FLAVOURS IN AGILE MODEL=</w:t>
      </w:r>
    </w:p>
    <w:p w14:paraId="28B71D69" w14:textId="38D081AB" w:rsidR="00C1545A" w:rsidRPr="00D62126" w:rsidRDefault="00C55B10" w:rsidP="00871A32">
      <w:pPr>
        <w:pStyle w:val="ListParagraph"/>
        <w:numPr>
          <w:ilvl w:val="0"/>
          <w:numId w:val="106"/>
        </w:numPr>
        <w:rPr>
          <w:highlight w:val="cyan"/>
        </w:rPr>
      </w:pPr>
      <w:r w:rsidRPr="00E4708C">
        <w:t xml:space="preserve">1 </w:t>
      </w:r>
      <w:r w:rsidRPr="00D62126">
        <w:rPr>
          <w:highlight w:val="cyan"/>
        </w:rPr>
        <w:t>SCRUM PROCESS.</w:t>
      </w:r>
    </w:p>
    <w:p w14:paraId="78DA441D" w14:textId="26D467CD" w:rsidR="00C55B10" w:rsidRPr="00E4708C" w:rsidRDefault="00C55B10" w:rsidP="00871A32">
      <w:pPr>
        <w:pStyle w:val="ListParagraph"/>
        <w:numPr>
          <w:ilvl w:val="0"/>
          <w:numId w:val="106"/>
        </w:numPr>
      </w:pPr>
      <w:r w:rsidRPr="00E4708C">
        <w:t xml:space="preserve">2 </w:t>
      </w:r>
      <w:r w:rsidRPr="00D62126">
        <w:rPr>
          <w:highlight w:val="cyan"/>
        </w:rPr>
        <w:t>XTREME PROGRAMMING</w:t>
      </w:r>
    </w:p>
    <w:p w14:paraId="2B75BCA6" w14:textId="457E2682" w:rsidR="00C55B10" w:rsidRPr="00E4708C" w:rsidRDefault="00C55B10" w:rsidP="00871A32">
      <w:pPr>
        <w:pStyle w:val="ListParagraph"/>
        <w:numPr>
          <w:ilvl w:val="0"/>
          <w:numId w:val="106"/>
        </w:numPr>
      </w:pPr>
      <w:r w:rsidRPr="00E4708C">
        <w:t xml:space="preserve">3 </w:t>
      </w:r>
      <w:r w:rsidRPr="00D62126">
        <w:rPr>
          <w:highlight w:val="cyan"/>
        </w:rPr>
        <w:t>LEAN AND KANBAN</w:t>
      </w:r>
    </w:p>
    <w:p w14:paraId="4E359878" w14:textId="5BD32B2E" w:rsidR="00C55B10" w:rsidRPr="00E4708C" w:rsidRDefault="00C55B10" w:rsidP="00871A32">
      <w:pPr>
        <w:pStyle w:val="ListParagraph"/>
        <w:numPr>
          <w:ilvl w:val="0"/>
          <w:numId w:val="106"/>
        </w:numPr>
      </w:pPr>
      <w:r w:rsidRPr="00E4708C">
        <w:t xml:space="preserve">4 </w:t>
      </w:r>
      <w:r w:rsidR="00DA1D51" w:rsidRPr="00E4708C">
        <w:t>FEATURE DRIVEN DEVELOPMENT(FDD) / TEST DRIVEN DEVELOPMENT.</w:t>
      </w:r>
    </w:p>
    <w:p w14:paraId="78382BE9" w14:textId="098C27AB" w:rsidR="00DA1D51" w:rsidRPr="00D62126" w:rsidRDefault="00041511" w:rsidP="00871A32">
      <w:pPr>
        <w:pStyle w:val="ListParagraph"/>
        <w:numPr>
          <w:ilvl w:val="0"/>
          <w:numId w:val="106"/>
        </w:numPr>
        <w:rPr>
          <w:highlight w:val="cyan"/>
        </w:rPr>
      </w:pPr>
      <w:r w:rsidRPr="00E4708C">
        <w:t xml:space="preserve">5 </w:t>
      </w:r>
      <w:r w:rsidRPr="00D62126">
        <w:rPr>
          <w:highlight w:val="cyan"/>
        </w:rPr>
        <w:t>CRYSTAL CLEAR</w:t>
      </w:r>
    </w:p>
    <w:p w14:paraId="186E8988" w14:textId="48AC2F99" w:rsidR="00041511" w:rsidRPr="00E4708C" w:rsidRDefault="00041511" w:rsidP="00871A32">
      <w:pPr>
        <w:pStyle w:val="ListParagraph"/>
        <w:numPr>
          <w:ilvl w:val="0"/>
          <w:numId w:val="106"/>
        </w:numPr>
      </w:pPr>
      <w:r w:rsidRPr="00E4708C">
        <w:t xml:space="preserve">6 DYNAMIC SYSTEM DEVELOPMENT </w:t>
      </w:r>
      <w:r w:rsidR="009E2FAF" w:rsidRPr="00E4708C">
        <w:t>(DSD)</w:t>
      </w:r>
    </w:p>
    <w:p w14:paraId="392F99A3" w14:textId="74F8685C" w:rsidR="009E2FAF" w:rsidRPr="00E4708C" w:rsidRDefault="009E2FAF" w:rsidP="00871A32">
      <w:pPr>
        <w:pStyle w:val="ListParagraph"/>
        <w:numPr>
          <w:ilvl w:val="0"/>
          <w:numId w:val="106"/>
        </w:numPr>
      </w:pPr>
      <w:r w:rsidRPr="00E4708C">
        <w:t xml:space="preserve">7 ADAPTIVE SOFTWARE DEVELOPMETNT </w:t>
      </w:r>
      <w:r w:rsidR="001D599F" w:rsidRPr="00E4708C">
        <w:t>(ASD).</w:t>
      </w:r>
    </w:p>
    <w:p w14:paraId="42988CA9" w14:textId="76D50F43" w:rsidR="001D599F" w:rsidRPr="00E4708C" w:rsidRDefault="001D599F" w:rsidP="00871A32">
      <w:pPr>
        <w:rPr>
          <w:color w:val="FF0000"/>
          <w:sz w:val="24"/>
          <w:szCs w:val="24"/>
        </w:rPr>
      </w:pPr>
      <w:r w:rsidRPr="00E4708C">
        <w:rPr>
          <w:color w:val="FF0000"/>
          <w:sz w:val="24"/>
          <w:szCs w:val="24"/>
        </w:rPr>
        <w:t>1  SCRUM PROCESS=</w:t>
      </w:r>
    </w:p>
    <w:p w14:paraId="2527B3F9" w14:textId="2F02E3C5" w:rsidR="001D599F" w:rsidRPr="00E4708C" w:rsidRDefault="000834F8" w:rsidP="00871A32">
      <w:pPr>
        <w:pStyle w:val="ListParagraph"/>
        <w:numPr>
          <w:ilvl w:val="0"/>
          <w:numId w:val="107"/>
        </w:numPr>
      </w:pPr>
      <w:r w:rsidRPr="00E4708C">
        <w:t xml:space="preserve">IT IS </w:t>
      </w:r>
      <w:r w:rsidRPr="00D62126">
        <w:rPr>
          <w:highlight w:val="cyan"/>
        </w:rPr>
        <w:t xml:space="preserve">THE PROCESS USED TO BUILD AN APPLICATION </w:t>
      </w:r>
      <w:r w:rsidR="000E19F3" w:rsidRPr="00D62126">
        <w:rPr>
          <w:highlight w:val="cyan"/>
        </w:rPr>
        <w:t>IN AGILE MODEL</w:t>
      </w:r>
      <w:r w:rsidR="000E19F3" w:rsidRPr="00E4708C">
        <w:t xml:space="preserve"> .</w:t>
      </w:r>
    </w:p>
    <w:p w14:paraId="279951F1" w14:textId="4B876113" w:rsidR="000E19F3" w:rsidRPr="00D62126" w:rsidRDefault="000E19F3" w:rsidP="00871A32">
      <w:pPr>
        <w:pStyle w:val="ListParagraph"/>
        <w:numPr>
          <w:ilvl w:val="0"/>
          <w:numId w:val="107"/>
        </w:numPr>
        <w:rPr>
          <w:highlight w:val="cyan"/>
        </w:rPr>
      </w:pPr>
      <w:r w:rsidRPr="00D62126">
        <w:rPr>
          <w:highlight w:val="cyan"/>
        </w:rPr>
        <w:t>MAXIMUM COMPAN</w:t>
      </w:r>
      <w:r w:rsidR="00086872" w:rsidRPr="00D62126">
        <w:rPr>
          <w:highlight w:val="cyan"/>
        </w:rPr>
        <w:t xml:space="preserve">IES </w:t>
      </w:r>
      <w:r w:rsidRPr="00D62126">
        <w:rPr>
          <w:highlight w:val="cyan"/>
        </w:rPr>
        <w:t xml:space="preserve">ADAPT </w:t>
      </w:r>
      <w:r w:rsidR="00086872" w:rsidRPr="00D62126">
        <w:rPr>
          <w:highlight w:val="cyan"/>
        </w:rPr>
        <w:t xml:space="preserve"> TO SCRUM PROCESS AS IT IS A CON</w:t>
      </w:r>
      <w:r w:rsidR="00924C96" w:rsidRPr="00D62126">
        <w:rPr>
          <w:highlight w:val="cyan"/>
        </w:rPr>
        <w:t>VENIENT AND SIMPLE PROCESS.</w:t>
      </w:r>
    </w:p>
    <w:p w14:paraId="60E997F2" w14:textId="47C507D2" w:rsidR="00924C96" w:rsidRPr="00E4708C" w:rsidRDefault="00924C96" w:rsidP="00871A32">
      <w:pPr>
        <w:rPr>
          <w:color w:val="3A0000"/>
          <w:sz w:val="28"/>
          <w:szCs w:val="28"/>
        </w:rPr>
      </w:pPr>
      <w:r w:rsidRPr="00E4708C">
        <w:rPr>
          <w:color w:val="3A0000"/>
          <w:sz w:val="28"/>
          <w:szCs w:val="28"/>
        </w:rPr>
        <w:t>SCRUM TEAM=</w:t>
      </w:r>
    </w:p>
    <w:p w14:paraId="1EB0EC55" w14:textId="2BAB96CC" w:rsidR="00924C96" w:rsidRPr="00D62126" w:rsidRDefault="002800BE" w:rsidP="00871A32">
      <w:pPr>
        <w:pStyle w:val="ListParagraph"/>
        <w:numPr>
          <w:ilvl w:val="0"/>
          <w:numId w:val="108"/>
        </w:numPr>
        <w:rPr>
          <w:highlight w:val="cyan"/>
        </w:rPr>
      </w:pPr>
      <w:r w:rsidRPr="00D62126">
        <w:rPr>
          <w:highlight w:val="cyan"/>
        </w:rPr>
        <w:t>IT IS THE GROUP OF ENGINEERS WORKING TOWARDS COMPLETING</w:t>
      </w:r>
      <w:r w:rsidR="0028616D" w:rsidRPr="00D62126">
        <w:rPr>
          <w:highlight w:val="cyan"/>
        </w:rPr>
        <w:t xml:space="preserve"> THE COMMITED FEATURE OR STORIES .</w:t>
      </w:r>
    </w:p>
    <w:p w14:paraId="4AC91E0C" w14:textId="21ABF5D0" w:rsidR="0028616D" w:rsidRPr="00E4708C" w:rsidRDefault="007E2DEB" w:rsidP="00871A32">
      <w:pPr>
        <w:pStyle w:val="ListParagraph"/>
        <w:numPr>
          <w:ilvl w:val="0"/>
          <w:numId w:val="108"/>
        </w:numPr>
      </w:pPr>
      <w:r w:rsidRPr="00E4708C">
        <w:t xml:space="preserve">GENERALLY, </w:t>
      </w:r>
      <w:r w:rsidRPr="00D62126">
        <w:rPr>
          <w:highlight w:val="cyan"/>
        </w:rPr>
        <w:t>SCRUM TEAM WILL HAVE 7-12 MEMBERS</w:t>
      </w:r>
      <w:r w:rsidRPr="00E4708C">
        <w:t xml:space="preserve">  </w:t>
      </w:r>
      <w:r w:rsidR="009879F3" w:rsidRPr="00E4708C">
        <w:t>.</w:t>
      </w:r>
    </w:p>
    <w:p w14:paraId="2F218D18" w14:textId="30E5FEAB" w:rsidR="009879F3" w:rsidRPr="00E4708C" w:rsidRDefault="009879F3" w:rsidP="00871A32">
      <w:pPr>
        <w:pStyle w:val="ListParagraph"/>
        <w:numPr>
          <w:ilvl w:val="0"/>
          <w:numId w:val="108"/>
        </w:numPr>
      </w:pPr>
      <w:r w:rsidRPr="00E4708C">
        <w:t xml:space="preserve">IT INCLUDES </w:t>
      </w:r>
      <w:r w:rsidRPr="00D62126">
        <w:rPr>
          <w:highlight w:val="cyan"/>
        </w:rPr>
        <w:t>SHARED TEAM AND CORE TEAM MEMBRES</w:t>
      </w:r>
      <w:r w:rsidRPr="00E4708C">
        <w:t>.</w:t>
      </w:r>
    </w:p>
    <w:p w14:paraId="40E3CB13" w14:textId="3F4268FB" w:rsidR="00EF491C" w:rsidRPr="00E4708C" w:rsidRDefault="00EF491C" w:rsidP="00871A32">
      <w:pPr>
        <w:pStyle w:val="Heading3"/>
        <w:rPr>
          <w:color w:val="385623" w:themeColor="accent6" w:themeShade="80"/>
        </w:rPr>
      </w:pPr>
      <w:r w:rsidRPr="00E4708C">
        <w:rPr>
          <w:color w:val="385623" w:themeColor="accent6" w:themeShade="80"/>
        </w:rPr>
        <w:t>CORE TEAM=</w:t>
      </w:r>
    </w:p>
    <w:p w14:paraId="7DBF75C4" w14:textId="652FBA95" w:rsidR="00EF491C" w:rsidRPr="00E4708C" w:rsidRDefault="00BD720B" w:rsidP="00871A32">
      <w:pPr>
        <w:pStyle w:val="ListParagraph"/>
        <w:numPr>
          <w:ilvl w:val="0"/>
          <w:numId w:val="109"/>
        </w:numPr>
      </w:pPr>
      <w:r w:rsidRPr="00E4708C">
        <w:t xml:space="preserve">IT INCLUDES </w:t>
      </w:r>
      <w:r w:rsidRPr="00D62126">
        <w:rPr>
          <w:highlight w:val="cyan"/>
        </w:rPr>
        <w:t>SCRUM MASTER , DEVELOPER AND TEST ENGINEER</w:t>
      </w:r>
      <w:r w:rsidRPr="00E4708C">
        <w:t xml:space="preserve"> .</w:t>
      </w:r>
    </w:p>
    <w:p w14:paraId="128DAD14" w14:textId="16CD4C63" w:rsidR="0036365C" w:rsidRPr="00E4708C" w:rsidRDefault="0036365C" w:rsidP="00871A32">
      <w:pPr>
        <w:pStyle w:val="Heading3"/>
      </w:pPr>
      <w:r w:rsidRPr="00E4708C">
        <w:rPr>
          <w:color w:val="385623" w:themeColor="accent6" w:themeShade="80"/>
        </w:rPr>
        <w:lastRenderedPageBreak/>
        <w:t>SHARED TEAM</w:t>
      </w:r>
      <w:r w:rsidRPr="00E4708C">
        <w:t>=</w:t>
      </w:r>
    </w:p>
    <w:p w14:paraId="358D9F90" w14:textId="0C7D579D" w:rsidR="0036365C" w:rsidRPr="00D62126" w:rsidRDefault="005F6141" w:rsidP="00871A32">
      <w:pPr>
        <w:pStyle w:val="ListParagraph"/>
        <w:numPr>
          <w:ilvl w:val="0"/>
          <w:numId w:val="109"/>
        </w:numPr>
        <w:rPr>
          <w:highlight w:val="cyan"/>
        </w:rPr>
      </w:pPr>
      <w:r w:rsidRPr="00E4708C">
        <w:t xml:space="preserve">IT INCLUDES </w:t>
      </w:r>
      <w:r w:rsidRPr="00D62126">
        <w:rPr>
          <w:highlight w:val="cyan"/>
        </w:rPr>
        <w:t xml:space="preserve">ARCHITECT , PRODUCT OWNER , DATABASE ADMIN , </w:t>
      </w:r>
      <w:r w:rsidR="00BC531B" w:rsidRPr="00D62126">
        <w:rPr>
          <w:highlight w:val="cyan"/>
        </w:rPr>
        <w:t xml:space="preserve">NETWORK ADMIN , UI &amp; UX </w:t>
      </w:r>
      <w:r w:rsidR="00AA1A65" w:rsidRPr="00D62126">
        <w:rPr>
          <w:highlight w:val="cyan"/>
        </w:rPr>
        <w:t>DESIGNERS AND BUSINESS ANALYST.</w:t>
      </w:r>
    </w:p>
    <w:p w14:paraId="19DA2522" w14:textId="5D82AB50" w:rsidR="00AA1A65" w:rsidRPr="00D62126" w:rsidRDefault="00AA1A65" w:rsidP="00871A32">
      <w:pPr>
        <w:pStyle w:val="ListParagraph"/>
        <w:numPr>
          <w:ilvl w:val="0"/>
          <w:numId w:val="109"/>
        </w:numPr>
        <w:rPr>
          <w:highlight w:val="cyan"/>
        </w:rPr>
      </w:pPr>
      <w:r w:rsidRPr="00E4708C">
        <w:t>SC</w:t>
      </w:r>
      <w:r w:rsidR="00D62126">
        <w:t>R</w:t>
      </w:r>
      <w:r w:rsidRPr="00E4708C">
        <w:t xml:space="preserve">UM MASTER </w:t>
      </w:r>
      <w:r w:rsidRPr="00D62126">
        <w:rPr>
          <w:highlight w:val="cyan"/>
        </w:rPr>
        <w:t xml:space="preserve">LEADS THE </w:t>
      </w:r>
      <w:r w:rsidR="00B434A9" w:rsidRPr="00D62126">
        <w:rPr>
          <w:highlight w:val="cyan"/>
        </w:rPr>
        <w:t xml:space="preserve">ENTIRE SCRUM TEAM AND HE FECILITATE </w:t>
      </w:r>
      <w:r w:rsidR="00446345" w:rsidRPr="00D62126">
        <w:rPr>
          <w:highlight w:val="cyan"/>
        </w:rPr>
        <w:t>EVERYONE TO COMPLETE THEIR TASK.</w:t>
      </w:r>
    </w:p>
    <w:p w14:paraId="48387D8B" w14:textId="02A41850" w:rsidR="00446345" w:rsidRPr="00E4708C" w:rsidRDefault="00A3655D" w:rsidP="00871A32">
      <w:pPr>
        <w:pStyle w:val="Heading3"/>
        <w:rPr>
          <w:color w:val="385623" w:themeColor="accent6" w:themeShade="80"/>
        </w:rPr>
      </w:pPr>
      <w:r w:rsidRPr="00E4708C">
        <w:rPr>
          <w:color w:val="385623" w:themeColor="accent6" w:themeShade="80"/>
        </w:rPr>
        <w:t>PRODUCT OWNER=</w:t>
      </w:r>
    </w:p>
    <w:p w14:paraId="17706262" w14:textId="26728EA1" w:rsidR="00A3655D" w:rsidRPr="00E4708C" w:rsidRDefault="00A3655D" w:rsidP="00871A32">
      <w:pPr>
        <w:pStyle w:val="ListParagraph"/>
        <w:numPr>
          <w:ilvl w:val="0"/>
          <w:numId w:val="110"/>
        </w:numPr>
      </w:pPr>
      <w:r w:rsidRPr="00E4708C">
        <w:t xml:space="preserve">HE IS FROM THE </w:t>
      </w:r>
      <w:r w:rsidRPr="00D62126">
        <w:rPr>
          <w:highlight w:val="cyan"/>
        </w:rPr>
        <w:t xml:space="preserve">COMPANY </w:t>
      </w:r>
      <w:r w:rsidR="007A0208" w:rsidRPr="00D62126">
        <w:rPr>
          <w:highlight w:val="cyan"/>
        </w:rPr>
        <w:t>WHO WILL ACT AS CUSTOME</w:t>
      </w:r>
      <w:r w:rsidR="007A0208" w:rsidRPr="00E4708C">
        <w:t>R .</w:t>
      </w:r>
    </w:p>
    <w:p w14:paraId="24D12D37" w14:textId="325C76D4" w:rsidR="007A0208" w:rsidRPr="00D62126" w:rsidRDefault="007A0208" w:rsidP="00871A32">
      <w:pPr>
        <w:pStyle w:val="ListParagraph"/>
        <w:numPr>
          <w:ilvl w:val="0"/>
          <w:numId w:val="110"/>
        </w:numPr>
        <w:rPr>
          <w:highlight w:val="cyan"/>
        </w:rPr>
      </w:pPr>
      <w:r w:rsidRPr="00E4708C">
        <w:t xml:space="preserve">HE </w:t>
      </w:r>
      <w:r w:rsidRPr="00D62126">
        <w:rPr>
          <w:highlight w:val="cyan"/>
        </w:rPr>
        <w:t xml:space="preserve">CLARIFY IF ANY </w:t>
      </w:r>
      <w:r w:rsidR="00A82460" w:rsidRPr="00D62126">
        <w:rPr>
          <w:highlight w:val="cyan"/>
        </w:rPr>
        <w:t xml:space="preserve">QUESTIONS ARE THERE RELATED TO </w:t>
      </w:r>
      <w:r w:rsidR="00E7704A" w:rsidRPr="00D62126">
        <w:rPr>
          <w:highlight w:val="cyan"/>
        </w:rPr>
        <w:t>STORIES OR REQUIREMENT .</w:t>
      </w:r>
    </w:p>
    <w:p w14:paraId="1A49950E" w14:textId="172A250A" w:rsidR="00D76507" w:rsidRPr="00D62126" w:rsidRDefault="00D76507" w:rsidP="00871A32">
      <w:pPr>
        <w:pStyle w:val="ListParagraph"/>
        <w:numPr>
          <w:ilvl w:val="0"/>
          <w:numId w:val="110"/>
        </w:numPr>
        <w:rPr>
          <w:highlight w:val="cyan"/>
        </w:rPr>
      </w:pPr>
      <w:r w:rsidRPr="00D62126">
        <w:rPr>
          <w:highlight w:val="cyan"/>
        </w:rPr>
        <w:t xml:space="preserve">HE WILL SET ACCEPTANCE CRITERIA </w:t>
      </w:r>
      <w:r w:rsidR="00910D4C" w:rsidRPr="00D62126">
        <w:rPr>
          <w:highlight w:val="cyan"/>
        </w:rPr>
        <w:t>FOR EVERY STORY .</w:t>
      </w:r>
    </w:p>
    <w:p w14:paraId="564180C8" w14:textId="2C160453" w:rsidR="00BB3F5A" w:rsidRPr="00E4708C" w:rsidRDefault="00BB3F5A" w:rsidP="00871A32">
      <w:pPr>
        <w:pStyle w:val="Heading3"/>
        <w:rPr>
          <w:color w:val="385623" w:themeColor="accent6" w:themeShade="80"/>
        </w:rPr>
      </w:pPr>
      <w:r w:rsidRPr="00E4708C">
        <w:rPr>
          <w:color w:val="385623" w:themeColor="accent6" w:themeShade="80"/>
        </w:rPr>
        <w:t>WHAT IS ACCEPTANCE CRITERIA=</w:t>
      </w:r>
    </w:p>
    <w:p w14:paraId="0D8415D0" w14:textId="7786AE21" w:rsidR="00BB3F5A" w:rsidRPr="00D62126" w:rsidRDefault="00BB3F5A" w:rsidP="00871A32">
      <w:pPr>
        <w:pStyle w:val="ListParagraph"/>
        <w:numPr>
          <w:ilvl w:val="0"/>
          <w:numId w:val="111"/>
        </w:numPr>
        <w:rPr>
          <w:highlight w:val="cyan"/>
        </w:rPr>
      </w:pPr>
      <w:r w:rsidRPr="00E4708C">
        <w:t xml:space="preserve">IT IS A </w:t>
      </w:r>
      <w:r w:rsidRPr="00D62126">
        <w:rPr>
          <w:highlight w:val="cyan"/>
        </w:rPr>
        <w:t>CRITERIA WHICH SHOULD BE MUST IN ORDER TO MOVE THE PRODUCT TO THE PRODUCTION OR TO THE CUSTOMER.</w:t>
      </w:r>
    </w:p>
    <w:p w14:paraId="0AA125AA" w14:textId="09EB9676" w:rsidR="00BB3F5A" w:rsidRPr="00E4708C" w:rsidRDefault="00BB3F5A" w:rsidP="00871A32">
      <w:r w:rsidRPr="00E4708C">
        <w:t>EXAMPLE=</w:t>
      </w:r>
    </w:p>
    <w:p w14:paraId="30D52A91" w14:textId="49CC05D4" w:rsidR="00BB3F5A" w:rsidRPr="00E4708C" w:rsidRDefault="00BB3F5A" w:rsidP="00871A32">
      <w:r w:rsidRPr="00E4708C">
        <w:t xml:space="preserve">1 </w:t>
      </w:r>
      <w:r w:rsidRPr="00D62126">
        <w:rPr>
          <w:highlight w:val="cyan"/>
        </w:rPr>
        <w:t>GENERALLY SET BY PRODUCT OWNER OR CUSTOMER</w:t>
      </w:r>
      <w:r w:rsidRPr="00E4708C">
        <w:t xml:space="preserve"> .</w:t>
      </w:r>
    </w:p>
    <w:p w14:paraId="640309E3" w14:textId="62DD110C" w:rsidR="00BB3F5A" w:rsidRPr="00E4708C" w:rsidRDefault="00BB3F5A" w:rsidP="00871A32">
      <w:r w:rsidRPr="00E4708C">
        <w:t xml:space="preserve">2 </w:t>
      </w:r>
      <w:r w:rsidRPr="00D62126">
        <w:rPr>
          <w:highlight w:val="cyan"/>
        </w:rPr>
        <w:t>GENERALLY , THEY SET THIS IN THE BEGINNING OF THE SPRINT THAT IS IN THE SPRINT PLANNING METTING .</w:t>
      </w:r>
    </w:p>
    <w:p w14:paraId="1FF65F88" w14:textId="5C05C880" w:rsidR="00BB3F5A" w:rsidRPr="00E4708C" w:rsidRDefault="00BB3F5A" w:rsidP="00871A32">
      <w:pPr>
        <w:pStyle w:val="Heading2"/>
        <w:rPr>
          <w:color w:val="385623" w:themeColor="accent6" w:themeShade="80"/>
        </w:rPr>
      </w:pPr>
      <w:r w:rsidRPr="00E4708C">
        <w:rPr>
          <w:color w:val="385623" w:themeColor="accent6" w:themeShade="80"/>
        </w:rPr>
        <w:t>PRODUCT BACKLOG=</w:t>
      </w:r>
    </w:p>
    <w:p w14:paraId="7BE63FFE" w14:textId="168A32E2" w:rsidR="00BB3F5A" w:rsidRPr="00D62126" w:rsidRDefault="00BB3F5A" w:rsidP="00871A32">
      <w:pPr>
        <w:pStyle w:val="ListParagraph"/>
        <w:numPr>
          <w:ilvl w:val="0"/>
          <w:numId w:val="111"/>
        </w:numPr>
        <w:rPr>
          <w:highlight w:val="cyan"/>
        </w:rPr>
      </w:pPr>
      <w:r w:rsidRPr="00E4708C">
        <w:t xml:space="preserve">IT IS </w:t>
      </w:r>
      <w:r w:rsidRPr="00D62126">
        <w:rPr>
          <w:highlight w:val="cyan"/>
        </w:rPr>
        <w:t>PRIORITIZED LIST OF STORIES OR REQUIREMENT THAT MUST DEVELOPED IN COMPLETE PROJECT.</w:t>
      </w:r>
    </w:p>
    <w:p w14:paraId="6DB6BAA6" w14:textId="4FC19471" w:rsidR="00BB3F5A" w:rsidRPr="00D62126" w:rsidRDefault="00BB3F5A" w:rsidP="00871A32">
      <w:pPr>
        <w:pStyle w:val="ListParagraph"/>
        <w:numPr>
          <w:ilvl w:val="0"/>
          <w:numId w:val="111"/>
        </w:numPr>
        <w:rPr>
          <w:highlight w:val="cyan"/>
        </w:rPr>
      </w:pPr>
      <w:r w:rsidRPr="00E4708C">
        <w:t xml:space="preserve">GENERALLY, </w:t>
      </w:r>
      <w:r w:rsidRPr="00D62126">
        <w:rPr>
          <w:highlight w:val="cyan"/>
        </w:rPr>
        <w:t>PRODUCT OWNER , CUSTOMER ,BUSSINESS , ANNALYST , ARCHITECT , SCRUM MASTER WILL BE INVOLVED IN BUILDING IT .</w:t>
      </w:r>
    </w:p>
    <w:p w14:paraId="01156627" w14:textId="5148D975" w:rsidR="00BB3F5A" w:rsidRPr="008B16D6" w:rsidRDefault="00BB3F5A" w:rsidP="008B16D6">
      <w:pPr>
        <w:pStyle w:val="ListParagraph"/>
        <w:numPr>
          <w:ilvl w:val="0"/>
          <w:numId w:val="111"/>
        </w:numPr>
        <w:rPr>
          <w:highlight w:val="cyan"/>
        </w:rPr>
      </w:pPr>
      <w:r w:rsidRPr="00E4708C">
        <w:t xml:space="preserve">GENERALLY , </w:t>
      </w:r>
      <w:r w:rsidRPr="00D62126">
        <w:rPr>
          <w:highlight w:val="cyan"/>
        </w:rPr>
        <w:t>STORIES IN PRODUCT BACKLOG NEED NOT TO BE IN DETAIL.</w:t>
      </w:r>
    </w:p>
    <w:p w14:paraId="1DF93A49" w14:textId="09ECB7E0" w:rsidR="00BB3F5A" w:rsidRPr="00E4708C" w:rsidRDefault="00BB3F5A" w:rsidP="00871A32">
      <w:pPr>
        <w:pStyle w:val="Heading3"/>
      </w:pPr>
      <w:r w:rsidRPr="00E4708C">
        <w:t>SPRINT BACKLOG=</w:t>
      </w:r>
    </w:p>
    <w:p w14:paraId="6E2235DA" w14:textId="15E16864" w:rsidR="00BB3F5A" w:rsidRPr="00D62126" w:rsidRDefault="00BB3F5A" w:rsidP="00871A32">
      <w:pPr>
        <w:pStyle w:val="ListParagraph"/>
        <w:numPr>
          <w:ilvl w:val="0"/>
          <w:numId w:val="112"/>
        </w:numPr>
        <w:rPr>
          <w:highlight w:val="cyan"/>
        </w:rPr>
      </w:pPr>
      <w:r w:rsidRPr="00D62126">
        <w:rPr>
          <w:highlight w:val="cyan"/>
        </w:rPr>
        <w:t xml:space="preserve">IT IS A LIST OF STORIES AND THE ASSOCIATED TASK COMMITTED BY SCRUM TEAM THAT </w:t>
      </w:r>
      <w:r w:rsidR="00830B75" w:rsidRPr="00D62126">
        <w:rPr>
          <w:highlight w:val="cyan"/>
        </w:rPr>
        <w:t>MUST BE DELIVERED WITHIN ONE SPRINT .</w:t>
      </w:r>
    </w:p>
    <w:p w14:paraId="432746C8" w14:textId="6D2F77D5" w:rsidR="00830B75" w:rsidRPr="00E4708C" w:rsidRDefault="00830B75" w:rsidP="00871A32">
      <w:pPr>
        <w:pStyle w:val="ListParagraph"/>
        <w:numPr>
          <w:ilvl w:val="0"/>
          <w:numId w:val="112"/>
        </w:numPr>
      </w:pPr>
      <w:r w:rsidRPr="00E4708C">
        <w:t xml:space="preserve">IT IS </w:t>
      </w:r>
      <w:r w:rsidRPr="00D62126">
        <w:rPr>
          <w:highlight w:val="cyan"/>
        </w:rPr>
        <w:t>ACTUALLY COMMITTED OR AGREED BY THE SCRUM TEAM</w:t>
      </w:r>
      <w:r w:rsidRPr="00E4708C">
        <w:t>/</w:t>
      </w:r>
    </w:p>
    <w:p w14:paraId="2FD29DC7" w14:textId="1CE06AC1" w:rsidR="00830B75" w:rsidRPr="00E4708C" w:rsidRDefault="00830B75" w:rsidP="00871A32">
      <w:pPr>
        <w:pStyle w:val="Heading3"/>
      </w:pPr>
      <w:r w:rsidRPr="00E4708C">
        <w:t>SPRINT PLANNING MEETING</w:t>
      </w:r>
      <w:r w:rsidR="007A1225" w:rsidRPr="00E4708C">
        <w:t>/CEREMONY</w:t>
      </w:r>
      <w:r w:rsidRPr="00E4708C">
        <w:t>=</w:t>
      </w:r>
    </w:p>
    <w:p w14:paraId="2A95790B" w14:textId="70A13F3C" w:rsidR="00830B75" w:rsidRPr="00D62126" w:rsidRDefault="00830B75" w:rsidP="00871A32">
      <w:pPr>
        <w:pStyle w:val="ListParagraph"/>
        <w:numPr>
          <w:ilvl w:val="0"/>
          <w:numId w:val="113"/>
        </w:numPr>
        <w:rPr>
          <w:highlight w:val="cyan"/>
        </w:rPr>
      </w:pPr>
      <w:r w:rsidRPr="00E4708C">
        <w:t xml:space="preserve">HERE </w:t>
      </w:r>
      <w:r w:rsidRPr="00D62126">
        <w:rPr>
          <w:highlight w:val="cyan"/>
        </w:rPr>
        <w:t>ENTIRE SCRUM TEAM SIT TOGETHER AND PULL THE STORIES FROM THE PRODUCT BACKLOG.</w:t>
      </w:r>
    </w:p>
    <w:p w14:paraId="30011894" w14:textId="56667944" w:rsidR="00830B75" w:rsidRPr="00E4708C" w:rsidRDefault="00830B75" w:rsidP="00871A32">
      <w:pPr>
        <w:pStyle w:val="ListParagraph"/>
        <w:numPr>
          <w:ilvl w:val="0"/>
          <w:numId w:val="113"/>
        </w:numPr>
      </w:pPr>
      <w:r w:rsidRPr="00D62126">
        <w:rPr>
          <w:highlight w:val="cyan"/>
        </w:rPr>
        <w:t>SCRUM MASTER ASSIGNS EACH STORY TO DEVELOPMENT ENGINEER AND TEST ENGINEER</w:t>
      </w:r>
      <w:r w:rsidRPr="00E4708C">
        <w:t>.</w:t>
      </w:r>
    </w:p>
    <w:p w14:paraId="258C493A" w14:textId="59B2459C" w:rsidR="00830B75" w:rsidRPr="00E4708C" w:rsidRDefault="00830B75" w:rsidP="00871A32">
      <w:pPr>
        <w:pStyle w:val="ListParagraph"/>
        <w:numPr>
          <w:ilvl w:val="0"/>
          <w:numId w:val="113"/>
        </w:numPr>
      </w:pPr>
      <w:r w:rsidRPr="00E4708C">
        <w:t xml:space="preserve">NOW EACH </w:t>
      </w:r>
      <w:r w:rsidRPr="00D62126">
        <w:rPr>
          <w:highlight w:val="cyan"/>
        </w:rPr>
        <w:t>ENGINEER DERIVES THE TASKS TO BE COMPLETED TO BUILD THE STORIES</w:t>
      </w:r>
      <w:r w:rsidRPr="00E4708C">
        <w:t>.</w:t>
      </w:r>
    </w:p>
    <w:p w14:paraId="5C72B666" w14:textId="4E538C75" w:rsidR="00830B75" w:rsidRPr="00E4708C" w:rsidRDefault="00830B75" w:rsidP="00871A32">
      <w:pPr>
        <w:pStyle w:val="ListParagraph"/>
        <w:numPr>
          <w:ilvl w:val="0"/>
          <w:numId w:val="113"/>
        </w:numPr>
      </w:pPr>
      <w:r w:rsidRPr="00E4708C">
        <w:t xml:space="preserve">EACH </w:t>
      </w:r>
      <w:r w:rsidRPr="00D62126">
        <w:rPr>
          <w:highlight w:val="cyan"/>
        </w:rPr>
        <w:t>ENGINEER WILL PRIORITIZE FOR THE TASK TO BE COMPLETED</w:t>
      </w:r>
      <w:r w:rsidRPr="00E4708C">
        <w:t xml:space="preserve"> .</w:t>
      </w:r>
    </w:p>
    <w:p w14:paraId="1A9BBC85" w14:textId="350A0C0F" w:rsidR="00830B75" w:rsidRPr="00D62126" w:rsidRDefault="00830B75" w:rsidP="00871A32">
      <w:pPr>
        <w:pStyle w:val="ListParagraph"/>
        <w:numPr>
          <w:ilvl w:val="0"/>
          <w:numId w:val="113"/>
        </w:numPr>
        <w:rPr>
          <w:highlight w:val="cyan"/>
        </w:rPr>
      </w:pPr>
      <w:r w:rsidRPr="00E4708C">
        <w:t xml:space="preserve">EACH </w:t>
      </w:r>
      <w:r w:rsidRPr="00D62126">
        <w:rPr>
          <w:highlight w:val="cyan"/>
        </w:rPr>
        <w:t>ENGINEER WILL ESTIMATE THE TIME TAKEN TO COMPLETE EACH TASK</w:t>
      </w:r>
      <w:r w:rsidRPr="00E4708C">
        <w:t xml:space="preserve"> , </w:t>
      </w:r>
      <w:r w:rsidRPr="00D62126">
        <w:rPr>
          <w:highlight w:val="cyan"/>
        </w:rPr>
        <w:t>THEY DERIVE STORY POINT .</w:t>
      </w:r>
    </w:p>
    <w:p w14:paraId="2D188273" w14:textId="656F0479" w:rsidR="00830B75" w:rsidRPr="00E4708C" w:rsidRDefault="00830B75" w:rsidP="00871A32">
      <w:pPr>
        <w:pStyle w:val="ListParagraph"/>
        <w:numPr>
          <w:ilvl w:val="0"/>
          <w:numId w:val="113"/>
        </w:numPr>
      </w:pPr>
      <w:r w:rsidRPr="00E4708C">
        <w:t xml:space="preserve">GENERALLY, </w:t>
      </w:r>
      <w:r w:rsidRPr="00D62126">
        <w:rPr>
          <w:highlight w:val="cyan"/>
        </w:rPr>
        <w:t>SPRINT PLANNING MEETING SHOULD BE COMPLETED WITH IN 8 HOURS</w:t>
      </w:r>
      <w:r w:rsidRPr="00E4708C">
        <w:t>.</w:t>
      </w:r>
    </w:p>
    <w:p w14:paraId="282DEFDB" w14:textId="291AD6C7" w:rsidR="00830B75" w:rsidRPr="00E4708C" w:rsidRDefault="00830B75" w:rsidP="00871A32">
      <w:pPr>
        <w:rPr>
          <w:color w:val="FF0000"/>
        </w:rPr>
      </w:pPr>
      <w:r w:rsidRPr="00E4708C">
        <w:rPr>
          <w:color w:val="FF0000"/>
        </w:rPr>
        <w:t>FOLLOWING ARE THE ROLES PLAYED BY DIFFERENT PEOPLE IN SPRINT PLANNING MEETING.</w:t>
      </w:r>
    </w:p>
    <w:p w14:paraId="7F1DF98F" w14:textId="25CF018E" w:rsidR="00830B75" w:rsidRPr="00E4708C" w:rsidRDefault="00830B75" w:rsidP="00871A32">
      <w:pPr>
        <w:rPr>
          <w:color w:val="FF0000"/>
        </w:rPr>
      </w:pPr>
      <w:r w:rsidRPr="00E4708C">
        <w:rPr>
          <w:color w:val="FF0000"/>
        </w:rPr>
        <w:t>1 SCRUM MASTER=</w:t>
      </w:r>
    </w:p>
    <w:p w14:paraId="4494E7FC" w14:textId="5DE8A739" w:rsidR="00830B75" w:rsidRPr="00E4708C" w:rsidRDefault="00830B75" w:rsidP="00871A32">
      <w:pPr>
        <w:pStyle w:val="ListParagraph"/>
        <w:numPr>
          <w:ilvl w:val="0"/>
          <w:numId w:val="114"/>
        </w:numPr>
      </w:pPr>
      <w:r w:rsidRPr="00E4708C">
        <w:t xml:space="preserve">THIS </w:t>
      </w:r>
      <w:r w:rsidRPr="00D62126">
        <w:rPr>
          <w:highlight w:val="cyan"/>
        </w:rPr>
        <w:t>COMPLETE MEETING IS DRIVEN BY THE SCRUM MASTER</w:t>
      </w:r>
      <w:r w:rsidRPr="00E4708C">
        <w:t xml:space="preserve"> .</w:t>
      </w:r>
    </w:p>
    <w:p w14:paraId="3BB1861C" w14:textId="209D9DAD" w:rsidR="00830B75" w:rsidRPr="00D62126" w:rsidRDefault="00830B75" w:rsidP="00871A32">
      <w:pPr>
        <w:pStyle w:val="ListParagraph"/>
        <w:numPr>
          <w:ilvl w:val="0"/>
          <w:numId w:val="114"/>
        </w:numPr>
        <w:rPr>
          <w:highlight w:val="cyan"/>
        </w:rPr>
      </w:pPr>
      <w:r w:rsidRPr="00E4708C">
        <w:lastRenderedPageBreak/>
        <w:t xml:space="preserve">HIS </w:t>
      </w:r>
      <w:r w:rsidRPr="00D62126">
        <w:rPr>
          <w:highlight w:val="cyan"/>
        </w:rPr>
        <w:t>PRIME ROLE IS TO FECILITATE THE COMPLETE MEETING AND CO-ORDINATE BETWEEN THE STAKE HOLDERS (RELEVANT P</w:t>
      </w:r>
      <w:r w:rsidR="007D639C" w:rsidRPr="00D62126">
        <w:rPr>
          <w:highlight w:val="cyan"/>
        </w:rPr>
        <w:t>E</w:t>
      </w:r>
      <w:r w:rsidRPr="00D62126">
        <w:rPr>
          <w:highlight w:val="cyan"/>
        </w:rPr>
        <w:t>OPLE).</w:t>
      </w:r>
    </w:p>
    <w:p w14:paraId="219916A6" w14:textId="28E698C9" w:rsidR="00830B75" w:rsidRPr="00E4708C" w:rsidRDefault="00830B75" w:rsidP="00871A32">
      <w:pPr>
        <w:rPr>
          <w:color w:val="FF0000"/>
        </w:rPr>
      </w:pPr>
      <w:r w:rsidRPr="00E4708C">
        <w:rPr>
          <w:color w:val="FF0000"/>
        </w:rPr>
        <w:t>2 PRODUCT OWNER=</w:t>
      </w:r>
    </w:p>
    <w:p w14:paraId="35747C9A" w14:textId="438AA5DA" w:rsidR="00E225FE" w:rsidRPr="00E4708C" w:rsidRDefault="00E225FE" w:rsidP="00871A32">
      <w:pPr>
        <w:pStyle w:val="ListParagraph"/>
        <w:numPr>
          <w:ilvl w:val="0"/>
          <w:numId w:val="115"/>
        </w:numPr>
      </w:pPr>
      <w:r w:rsidRPr="00E4708C">
        <w:t xml:space="preserve">HE </w:t>
      </w:r>
      <w:r w:rsidRPr="00D62126">
        <w:rPr>
          <w:highlight w:val="cyan"/>
        </w:rPr>
        <w:t>CLARIFIES IF THERE ARE ANY QUSTIONS RELATED TO STORIES OR REQUIREMENTS</w:t>
      </w:r>
      <w:r w:rsidRPr="00E4708C">
        <w:t>.</w:t>
      </w:r>
    </w:p>
    <w:p w14:paraId="3B38A67C" w14:textId="7CBDCDAD" w:rsidR="00E225FE" w:rsidRPr="00E4708C" w:rsidRDefault="00E225FE" w:rsidP="00871A32">
      <w:pPr>
        <w:pStyle w:val="ListParagraph"/>
        <w:numPr>
          <w:ilvl w:val="0"/>
          <w:numId w:val="115"/>
        </w:numPr>
      </w:pPr>
      <w:r w:rsidRPr="00E4708C">
        <w:t xml:space="preserve">HE WILL </w:t>
      </w:r>
      <w:r w:rsidRPr="00D62126">
        <w:rPr>
          <w:highlight w:val="cyan"/>
        </w:rPr>
        <w:t>SET THE ACCEPTANCE CRITERIA FOR EVERY STORY</w:t>
      </w:r>
      <w:r w:rsidRPr="00E4708C">
        <w:t>.</w:t>
      </w:r>
    </w:p>
    <w:p w14:paraId="411F30BB" w14:textId="4E4338A4" w:rsidR="00E225FE" w:rsidRPr="00E4708C" w:rsidRDefault="00E225FE" w:rsidP="00871A32">
      <w:pPr>
        <w:rPr>
          <w:color w:val="FF0000"/>
        </w:rPr>
      </w:pPr>
      <w:r w:rsidRPr="00E4708C">
        <w:rPr>
          <w:color w:val="FF0000"/>
        </w:rPr>
        <w:t>3 DEVELOPMENT ENGINEER=</w:t>
      </w:r>
    </w:p>
    <w:p w14:paraId="0B8689BC" w14:textId="2EDA241E" w:rsidR="00E225FE" w:rsidRPr="00E4708C" w:rsidRDefault="00E225FE" w:rsidP="00871A32">
      <w:pPr>
        <w:pStyle w:val="ListParagraph"/>
        <w:numPr>
          <w:ilvl w:val="0"/>
          <w:numId w:val="116"/>
        </w:numPr>
      </w:pPr>
      <w:r w:rsidRPr="00E4708C">
        <w:t xml:space="preserve">HE </w:t>
      </w:r>
      <w:r w:rsidRPr="00D62126">
        <w:rPr>
          <w:highlight w:val="cyan"/>
        </w:rPr>
        <w:t>SHOULD DERIVE THE TASK FOR BUILDING EVERY STORY.</w:t>
      </w:r>
    </w:p>
    <w:p w14:paraId="360718D5" w14:textId="2889C73B" w:rsidR="00E225FE" w:rsidRPr="00D62126" w:rsidRDefault="00E225FE" w:rsidP="00871A32">
      <w:pPr>
        <w:pStyle w:val="ListParagraph"/>
        <w:numPr>
          <w:ilvl w:val="0"/>
          <w:numId w:val="116"/>
        </w:numPr>
        <w:rPr>
          <w:highlight w:val="cyan"/>
        </w:rPr>
      </w:pPr>
      <w:r w:rsidRPr="00E4708C">
        <w:t xml:space="preserve">HE </w:t>
      </w:r>
      <w:r w:rsidRPr="00D62126">
        <w:rPr>
          <w:highlight w:val="cyan"/>
        </w:rPr>
        <w:t>PRIORITIZES WHICH STORY TO BE BUILT FIRST AND WHICH STORY TO BUILD LATER IN THE SPRINT .</w:t>
      </w:r>
    </w:p>
    <w:p w14:paraId="2BB944BF" w14:textId="1960E568" w:rsidR="00E225FE" w:rsidRPr="00E4708C" w:rsidRDefault="00E225FE" w:rsidP="00871A32">
      <w:pPr>
        <w:pStyle w:val="ListParagraph"/>
        <w:numPr>
          <w:ilvl w:val="0"/>
          <w:numId w:val="116"/>
        </w:numPr>
      </w:pPr>
      <w:r w:rsidRPr="00E4708C">
        <w:t xml:space="preserve">HE </w:t>
      </w:r>
      <w:r w:rsidRPr="00D62126">
        <w:rPr>
          <w:highlight w:val="cyan"/>
        </w:rPr>
        <w:t>PRIORITIZES THE TASK</w:t>
      </w:r>
      <w:r w:rsidRPr="00E4708C">
        <w:t xml:space="preserve"> .</w:t>
      </w:r>
    </w:p>
    <w:p w14:paraId="7BB0A11B" w14:textId="18456F6F" w:rsidR="00E225FE" w:rsidRPr="00E4708C" w:rsidRDefault="00E225FE" w:rsidP="00871A32">
      <w:pPr>
        <w:pStyle w:val="ListParagraph"/>
        <w:numPr>
          <w:ilvl w:val="0"/>
          <w:numId w:val="116"/>
        </w:numPr>
      </w:pPr>
      <w:r w:rsidRPr="00E4708C">
        <w:t xml:space="preserve">HE </w:t>
      </w:r>
      <w:r w:rsidRPr="00D62126">
        <w:rPr>
          <w:highlight w:val="cyan"/>
        </w:rPr>
        <w:t>DERIVES THE STORY POINT (ESTIMATED FOR EACH TYPE</w:t>
      </w:r>
      <w:r w:rsidRPr="00E4708C">
        <w:t xml:space="preserve"> ).</w:t>
      </w:r>
    </w:p>
    <w:p w14:paraId="75720967" w14:textId="44D195BA" w:rsidR="00E225FE" w:rsidRPr="00E4708C" w:rsidRDefault="00E225FE" w:rsidP="00871A32">
      <w:pPr>
        <w:rPr>
          <w:color w:val="FF0000"/>
        </w:rPr>
      </w:pPr>
      <w:r w:rsidRPr="00E4708C">
        <w:rPr>
          <w:color w:val="FF0000"/>
        </w:rPr>
        <w:t>4 TEST ENGINEER=</w:t>
      </w:r>
    </w:p>
    <w:p w14:paraId="7777E6B2" w14:textId="6A46BD2F" w:rsidR="00910D4C" w:rsidRPr="00E4708C" w:rsidRDefault="00E225FE" w:rsidP="00871A32">
      <w:pPr>
        <w:pStyle w:val="ListParagraph"/>
        <w:numPr>
          <w:ilvl w:val="0"/>
          <w:numId w:val="117"/>
        </w:numPr>
      </w:pPr>
      <w:r w:rsidRPr="00D62126">
        <w:rPr>
          <w:highlight w:val="cyan"/>
        </w:rPr>
        <w:t>HE DERIVES THE TASK TO BE COMPLETED TO TEST EACH FEATURES OR ST</w:t>
      </w:r>
      <w:r w:rsidRPr="00E4708C">
        <w:t>ORY.</w:t>
      </w:r>
    </w:p>
    <w:p w14:paraId="149CCCF1" w14:textId="766D3855" w:rsidR="00E225FE" w:rsidRPr="00E4708C" w:rsidRDefault="00E225FE" w:rsidP="00871A32">
      <w:pPr>
        <w:pStyle w:val="ListParagraph"/>
        <w:numPr>
          <w:ilvl w:val="0"/>
          <w:numId w:val="117"/>
        </w:numPr>
      </w:pPr>
      <w:r w:rsidRPr="00E4708C">
        <w:t xml:space="preserve">EXAMPLE= </w:t>
      </w:r>
      <w:r w:rsidRPr="00D62126">
        <w:rPr>
          <w:highlight w:val="cyan"/>
        </w:rPr>
        <w:t>CREATE ACCOUNT ----IDENTIFY SCENARIS</w:t>
      </w:r>
      <w:r w:rsidRPr="00E4708C">
        <w:t>.</w:t>
      </w:r>
    </w:p>
    <w:p w14:paraId="2BC4560D" w14:textId="76DA9599" w:rsidR="00E225FE" w:rsidRPr="00D62126" w:rsidRDefault="00E225FE" w:rsidP="00871A32">
      <w:pPr>
        <w:pStyle w:val="ListParagraph"/>
        <w:numPr>
          <w:ilvl w:val="0"/>
          <w:numId w:val="117"/>
        </w:numPr>
        <w:rPr>
          <w:highlight w:val="cyan"/>
        </w:rPr>
      </w:pPr>
      <w:r w:rsidRPr="00D62126">
        <w:rPr>
          <w:highlight w:val="cyan"/>
        </w:rPr>
        <w:t>WRITE TEST CASES, REVIEW TEST CASES , PREPARE TRACEABILITY MATRIX.</w:t>
      </w:r>
    </w:p>
    <w:p w14:paraId="280ED1E4" w14:textId="5E6AA18E" w:rsidR="00E225FE" w:rsidRPr="00E4708C" w:rsidRDefault="00E225FE" w:rsidP="00871A32">
      <w:pPr>
        <w:pStyle w:val="Heading2"/>
      </w:pPr>
      <w:r w:rsidRPr="00E4708C">
        <w:t>DAILY STAND UP MEETING / ROLL CALL MEETING / DAILY SCRUM MEETING .</w:t>
      </w:r>
    </w:p>
    <w:p w14:paraId="05541B5B" w14:textId="393289B5" w:rsidR="00E225FE" w:rsidRPr="00E4708C" w:rsidRDefault="00E225FE" w:rsidP="00871A32">
      <w:pPr>
        <w:pStyle w:val="ListParagraph"/>
        <w:numPr>
          <w:ilvl w:val="0"/>
          <w:numId w:val="118"/>
        </w:numPr>
      </w:pPr>
      <w:r w:rsidRPr="00D62126">
        <w:rPr>
          <w:highlight w:val="cyan"/>
        </w:rPr>
        <w:t>HERE THE ENTIRE SCRUM TEAM MEETS</w:t>
      </w:r>
      <w:r w:rsidRPr="00E4708C">
        <w:t>.</w:t>
      </w:r>
    </w:p>
    <w:p w14:paraId="582C4AF9" w14:textId="57FD145C" w:rsidR="00E225FE" w:rsidRPr="00E4708C" w:rsidRDefault="00E225FE" w:rsidP="00871A32">
      <w:pPr>
        <w:pStyle w:val="ListParagraph"/>
        <w:numPr>
          <w:ilvl w:val="0"/>
          <w:numId w:val="118"/>
        </w:numPr>
      </w:pPr>
      <w:r w:rsidRPr="00E4708C">
        <w:t xml:space="preserve">THIS </w:t>
      </w:r>
      <w:r w:rsidRPr="00D62126">
        <w:rPr>
          <w:highlight w:val="cyan"/>
        </w:rPr>
        <w:t>MEETING IS COMPLETELY DRIVEN BY THE SCRUM MASTER</w:t>
      </w:r>
      <w:r w:rsidRPr="00E4708C">
        <w:t>.</w:t>
      </w:r>
    </w:p>
    <w:p w14:paraId="434BF18B" w14:textId="395B95D4" w:rsidR="00E225FE" w:rsidRPr="00E4708C" w:rsidRDefault="00E225FE" w:rsidP="00871A32">
      <w:pPr>
        <w:pStyle w:val="ListParagraph"/>
        <w:numPr>
          <w:ilvl w:val="0"/>
          <w:numId w:val="118"/>
        </w:numPr>
        <w:rPr>
          <w:b/>
          <w:bCs/>
        </w:rPr>
      </w:pPr>
      <w:r w:rsidRPr="00E4708C">
        <w:rPr>
          <w:b/>
          <w:bCs/>
        </w:rPr>
        <w:t>HERE EVERY SHOULD EXPLAIN</w:t>
      </w:r>
      <w:r w:rsidR="00315D12" w:rsidRPr="00E4708C">
        <w:rPr>
          <w:b/>
          <w:bCs/>
        </w:rPr>
        <w:t>=</w:t>
      </w:r>
    </w:p>
    <w:p w14:paraId="382C512A" w14:textId="3D9EE5EF" w:rsidR="00315D12" w:rsidRPr="00E4708C" w:rsidRDefault="00315D12" w:rsidP="00871A32">
      <w:pPr>
        <w:pStyle w:val="ListParagraph"/>
        <w:numPr>
          <w:ilvl w:val="0"/>
          <w:numId w:val="118"/>
        </w:numPr>
        <w:rPr>
          <w:b/>
          <w:bCs/>
        </w:rPr>
      </w:pPr>
      <w:r w:rsidRPr="00E4708C">
        <w:t xml:space="preserve">A . </w:t>
      </w:r>
      <w:r w:rsidRPr="00D62126">
        <w:rPr>
          <w:highlight w:val="cyan"/>
        </w:rPr>
        <w:t>WHAT THEY HAVE DONE YESTURDAY</w:t>
      </w:r>
      <w:r w:rsidRPr="00E4708C">
        <w:t>?</w:t>
      </w:r>
    </w:p>
    <w:p w14:paraId="679C9AF8" w14:textId="13E7E016" w:rsidR="00315D12" w:rsidRPr="00E4708C" w:rsidRDefault="00315D12" w:rsidP="00871A32">
      <w:pPr>
        <w:pStyle w:val="ListParagraph"/>
        <w:numPr>
          <w:ilvl w:val="0"/>
          <w:numId w:val="118"/>
        </w:numPr>
        <w:rPr>
          <w:b/>
          <w:bCs/>
        </w:rPr>
      </w:pPr>
      <w:r w:rsidRPr="00E4708C">
        <w:t xml:space="preserve">B.  </w:t>
      </w:r>
      <w:r w:rsidRPr="00D62126">
        <w:rPr>
          <w:highlight w:val="cyan"/>
        </w:rPr>
        <w:t>WHAT WERE THE IMPEDIMENTS /HURDELS THEY FACED YESTURDAY</w:t>
      </w:r>
      <w:r w:rsidRPr="00E4708C">
        <w:t xml:space="preserve"> ?</w:t>
      </w:r>
    </w:p>
    <w:p w14:paraId="2DB404A5" w14:textId="418C72CD" w:rsidR="00315D12" w:rsidRPr="00E4708C" w:rsidRDefault="00315D12" w:rsidP="00871A32">
      <w:pPr>
        <w:pStyle w:val="ListParagraph"/>
        <w:numPr>
          <w:ilvl w:val="0"/>
          <w:numId w:val="118"/>
        </w:numPr>
        <w:rPr>
          <w:b/>
          <w:bCs/>
        </w:rPr>
      </w:pPr>
      <w:r w:rsidRPr="00E4708C">
        <w:t xml:space="preserve">C. </w:t>
      </w:r>
      <w:r w:rsidRPr="00D62126">
        <w:rPr>
          <w:highlight w:val="cyan"/>
        </w:rPr>
        <w:t>WHAT ARE THE ACTIVITIES HE IS PLANNING TO DO TODAY</w:t>
      </w:r>
      <w:r w:rsidRPr="00E4708C">
        <w:t>.</w:t>
      </w:r>
    </w:p>
    <w:p w14:paraId="3A4E6685" w14:textId="441CEEE6" w:rsidR="00315D12" w:rsidRPr="00E4708C" w:rsidRDefault="00315D12" w:rsidP="00871A32">
      <w:pPr>
        <w:pStyle w:val="ListParagraph"/>
        <w:numPr>
          <w:ilvl w:val="0"/>
          <w:numId w:val="118"/>
        </w:numPr>
        <w:rPr>
          <w:b/>
          <w:bCs/>
        </w:rPr>
      </w:pPr>
      <w:r w:rsidRPr="00E4708C">
        <w:t xml:space="preserve">D.WHAT ARE </w:t>
      </w:r>
      <w:r w:rsidRPr="00D62126">
        <w:rPr>
          <w:highlight w:val="cyan"/>
        </w:rPr>
        <w:t>THE IMPENDIMENTS HE IS EXPECTING IN ORDER TO COMPLETE</w:t>
      </w:r>
      <w:r w:rsidRPr="00E4708C">
        <w:t xml:space="preserve"> TODAYS TASK.</w:t>
      </w:r>
    </w:p>
    <w:p w14:paraId="314B9B41" w14:textId="6F97B47C" w:rsidR="00315D12" w:rsidRPr="00D62126" w:rsidRDefault="00315D12" w:rsidP="00871A32">
      <w:pPr>
        <w:pStyle w:val="ListParagraph"/>
        <w:numPr>
          <w:ilvl w:val="0"/>
          <w:numId w:val="118"/>
        </w:numPr>
        <w:rPr>
          <w:b/>
          <w:bCs/>
          <w:highlight w:val="cyan"/>
        </w:rPr>
      </w:pPr>
      <w:r w:rsidRPr="00E4708C">
        <w:t xml:space="preserve">THE </w:t>
      </w:r>
      <w:r w:rsidRPr="00D62126">
        <w:rPr>
          <w:highlight w:val="cyan"/>
        </w:rPr>
        <w:t>SCRUM MASTER TRIES TO SOLVE CERTAIN IMPEDIMENT BACKLOG AND SOLVES IT LATER.</w:t>
      </w:r>
    </w:p>
    <w:p w14:paraId="0CB14067" w14:textId="32B50F96" w:rsidR="00315D12" w:rsidRPr="00D62126" w:rsidRDefault="00315D12" w:rsidP="00871A32">
      <w:pPr>
        <w:pStyle w:val="ListParagraph"/>
        <w:numPr>
          <w:ilvl w:val="0"/>
          <w:numId w:val="118"/>
        </w:numPr>
        <w:rPr>
          <w:b/>
          <w:bCs/>
          <w:highlight w:val="cyan"/>
        </w:rPr>
      </w:pPr>
      <w:r w:rsidRPr="00D62126">
        <w:rPr>
          <w:highlight w:val="cyan"/>
        </w:rPr>
        <w:t>GENERALLY , THIS MEETING SHOULD BE CONDUCTED IN THE BEGINNING OF THE DAY .</w:t>
      </w:r>
    </w:p>
    <w:p w14:paraId="6315D460" w14:textId="7025FF21" w:rsidR="00315D12" w:rsidRPr="00D62126" w:rsidRDefault="00315D12" w:rsidP="00871A32">
      <w:pPr>
        <w:pStyle w:val="ListParagraph"/>
        <w:numPr>
          <w:ilvl w:val="0"/>
          <w:numId w:val="118"/>
        </w:numPr>
        <w:rPr>
          <w:b/>
          <w:bCs/>
          <w:highlight w:val="cyan"/>
        </w:rPr>
      </w:pPr>
      <w:r w:rsidRPr="00E4708C">
        <w:t xml:space="preserve">HERE </w:t>
      </w:r>
      <w:r w:rsidRPr="00D62126">
        <w:rPr>
          <w:highlight w:val="cyan"/>
        </w:rPr>
        <w:t>EVERY BUDY SHOULD STAND-UP IN THE MEETING SO THAT PEOPLE ONLY TALK TO THE POINT.</w:t>
      </w:r>
    </w:p>
    <w:p w14:paraId="73E889CA" w14:textId="7854788C" w:rsidR="00315D12" w:rsidRPr="00E4708C" w:rsidRDefault="00315D12" w:rsidP="00871A32">
      <w:pPr>
        <w:pStyle w:val="Heading2"/>
      </w:pPr>
      <w:r w:rsidRPr="00E4708C">
        <w:t>SPRINT REVIEW MEETING =</w:t>
      </w:r>
    </w:p>
    <w:p w14:paraId="41A361A1" w14:textId="0D004C21" w:rsidR="00315D12" w:rsidRPr="00E4708C" w:rsidRDefault="00315D12" w:rsidP="00871A32">
      <w:pPr>
        <w:pStyle w:val="ListParagraph"/>
        <w:numPr>
          <w:ilvl w:val="0"/>
          <w:numId w:val="119"/>
        </w:numPr>
      </w:pPr>
      <w:r w:rsidRPr="00D62126">
        <w:rPr>
          <w:highlight w:val="cyan"/>
        </w:rPr>
        <w:t>SPRINT REVIEW MEETING SHOULD BE DONE AT THE END OF THE SPRINT ,</w:t>
      </w:r>
      <w:r w:rsidRPr="00E4708C">
        <w:t xml:space="preserve"> WHERE THE </w:t>
      </w:r>
      <w:r w:rsidRPr="00D62126">
        <w:rPr>
          <w:highlight w:val="cyan"/>
        </w:rPr>
        <w:t>ENGINEER WILL GIVE DEMO TO THE PRODUCT OWNER.</w:t>
      </w:r>
    </w:p>
    <w:p w14:paraId="323D4E4E" w14:textId="70988DC0" w:rsidR="00315D12" w:rsidRPr="00E4708C" w:rsidRDefault="00315D12" w:rsidP="00871A32">
      <w:pPr>
        <w:pStyle w:val="ListParagraph"/>
        <w:numPr>
          <w:ilvl w:val="0"/>
          <w:numId w:val="119"/>
        </w:numPr>
      </w:pPr>
      <w:r w:rsidRPr="00E4708C">
        <w:t xml:space="preserve">THEY </w:t>
      </w:r>
      <w:r w:rsidRPr="00D62126">
        <w:rPr>
          <w:highlight w:val="cyan"/>
        </w:rPr>
        <w:t>WILL ALSO DISCUSS HOW TO PLAN FOR THE NEXT SPRINT.</w:t>
      </w:r>
    </w:p>
    <w:p w14:paraId="634B78B3" w14:textId="25084423" w:rsidR="00315D12" w:rsidRPr="00E4708C" w:rsidRDefault="00315D12" w:rsidP="00871A32">
      <w:pPr>
        <w:pStyle w:val="Heading2"/>
      </w:pPr>
      <w:r w:rsidRPr="00E4708C">
        <w:t>RETROSPECTIVE MEETING=</w:t>
      </w:r>
    </w:p>
    <w:p w14:paraId="0804EBA3" w14:textId="48719E6B" w:rsidR="00315D12" w:rsidRPr="00D62126" w:rsidRDefault="00315D12" w:rsidP="00871A32">
      <w:pPr>
        <w:pStyle w:val="ListParagraph"/>
        <w:numPr>
          <w:ilvl w:val="0"/>
          <w:numId w:val="120"/>
        </w:numPr>
        <w:rPr>
          <w:highlight w:val="cyan"/>
        </w:rPr>
      </w:pPr>
      <w:r w:rsidRPr="00E4708C">
        <w:t xml:space="preserve">HERE </w:t>
      </w:r>
      <w:r w:rsidRPr="00D62126">
        <w:rPr>
          <w:highlight w:val="cyan"/>
        </w:rPr>
        <w:t xml:space="preserve">THE ENTIRE SCRUM TEAM MEETS AND DISCUSS </w:t>
      </w:r>
      <w:r w:rsidR="006C5C92" w:rsidRPr="00D62126">
        <w:rPr>
          <w:highlight w:val="cyan"/>
        </w:rPr>
        <w:t>ABOUT ALL ACHIVEMENTS (GOOD PROCESS FOLLOWED ) AND MISTAKES(WRONG ACTIVITIES PERFORMED) AND  IT WILL BE DOCUMENTED THIS DOCUMENT IS CALLED AS RETROSPECT DOCUMENT.</w:t>
      </w:r>
    </w:p>
    <w:p w14:paraId="63B9B807" w14:textId="778C9B77" w:rsidR="006C5C92" w:rsidRPr="00D62126" w:rsidRDefault="006C5C92" w:rsidP="00871A32">
      <w:pPr>
        <w:pStyle w:val="ListParagraph"/>
        <w:numPr>
          <w:ilvl w:val="0"/>
          <w:numId w:val="120"/>
        </w:numPr>
        <w:rPr>
          <w:highlight w:val="cyan"/>
        </w:rPr>
      </w:pPr>
      <w:r w:rsidRPr="00D62126">
        <w:rPr>
          <w:highlight w:val="cyan"/>
        </w:rPr>
        <w:t>WHEN NEXT SPRINT STARTS WHILE DOING SPRINT PLANNING MEETING , WE REFER THIS DOCUMENT AND WE PLAN IT IN SUCH A WAY THAT OLD MISTAKES SHOULD NOT BE REPEATED AND GOOD ACTIVITES ARE ONCE AGAIN ADOPTED.</w:t>
      </w:r>
    </w:p>
    <w:p w14:paraId="57AFC012" w14:textId="4AF835D2" w:rsidR="006C5C92" w:rsidRPr="00E4708C" w:rsidRDefault="006C5C92" w:rsidP="00871A32">
      <w:pPr>
        <w:pStyle w:val="Heading3"/>
      </w:pPr>
      <w:r w:rsidRPr="00E4708C">
        <w:rPr>
          <w:rStyle w:val="Heading2Char"/>
        </w:rPr>
        <w:lastRenderedPageBreak/>
        <w:t>TERMINOLOGY</w:t>
      </w:r>
      <w:r w:rsidRPr="00E4708C">
        <w:t>=</w:t>
      </w:r>
    </w:p>
    <w:p w14:paraId="37C14EFC" w14:textId="0FCB4A65" w:rsidR="006C5C92" w:rsidRPr="00E4708C" w:rsidRDefault="006C5C92" w:rsidP="00871A32">
      <w:pPr>
        <w:rPr>
          <w:color w:val="FF0000"/>
          <w:sz w:val="24"/>
          <w:szCs w:val="24"/>
        </w:rPr>
      </w:pPr>
      <w:r w:rsidRPr="00E4708C">
        <w:rPr>
          <w:color w:val="FF0000"/>
          <w:sz w:val="24"/>
          <w:szCs w:val="24"/>
        </w:rPr>
        <w:t>1 BURNDOWN CHART=</w:t>
      </w:r>
    </w:p>
    <w:p w14:paraId="4B66566F" w14:textId="1C6309FF" w:rsidR="006C5C92" w:rsidRPr="00E4708C" w:rsidRDefault="006C5C92" w:rsidP="00871A32">
      <w:pPr>
        <w:pStyle w:val="ListParagraph"/>
        <w:numPr>
          <w:ilvl w:val="0"/>
          <w:numId w:val="121"/>
        </w:numPr>
      </w:pPr>
      <w:r w:rsidRPr="00D62126">
        <w:rPr>
          <w:highlight w:val="cyan"/>
        </w:rPr>
        <w:t>IT IS A GRAPHICAL REPRESENTATION OF WORK LE</w:t>
      </w:r>
      <w:r w:rsidR="00D62126" w:rsidRPr="00D62126">
        <w:rPr>
          <w:highlight w:val="cyan"/>
        </w:rPr>
        <w:t>F</w:t>
      </w:r>
      <w:r w:rsidRPr="00D62126">
        <w:rPr>
          <w:highlight w:val="cyan"/>
        </w:rPr>
        <w:t>T VS TIME.</w:t>
      </w:r>
    </w:p>
    <w:p w14:paraId="404F340F" w14:textId="48A99661" w:rsidR="00D72248" w:rsidRPr="00E4708C" w:rsidRDefault="00D72248" w:rsidP="00871A32">
      <w:pPr>
        <w:rPr>
          <w:color w:val="FF0000"/>
        </w:rPr>
      </w:pPr>
      <w:r w:rsidRPr="00E4708C">
        <w:rPr>
          <w:color w:val="FF0000"/>
        </w:rPr>
        <w:t>2 STORY BOARD / WHITE BOARD=</w:t>
      </w:r>
    </w:p>
    <w:p w14:paraId="31EC932B" w14:textId="3C2D4084" w:rsidR="00D72248" w:rsidRPr="00D62126" w:rsidRDefault="00D72248" w:rsidP="00871A32">
      <w:pPr>
        <w:pStyle w:val="ListParagraph"/>
        <w:numPr>
          <w:ilvl w:val="0"/>
          <w:numId w:val="121"/>
        </w:numPr>
        <w:rPr>
          <w:highlight w:val="cyan"/>
        </w:rPr>
      </w:pPr>
      <w:r w:rsidRPr="00E4708C">
        <w:t xml:space="preserve">IT IS A </w:t>
      </w:r>
      <w:r w:rsidRPr="00D62126">
        <w:rPr>
          <w:highlight w:val="cyan"/>
        </w:rPr>
        <w:t>BOARD WHICH CONTIANS LIST OF PENDING TASKS , TASKS IN PROGRESS AND COMPLETED TASKS.</w:t>
      </w:r>
    </w:p>
    <w:p w14:paraId="34AA8651" w14:textId="46EFA3DB" w:rsidR="00D72248" w:rsidRPr="00E4708C" w:rsidRDefault="00D72248" w:rsidP="00871A32">
      <w:pPr>
        <w:rPr>
          <w:color w:val="FF0000"/>
        </w:rPr>
      </w:pPr>
      <w:r w:rsidRPr="00E4708C">
        <w:rPr>
          <w:color w:val="FF0000"/>
        </w:rPr>
        <w:t>3 HOT FIX / INCIDENT MANAGEMENT=</w:t>
      </w:r>
    </w:p>
    <w:p w14:paraId="7D39ED39" w14:textId="1F88DC62" w:rsidR="00D72248" w:rsidRPr="00D62126" w:rsidRDefault="00D72248" w:rsidP="00871A32">
      <w:pPr>
        <w:pStyle w:val="ListParagraph"/>
        <w:numPr>
          <w:ilvl w:val="0"/>
          <w:numId w:val="121"/>
        </w:numPr>
        <w:rPr>
          <w:highlight w:val="cyan"/>
        </w:rPr>
      </w:pPr>
      <w:r w:rsidRPr="00E4708C">
        <w:t xml:space="preserve">IN THE </w:t>
      </w:r>
      <w:r w:rsidRPr="00D62126">
        <w:rPr>
          <w:highlight w:val="cyan"/>
        </w:rPr>
        <w:t>PRODUCTION IF THE CUSTOMER FACES ANY BLOCKER OR CRITICAL DEFECTS IT WILL BE CUMMUNICATED TO THE COMPANY.</w:t>
      </w:r>
    </w:p>
    <w:p w14:paraId="7A77EBAD" w14:textId="12AF94D1" w:rsidR="00D72248" w:rsidRPr="00E4708C" w:rsidRDefault="00D72248" w:rsidP="00871A32">
      <w:pPr>
        <w:pStyle w:val="ListParagraph"/>
        <w:numPr>
          <w:ilvl w:val="0"/>
          <w:numId w:val="121"/>
        </w:numPr>
      </w:pPr>
      <w:r w:rsidRPr="00D62126">
        <w:rPr>
          <w:highlight w:val="cyan"/>
        </w:rPr>
        <w:t>DEVELOPERS WILL IMMIDIATELY FIX THE DEFECT AND TEST ENGINEER WILL RETEST AND PATCH WILL BE CREATED AND IT WILL BE INSTALLED IN THE PRODUCTION SERVER</w:t>
      </w:r>
      <w:r w:rsidRPr="00E4708C">
        <w:t>.</w:t>
      </w:r>
    </w:p>
    <w:p w14:paraId="399895DE" w14:textId="1D99CF2E" w:rsidR="00D72248" w:rsidRPr="00E4708C" w:rsidRDefault="00D72248" w:rsidP="00871A32">
      <w:pPr>
        <w:pStyle w:val="ListParagraph"/>
        <w:numPr>
          <w:ilvl w:val="0"/>
          <w:numId w:val="121"/>
        </w:numPr>
      </w:pPr>
      <w:r w:rsidRPr="00E4708C">
        <w:t xml:space="preserve">THIS IS CALLED AS </w:t>
      </w:r>
      <w:r w:rsidRPr="00D62126">
        <w:rPr>
          <w:highlight w:val="cyan"/>
        </w:rPr>
        <w:t>HOT FIX OR INCIDENT MANAGEMENT</w:t>
      </w:r>
      <w:r w:rsidRPr="00E4708C">
        <w:t>.</w:t>
      </w:r>
    </w:p>
    <w:p w14:paraId="17684EE3" w14:textId="6F8C0D2B" w:rsidR="00D72248" w:rsidRPr="00D62126" w:rsidRDefault="00D72248" w:rsidP="00871A32">
      <w:pPr>
        <w:pStyle w:val="ListParagraph"/>
        <w:numPr>
          <w:ilvl w:val="0"/>
          <w:numId w:val="121"/>
        </w:numPr>
        <w:rPr>
          <w:highlight w:val="cyan"/>
        </w:rPr>
      </w:pPr>
      <w:r w:rsidRPr="00E4708C">
        <w:t xml:space="preserve">THIS MAY </w:t>
      </w:r>
      <w:r w:rsidRPr="00D62126">
        <w:rPr>
          <w:highlight w:val="cyan"/>
        </w:rPr>
        <w:t xml:space="preserve">TAKE UPTO </w:t>
      </w:r>
      <w:r w:rsidR="00391F81">
        <w:rPr>
          <w:highlight w:val="cyan"/>
        </w:rPr>
        <w:t>24</w:t>
      </w:r>
      <w:r w:rsidRPr="00D62126">
        <w:rPr>
          <w:highlight w:val="cyan"/>
        </w:rPr>
        <w:t xml:space="preserve"> HOURS </w:t>
      </w:r>
      <w:r w:rsidR="0043771C">
        <w:rPr>
          <w:highlight w:val="cyan"/>
        </w:rPr>
        <w:t>. (war room)</w:t>
      </w:r>
    </w:p>
    <w:p w14:paraId="4D596A20" w14:textId="0D6E97A0" w:rsidR="00D72248" w:rsidRPr="00E4708C" w:rsidRDefault="00D72248" w:rsidP="00871A32">
      <w:pPr>
        <w:rPr>
          <w:color w:val="FF0000"/>
        </w:rPr>
      </w:pPr>
      <w:r w:rsidRPr="00E4708C">
        <w:rPr>
          <w:color w:val="FF0000"/>
        </w:rPr>
        <w:t>4 ROUTE CAUSE ANALYSIS=</w:t>
      </w:r>
    </w:p>
    <w:p w14:paraId="4531D992" w14:textId="680C5A98" w:rsidR="00D72248" w:rsidRPr="00D62126" w:rsidRDefault="00D72248" w:rsidP="00871A32">
      <w:pPr>
        <w:pStyle w:val="ListParagraph"/>
        <w:numPr>
          <w:ilvl w:val="0"/>
          <w:numId w:val="122"/>
        </w:numPr>
        <w:rPr>
          <w:highlight w:val="cyan"/>
        </w:rPr>
      </w:pPr>
      <w:r w:rsidRPr="00E4708C">
        <w:t xml:space="preserve">HERE </w:t>
      </w:r>
      <w:r w:rsidRPr="00D62126">
        <w:rPr>
          <w:highlight w:val="cyan"/>
        </w:rPr>
        <w:t>ENTIRE TEAM SITS TOGETHER AND FIND THE ROUTE CAUSE OF THE DEFECT AND SHARE IT IN A COMMON FOLDER WHERE EVERYONE CAN ACCESS IS AND PRESENT IT TO ENTIRE TEAM.</w:t>
      </w:r>
    </w:p>
    <w:p w14:paraId="3886A70D" w14:textId="7E668462" w:rsidR="00D72248" w:rsidRPr="00D62126" w:rsidRDefault="00D72248" w:rsidP="00871A32">
      <w:pPr>
        <w:pStyle w:val="ListParagraph"/>
        <w:numPr>
          <w:ilvl w:val="0"/>
          <w:numId w:val="122"/>
        </w:numPr>
        <w:rPr>
          <w:highlight w:val="cyan"/>
        </w:rPr>
      </w:pPr>
      <w:r w:rsidRPr="00E4708C">
        <w:t xml:space="preserve">THIS </w:t>
      </w:r>
      <w:r w:rsidRPr="00D62126">
        <w:rPr>
          <w:highlight w:val="cyan"/>
        </w:rPr>
        <w:t>TECHNIQUE IS CALLED FISH BONE TECHNIQUES OR ISHIKAWA METHOD OR RCA MEETING (ROOT CAUSE ANALYSIS).</w:t>
      </w:r>
    </w:p>
    <w:p w14:paraId="3FFA437F" w14:textId="4C69D5A4" w:rsidR="00244E0D" w:rsidRPr="00E4708C" w:rsidRDefault="00244E0D" w:rsidP="00871A32">
      <w:pPr>
        <w:rPr>
          <w:color w:val="FF0000"/>
        </w:rPr>
      </w:pPr>
      <w:r w:rsidRPr="00E4708C">
        <w:rPr>
          <w:color w:val="FF0000"/>
        </w:rPr>
        <w:t>5 CHICKEN=</w:t>
      </w:r>
    </w:p>
    <w:p w14:paraId="115C7AA2" w14:textId="23233D60" w:rsidR="00244E0D" w:rsidRPr="00D62126" w:rsidRDefault="00244E0D" w:rsidP="00871A32">
      <w:pPr>
        <w:pStyle w:val="ListParagraph"/>
        <w:numPr>
          <w:ilvl w:val="0"/>
          <w:numId w:val="123"/>
        </w:numPr>
        <w:rPr>
          <w:highlight w:val="cyan"/>
        </w:rPr>
      </w:pPr>
      <w:r w:rsidRPr="00E4708C">
        <w:t xml:space="preserve">THE </w:t>
      </w:r>
      <w:r w:rsidRPr="00D62126">
        <w:rPr>
          <w:highlight w:val="cyan"/>
        </w:rPr>
        <w:t>PERSON WHO IS RESPONSIBLE TO GIVE REWARDS ACCORDING TO THEIR WORK AND MANAGE THE ENGINEERS.</w:t>
      </w:r>
    </w:p>
    <w:p w14:paraId="18228346" w14:textId="7FC32FD4" w:rsidR="00244E0D" w:rsidRPr="00E4708C" w:rsidRDefault="00244E0D" w:rsidP="00871A32">
      <w:pPr>
        <w:rPr>
          <w:color w:val="FF0000"/>
        </w:rPr>
      </w:pPr>
      <w:r w:rsidRPr="00E4708C">
        <w:rPr>
          <w:color w:val="FF0000"/>
        </w:rPr>
        <w:t>6 PIGS=</w:t>
      </w:r>
    </w:p>
    <w:p w14:paraId="41BEA02D" w14:textId="7E6E5446" w:rsidR="00244E0D" w:rsidRPr="00E4708C" w:rsidRDefault="00244E0D" w:rsidP="00871A32">
      <w:pPr>
        <w:pStyle w:val="ListParagraph"/>
        <w:numPr>
          <w:ilvl w:val="0"/>
          <w:numId w:val="123"/>
        </w:numPr>
      </w:pPr>
      <w:r w:rsidRPr="00E4708C">
        <w:t xml:space="preserve">GROUP </w:t>
      </w:r>
      <w:r w:rsidRPr="00D62126">
        <w:rPr>
          <w:highlight w:val="cyan"/>
        </w:rPr>
        <w:t>OF ENGINNERS DOING PROJECTS</w:t>
      </w:r>
      <w:r w:rsidRPr="00E4708C">
        <w:t>.</w:t>
      </w:r>
    </w:p>
    <w:p w14:paraId="5161524F" w14:textId="494743C1" w:rsidR="00244E0D" w:rsidRPr="00E4708C" w:rsidRDefault="00244E0D" w:rsidP="00871A32">
      <w:pPr>
        <w:pStyle w:val="Heading1"/>
        <w:rPr>
          <w:color w:val="833C0B" w:themeColor="accent2" w:themeShade="80"/>
          <w:sz w:val="96"/>
          <w:szCs w:val="96"/>
        </w:rPr>
      </w:pPr>
      <w:r w:rsidRPr="00E4708C">
        <w:rPr>
          <w:color w:val="833C0B" w:themeColor="accent2" w:themeShade="80"/>
          <w:sz w:val="96"/>
          <w:szCs w:val="96"/>
        </w:rPr>
        <w:t>TEST PLAN=</w:t>
      </w:r>
    </w:p>
    <w:p w14:paraId="5F0E5440" w14:textId="4FA46F19" w:rsidR="00244E0D" w:rsidRPr="00E4708C" w:rsidRDefault="00244E0D" w:rsidP="00871A32">
      <w:pPr>
        <w:pStyle w:val="ListParagraph"/>
        <w:numPr>
          <w:ilvl w:val="0"/>
          <w:numId w:val="123"/>
        </w:numPr>
      </w:pPr>
      <w:r w:rsidRPr="00E4708C">
        <w:t xml:space="preserve">TEST </w:t>
      </w:r>
      <w:r w:rsidRPr="00D62126">
        <w:rPr>
          <w:highlight w:val="cyan"/>
        </w:rPr>
        <w:t>PLAN IS A DOCUMENT WHICH DERIVES ALL THE FEATURES TESTING ACTIVITIES</w:t>
      </w:r>
      <w:r w:rsidRPr="00E4708C">
        <w:t xml:space="preserve"> .</w:t>
      </w:r>
    </w:p>
    <w:p w14:paraId="24AA9BDC" w14:textId="7CBF6664" w:rsidR="00244E0D" w:rsidRPr="00D62126" w:rsidRDefault="00244E0D" w:rsidP="00871A32">
      <w:pPr>
        <w:pStyle w:val="ListParagraph"/>
        <w:numPr>
          <w:ilvl w:val="0"/>
          <w:numId w:val="123"/>
        </w:numPr>
        <w:rPr>
          <w:highlight w:val="cyan"/>
        </w:rPr>
      </w:pPr>
      <w:r w:rsidRPr="00E4708C">
        <w:t xml:space="preserve">IT IS </w:t>
      </w:r>
      <w:r w:rsidRPr="00D62126">
        <w:rPr>
          <w:highlight w:val="cyan"/>
        </w:rPr>
        <w:t>GENERALLY PREPARED BY TEST ENGINEER / TEST LEAD /SENIOUR TEST ENGINEER</w:t>
      </w:r>
      <w:r w:rsidR="00795328" w:rsidRPr="00D62126">
        <w:rPr>
          <w:highlight w:val="cyan"/>
        </w:rPr>
        <w:t>/TEST MANAGER</w:t>
      </w:r>
      <w:r w:rsidRPr="00D62126">
        <w:rPr>
          <w:highlight w:val="cyan"/>
        </w:rPr>
        <w:t>.</w:t>
      </w:r>
    </w:p>
    <w:p w14:paraId="10CEE39E" w14:textId="20EE9FFA" w:rsidR="00244E0D" w:rsidRPr="00E4708C" w:rsidRDefault="00244E0D" w:rsidP="00871A32">
      <w:pPr>
        <w:pStyle w:val="Heading3"/>
      </w:pPr>
      <w:r w:rsidRPr="00E4708C">
        <w:t xml:space="preserve">THERE ARE </w:t>
      </w:r>
      <w:r w:rsidR="004B1252" w:rsidRPr="00E4708C">
        <w:t>FEW</w:t>
      </w:r>
      <w:r w:rsidRPr="00E4708C">
        <w:t xml:space="preserve"> ATTRIBUTES /SECTIONS=</w:t>
      </w:r>
    </w:p>
    <w:p w14:paraId="736B9B2F" w14:textId="2505D1E3" w:rsidR="00244E0D" w:rsidRPr="00E4708C" w:rsidRDefault="00244E0D" w:rsidP="00871A32">
      <w:pPr>
        <w:pStyle w:val="ListParagraph"/>
        <w:numPr>
          <w:ilvl w:val="0"/>
          <w:numId w:val="124"/>
        </w:numPr>
      </w:pPr>
      <w:r w:rsidRPr="00E4708C">
        <w:t>1 OBJECTIVE</w:t>
      </w:r>
    </w:p>
    <w:p w14:paraId="35DAE163" w14:textId="6B51AD41" w:rsidR="00244E0D" w:rsidRPr="00E4708C" w:rsidRDefault="00244E0D" w:rsidP="00871A32">
      <w:pPr>
        <w:pStyle w:val="ListParagraph"/>
        <w:numPr>
          <w:ilvl w:val="0"/>
          <w:numId w:val="124"/>
        </w:numPr>
      </w:pPr>
      <w:r w:rsidRPr="00E4708C">
        <w:t>2 EFFORT ESTIMATION</w:t>
      </w:r>
    </w:p>
    <w:p w14:paraId="1F941C72" w14:textId="58DDE31D" w:rsidR="00244E0D" w:rsidRPr="00E4708C" w:rsidRDefault="00244E0D" w:rsidP="00871A32">
      <w:pPr>
        <w:pStyle w:val="ListParagraph"/>
        <w:numPr>
          <w:ilvl w:val="0"/>
          <w:numId w:val="124"/>
        </w:numPr>
      </w:pPr>
      <w:r w:rsidRPr="00E4708C">
        <w:t>3 SCOPE</w:t>
      </w:r>
    </w:p>
    <w:p w14:paraId="72DC4ACD" w14:textId="377094DE" w:rsidR="00244E0D" w:rsidRPr="00E4708C" w:rsidRDefault="00244E0D" w:rsidP="00871A32">
      <w:pPr>
        <w:pStyle w:val="ListParagraph"/>
        <w:numPr>
          <w:ilvl w:val="0"/>
          <w:numId w:val="124"/>
        </w:numPr>
      </w:pPr>
      <w:r w:rsidRPr="00E4708C">
        <w:t>4 APPROACH</w:t>
      </w:r>
    </w:p>
    <w:p w14:paraId="4B9C9C2C" w14:textId="593488A3" w:rsidR="00244E0D" w:rsidRPr="00E4708C" w:rsidRDefault="00244E0D" w:rsidP="00871A32">
      <w:pPr>
        <w:pStyle w:val="ListParagraph"/>
        <w:numPr>
          <w:ilvl w:val="0"/>
          <w:numId w:val="124"/>
        </w:numPr>
      </w:pPr>
      <w:r w:rsidRPr="00E4708C">
        <w:t>5 RISK</w:t>
      </w:r>
    </w:p>
    <w:p w14:paraId="4DD85A95" w14:textId="750BE508" w:rsidR="00244E0D" w:rsidRPr="00E4708C" w:rsidRDefault="00244E0D" w:rsidP="00871A32">
      <w:pPr>
        <w:pStyle w:val="ListParagraph"/>
        <w:numPr>
          <w:ilvl w:val="0"/>
          <w:numId w:val="124"/>
        </w:numPr>
      </w:pPr>
      <w:r w:rsidRPr="00E4708C">
        <w:lastRenderedPageBreak/>
        <w:t>6 MITIGATION PLAN</w:t>
      </w:r>
    </w:p>
    <w:p w14:paraId="23F1DB57" w14:textId="721E1878" w:rsidR="00244E0D" w:rsidRPr="00E4708C" w:rsidRDefault="00244E0D" w:rsidP="00871A32">
      <w:pPr>
        <w:pStyle w:val="ListParagraph"/>
        <w:numPr>
          <w:ilvl w:val="0"/>
          <w:numId w:val="124"/>
        </w:numPr>
      </w:pPr>
      <w:r w:rsidRPr="00E4708C">
        <w:t>7 ASSUMPTION</w:t>
      </w:r>
    </w:p>
    <w:p w14:paraId="45E2637B" w14:textId="645E62AF" w:rsidR="00244E0D" w:rsidRPr="00E4708C" w:rsidRDefault="00244E0D" w:rsidP="00871A32">
      <w:pPr>
        <w:pStyle w:val="ListParagraph"/>
        <w:numPr>
          <w:ilvl w:val="0"/>
          <w:numId w:val="124"/>
        </w:numPr>
      </w:pPr>
      <w:r w:rsidRPr="00E4708C">
        <w:t>8 TESTING METHODOLOGY</w:t>
      </w:r>
    </w:p>
    <w:p w14:paraId="0E33BD78" w14:textId="2B5FAC3C" w:rsidR="00244E0D" w:rsidRPr="00E4708C" w:rsidRDefault="00244E0D" w:rsidP="00871A32">
      <w:pPr>
        <w:pStyle w:val="ListParagraph"/>
        <w:numPr>
          <w:ilvl w:val="0"/>
          <w:numId w:val="124"/>
        </w:numPr>
      </w:pPr>
      <w:r w:rsidRPr="00E4708C">
        <w:t>9 SCHEDULE</w:t>
      </w:r>
    </w:p>
    <w:p w14:paraId="31DF3F7F" w14:textId="03E5294E" w:rsidR="00244E0D" w:rsidRPr="00E4708C" w:rsidRDefault="00244E0D" w:rsidP="00871A32">
      <w:pPr>
        <w:pStyle w:val="ListParagraph"/>
        <w:numPr>
          <w:ilvl w:val="0"/>
          <w:numId w:val="124"/>
        </w:numPr>
      </w:pPr>
      <w:r w:rsidRPr="00E4708C">
        <w:t>10 TEST ENVIRONMENT</w:t>
      </w:r>
    </w:p>
    <w:p w14:paraId="68FA2D91" w14:textId="13FCBA4E" w:rsidR="00244E0D" w:rsidRPr="00E4708C" w:rsidRDefault="00244E0D" w:rsidP="00871A32">
      <w:pPr>
        <w:pStyle w:val="ListParagraph"/>
        <w:numPr>
          <w:ilvl w:val="0"/>
          <w:numId w:val="124"/>
        </w:numPr>
      </w:pPr>
      <w:r w:rsidRPr="00E4708C">
        <w:t>11 DEFECT TRACKIG</w:t>
      </w:r>
    </w:p>
    <w:p w14:paraId="26D446AA" w14:textId="6183F6EF" w:rsidR="00244E0D" w:rsidRPr="00E4708C" w:rsidRDefault="00244E0D" w:rsidP="00871A32">
      <w:pPr>
        <w:pStyle w:val="ListParagraph"/>
        <w:numPr>
          <w:ilvl w:val="0"/>
          <w:numId w:val="124"/>
        </w:numPr>
      </w:pPr>
      <w:r w:rsidRPr="00E4708C">
        <w:t>12 TEST AUTOMATION</w:t>
      </w:r>
    </w:p>
    <w:p w14:paraId="1D0BECF0" w14:textId="1EA51C4C" w:rsidR="00244E0D" w:rsidRPr="00E4708C" w:rsidRDefault="00244E0D" w:rsidP="00871A32">
      <w:pPr>
        <w:pStyle w:val="ListParagraph"/>
        <w:numPr>
          <w:ilvl w:val="0"/>
          <w:numId w:val="124"/>
        </w:numPr>
      </w:pPr>
      <w:r w:rsidRPr="00E4708C">
        <w:t>13 DELIVERABLES</w:t>
      </w:r>
    </w:p>
    <w:p w14:paraId="049E7601" w14:textId="3F3B518C" w:rsidR="00244E0D" w:rsidRPr="00E4708C" w:rsidRDefault="00244E0D" w:rsidP="00871A32">
      <w:pPr>
        <w:pStyle w:val="ListParagraph"/>
        <w:numPr>
          <w:ilvl w:val="0"/>
          <w:numId w:val="124"/>
        </w:numPr>
      </w:pPr>
      <w:r w:rsidRPr="00E4708C">
        <w:t>14 ENTRY AND EXIT CRITERIA</w:t>
      </w:r>
    </w:p>
    <w:p w14:paraId="096AB2F8" w14:textId="61B43BB4" w:rsidR="00244E0D" w:rsidRPr="00E4708C" w:rsidRDefault="00244E0D" w:rsidP="00871A32">
      <w:pPr>
        <w:pStyle w:val="ListParagraph"/>
        <w:numPr>
          <w:ilvl w:val="0"/>
          <w:numId w:val="124"/>
        </w:numPr>
      </w:pPr>
      <w:r w:rsidRPr="00E4708C">
        <w:t>15 TEST STOP CRITERIA</w:t>
      </w:r>
    </w:p>
    <w:p w14:paraId="7D5D62D3" w14:textId="33EBBF3D" w:rsidR="00244E0D" w:rsidRPr="00E4708C" w:rsidRDefault="00244E0D" w:rsidP="00871A32">
      <w:pPr>
        <w:pStyle w:val="ListParagraph"/>
        <w:numPr>
          <w:ilvl w:val="0"/>
          <w:numId w:val="124"/>
        </w:numPr>
      </w:pPr>
      <w:r w:rsidRPr="00E4708C">
        <w:t>16 ROLES AND RESPONSIBILITIES</w:t>
      </w:r>
    </w:p>
    <w:p w14:paraId="04EBA4EB" w14:textId="5425CDAA" w:rsidR="00244E0D" w:rsidRPr="00E4708C" w:rsidRDefault="00244E0D" w:rsidP="00871A32">
      <w:pPr>
        <w:pStyle w:val="ListParagraph"/>
        <w:numPr>
          <w:ilvl w:val="0"/>
          <w:numId w:val="124"/>
        </w:numPr>
      </w:pPr>
      <w:r w:rsidRPr="00E4708C">
        <w:t>17 TEMPLATES</w:t>
      </w:r>
    </w:p>
    <w:p w14:paraId="149144F5" w14:textId="6BF0DA45" w:rsidR="00244E0D" w:rsidRPr="00E4708C" w:rsidRDefault="00244E0D" w:rsidP="00871A32">
      <w:pPr>
        <w:pStyle w:val="Heading3"/>
      </w:pPr>
      <w:r w:rsidRPr="00E4708C">
        <w:t>1 OBJECTIVE=</w:t>
      </w:r>
    </w:p>
    <w:p w14:paraId="1E0ACA87" w14:textId="5A634C0B" w:rsidR="00244E0D" w:rsidRPr="00D62126" w:rsidRDefault="00244E0D" w:rsidP="00871A32">
      <w:pPr>
        <w:pStyle w:val="ListParagraph"/>
        <w:numPr>
          <w:ilvl w:val="0"/>
          <w:numId w:val="125"/>
        </w:numPr>
        <w:rPr>
          <w:highlight w:val="cyan"/>
        </w:rPr>
      </w:pPr>
      <w:r w:rsidRPr="00E4708C">
        <w:t xml:space="preserve">THIS SECTION </w:t>
      </w:r>
      <w:r w:rsidRPr="00D62126">
        <w:rPr>
          <w:highlight w:val="cyan"/>
        </w:rPr>
        <w:t xml:space="preserve">COVERS WHY WE ARE PREPARING </w:t>
      </w:r>
      <w:r w:rsidR="00EC23D3" w:rsidRPr="00D62126">
        <w:rPr>
          <w:highlight w:val="cyan"/>
        </w:rPr>
        <w:t>THE TEST PLAN</w:t>
      </w:r>
    </w:p>
    <w:p w14:paraId="59E7B7B8" w14:textId="2E69322A" w:rsidR="00EC23D3" w:rsidRPr="00E4708C" w:rsidRDefault="00EC23D3" w:rsidP="00871A32">
      <w:pPr>
        <w:pStyle w:val="ListParagraph"/>
      </w:pPr>
      <w:r w:rsidRPr="00E4708C">
        <w:t>OR</w:t>
      </w:r>
    </w:p>
    <w:p w14:paraId="471FF769" w14:textId="1B85BB0E" w:rsidR="00EC23D3" w:rsidRPr="00D62126" w:rsidRDefault="00EC23D3" w:rsidP="00871A32">
      <w:pPr>
        <w:pStyle w:val="ListParagraph"/>
        <w:numPr>
          <w:ilvl w:val="0"/>
          <w:numId w:val="125"/>
        </w:numPr>
        <w:rPr>
          <w:highlight w:val="cyan"/>
        </w:rPr>
      </w:pPr>
      <w:r w:rsidRPr="00E4708C">
        <w:t xml:space="preserve">WHAT </w:t>
      </w:r>
      <w:r w:rsidRPr="00D62126">
        <w:rPr>
          <w:highlight w:val="cyan"/>
        </w:rPr>
        <w:t>IS THE AIM OF PREPARING THE TEST PLAN .</w:t>
      </w:r>
    </w:p>
    <w:p w14:paraId="7FC1FEFF" w14:textId="78997F57" w:rsidR="00EC23D3" w:rsidRPr="00E4708C" w:rsidRDefault="00EC23D3" w:rsidP="00871A32">
      <w:pPr>
        <w:pStyle w:val="ListParagraph"/>
        <w:numPr>
          <w:ilvl w:val="0"/>
          <w:numId w:val="125"/>
        </w:numPr>
      </w:pPr>
      <w:r w:rsidRPr="00E4708C">
        <w:t>(AIM MEANS HERE WE HAVE TO MENTION WHICH IS THE BEST PROCESS / PROCEDURE WE WILL BE USING AND HOW TO USE IT )</w:t>
      </w:r>
    </w:p>
    <w:p w14:paraId="14251F9F" w14:textId="6E586AC3" w:rsidR="00EC23D3" w:rsidRPr="00E4708C" w:rsidRDefault="00EC23D3" w:rsidP="00871A32">
      <w:pPr>
        <w:pStyle w:val="ListParagraph"/>
        <w:numPr>
          <w:ilvl w:val="0"/>
          <w:numId w:val="125"/>
        </w:numPr>
      </w:pPr>
      <w:r w:rsidRPr="00E4708C">
        <w:t>EXAMPLE= XXXXPROJECT&gt;&gt;&gt;&gt;&gt;&gt;AGILE MODEL</w:t>
      </w:r>
    </w:p>
    <w:p w14:paraId="3D8E267C" w14:textId="14B64BE1" w:rsidR="00EC23D3" w:rsidRPr="00E4708C" w:rsidRDefault="00EC23D3" w:rsidP="00871A32">
      <w:pPr>
        <w:pStyle w:val="ListParagraph"/>
        <w:numPr>
          <w:ilvl w:val="0"/>
          <w:numId w:val="125"/>
        </w:numPr>
      </w:pPr>
      <w:r w:rsidRPr="00E4708C">
        <w:t>ABOUT AGILE MODEL AND ITS PROCESS.</w:t>
      </w:r>
    </w:p>
    <w:p w14:paraId="2B05475D" w14:textId="2661BD9F" w:rsidR="00EC23D3" w:rsidRPr="00E4708C" w:rsidRDefault="00EC23D3" w:rsidP="00871A32">
      <w:pPr>
        <w:pStyle w:val="Heading3"/>
      </w:pPr>
      <w:r w:rsidRPr="00E4708C">
        <w:t>2 EFFORT ESTIMATION=</w:t>
      </w:r>
    </w:p>
    <w:p w14:paraId="778B0595" w14:textId="2CA45B53" w:rsidR="00D72248" w:rsidRPr="00E4708C" w:rsidRDefault="00EC23D3" w:rsidP="00871A32">
      <w:pPr>
        <w:pStyle w:val="ListParagraph"/>
        <w:numPr>
          <w:ilvl w:val="0"/>
          <w:numId w:val="126"/>
        </w:numPr>
      </w:pPr>
      <w:r w:rsidRPr="00E4708C">
        <w:t xml:space="preserve">THIS SECTION </w:t>
      </w:r>
      <w:r w:rsidRPr="00D62126">
        <w:rPr>
          <w:highlight w:val="cyan"/>
        </w:rPr>
        <w:t>COVERS ESTIMATION OF HOW LONG IT TAKES TO COMPLETE THE PROJECT , COST OF THE PRO</w:t>
      </w:r>
      <w:r w:rsidR="00D62126">
        <w:rPr>
          <w:highlight w:val="cyan"/>
        </w:rPr>
        <w:t>J</w:t>
      </w:r>
      <w:r w:rsidRPr="00D62126">
        <w:rPr>
          <w:highlight w:val="cyan"/>
        </w:rPr>
        <w:t>ECT AND ALSO HOW MANY ENGINEERS ARE NEEDED TO COMPLETE</w:t>
      </w:r>
      <w:r w:rsidRPr="00E4708C">
        <w:t xml:space="preserve"> THE TASK.</w:t>
      </w:r>
    </w:p>
    <w:p w14:paraId="3EB7B1C3" w14:textId="77777777" w:rsidR="006C5C92" w:rsidRPr="00E4708C" w:rsidRDefault="006C5C92" w:rsidP="00871A32"/>
    <w:tbl>
      <w:tblPr>
        <w:tblStyle w:val="TableGrid"/>
        <w:tblpPr w:leftFromText="180" w:rightFromText="180" w:horzAnchor="margin" w:tblpXSpec="center" w:tblpY="1152"/>
        <w:tblW w:w="10692" w:type="dxa"/>
        <w:tblLook w:val="04A0" w:firstRow="1" w:lastRow="0" w:firstColumn="1" w:lastColumn="0" w:noHBand="0" w:noVBand="1"/>
      </w:tblPr>
      <w:tblGrid>
        <w:gridCol w:w="1133"/>
        <w:gridCol w:w="683"/>
        <w:gridCol w:w="1456"/>
        <w:gridCol w:w="1456"/>
        <w:gridCol w:w="1233"/>
        <w:gridCol w:w="1098"/>
        <w:gridCol w:w="1098"/>
        <w:gridCol w:w="794"/>
        <w:gridCol w:w="891"/>
        <w:gridCol w:w="850"/>
      </w:tblGrid>
      <w:tr w:rsidR="00C476D2" w:rsidRPr="00E4708C" w14:paraId="1A38EE7A" w14:textId="77777777" w:rsidTr="00C476D2">
        <w:trPr>
          <w:trHeight w:val="1499"/>
        </w:trPr>
        <w:tc>
          <w:tcPr>
            <w:tcW w:w="1133" w:type="dxa"/>
          </w:tcPr>
          <w:p w14:paraId="11A9F363" w14:textId="3089A951" w:rsidR="00EC23D3" w:rsidRPr="00E4708C" w:rsidRDefault="00EC23D3" w:rsidP="00871A32">
            <w:pPr>
              <w:rPr>
                <w:lang w:val="en-US"/>
              </w:rPr>
            </w:pPr>
            <w:r w:rsidRPr="00E4708C">
              <w:rPr>
                <w:lang w:val="en-US"/>
              </w:rPr>
              <w:t>COMPOSE</w:t>
            </w:r>
          </w:p>
        </w:tc>
        <w:tc>
          <w:tcPr>
            <w:tcW w:w="683" w:type="dxa"/>
          </w:tcPr>
          <w:p w14:paraId="6905CAE6" w14:textId="77777777" w:rsidR="00EC23D3" w:rsidRPr="00E4708C" w:rsidRDefault="00EC23D3" w:rsidP="00871A32">
            <w:pPr>
              <w:rPr>
                <w:lang w:val="en-US"/>
              </w:rPr>
            </w:pPr>
          </w:p>
          <w:p w14:paraId="3FEAD4A3" w14:textId="041BCB9E" w:rsidR="00EC23D3" w:rsidRPr="00E4708C" w:rsidRDefault="00EC23D3" w:rsidP="00871A32">
            <w:pPr>
              <w:rPr>
                <w:lang w:val="en-US"/>
              </w:rPr>
            </w:pPr>
            <w:r w:rsidRPr="00E4708C">
              <w:rPr>
                <w:lang w:val="en-US"/>
              </w:rPr>
              <w:t>4HRS</w:t>
            </w:r>
          </w:p>
        </w:tc>
        <w:tc>
          <w:tcPr>
            <w:tcW w:w="1456" w:type="dxa"/>
          </w:tcPr>
          <w:p w14:paraId="4146644B" w14:textId="2C315335" w:rsidR="00EC23D3" w:rsidRPr="00E4708C" w:rsidRDefault="00EC23D3" w:rsidP="00871A32">
            <w:pPr>
              <w:rPr>
                <w:lang w:val="en-US"/>
              </w:rPr>
            </w:pPr>
            <w:r w:rsidRPr="00E4708C">
              <w:rPr>
                <w:lang w:val="en-US"/>
              </w:rPr>
              <w:t>50SCENARIOS</w:t>
            </w:r>
          </w:p>
          <w:p w14:paraId="53B04437" w14:textId="7B51D65E" w:rsidR="00EC23D3" w:rsidRPr="00E4708C" w:rsidRDefault="00EC23D3" w:rsidP="00871A32">
            <w:pPr>
              <w:rPr>
                <w:lang w:val="en-US"/>
              </w:rPr>
            </w:pPr>
            <w:r w:rsidRPr="00E4708C">
              <w:rPr>
                <w:lang w:val="en-US"/>
              </w:rPr>
              <w:t>5 MI</w:t>
            </w:r>
            <w:r w:rsidR="00C476D2" w:rsidRPr="00E4708C">
              <w:rPr>
                <w:lang w:val="en-US"/>
              </w:rPr>
              <w:t xml:space="preserve">N TO </w:t>
            </w:r>
            <w:r w:rsidRPr="00E4708C">
              <w:rPr>
                <w:lang w:val="en-US"/>
              </w:rPr>
              <w:t>IDENTIFY</w:t>
            </w:r>
          </w:p>
          <w:p w14:paraId="6F0D8686" w14:textId="0D99C43F" w:rsidR="00EC23D3" w:rsidRPr="00E4708C" w:rsidRDefault="00EC23D3" w:rsidP="00871A32">
            <w:pPr>
              <w:rPr>
                <w:lang w:val="en-US"/>
              </w:rPr>
            </w:pPr>
            <w:r w:rsidRPr="00E4708C">
              <w:rPr>
                <w:lang w:val="en-US"/>
              </w:rPr>
              <w:t>5 MIN *50 =250MIN</w:t>
            </w:r>
          </w:p>
          <w:p w14:paraId="2EEC497B" w14:textId="22C7133E" w:rsidR="00EC23D3" w:rsidRPr="00E4708C" w:rsidRDefault="00EC23D3" w:rsidP="00871A32">
            <w:pPr>
              <w:rPr>
                <w:lang w:val="en-US"/>
              </w:rPr>
            </w:pPr>
            <w:r w:rsidRPr="00E4708C">
              <w:rPr>
                <w:lang w:val="en-US"/>
              </w:rPr>
              <w:t>4 HRS</w:t>
            </w:r>
          </w:p>
        </w:tc>
        <w:tc>
          <w:tcPr>
            <w:tcW w:w="1456" w:type="dxa"/>
          </w:tcPr>
          <w:p w14:paraId="569E1E15" w14:textId="77777777" w:rsidR="00EC23D3" w:rsidRPr="00E4708C" w:rsidRDefault="00EC23D3" w:rsidP="00871A32">
            <w:pPr>
              <w:rPr>
                <w:lang w:val="en-US"/>
              </w:rPr>
            </w:pPr>
            <w:r w:rsidRPr="00E4708C">
              <w:rPr>
                <w:lang w:val="en-US"/>
              </w:rPr>
              <w:t>50SCENARIOS</w:t>
            </w:r>
          </w:p>
          <w:p w14:paraId="639151A4" w14:textId="2965CB0C" w:rsidR="00EC23D3" w:rsidRPr="00E4708C" w:rsidRDefault="00C476D2" w:rsidP="00871A32">
            <w:pPr>
              <w:rPr>
                <w:lang w:val="en-US"/>
              </w:rPr>
            </w:pPr>
            <w:r w:rsidRPr="00E4708C">
              <w:rPr>
                <w:lang w:val="en-US"/>
              </w:rPr>
              <w:t>5O MINUTES TO WRITE</w:t>
            </w:r>
          </w:p>
          <w:p w14:paraId="17660E50" w14:textId="77777777" w:rsidR="00C476D2" w:rsidRPr="00E4708C" w:rsidRDefault="00C476D2" w:rsidP="00871A32">
            <w:pPr>
              <w:rPr>
                <w:lang w:val="en-US"/>
              </w:rPr>
            </w:pPr>
            <w:r w:rsidRPr="00E4708C">
              <w:rPr>
                <w:lang w:val="en-US"/>
              </w:rPr>
              <w:t>5 MIN * 50=250</w:t>
            </w:r>
          </w:p>
          <w:p w14:paraId="39CBCC79" w14:textId="412B55C3" w:rsidR="00C476D2" w:rsidRPr="00E4708C" w:rsidRDefault="00C476D2" w:rsidP="00871A32">
            <w:pPr>
              <w:rPr>
                <w:lang w:val="en-US"/>
              </w:rPr>
            </w:pPr>
            <w:r w:rsidRPr="00E4708C">
              <w:rPr>
                <w:lang w:val="en-US"/>
              </w:rPr>
              <w:t>4 HRS</w:t>
            </w:r>
          </w:p>
        </w:tc>
        <w:tc>
          <w:tcPr>
            <w:tcW w:w="1233" w:type="dxa"/>
          </w:tcPr>
          <w:p w14:paraId="542F41A8" w14:textId="368601D7" w:rsidR="00EC23D3" w:rsidRPr="00E4708C" w:rsidRDefault="00C476D2" w:rsidP="00871A32">
            <w:pPr>
              <w:rPr>
                <w:lang w:val="en-US"/>
              </w:rPr>
            </w:pPr>
            <w:r w:rsidRPr="00E4708C">
              <w:rPr>
                <w:lang w:val="en-US"/>
              </w:rPr>
              <w:t>50 SCENARIOS</w:t>
            </w:r>
          </w:p>
          <w:p w14:paraId="33450437" w14:textId="4E017371" w:rsidR="00C476D2" w:rsidRPr="00E4708C" w:rsidRDefault="00C476D2" w:rsidP="00871A32">
            <w:pPr>
              <w:rPr>
                <w:lang w:val="en-US"/>
              </w:rPr>
            </w:pPr>
            <w:r w:rsidRPr="00E4708C">
              <w:rPr>
                <w:lang w:val="en-US"/>
              </w:rPr>
              <w:t>4 MIN TO REVIEW</w:t>
            </w:r>
          </w:p>
          <w:p w14:paraId="1C784BD3" w14:textId="28B683D4" w:rsidR="00C476D2" w:rsidRPr="00E4708C" w:rsidRDefault="00C476D2" w:rsidP="00871A32">
            <w:pPr>
              <w:rPr>
                <w:lang w:val="en-US"/>
              </w:rPr>
            </w:pPr>
            <w:r w:rsidRPr="00E4708C">
              <w:rPr>
                <w:lang w:val="en-US"/>
              </w:rPr>
              <w:t>4 MIN *50 =200MIN</w:t>
            </w:r>
          </w:p>
          <w:p w14:paraId="5A702129" w14:textId="0A3A427F" w:rsidR="00C476D2" w:rsidRPr="00E4708C" w:rsidRDefault="00C476D2" w:rsidP="00871A32">
            <w:pPr>
              <w:rPr>
                <w:lang w:val="en-US"/>
              </w:rPr>
            </w:pPr>
            <w:r w:rsidRPr="00E4708C">
              <w:rPr>
                <w:lang w:val="en-US"/>
              </w:rPr>
              <w:t>4 HRS</w:t>
            </w:r>
          </w:p>
        </w:tc>
        <w:tc>
          <w:tcPr>
            <w:tcW w:w="1098" w:type="dxa"/>
          </w:tcPr>
          <w:p w14:paraId="3FC98FE2" w14:textId="7815BA68" w:rsidR="00EC23D3" w:rsidRPr="00E4708C" w:rsidRDefault="00C476D2" w:rsidP="00871A32">
            <w:pPr>
              <w:rPr>
                <w:lang w:val="en-US"/>
              </w:rPr>
            </w:pPr>
            <w:r w:rsidRPr="00E4708C">
              <w:rPr>
                <w:lang w:val="en-US"/>
              </w:rPr>
              <w:t>20% MISTAKES</w:t>
            </w:r>
          </w:p>
          <w:p w14:paraId="5CE4D47E" w14:textId="749D116D" w:rsidR="00C476D2" w:rsidRPr="00E4708C" w:rsidRDefault="00C476D2" w:rsidP="00871A32">
            <w:pPr>
              <w:rPr>
                <w:lang w:val="en-US"/>
              </w:rPr>
            </w:pPr>
            <w:r w:rsidRPr="00E4708C">
              <w:rPr>
                <w:lang w:val="en-US"/>
              </w:rPr>
              <w:t>20 TO 50% 10 MISTAKES  10 MIN * 10 MISTAKES =100MIN</w:t>
            </w:r>
          </w:p>
          <w:p w14:paraId="1AB50E9E" w14:textId="48B2874C" w:rsidR="00C476D2" w:rsidRPr="00E4708C" w:rsidRDefault="00C476D2" w:rsidP="00871A32">
            <w:pPr>
              <w:rPr>
                <w:lang w:val="en-US"/>
              </w:rPr>
            </w:pPr>
            <w:r w:rsidRPr="00E4708C">
              <w:rPr>
                <w:lang w:val="en-US"/>
              </w:rPr>
              <w:t>2 HRS</w:t>
            </w:r>
          </w:p>
        </w:tc>
        <w:tc>
          <w:tcPr>
            <w:tcW w:w="1098" w:type="dxa"/>
          </w:tcPr>
          <w:p w14:paraId="3F190B45" w14:textId="03FD3C77" w:rsidR="00EC23D3" w:rsidRPr="00E4708C" w:rsidRDefault="00C476D2" w:rsidP="00871A32">
            <w:pPr>
              <w:rPr>
                <w:lang w:val="en-US"/>
              </w:rPr>
            </w:pPr>
            <w:r w:rsidRPr="00E4708C">
              <w:rPr>
                <w:lang w:val="en-US"/>
              </w:rPr>
              <w:t>10 MISTAKES 5 MINUTES *  10= 50 MIN</w:t>
            </w:r>
          </w:p>
          <w:p w14:paraId="2EFE8C61" w14:textId="25054A25" w:rsidR="00C476D2" w:rsidRPr="00E4708C" w:rsidRDefault="00C476D2" w:rsidP="00871A32">
            <w:pPr>
              <w:rPr>
                <w:lang w:val="en-US"/>
              </w:rPr>
            </w:pPr>
            <w:r w:rsidRPr="00E4708C">
              <w:rPr>
                <w:lang w:val="en-US"/>
              </w:rPr>
              <w:t>1HRS</w:t>
            </w:r>
          </w:p>
        </w:tc>
        <w:tc>
          <w:tcPr>
            <w:tcW w:w="794" w:type="dxa"/>
          </w:tcPr>
          <w:p w14:paraId="765C3BED" w14:textId="28372FA0" w:rsidR="00EC23D3" w:rsidRPr="00E4708C" w:rsidRDefault="00C476D2" w:rsidP="00871A32">
            <w:pPr>
              <w:rPr>
                <w:lang w:val="en-US"/>
              </w:rPr>
            </w:pPr>
            <w:r w:rsidRPr="00E4708C">
              <w:rPr>
                <w:lang w:val="en-US"/>
              </w:rPr>
              <w:t>13HRS</w:t>
            </w:r>
          </w:p>
        </w:tc>
        <w:tc>
          <w:tcPr>
            <w:tcW w:w="891" w:type="dxa"/>
          </w:tcPr>
          <w:p w14:paraId="2E58235C" w14:textId="56FA27A9" w:rsidR="00EC23D3" w:rsidRPr="00E4708C" w:rsidRDefault="00C476D2" w:rsidP="00871A32">
            <w:pPr>
              <w:rPr>
                <w:lang w:val="en-US"/>
              </w:rPr>
            </w:pPr>
            <w:r w:rsidRPr="00E4708C">
              <w:rPr>
                <w:lang w:val="en-US"/>
              </w:rPr>
              <w:t>20% TEST CASE FAILED  2HRS *10 DEFECT</w:t>
            </w:r>
          </w:p>
          <w:p w14:paraId="4B73F95E" w14:textId="318600BF" w:rsidR="00C476D2" w:rsidRPr="00E4708C" w:rsidRDefault="00C476D2" w:rsidP="00871A32">
            <w:pPr>
              <w:rPr>
                <w:lang w:val="en-US"/>
              </w:rPr>
            </w:pPr>
            <w:r w:rsidRPr="00E4708C">
              <w:rPr>
                <w:lang w:val="en-US"/>
              </w:rPr>
              <w:t>20 HRS</w:t>
            </w:r>
          </w:p>
        </w:tc>
        <w:tc>
          <w:tcPr>
            <w:tcW w:w="850" w:type="dxa"/>
          </w:tcPr>
          <w:p w14:paraId="3D060BF7" w14:textId="55D05D67" w:rsidR="00EC23D3" w:rsidRPr="00E4708C" w:rsidRDefault="00C476D2" w:rsidP="00871A32">
            <w:pPr>
              <w:rPr>
                <w:lang w:val="en-US"/>
              </w:rPr>
            </w:pPr>
            <w:r w:rsidRPr="00E4708C">
              <w:rPr>
                <w:lang w:val="en-US"/>
              </w:rPr>
              <w:t>5 CYCLES</w:t>
            </w:r>
          </w:p>
          <w:p w14:paraId="19D6B867" w14:textId="359C1E8C" w:rsidR="00C476D2" w:rsidRPr="00E4708C" w:rsidRDefault="00C476D2" w:rsidP="00871A32">
            <w:pPr>
              <w:rPr>
                <w:lang w:val="en-US"/>
              </w:rPr>
            </w:pPr>
            <w:r w:rsidRPr="00E4708C">
              <w:rPr>
                <w:lang w:val="en-US"/>
              </w:rPr>
              <w:t>*2HRS</w:t>
            </w:r>
          </w:p>
          <w:p w14:paraId="3B32782B" w14:textId="5010380A" w:rsidR="00C476D2" w:rsidRPr="00E4708C" w:rsidRDefault="00C476D2" w:rsidP="00871A32">
            <w:pPr>
              <w:rPr>
                <w:lang w:val="en-US"/>
              </w:rPr>
            </w:pPr>
            <w:r w:rsidRPr="00E4708C">
              <w:rPr>
                <w:lang w:val="en-US"/>
              </w:rPr>
              <w:t>10 HRS</w:t>
            </w:r>
          </w:p>
        </w:tc>
      </w:tr>
    </w:tbl>
    <w:p w14:paraId="0F954663" w14:textId="6E4198BB" w:rsidR="00840B58" w:rsidRPr="00E4708C" w:rsidRDefault="009A4A1A" w:rsidP="00871A32">
      <w:pPr>
        <w:rPr>
          <w:color w:val="FF0000"/>
          <w:lang w:val="en-US"/>
        </w:rPr>
      </w:pPr>
      <w:r w:rsidRPr="00E4708C">
        <w:rPr>
          <w:noProof/>
          <w:color w:val="FF0000"/>
          <w:lang w:val="en-US"/>
        </w:rPr>
        <mc:AlternateContent>
          <mc:Choice Requires="wpi">
            <w:drawing>
              <wp:anchor distT="0" distB="0" distL="114300" distR="114300" simplePos="0" relativeHeight="251658244" behindDoc="0" locked="0" layoutInCell="1" allowOverlap="1" wp14:anchorId="4B852F86" wp14:editId="79B3A617">
                <wp:simplePos x="0" y="0"/>
                <wp:positionH relativeFrom="column">
                  <wp:posOffset>1744380</wp:posOffset>
                </wp:positionH>
                <wp:positionV relativeFrom="paragraph">
                  <wp:posOffset>570840</wp:posOffset>
                </wp:positionV>
                <wp:extent cx="30960" cy="189720"/>
                <wp:effectExtent l="38100" t="38100" r="45720" b="39370"/>
                <wp:wrapNone/>
                <wp:docPr id="127379264" name="Ink 14"/>
                <wp:cNvGraphicFramePr/>
                <a:graphic xmlns:a="http://schemas.openxmlformats.org/drawingml/2006/main">
                  <a:graphicData uri="http://schemas.microsoft.com/office/word/2010/wordprocessingInk">
                    <w14:contentPart bwMode="auto" r:id="rId12">
                      <w14:nvContentPartPr>
                        <w14:cNvContentPartPr/>
                      </w14:nvContentPartPr>
                      <w14:xfrm>
                        <a:off x="0" y="0"/>
                        <a:ext cx="30960" cy="189720"/>
                      </w14:xfrm>
                    </w14:contentPart>
                  </a:graphicData>
                </a:graphic>
                <wp14:sizeRelH relativeFrom="margin">
                  <wp14:pctWidth>0</wp14:pctWidth>
                </wp14:sizeRelH>
                <wp14:sizeRelV relativeFrom="margin">
                  <wp14:pctHeight>0</wp14:pctHeight>
                </wp14:sizeRelV>
              </wp:anchor>
            </w:drawing>
          </mc:Choice>
          <mc:Fallback>
            <w:pict>
              <v:shape w14:anchorId="56F1EE18" id="Ink 14" o:spid="_x0000_s1026" type="#_x0000_t75" style="position:absolute;margin-left:136.85pt;margin-top:44.45pt;width:3.45pt;height:15.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">
                <v:imagedata r:id="rId13" o:title=""/>
              </v:shape>
            </w:pict>
          </mc:Fallback>
        </mc:AlternateContent>
      </w:r>
      <w:r w:rsidRPr="00E4708C">
        <w:rPr>
          <w:color w:val="FF0000"/>
          <w:lang w:val="en-US"/>
        </w:rPr>
        <w:t>FEATURES                                                                                                                                               REPORT</w:t>
      </w:r>
    </w:p>
    <w:p w14:paraId="5D01E110" w14:textId="414CAA70" w:rsidR="007449BB" w:rsidRPr="00E4708C" w:rsidRDefault="009A4A1A" w:rsidP="00871A32">
      <w:pPr>
        <w:rPr>
          <w:color w:val="FF0000"/>
          <w:sz w:val="20"/>
          <w:szCs w:val="20"/>
          <w:lang w:val="en-US"/>
        </w:rPr>
      </w:pPr>
      <w:r w:rsidRPr="00E4708C">
        <w:rPr>
          <w:noProof/>
          <w:color w:val="FF0000"/>
          <w:sz w:val="20"/>
          <w:szCs w:val="20"/>
          <w:lang w:val="en-US"/>
        </w:rPr>
        <mc:AlternateContent>
          <mc:Choice Requires="wpi">
            <w:drawing>
              <wp:anchor distT="0" distB="0" distL="114300" distR="114300" simplePos="0" relativeHeight="251658251" behindDoc="0" locked="0" layoutInCell="1" allowOverlap="1" wp14:anchorId="276493AA" wp14:editId="3CAFCD36">
                <wp:simplePos x="0" y="0"/>
                <wp:positionH relativeFrom="column">
                  <wp:posOffset>5410200</wp:posOffset>
                </wp:positionH>
                <wp:positionV relativeFrom="paragraph">
                  <wp:posOffset>-156210</wp:posOffset>
                </wp:positionV>
                <wp:extent cx="688945" cy="598170"/>
                <wp:effectExtent l="38100" t="38100" r="16510" b="49530"/>
                <wp:wrapNone/>
                <wp:docPr id="2092662788" name="Ink 36"/>
                <wp:cNvGraphicFramePr/>
                <a:graphic xmlns:a="http://schemas.openxmlformats.org/drawingml/2006/main">
                  <a:graphicData uri="http://schemas.microsoft.com/office/word/2010/wordprocessingInk">
                    <w14:contentPart bwMode="auto" r:id="rId14">
                      <w14:nvContentPartPr>
                        <w14:cNvContentPartPr/>
                      </w14:nvContentPartPr>
                      <w14:xfrm>
                        <a:off x="0" y="0"/>
                        <a:ext cx="688945" cy="598170"/>
                      </w14:xfrm>
                    </w14:contentPart>
                  </a:graphicData>
                </a:graphic>
              </wp:anchor>
            </w:drawing>
          </mc:Choice>
          <mc:Fallback>
            <w:pict>
              <v:shape w14:anchorId="18A90C99" id="Ink 36" o:spid="_x0000_s1026" type="#_x0000_t75" style="position:absolute;margin-left:425.5pt;margin-top:-12.8pt;width:55.25pt;height:48.05pt;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">
                <v:imagedata r:id="rId15" o:title=""/>
              </v:shape>
            </w:pict>
          </mc:Fallback>
        </mc:AlternateContent>
      </w:r>
      <w:r w:rsidRPr="00E4708C">
        <w:rPr>
          <w:noProof/>
          <w:color w:val="FF0000"/>
          <w:sz w:val="20"/>
          <w:szCs w:val="20"/>
          <w:lang w:val="en-US"/>
        </w:rPr>
        <mc:AlternateContent>
          <mc:Choice Requires="wpi">
            <w:drawing>
              <wp:anchor distT="0" distB="0" distL="114300" distR="114300" simplePos="0" relativeHeight="251658250" behindDoc="0" locked="0" layoutInCell="1" allowOverlap="1" wp14:anchorId="24840E2C" wp14:editId="3B25E6B5">
                <wp:simplePos x="0" y="0"/>
                <wp:positionH relativeFrom="column">
                  <wp:posOffset>4838065</wp:posOffset>
                </wp:positionH>
                <wp:positionV relativeFrom="paragraph">
                  <wp:posOffset>285115</wp:posOffset>
                </wp:positionV>
                <wp:extent cx="116640" cy="106680"/>
                <wp:effectExtent l="38100" t="38100" r="36195" b="45720"/>
                <wp:wrapNone/>
                <wp:docPr id="713858693" name="Ink 29"/>
                <wp:cNvGraphicFramePr/>
                <a:graphic xmlns:a="http://schemas.openxmlformats.org/drawingml/2006/main">
                  <a:graphicData uri="http://schemas.microsoft.com/office/word/2010/wordprocessingInk">
                    <w14:contentPart bwMode="auto" r:id="rId16">
                      <w14:nvContentPartPr>
                        <w14:cNvContentPartPr/>
                      </w14:nvContentPartPr>
                      <w14:xfrm>
                        <a:off x="0" y="0"/>
                        <a:ext cx="116640" cy="106680"/>
                      </w14:xfrm>
                    </w14:contentPart>
                  </a:graphicData>
                </a:graphic>
              </wp:anchor>
            </w:drawing>
          </mc:Choice>
          <mc:Fallback>
            <w:pict>
              <v:shape w14:anchorId="15F4A511" id="Ink 29" o:spid="_x0000_s1026" type="#_x0000_t75" style="position:absolute;margin-left:380.45pt;margin-top:21.95pt;width:10.2pt;height:9.35pt;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">
                <v:imagedata r:id="rId17" o:title=""/>
              </v:shape>
            </w:pict>
          </mc:Fallback>
        </mc:AlternateContent>
      </w:r>
      <w:r w:rsidRPr="00E4708C">
        <w:rPr>
          <w:noProof/>
          <w:color w:val="FF0000"/>
          <w:sz w:val="20"/>
          <w:szCs w:val="20"/>
          <w:lang w:val="en-US"/>
        </w:rPr>
        <mc:AlternateContent>
          <mc:Choice Requires="wpi">
            <w:drawing>
              <wp:anchor distT="0" distB="0" distL="114300" distR="114300" simplePos="0" relativeHeight="251658249" behindDoc="0" locked="0" layoutInCell="1" allowOverlap="1" wp14:anchorId="24123B8A" wp14:editId="6AE65E4F">
                <wp:simplePos x="0" y="0"/>
                <wp:positionH relativeFrom="column">
                  <wp:posOffset>4130040</wp:posOffset>
                </wp:positionH>
                <wp:positionV relativeFrom="paragraph">
                  <wp:posOffset>316230</wp:posOffset>
                </wp:positionV>
                <wp:extent cx="155160" cy="143425"/>
                <wp:effectExtent l="38100" t="38100" r="35560" b="47625"/>
                <wp:wrapNone/>
                <wp:docPr id="2081293705" name="Ink 26"/>
                <wp:cNvGraphicFramePr/>
                <a:graphic xmlns:a="http://schemas.openxmlformats.org/drawingml/2006/main">
                  <a:graphicData uri="http://schemas.microsoft.com/office/word/2010/wordprocessingInk">
                    <w14:contentPart bwMode="auto" r:id="rId18">
                      <w14:nvContentPartPr>
                        <w14:cNvContentPartPr/>
                      </w14:nvContentPartPr>
                      <w14:xfrm>
                        <a:off x="0" y="0"/>
                        <a:ext cx="155160" cy="143425"/>
                      </w14:xfrm>
                    </w14:contentPart>
                  </a:graphicData>
                </a:graphic>
              </wp:anchor>
            </w:drawing>
          </mc:Choice>
          <mc:Fallback>
            <w:pict>
              <v:shape w14:anchorId="26098DFB" id="Ink 26" o:spid="_x0000_s1026" type="#_x0000_t75" style="position:absolute;margin-left:324.7pt;margin-top:24.4pt;width:13.2pt;height:12.3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">
                <v:imagedata r:id="rId19" o:title=""/>
              </v:shape>
            </w:pict>
          </mc:Fallback>
        </mc:AlternateContent>
      </w:r>
      <w:r w:rsidRPr="00E4708C">
        <w:rPr>
          <w:noProof/>
          <w:color w:val="FF0000"/>
          <w:sz w:val="20"/>
          <w:szCs w:val="20"/>
          <w:lang w:val="en-US"/>
        </w:rPr>
        <mc:AlternateContent>
          <mc:Choice Requires="wpi">
            <w:drawing>
              <wp:anchor distT="0" distB="0" distL="114300" distR="114300" simplePos="0" relativeHeight="251658248" behindDoc="0" locked="0" layoutInCell="1" allowOverlap="1" wp14:anchorId="1B3ECDDB" wp14:editId="5730052B">
                <wp:simplePos x="0" y="0"/>
                <wp:positionH relativeFrom="column">
                  <wp:posOffset>3451860</wp:posOffset>
                </wp:positionH>
                <wp:positionV relativeFrom="paragraph">
                  <wp:posOffset>308610</wp:posOffset>
                </wp:positionV>
                <wp:extent cx="183600" cy="119935"/>
                <wp:effectExtent l="38100" t="38100" r="45085" b="52070"/>
                <wp:wrapNone/>
                <wp:docPr id="863742272" name="Ink 23"/>
                <wp:cNvGraphicFramePr/>
                <a:graphic xmlns:a="http://schemas.openxmlformats.org/drawingml/2006/main">
                  <a:graphicData uri="http://schemas.microsoft.com/office/word/2010/wordprocessingInk">
                    <w14:contentPart bwMode="auto" r:id="rId20">
                      <w14:nvContentPartPr>
                        <w14:cNvContentPartPr/>
                      </w14:nvContentPartPr>
                      <w14:xfrm>
                        <a:off x="0" y="0"/>
                        <a:ext cx="183600" cy="119935"/>
                      </w14:xfrm>
                    </w14:contentPart>
                  </a:graphicData>
                </a:graphic>
              </wp:anchor>
            </w:drawing>
          </mc:Choice>
          <mc:Fallback>
            <w:pict>
              <v:shape w14:anchorId="00068FEF" id="Ink 23" o:spid="_x0000_s1026" type="#_x0000_t75" style="position:absolute;margin-left:271.3pt;margin-top:23.8pt;width:15.4pt;height:10.45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">
                <v:imagedata r:id="rId21" o:title=""/>
              </v:shape>
            </w:pict>
          </mc:Fallback>
        </mc:AlternateContent>
      </w:r>
      <w:r w:rsidRPr="00E4708C">
        <w:rPr>
          <w:noProof/>
          <w:color w:val="FF0000"/>
          <w:sz w:val="20"/>
          <w:szCs w:val="20"/>
          <w:lang w:val="en-US"/>
        </w:rPr>
        <mc:AlternateContent>
          <mc:Choice Requires="wpi">
            <w:drawing>
              <wp:anchor distT="0" distB="0" distL="114300" distR="114300" simplePos="0" relativeHeight="251658247" behindDoc="0" locked="0" layoutInCell="1" allowOverlap="1" wp14:anchorId="438F18E4" wp14:editId="28DD7E19">
                <wp:simplePos x="0" y="0"/>
                <wp:positionH relativeFrom="column">
                  <wp:posOffset>2727325</wp:posOffset>
                </wp:positionH>
                <wp:positionV relativeFrom="paragraph">
                  <wp:posOffset>285115</wp:posOffset>
                </wp:positionV>
                <wp:extent cx="145800" cy="188315"/>
                <wp:effectExtent l="38100" t="38100" r="6985" b="40640"/>
                <wp:wrapNone/>
                <wp:docPr id="470099896" name="Ink 20"/>
                <wp:cNvGraphicFramePr/>
                <a:graphic xmlns:a="http://schemas.openxmlformats.org/drawingml/2006/main">
                  <a:graphicData uri="http://schemas.microsoft.com/office/word/2010/wordprocessingInk">
                    <w14:contentPart bwMode="auto" r:id="rId22">
                      <w14:nvContentPartPr>
                        <w14:cNvContentPartPr/>
                      </w14:nvContentPartPr>
                      <w14:xfrm>
                        <a:off x="0" y="0"/>
                        <a:ext cx="145800" cy="188315"/>
                      </w14:xfrm>
                    </w14:contentPart>
                  </a:graphicData>
                </a:graphic>
              </wp:anchor>
            </w:drawing>
          </mc:Choice>
          <mc:Fallback>
            <w:pict>
              <v:shape w14:anchorId="00B2DE60" id="Ink 20" o:spid="_x0000_s1026" type="#_x0000_t75" style="position:absolute;margin-left:214.25pt;margin-top:21.95pt;width:12.5pt;height:15.85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10;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">
                <v:imagedata r:id="rId23" o:title=""/>
              </v:shape>
            </w:pict>
          </mc:Fallback>
        </mc:AlternateContent>
      </w:r>
      <w:r w:rsidRPr="00E4708C">
        <w:rPr>
          <w:noProof/>
          <w:color w:val="FF0000"/>
          <w:sz w:val="20"/>
          <w:szCs w:val="20"/>
          <w:lang w:val="en-US"/>
        </w:rPr>
        <mc:AlternateContent>
          <mc:Choice Requires="wpi">
            <w:drawing>
              <wp:anchor distT="0" distB="0" distL="114300" distR="114300" simplePos="0" relativeHeight="251658246" behindDoc="0" locked="0" layoutInCell="1" allowOverlap="1" wp14:anchorId="53A7BC07" wp14:editId="43ED037F">
                <wp:simplePos x="0" y="0"/>
                <wp:positionH relativeFrom="column">
                  <wp:posOffset>1729620</wp:posOffset>
                </wp:positionH>
                <wp:positionV relativeFrom="paragraph">
                  <wp:posOffset>392910</wp:posOffset>
                </wp:positionV>
                <wp:extent cx="105840" cy="109080"/>
                <wp:effectExtent l="38100" t="38100" r="46990" b="43815"/>
                <wp:wrapNone/>
                <wp:docPr id="825169291" name="Ink 17"/>
                <wp:cNvGraphicFramePr/>
                <a:graphic xmlns:a="http://schemas.openxmlformats.org/drawingml/2006/main">
                  <a:graphicData uri="http://schemas.microsoft.com/office/word/2010/wordprocessingInk">
                    <w14:contentPart bwMode="auto" r:id="rId24">
                      <w14:nvContentPartPr>
                        <w14:cNvContentPartPr/>
                      </w14:nvContentPartPr>
                      <w14:xfrm>
                        <a:off x="0" y="0"/>
                        <a:ext cx="105840" cy="109080"/>
                      </w14:xfrm>
                    </w14:contentPart>
                  </a:graphicData>
                </a:graphic>
              </wp:anchor>
            </w:drawing>
          </mc:Choice>
          <mc:Fallback>
            <w:pict>
              <v:shape w14:anchorId="58E6C4BD" id="Ink 17" o:spid="_x0000_s1026" type="#_x0000_t75" style="position:absolute;margin-left:135.7pt;margin-top:30.45pt;width:9.35pt;height:9.6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">
                <v:imagedata r:id="rId25" o:title=""/>
              </v:shape>
            </w:pict>
          </mc:Fallback>
        </mc:AlternateContent>
      </w:r>
      <w:r w:rsidRPr="00E4708C">
        <w:rPr>
          <w:noProof/>
          <w:color w:val="FF0000"/>
          <w:sz w:val="20"/>
          <w:szCs w:val="20"/>
          <w:lang w:val="en-US"/>
        </w:rPr>
        <mc:AlternateContent>
          <mc:Choice Requires="wpi">
            <w:drawing>
              <wp:anchor distT="0" distB="0" distL="114300" distR="114300" simplePos="0" relativeHeight="251658245" behindDoc="0" locked="0" layoutInCell="1" allowOverlap="1" wp14:anchorId="34DD88A0" wp14:editId="6A572B97">
                <wp:simplePos x="0" y="0"/>
                <wp:positionH relativeFrom="column">
                  <wp:posOffset>891540</wp:posOffset>
                </wp:positionH>
                <wp:positionV relativeFrom="paragraph">
                  <wp:posOffset>400110</wp:posOffset>
                </wp:positionV>
                <wp:extent cx="218520" cy="81720"/>
                <wp:effectExtent l="38100" t="38100" r="48260" b="52070"/>
                <wp:wrapNone/>
                <wp:docPr id="1042689661" name="Ink 16"/>
                <wp:cNvGraphicFramePr/>
                <a:graphic xmlns:a="http://schemas.openxmlformats.org/drawingml/2006/main">
                  <a:graphicData uri="http://schemas.microsoft.com/office/word/2010/wordprocessingInk">
                    <w14:contentPart bwMode="auto" r:id="rId26">
                      <w14:nvContentPartPr>
                        <w14:cNvContentPartPr/>
                      </w14:nvContentPartPr>
                      <w14:xfrm>
                        <a:off x="0" y="0"/>
                        <a:ext cx="218520" cy="81720"/>
                      </w14:xfrm>
                    </w14:contentPart>
                  </a:graphicData>
                </a:graphic>
              </wp:anchor>
            </w:drawing>
          </mc:Choice>
          <mc:Fallback>
            <w:pict>
              <v:shape w14:anchorId="1066AC7B" id="Ink 16" o:spid="_x0000_s1026" type="#_x0000_t75" style="position:absolute;margin-left:69.7pt;margin-top:31pt;width:18.15pt;height:7.4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">
                <v:imagedata r:id="rId27" o:title=""/>
              </v:shape>
            </w:pict>
          </mc:Fallback>
        </mc:AlternateContent>
      </w:r>
      <w:r w:rsidRPr="00E4708C">
        <w:rPr>
          <w:noProof/>
          <w:color w:val="FF0000"/>
          <w:sz w:val="20"/>
          <w:szCs w:val="20"/>
          <w:lang w:val="en-US"/>
        </w:rPr>
        <mc:AlternateContent>
          <mc:Choice Requires="wpi">
            <w:drawing>
              <wp:anchor distT="0" distB="0" distL="114300" distR="114300" simplePos="0" relativeHeight="251658243" behindDoc="0" locked="0" layoutInCell="1" allowOverlap="1" wp14:anchorId="065DBADF" wp14:editId="17EF8832">
                <wp:simplePos x="0" y="0"/>
                <wp:positionH relativeFrom="column">
                  <wp:posOffset>1021140</wp:posOffset>
                </wp:positionH>
                <wp:positionV relativeFrom="paragraph">
                  <wp:posOffset>308610</wp:posOffset>
                </wp:positionV>
                <wp:extent cx="11160" cy="102960"/>
                <wp:effectExtent l="38100" t="38100" r="46355" b="49530"/>
                <wp:wrapNone/>
                <wp:docPr id="630614617" name="Ink 9"/>
                <wp:cNvGraphicFramePr/>
                <a:graphic xmlns:a="http://schemas.openxmlformats.org/drawingml/2006/main">
                  <a:graphicData uri="http://schemas.microsoft.com/office/word/2010/wordprocessingInk">
                    <w14:contentPart bwMode="auto" r:id="rId28">
                      <w14:nvContentPartPr>
                        <w14:cNvContentPartPr/>
                      </w14:nvContentPartPr>
                      <w14:xfrm>
                        <a:off x="0" y="0"/>
                        <a:ext cx="11160" cy="102960"/>
                      </w14:xfrm>
                    </w14:contentPart>
                  </a:graphicData>
                </a:graphic>
                <wp14:sizeRelH relativeFrom="margin">
                  <wp14:pctWidth>0</wp14:pctWidth>
                </wp14:sizeRelH>
                <wp14:sizeRelV relativeFrom="margin">
                  <wp14:pctHeight>0</wp14:pctHeight>
                </wp14:sizeRelV>
              </wp:anchor>
            </w:drawing>
          </mc:Choice>
          <mc:Fallback>
            <w:pict>
              <v:shape w14:anchorId="03DA25A6" id="Ink 9" o:spid="_x0000_s1026" type="#_x0000_t75" style="position:absolute;margin-left:79.9pt;margin-top:23.8pt;width:1.9pt;height:9.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">
                <v:imagedata r:id="rId29" o:title=""/>
              </v:shape>
            </w:pict>
          </mc:Fallback>
        </mc:AlternateContent>
      </w:r>
      <w:r w:rsidRPr="00E4708C">
        <w:rPr>
          <w:noProof/>
          <w:color w:val="FF0000"/>
          <w:sz w:val="20"/>
          <w:szCs w:val="20"/>
          <w:lang w:val="en-US"/>
        </w:rPr>
        <mc:AlternateContent>
          <mc:Choice Requires="wpi">
            <w:drawing>
              <wp:anchor distT="0" distB="0" distL="114300" distR="114300" simplePos="0" relativeHeight="251658242" behindDoc="0" locked="0" layoutInCell="1" allowOverlap="1" wp14:anchorId="0249BAB6" wp14:editId="41D42C5F">
                <wp:simplePos x="0" y="0"/>
                <wp:positionH relativeFrom="column">
                  <wp:posOffset>304165</wp:posOffset>
                </wp:positionH>
                <wp:positionV relativeFrom="paragraph">
                  <wp:posOffset>292735</wp:posOffset>
                </wp:positionV>
                <wp:extent cx="122760" cy="145150"/>
                <wp:effectExtent l="38100" t="38100" r="10795" b="45720"/>
                <wp:wrapNone/>
                <wp:docPr id="1584601759" name="Ink 6"/>
                <wp:cNvGraphicFramePr/>
                <a:graphic xmlns:a="http://schemas.openxmlformats.org/drawingml/2006/main">
                  <a:graphicData uri="http://schemas.microsoft.com/office/word/2010/wordprocessingInk">
                    <w14:contentPart bwMode="auto" r:id="rId30">
                      <w14:nvContentPartPr>
                        <w14:cNvContentPartPr/>
                      </w14:nvContentPartPr>
                      <w14:xfrm>
                        <a:off x="0" y="0"/>
                        <a:ext cx="122760" cy="145150"/>
                      </w14:xfrm>
                    </w14:contentPart>
                  </a:graphicData>
                </a:graphic>
              </wp:anchor>
            </w:drawing>
          </mc:Choice>
          <mc:Fallback>
            <w:pict>
              <v:shape w14:anchorId="0A03591D" id="Ink 6" o:spid="_x0000_s1026" type="#_x0000_t75" style="position:absolute;margin-left:23.45pt;margin-top:22.55pt;width:10.65pt;height:12.4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">
                <v:imagedata r:id="rId31" o:title=""/>
              </v:shape>
            </w:pict>
          </mc:Fallback>
        </mc:AlternateContent>
      </w:r>
      <w:r w:rsidRPr="00E4708C">
        <w:rPr>
          <w:noProof/>
          <w:color w:val="FF0000"/>
          <w:sz w:val="20"/>
          <w:szCs w:val="20"/>
          <w:lang w:val="en-US"/>
        </w:rPr>
        <mc:AlternateContent>
          <mc:Choice Requires="wpi">
            <w:drawing>
              <wp:anchor distT="0" distB="0" distL="114300" distR="114300" simplePos="0" relativeHeight="251658241" behindDoc="0" locked="0" layoutInCell="1" allowOverlap="1" wp14:anchorId="1B897A99" wp14:editId="5FEB4090">
                <wp:simplePos x="0" y="0"/>
                <wp:positionH relativeFrom="column">
                  <wp:posOffset>-60960</wp:posOffset>
                </wp:positionH>
                <wp:positionV relativeFrom="paragraph">
                  <wp:posOffset>-140970</wp:posOffset>
                </wp:positionV>
                <wp:extent cx="189865" cy="492405"/>
                <wp:effectExtent l="38100" t="38100" r="38735" b="41275"/>
                <wp:wrapNone/>
                <wp:docPr id="6163501" name="Ink 3"/>
                <wp:cNvGraphicFramePr/>
                <a:graphic xmlns:a="http://schemas.openxmlformats.org/drawingml/2006/main">
                  <a:graphicData uri="http://schemas.microsoft.com/office/word/2010/wordprocessingInk">
                    <w14:contentPart bwMode="auto" r:id="rId32">
                      <w14:nvContentPartPr>
                        <w14:cNvContentPartPr/>
                      </w14:nvContentPartPr>
                      <w14:xfrm>
                        <a:off x="0" y="0"/>
                        <a:ext cx="189865" cy="492405"/>
                      </w14:xfrm>
                    </w14:contentPart>
                  </a:graphicData>
                </a:graphic>
              </wp:anchor>
            </w:drawing>
          </mc:Choice>
          <mc:Fallback>
            <w:pict>
              <v:shape w14:anchorId="794CE395" id="Ink 3" o:spid="_x0000_s1026" type="#_x0000_t75" style="position:absolute;margin-left:-5.3pt;margin-top:-11.6pt;width:15.9pt;height:39.7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">
                <v:imagedata r:id="rId33" o:title=""/>
              </v:shape>
            </w:pict>
          </mc:Fallback>
        </mc:AlternateContent>
      </w:r>
      <w:r w:rsidR="00C476D2" w:rsidRPr="00E4708C">
        <w:rPr>
          <w:color w:val="FF0000"/>
          <w:sz w:val="20"/>
          <w:szCs w:val="20"/>
          <w:lang w:val="en-US"/>
        </w:rPr>
        <w:t xml:space="preserve">SYSTEM    IDENTIFY             WRITE                                       </w:t>
      </w:r>
      <w:r w:rsidRPr="00E4708C">
        <w:rPr>
          <w:color w:val="FF0000"/>
          <w:sz w:val="20"/>
          <w:szCs w:val="20"/>
          <w:lang w:val="en-US"/>
        </w:rPr>
        <w:t xml:space="preserve">         </w:t>
      </w:r>
      <w:r w:rsidR="00C476D2" w:rsidRPr="00E4708C">
        <w:rPr>
          <w:color w:val="FF0000"/>
          <w:sz w:val="20"/>
          <w:szCs w:val="20"/>
          <w:lang w:val="en-US"/>
        </w:rPr>
        <w:t xml:space="preserve">   FIX REVIEW    VERIFY   </w:t>
      </w:r>
      <w:r w:rsidRPr="00E4708C">
        <w:rPr>
          <w:color w:val="FF0000"/>
          <w:sz w:val="20"/>
          <w:szCs w:val="20"/>
          <w:lang w:val="en-US"/>
        </w:rPr>
        <w:t xml:space="preserve">       </w:t>
      </w:r>
      <w:r w:rsidR="00C476D2" w:rsidRPr="00E4708C">
        <w:rPr>
          <w:color w:val="FF0000"/>
          <w:sz w:val="20"/>
          <w:szCs w:val="20"/>
          <w:lang w:val="en-US"/>
        </w:rPr>
        <w:t xml:space="preserve"> TEST         DEFECT</w:t>
      </w:r>
      <w:r w:rsidR="00C476D2" w:rsidRPr="00E4708C">
        <w:rPr>
          <w:color w:val="FF0000"/>
          <w:sz w:val="18"/>
          <w:szCs w:val="18"/>
          <w:lang w:val="en-US"/>
        </w:rPr>
        <w:t xml:space="preserve">                                                                        </w:t>
      </w:r>
      <w:r w:rsidRPr="00E4708C">
        <w:rPr>
          <w:color w:val="FF0000"/>
          <w:sz w:val="18"/>
          <w:szCs w:val="18"/>
          <w:lang w:val="en-US"/>
        </w:rPr>
        <w:t xml:space="preserve">          </w:t>
      </w:r>
      <w:r w:rsidR="00C476D2" w:rsidRPr="00E4708C">
        <w:rPr>
          <w:color w:val="FF0000"/>
          <w:sz w:val="18"/>
          <w:szCs w:val="18"/>
          <w:lang w:val="en-US"/>
        </w:rPr>
        <w:t xml:space="preserve">              </w:t>
      </w:r>
      <w:r w:rsidRPr="00E4708C">
        <w:rPr>
          <w:color w:val="FF0000"/>
          <w:sz w:val="18"/>
          <w:szCs w:val="18"/>
          <w:lang w:val="en-US"/>
        </w:rPr>
        <w:t xml:space="preserve">               S       STUDY       </w:t>
      </w:r>
      <w:r w:rsidR="00C476D2" w:rsidRPr="00E4708C">
        <w:rPr>
          <w:color w:val="FF0000"/>
          <w:sz w:val="18"/>
          <w:szCs w:val="18"/>
          <w:lang w:val="en-US"/>
        </w:rPr>
        <w:t xml:space="preserve">SCENARIO           TEST CASE         </w:t>
      </w:r>
      <w:r w:rsidRPr="00E4708C">
        <w:rPr>
          <w:color w:val="FF0000"/>
          <w:sz w:val="18"/>
          <w:szCs w:val="18"/>
          <w:lang w:val="en-US"/>
        </w:rPr>
        <w:t xml:space="preserve">            </w:t>
      </w:r>
      <w:r w:rsidR="00C476D2" w:rsidRPr="00E4708C">
        <w:rPr>
          <w:color w:val="FF0000"/>
          <w:sz w:val="18"/>
          <w:szCs w:val="18"/>
          <w:lang w:val="en-US"/>
        </w:rPr>
        <w:t xml:space="preserve"> REVIEW TC            COMMENTS    THE FIX  </w:t>
      </w:r>
      <w:r w:rsidRPr="00E4708C">
        <w:rPr>
          <w:color w:val="FF0000"/>
          <w:sz w:val="18"/>
          <w:szCs w:val="18"/>
          <w:lang w:val="en-US"/>
        </w:rPr>
        <w:t xml:space="preserve">     </w:t>
      </w:r>
      <w:r w:rsidR="00C476D2" w:rsidRPr="00E4708C">
        <w:rPr>
          <w:color w:val="FF0000"/>
          <w:sz w:val="18"/>
          <w:szCs w:val="18"/>
          <w:lang w:val="en-US"/>
        </w:rPr>
        <w:t xml:space="preserve">  EXECUTION    TRACKING</w:t>
      </w:r>
    </w:p>
    <w:p w14:paraId="5E5298CA" w14:textId="77777777" w:rsidR="00EB5CEC" w:rsidRPr="00E4708C" w:rsidRDefault="00EB5CEC" w:rsidP="00871A32">
      <w:pPr>
        <w:pStyle w:val="NoSpacing"/>
        <w:rPr>
          <w:lang w:val="en-US"/>
        </w:rPr>
      </w:pPr>
    </w:p>
    <w:p w14:paraId="351E61F4" w14:textId="77777777" w:rsidR="00C741E1" w:rsidRPr="00E4708C" w:rsidRDefault="00C741E1" w:rsidP="00871A32">
      <w:pPr>
        <w:pStyle w:val="NoSpacing"/>
        <w:rPr>
          <w:lang w:val="en-US"/>
        </w:rPr>
      </w:pPr>
    </w:p>
    <w:p w14:paraId="5DAFEBCD" w14:textId="353372C4" w:rsidR="00C741E1" w:rsidRPr="00E4708C" w:rsidRDefault="009A4A1A" w:rsidP="00871A32">
      <w:pPr>
        <w:pStyle w:val="NoSpacing"/>
        <w:rPr>
          <w:lang w:val="en-US"/>
        </w:rPr>
      </w:pPr>
      <w:r w:rsidRPr="00E4708C">
        <w:rPr>
          <w:lang w:val="en-US"/>
        </w:rPr>
        <w:t>4 +4+4+4+2+1+13+20+10=62 HRS       TOTAL 62 HRS</w:t>
      </w:r>
    </w:p>
    <w:p w14:paraId="1205F274" w14:textId="77777777" w:rsidR="009A4A1A" w:rsidRPr="00E4708C" w:rsidRDefault="009A4A1A" w:rsidP="00871A32">
      <w:pPr>
        <w:pStyle w:val="NoSpacing"/>
        <w:rPr>
          <w:lang w:val="en-US"/>
        </w:rPr>
      </w:pPr>
    </w:p>
    <w:p w14:paraId="21B7E638" w14:textId="77777777" w:rsidR="009A4A1A" w:rsidRPr="00E4708C" w:rsidRDefault="009A4A1A" w:rsidP="00871A32">
      <w:pPr>
        <w:pStyle w:val="NoSpacing"/>
        <w:rPr>
          <w:lang w:val="en-US"/>
        </w:rPr>
      </w:pPr>
    </w:p>
    <w:p w14:paraId="6FA72A76" w14:textId="638F0855" w:rsidR="009A4A1A" w:rsidRPr="00E4708C" w:rsidRDefault="009A4A1A" w:rsidP="00871A32">
      <w:pPr>
        <w:pStyle w:val="Heading3"/>
        <w:rPr>
          <w:lang w:val="en-US"/>
        </w:rPr>
      </w:pPr>
      <w:r w:rsidRPr="00E4708C">
        <w:rPr>
          <w:lang w:val="en-US"/>
        </w:rPr>
        <w:t>3 SCOPE =</w:t>
      </w:r>
    </w:p>
    <w:p w14:paraId="66AD30CB" w14:textId="3F5325E2" w:rsidR="009A4A1A" w:rsidRPr="00D62126" w:rsidRDefault="009A4A1A" w:rsidP="00871A32">
      <w:pPr>
        <w:pStyle w:val="ListParagraph"/>
        <w:numPr>
          <w:ilvl w:val="0"/>
          <w:numId w:val="126"/>
        </w:numPr>
        <w:rPr>
          <w:highlight w:val="cyan"/>
          <w:lang w:val="en-US"/>
        </w:rPr>
      </w:pPr>
      <w:r w:rsidRPr="00E4708C">
        <w:rPr>
          <w:lang w:val="en-US"/>
        </w:rPr>
        <w:t xml:space="preserve">THIS SECTION COVERS </w:t>
      </w:r>
      <w:r w:rsidRPr="00D62126">
        <w:rPr>
          <w:highlight w:val="cyan"/>
          <w:lang w:val="en-US"/>
        </w:rPr>
        <w:t>WHAT ARE THE FEATURES TO BE TESTED AND WHAT ARE THE FEATURES THAT NEED NOT TO BE  TESTED .</w:t>
      </w:r>
    </w:p>
    <w:p w14:paraId="3B108DA4" w14:textId="77777777" w:rsidR="009A4A1A" w:rsidRPr="00E4708C" w:rsidRDefault="009A4A1A" w:rsidP="00871A32">
      <w:pPr>
        <w:pStyle w:val="ListParagraph"/>
        <w:numPr>
          <w:ilvl w:val="0"/>
          <w:numId w:val="126"/>
        </w:numPr>
        <w:rPr>
          <w:lang w:val="en-US"/>
        </w:rPr>
      </w:pPr>
      <w:r w:rsidRPr="00E4708C">
        <w:rPr>
          <w:lang w:val="en-US"/>
        </w:rPr>
        <w:t>EXAMPLE</w:t>
      </w:r>
    </w:p>
    <w:p w14:paraId="19C9C985" w14:textId="0861BD1A" w:rsidR="009A4A1A" w:rsidRPr="00E4708C" w:rsidRDefault="009A4A1A" w:rsidP="00871A32">
      <w:pPr>
        <w:pStyle w:val="NoSpacing"/>
        <w:rPr>
          <w:lang w:val="en-US"/>
        </w:rPr>
      </w:pPr>
      <w:r w:rsidRPr="00E4708C">
        <w:rPr>
          <w:lang w:val="en-US"/>
        </w:rPr>
        <w:t>FEATURES TO BE TESTED              FEATURES NOT TO BE TESTED</w:t>
      </w:r>
    </w:p>
    <w:p w14:paraId="0C592C33" w14:textId="28A030C4" w:rsidR="009A4A1A" w:rsidRPr="00E4708C" w:rsidRDefault="009A4A1A" w:rsidP="00871A32">
      <w:pPr>
        <w:pStyle w:val="NoSpacing"/>
        <w:rPr>
          <w:lang w:val="en-US"/>
        </w:rPr>
      </w:pPr>
      <w:r w:rsidRPr="00E4708C">
        <w:rPr>
          <w:lang w:val="en-US"/>
        </w:rPr>
        <w:t>(IN SCOPE )                                   (OUT OF SCOPE )</w:t>
      </w:r>
    </w:p>
    <w:p w14:paraId="4D2CB5FE" w14:textId="42F8AC59" w:rsidR="009A4A1A" w:rsidRPr="00E4708C" w:rsidRDefault="00C67992" w:rsidP="00871A32">
      <w:pPr>
        <w:pStyle w:val="NoSpacing"/>
        <w:rPr>
          <w:lang w:val="en-US"/>
        </w:rPr>
      </w:pPr>
      <w:r w:rsidRPr="00E4708C">
        <w:rPr>
          <w:noProof/>
          <w:lang w:val="en-US"/>
        </w:rPr>
        <mc:AlternateContent>
          <mc:Choice Requires="aink">
            <w:drawing>
              <wp:anchor distT="0" distB="0" distL="114300" distR="114300" simplePos="0" relativeHeight="251658283" behindDoc="0" locked="0" layoutInCell="1" allowOverlap="1" wp14:anchorId="58F8B996" wp14:editId="231957EC">
                <wp:simplePos x="0" y="0"/>
                <wp:positionH relativeFrom="column">
                  <wp:posOffset>2794027</wp:posOffset>
                </wp:positionH>
                <wp:positionV relativeFrom="paragraph">
                  <wp:posOffset>60338</wp:posOffset>
                </wp:positionV>
                <wp:extent cx="130320" cy="73440"/>
                <wp:effectExtent l="38100" t="38100" r="41275" b="41275"/>
                <wp:wrapNone/>
                <wp:docPr id="1820701296" name="Ink 43"/>
                <wp:cNvGraphicFramePr/>
                <a:graphic xmlns:a="http://schemas.openxmlformats.org/drawingml/2006/main">
                  <a:graphicData uri="http://schemas.microsoft.com/office/word/2010/wordprocessingInk">
                    <w14:contentPart bwMode="auto" r:id="rId34">
                      <w14:nvContentPartPr>
                        <w14:cNvContentPartPr/>
                      </w14:nvContentPartPr>
                      <w14:xfrm>
                        <a:off x="0" y="0"/>
                        <a:ext cx="130320" cy="73440"/>
                      </w14:xfrm>
                    </w14:contentPart>
                  </a:graphicData>
                </a:graphic>
              </wp:anchor>
            </w:drawing>
          </mc:Choice>
          <mc:Fallback>
            <w:drawing>
              <wp:anchor distT="0" distB="0" distL="114300" distR="114300" simplePos="0" relativeHeight="251658283" behindDoc="0" locked="0" layoutInCell="1" allowOverlap="1" wp14:anchorId="58F8B996" wp14:editId="231957EC">
                <wp:simplePos x="0" y="0"/>
                <wp:positionH relativeFrom="column">
                  <wp:posOffset>2794027</wp:posOffset>
                </wp:positionH>
                <wp:positionV relativeFrom="paragraph">
                  <wp:posOffset>60338</wp:posOffset>
                </wp:positionV>
                <wp:extent cx="130320" cy="73440"/>
                <wp:effectExtent l="38100" t="38100" r="41275" b="41275"/>
                <wp:wrapNone/>
                <wp:docPr id="1820701296" name="Ink 43"/>
                <wp:cNvGraphicFramePr/>
                <a:graphic xmlns:a="http://schemas.openxmlformats.org/drawingml/2006/main">
                  <a:graphicData uri="http://schemas.openxmlformats.org/drawingml/2006/picture">
                    <pic:pic xmlns:pic="http://schemas.openxmlformats.org/drawingml/2006/picture">
                      <pic:nvPicPr>
                        <pic:cNvPr id="1820701296" name="Ink 43"/>
                        <pic:cNvPicPr/>
                      </pic:nvPicPr>
                      <pic:blipFill>
                        <a:blip r:embed="rId35"/>
                        <a:stretch>
                          <a:fillRect/>
                        </a:stretch>
                      </pic:blipFill>
                      <pic:spPr>
                        <a:xfrm>
                          <a:off x="0" y="0"/>
                          <a:ext cx="138960" cy="82123"/>
                        </a:xfrm>
                        <a:prstGeom prst="rect">
                          <a:avLst/>
                        </a:prstGeom>
                      </pic:spPr>
                    </pic:pic>
                  </a:graphicData>
                </a:graphic>
              </wp:anchor>
            </w:drawing>
          </mc:Fallback>
        </mc:AlternateContent>
      </w:r>
      <w:r w:rsidRPr="00E4708C">
        <w:rPr>
          <w:noProof/>
          <w:lang w:val="en-US"/>
        </w:rPr>
        <mc:AlternateContent>
          <mc:Choice Requires="aink">
            <w:drawing>
              <wp:anchor distT="0" distB="0" distL="114300" distR="114300" simplePos="0" relativeHeight="251658282" behindDoc="0" locked="0" layoutInCell="1" allowOverlap="1" wp14:anchorId="6BD7A7AA" wp14:editId="7642FC73">
                <wp:simplePos x="0" y="0"/>
                <wp:positionH relativeFrom="column">
                  <wp:posOffset>2853067</wp:posOffset>
                </wp:positionH>
                <wp:positionV relativeFrom="paragraph">
                  <wp:posOffset>-15982</wp:posOffset>
                </wp:positionV>
                <wp:extent cx="12240" cy="147960"/>
                <wp:effectExtent l="38100" t="38100" r="45085" b="42545"/>
                <wp:wrapNone/>
                <wp:docPr id="1446226680" name="Ink 42"/>
                <wp:cNvGraphicFramePr/>
                <a:graphic xmlns:a="http://schemas.openxmlformats.org/drawingml/2006/main">
                  <a:graphicData uri="http://schemas.microsoft.com/office/word/2010/wordprocessingInk">
                    <w14:contentPart bwMode="auto" r:id="rId36">
                      <w14:nvContentPartPr>
                        <w14:cNvContentPartPr/>
                      </w14:nvContentPartPr>
                      <w14:xfrm>
                        <a:off x="0" y="0"/>
                        <a:ext cx="12240" cy="147960"/>
                      </w14:xfrm>
                    </w14:contentPart>
                  </a:graphicData>
                </a:graphic>
              </wp:anchor>
            </w:drawing>
          </mc:Choice>
          <mc:Fallback>
            <w:drawing>
              <wp:anchor distT="0" distB="0" distL="114300" distR="114300" simplePos="0" relativeHeight="251658282" behindDoc="0" locked="0" layoutInCell="1" allowOverlap="1" wp14:anchorId="6BD7A7AA" wp14:editId="7642FC73">
                <wp:simplePos x="0" y="0"/>
                <wp:positionH relativeFrom="column">
                  <wp:posOffset>2853067</wp:posOffset>
                </wp:positionH>
                <wp:positionV relativeFrom="paragraph">
                  <wp:posOffset>-15982</wp:posOffset>
                </wp:positionV>
                <wp:extent cx="12240" cy="147960"/>
                <wp:effectExtent l="38100" t="38100" r="45085" b="42545"/>
                <wp:wrapNone/>
                <wp:docPr id="1446226680" name="Ink 42"/>
                <wp:cNvGraphicFramePr/>
                <a:graphic xmlns:a="http://schemas.openxmlformats.org/drawingml/2006/main">
                  <a:graphicData uri="http://schemas.openxmlformats.org/drawingml/2006/picture">
                    <pic:pic xmlns:pic="http://schemas.openxmlformats.org/drawingml/2006/picture">
                      <pic:nvPicPr>
                        <pic:cNvPr id="1446226680" name="Ink 42"/>
                        <pic:cNvPicPr/>
                      </pic:nvPicPr>
                      <pic:blipFill>
                        <a:blip r:embed="rId37"/>
                        <a:stretch>
                          <a:fillRect/>
                        </a:stretch>
                      </pic:blipFill>
                      <pic:spPr>
                        <a:xfrm>
                          <a:off x="0" y="0"/>
                          <a:ext cx="20880" cy="156579"/>
                        </a:xfrm>
                        <a:prstGeom prst="rect">
                          <a:avLst/>
                        </a:prstGeom>
                      </pic:spPr>
                    </pic:pic>
                  </a:graphicData>
                </a:graphic>
              </wp:anchor>
            </w:drawing>
          </mc:Fallback>
        </mc:AlternateContent>
      </w:r>
      <w:r w:rsidRPr="00E4708C">
        <w:rPr>
          <w:noProof/>
          <w:lang w:val="en-US"/>
        </w:rPr>
        <mc:AlternateContent>
          <mc:Choice Requires="aink">
            <w:drawing>
              <wp:anchor distT="0" distB="0" distL="114300" distR="114300" simplePos="0" relativeHeight="251658281" behindDoc="0" locked="0" layoutInCell="1" allowOverlap="1" wp14:anchorId="56E783CC" wp14:editId="6E61751D">
                <wp:simplePos x="0" y="0"/>
                <wp:positionH relativeFrom="column">
                  <wp:posOffset>989965</wp:posOffset>
                </wp:positionH>
                <wp:positionV relativeFrom="paragraph">
                  <wp:posOffset>-7620</wp:posOffset>
                </wp:positionV>
                <wp:extent cx="107280" cy="200365"/>
                <wp:effectExtent l="38100" t="38100" r="26670" b="47625"/>
                <wp:wrapNone/>
                <wp:docPr id="1500748823" name="Ink 41"/>
                <wp:cNvGraphicFramePr/>
                <a:graphic xmlns:a="http://schemas.openxmlformats.org/drawingml/2006/main">
                  <a:graphicData uri="http://schemas.microsoft.com/office/word/2010/wordprocessingInk">
                    <w14:contentPart bwMode="auto" r:id="rId38">
                      <w14:nvContentPartPr>
                        <w14:cNvContentPartPr/>
                      </w14:nvContentPartPr>
                      <w14:xfrm>
                        <a:off x="0" y="0"/>
                        <a:ext cx="107280" cy="200365"/>
                      </w14:xfrm>
                    </w14:contentPart>
                  </a:graphicData>
                </a:graphic>
              </wp:anchor>
            </w:drawing>
          </mc:Choice>
          <mc:Fallback>
            <w:drawing>
              <wp:anchor distT="0" distB="0" distL="114300" distR="114300" simplePos="0" relativeHeight="251658281" behindDoc="0" locked="0" layoutInCell="1" allowOverlap="1" wp14:anchorId="56E783CC" wp14:editId="6E61751D">
                <wp:simplePos x="0" y="0"/>
                <wp:positionH relativeFrom="column">
                  <wp:posOffset>989965</wp:posOffset>
                </wp:positionH>
                <wp:positionV relativeFrom="paragraph">
                  <wp:posOffset>-7620</wp:posOffset>
                </wp:positionV>
                <wp:extent cx="107280" cy="200365"/>
                <wp:effectExtent l="38100" t="38100" r="26670" b="47625"/>
                <wp:wrapNone/>
                <wp:docPr id="1500748823" name="Ink 41"/>
                <wp:cNvGraphicFramePr/>
                <a:graphic xmlns:a="http://schemas.openxmlformats.org/drawingml/2006/main">
                  <a:graphicData uri="http://schemas.openxmlformats.org/drawingml/2006/picture">
                    <pic:pic xmlns:pic="http://schemas.openxmlformats.org/drawingml/2006/picture">
                      <pic:nvPicPr>
                        <pic:cNvPr id="1500748823" name="Ink 41"/>
                        <pic:cNvPicPr/>
                      </pic:nvPicPr>
                      <pic:blipFill>
                        <a:blip r:embed="rId39"/>
                        <a:stretch>
                          <a:fillRect/>
                        </a:stretch>
                      </pic:blipFill>
                      <pic:spPr>
                        <a:xfrm>
                          <a:off x="0" y="0"/>
                          <a:ext cx="115920" cy="208998"/>
                        </a:xfrm>
                        <a:prstGeom prst="rect">
                          <a:avLst/>
                        </a:prstGeom>
                      </pic:spPr>
                    </pic:pic>
                  </a:graphicData>
                </a:graphic>
              </wp:anchor>
            </w:drawing>
          </mc:Fallback>
        </mc:AlternateContent>
      </w:r>
      <w:r w:rsidRPr="00E4708C">
        <w:rPr>
          <w:noProof/>
          <w:lang w:val="en-US"/>
        </w:rPr>
        <mc:AlternateContent>
          <mc:Choice Requires="wps">
            <w:drawing>
              <wp:anchor distT="0" distB="0" distL="114300" distR="114300" simplePos="0" relativeHeight="251658253" behindDoc="1" locked="0" layoutInCell="1" allowOverlap="1" wp14:anchorId="2AB40B5E" wp14:editId="1E43416B">
                <wp:simplePos x="0" y="0"/>
                <wp:positionH relativeFrom="column">
                  <wp:posOffset>2277533</wp:posOffset>
                </wp:positionH>
                <wp:positionV relativeFrom="paragraph">
                  <wp:posOffset>144992</wp:posOffset>
                </wp:positionV>
                <wp:extent cx="1625600" cy="668866"/>
                <wp:effectExtent l="0" t="0" r="12700" b="17145"/>
                <wp:wrapNone/>
                <wp:docPr id="1608280190" name="Rectangle 38"/>
                <wp:cNvGraphicFramePr/>
                <a:graphic xmlns:a="http://schemas.openxmlformats.org/drawingml/2006/main">
                  <a:graphicData uri="http://schemas.microsoft.com/office/word/2010/wordprocessingShape">
                    <wps:wsp>
                      <wps:cNvSpPr/>
                      <wps:spPr>
                        <a:xfrm>
                          <a:off x="0" y="0"/>
                          <a:ext cx="1625600" cy="66886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1F248A" id="Rectangle 38" o:spid="_x0000_s1026" style="position:absolute;margin-left:179.35pt;margin-top:11.4pt;width:128pt;height:52.65pt;z-index:-25165822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" fillcolor="white [3201]" strokecolor="#70ad47 [3209]" strokeweight="1pt"/>
            </w:pict>
          </mc:Fallback>
        </mc:AlternateContent>
      </w:r>
    </w:p>
    <w:p w14:paraId="73DC641B" w14:textId="326AD236" w:rsidR="009A4A1A" w:rsidRPr="00E4708C" w:rsidRDefault="00C67992" w:rsidP="00871A32">
      <w:pPr>
        <w:pStyle w:val="NoSpacing"/>
        <w:rPr>
          <w:lang w:val="en-US"/>
        </w:rPr>
      </w:pPr>
      <w:r w:rsidRPr="00E4708C">
        <w:rPr>
          <w:noProof/>
          <w:lang w:val="en-US"/>
        </w:rPr>
        <mc:AlternateContent>
          <mc:Choice Requires="wps">
            <w:drawing>
              <wp:anchor distT="0" distB="0" distL="114300" distR="114300" simplePos="0" relativeHeight="251658252" behindDoc="1" locked="0" layoutInCell="1" allowOverlap="1" wp14:anchorId="206F5664" wp14:editId="38998F4A">
                <wp:simplePos x="0" y="0"/>
                <wp:positionH relativeFrom="column">
                  <wp:posOffset>702310</wp:posOffset>
                </wp:positionH>
                <wp:positionV relativeFrom="paragraph">
                  <wp:posOffset>16510</wp:posOffset>
                </wp:positionV>
                <wp:extent cx="812800" cy="905510"/>
                <wp:effectExtent l="0" t="0" r="25400" b="27940"/>
                <wp:wrapNone/>
                <wp:docPr id="1426564022" name="Rectangle 37"/>
                <wp:cNvGraphicFramePr/>
                <a:graphic xmlns:a="http://schemas.openxmlformats.org/drawingml/2006/main">
                  <a:graphicData uri="http://schemas.microsoft.com/office/word/2010/wordprocessingShape">
                    <wps:wsp>
                      <wps:cNvSpPr/>
                      <wps:spPr>
                        <a:xfrm>
                          <a:off x="0" y="0"/>
                          <a:ext cx="812800" cy="90551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F944B7" id="Rectangle 37" o:spid="_x0000_s1026" style="position:absolute;margin-left:55.3pt;margin-top:1.3pt;width:64pt;height:71.3pt;z-index:-2516582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" fillcolor="white [3201]" strokecolor="#70ad47 [3209]" strokeweight="1pt"/>
            </w:pict>
          </mc:Fallback>
        </mc:AlternateContent>
      </w:r>
      <w:r w:rsidR="009A4A1A" w:rsidRPr="00E4708C">
        <w:rPr>
          <w:lang w:val="en-US"/>
        </w:rPr>
        <w:t>SIGN UP                                        HELP</w:t>
      </w:r>
    </w:p>
    <w:p w14:paraId="698DA60E" w14:textId="2B4F6CDF" w:rsidR="009A4A1A" w:rsidRPr="00E4708C" w:rsidRDefault="009A4A1A" w:rsidP="00871A32">
      <w:pPr>
        <w:pStyle w:val="NoSpacing"/>
        <w:rPr>
          <w:lang w:val="en-US"/>
        </w:rPr>
      </w:pPr>
      <w:r w:rsidRPr="00E4708C">
        <w:rPr>
          <w:lang w:val="en-US"/>
        </w:rPr>
        <w:t>LOGIN                                         TERMS AND CONDITION</w:t>
      </w:r>
    </w:p>
    <w:p w14:paraId="135FCA47" w14:textId="0F1554ED" w:rsidR="009A4A1A" w:rsidRPr="00E4708C" w:rsidRDefault="009A4A1A" w:rsidP="00871A32">
      <w:pPr>
        <w:pStyle w:val="NoSpacing"/>
        <w:rPr>
          <w:lang w:val="en-US"/>
        </w:rPr>
      </w:pPr>
      <w:r w:rsidRPr="00E4708C">
        <w:rPr>
          <w:lang w:val="en-US"/>
        </w:rPr>
        <w:t xml:space="preserve">COMPOSE </w:t>
      </w:r>
      <w:r w:rsidR="00C67992" w:rsidRPr="00E4708C">
        <w:rPr>
          <w:lang w:val="en-US"/>
        </w:rPr>
        <w:t xml:space="preserve">                                   FEEDBACK</w:t>
      </w:r>
    </w:p>
    <w:p w14:paraId="5F1E25C1" w14:textId="6665CA24" w:rsidR="009A4A1A" w:rsidRPr="00E4708C" w:rsidRDefault="009A4A1A" w:rsidP="00871A32">
      <w:pPr>
        <w:pStyle w:val="NoSpacing"/>
        <w:rPr>
          <w:lang w:val="en-US"/>
        </w:rPr>
      </w:pPr>
      <w:r w:rsidRPr="00E4708C">
        <w:rPr>
          <w:lang w:val="en-US"/>
        </w:rPr>
        <w:t>INBOX</w:t>
      </w:r>
    </w:p>
    <w:p w14:paraId="2881ED46" w14:textId="6A08BC0A" w:rsidR="009A4A1A" w:rsidRPr="00E4708C" w:rsidRDefault="009A4A1A" w:rsidP="00871A32">
      <w:pPr>
        <w:rPr>
          <w:lang w:val="en-US"/>
        </w:rPr>
      </w:pPr>
      <w:r w:rsidRPr="00E4708C">
        <w:rPr>
          <w:lang w:val="en-US"/>
        </w:rPr>
        <w:t>SENT ITEMS</w:t>
      </w:r>
    </w:p>
    <w:p w14:paraId="63EB97DF" w14:textId="731CF7DF" w:rsidR="009A4A1A" w:rsidRPr="00E4708C" w:rsidRDefault="00C67992" w:rsidP="00871A32">
      <w:pPr>
        <w:pStyle w:val="NoSpacing"/>
        <w:rPr>
          <w:lang w:val="en-US"/>
        </w:rPr>
      </w:pPr>
      <w:r w:rsidRPr="00E4708C">
        <w:rPr>
          <w:noProof/>
          <w:lang w:val="en-US"/>
        </w:rPr>
        <mc:AlternateContent>
          <mc:Choice Requires="wpi">
            <w:drawing>
              <wp:anchor distT="0" distB="0" distL="114300" distR="114300" simplePos="0" relativeHeight="251658255" behindDoc="0" locked="0" layoutInCell="1" allowOverlap="1" wp14:anchorId="56D5FFA5" wp14:editId="3644F012">
                <wp:simplePos x="0" y="0"/>
                <wp:positionH relativeFrom="column">
                  <wp:posOffset>998855</wp:posOffset>
                </wp:positionH>
                <wp:positionV relativeFrom="paragraph">
                  <wp:posOffset>102870</wp:posOffset>
                </wp:positionV>
                <wp:extent cx="164880" cy="102645"/>
                <wp:effectExtent l="38100" t="38100" r="26035" b="31115"/>
                <wp:wrapNone/>
                <wp:docPr id="1671091041" name="Ink 50"/>
                <wp:cNvGraphicFramePr/>
                <a:graphic xmlns:a="http://schemas.openxmlformats.org/drawingml/2006/main">
                  <a:graphicData uri="http://schemas.microsoft.com/office/word/2010/wordprocessingInk">
                    <w14:contentPart bwMode="auto" r:id="rId40">
                      <w14:nvContentPartPr>
                        <w14:cNvContentPartPr/>
                      </w14:nvContentPartPr>
                      <w14:xfrm>
                        <a:off x="0" y="0"/>
                        <a:ext cx="164880" cy="102645"/>
                      </w14:xfrm>
                    </w14:contentPart>
                  </a:graphicData>
                </a:graphic>
              </wp:anchor>
            </w:drawing>
          </mc:Choice>
          <mc:Fallback>
            <w:pict>
              <v:shape w14:anchorId="0B9272CF" id="Ink 50" o:spid="_x0000_s1026" type="#_x0000_t75" style="position:absolute;margin-left:78.3pt;margin-top:7.75pt;width:13.7pt;height:8.8pt;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">
                <v:imagedata r:id="rId41" o:title=""/>
              </v:shape>
            </w:pict>
          </mc:Fallback>
        </mc:AlternateContent>
      </w:r>
      <w:r w:rsidRPr="00E4708C">
        <w:rPr>
          <w:noProof/>
          <w:lang w:val="en-US"/>
        </w:rPr>
        <mc:AlternateContent>
          <mc:Choice Requires="wpi">
            <w:drawing>
              <wp:anchor distT="0" distB="0" distL="114300" distR="114300" simplePos="0" relativeHeight="251658254" behindDoc="0" locked="0" layoutInCell="1" allowOverlap="1" wp14:anchorId="4F6E81D6" wp14:editId="212450D2">
                <wp:simplePos x="0" y="0"/>
                <wp:positionH relativeFrom="column">
                  <wp:posOffset>2962910</wp:posOffset>
                </wp:positionH>
                <wp:positionV relativeFrom="paragraph">
                  <wp:posOffset>-108585</wp:posOffset>
                </wp:positionV>
                <wp:extent cx="147960" cy="338415"/>
                <wp:effectExtent l="38100" t="38100" r="42545" b="43180"/>
                <wp:wrapNone/>
                <wp:docPr id="916034236" name="Ink 47"/>
                <wp:cNvGraphicFramePr/>
                <a:graphic xmlns:a="http://schemas.openxmlformats.org/drawingml/2006/main">
                  <a:graphicData uri="http://schemas.microsoft.com/office/word/2010/wordprocessingInk">
                    <w14:contentPart bwMode="auto" r:id="rId42">
                      <w14:nvContentPartPr>
                        <w14:cNvContentPartPr/>
                      </w14:nvContentPartPr>
                      <w14:xfrm>
                        <a:off x="0" y="0"/>
                        <a:ext cx="147960" cy="338415"/>
                      </w14:xfrm>
                    </w14:contentPart>
                  </a:graphicData>
                </a:graphic>
              </wp:anchor>
            </w:drawing>
          </mc:Choice>
          <mc:Fallback>
            <w:pict>
              <v:shape w14:anchorId="0AFB57D5" id="Ink 47" o:spid="_x0000_s1026" type="#_x0000_t75" style="position:absolute;margin-left:232.95pt;margin-top:-8.9pt;width:12.35pt;height:27.4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">
                <v:imagedata r:id="rId43" o:title=""/>
              </v:shape>
            </w:pict>
          </mc:Fallback>
        </mc:AlternateContent>
      </w:r>
    </w:p>
    <w:p w14:paraId="6BF1CA29" w14:textId="6C22BA39" w:rsidR="009A4A1A" w:rsidRPr="00E4708C" w:rsidRDefault="00C67992" w:rsidP="00871A32">
      <w:pPr>
        <w:pStyle w:val="ListParagraph"/>
        <w:rPr>
          <w:lang w:val="en-US"/>
        </w:rPr>
      </w:pPr>
      <w:r w:rsidRPr="00E4708C">
        <w:rPr>
          <w:lang w:val="en-US"/>
        </w:rPr>
        <w:t>DEVELOPED BY DEVELOPERS            DEV AND TESTED BY CONTENT DEVELOPERS</w:t>
      </w:r>
    </w:p>
    <w:p w14:paraId="0E6BC11B" w14:textId="6DBBEB21" w:rsidR="00C67992" w:rsidRPr="00E4708C" w:rsidRDefault="00C67992" w:rsidP="00871A32">
      <w:pPr>
        <w:pStyle w:val="ListParagraph"/>
        <w:rPr>
          <w:lang w:val="en-US"/>
        </w:rPr>
      </w:pPr>
      <w:r w:rsidRPr="00E4708C">
        <w:rPr>
          <w:noProof/>
          <w:lang w:val="en-US"/>
        </w:rPr>
        <mc:AlternateContent>
          <mc:Choice Requires="wpi">
            <w:drawing>
              <wp:anchor distT="0" distB="0" distL="114300" distR="114300" simplePos="0" relativeHeight="251658256" behindDoc="0" locked="0" layoutInCell="1" allowOverlap="1" wp14:anchorId="4E31C7F3" wp14:editId="7C6AA21B">
                <wp:simplePos x="0" y="0"/>
                <wp:positionH relativeFrom="column">
                  <wp:posOffset>1024255</wp:posOffset>
                </wp:positionH>
                <wp:positionV relativeFrom="paragraph">
                  <wp:posOffset>11430</wp:posOffset>
                </wp:positionV>
                <wp:extent cx="156240" cy="176040"/>
                <wp:effectExtent l="38100" t="38100" r="0" b="33655"/>
                <wp:wrapNone/>
                <wp:docPr id="1356930198" name="Ink 53"/>
                <wp:cNvGraphicFramePr/>
                <a:graphic xmlns:a="http://schemas.openxmlformats.org/drawingml/2006/main">
                  <a:graphicData uri="http://schemas.microsoft.com/office/word/2010/wordprocessingInk">
                    <w14:contentPart bwMode="auto" r:id="rId44">
                      <w14:nvContentPartPr>
                        <w14:cNvContentPartPr/>
                      </w14:nvContentPartPr>
                      <w14:xfrm>
                        <a:off x="0" y="0"/>
                        <a:ext cx="156240" cy="176040"/>
                      </w14:xfrm>
                    </w14:contentPart>
                  </a:graphicData>
                </a:graphic>
              </wp:anchor>
            </w:drawing>
          </mc:Choice>
          <mc:Fallback>
            <w:pict>
              <v:shape w14:anchorId="2FA9342C" id="Ink 53" o:spid="_x0000_s1026" type="#_x0000_t75" style="position:absolute;margin-left:80.3pt;margin-top:.55pt;width:13pt;height:14.55pt;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">
                <v:imagedata r:id="rId45" o:title=""/>
              </v:shape>
            </w:pict>
          </mc:Fallback>
        </mc:AlternateContent>
      </w:r>
    </w:p>
    <w:p w14:paraId="1BE6341D" w14:textId="0B4F20CF" w:rsidR="00C67992" w:rsidRPr="00E4708C" w:rsidRDefault="00C67992" w:rsidP="00871A32">
      <w:pPr>
        <w:pStyle w:val="ListParagraph"/>
        <w:rPr>
          <w:lang w:val="en-US"/>
        </w:rPr>
      </w:pPr>
      <w:r w:rsidRPr="00E4708C">
        <w:rPr>
          <w:lang w:val="en-US"/>
        </w:rPr>
        <w:t>TESTED BY TEST ENGINEERS</w:t>
      </w:r>
    </w:p>
    <w:p w14:paraId="7DE074BA" w14:textId="7336B33A" w:rsidR="00C67992" w:rsidRPr="00E4708C" w:rsidRDefault="00C67992" w:rsidP="00871A32">
      <w:pPr>
        <w:rPr>
          <w:lang w:val="en-US"/>
        </w:rPr>
      </w:pPr>
      <w:r w:rsidRPr="00E4708C">
        <w:rPr>
          <w:noProof/>
          <w:lang w:val="en-US"/>
        </w:rPr>
        <mc:AlternateContent>
          <mc:Choice Requires="wps">
            <w:drawing>
              <wp:anchor distT="0" distB="0" distL="114300" distR="114300" simplePos="0" relativeHeight="251658257" behindDoc="1" locked="0" layoutInCell="1" allowOverlap="1" wp14:anchorId="1486AE03" wp14:editId="600A77BB">
                <wp:simplePos x="0" y="0"/>
                <wp:positionH relativeFrom="column">
                  <wp:posOffset>-93133</wp:posOffset>
                </wp:positionH>
                <wp:positionV relativeFrom="paragraph">
                  <wp:posOffset>281940</wp:posOffset>
                </wp:positionV>
                <wp:extent cx="1422400" cy="1718733"/>
                <wp:effectExtent l="0" t="0" r="25400" b="15240"/>
                <wp:wrapNone/>
                <wp:docPr id="299112655" name="Rectangle 54"/>
                <wp:cNvGraphicFramePr/>
                <a:graphic xmlns:a="http://schemas.openxmlformats.org/drawingml/2006/main">
                  <a:graphicData uri="http://schemas.microsoft.com/office/word/2010/wordprocessingShape">
                    <wps:wsp>
                      <wps:cNvSpPr/>
                      <wps:spPr>
                        <a:xfrm>
                          <a:off x="0" y="0"/>
                          <a:ext cx="1422400" cy="171873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D5F195" id="Rectangle 54" o:spid="_x0000_s1026" style="position:absolute;margin-left:-7.35pt;margin-top:22.2pt;width:112pt;height:135.35pt;z-index:-25165822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" fillcolor="white [3201]" strokecolor="#70ad47 [3209]" strokeweight="1pt"/>
            </w:pict>
          </mc:Fallback>
        </mc:AlternateContent>
      </w:r>
      <w:r w:rsidRPr="00E4708C">
        <w:rPr>
          <w:lang w:val="en-US"/>
        </w:rPr>
        <w:t>EXAMPLE2=</w:t>
      </w:r>
    </w:p>
    <w:p w14:paraId="47A9640B" w14:textId="75AA61AA" w:rsidR="00C67992" w:rsidRPr="00E4708C" w:rsidRDefault="00C67992" w:rsidP="00871A32">
      <w:pPr>
        <w:pStyle w:val="NoSpacing"/>
        <w:rPr>
          <w:lang w:val="en-US"/>
        </w:rPr>
      </w:pPr>
      <w:r w:rsidRPr="00E4708C">
        <w:rPr>
          <w:lang w:val="en-US"/>
        </w:rPr>
        <w:t xml:space="preserve">SIGN UP                               </w:t>
      </w:r>
      <w:r w:rsidRPr="00E4708C">
        <w:rPr>
          <w:color w:val="FF0000"/>
          <w:lang w:val="en-US"/>
        </w:rPr>
        <w:t>NOTE = 3</w:t>
      </w:r>
      <w:r w:rsidRPr="00E4708C">
        <w:rPr>
          <w:color w:val="FF0000"/>
          <w:vertAlign w:val="superscript"/>
          <w:lang w:val="en-US"/>
        </w:rPr>
        <w:t>RD</w:t>
      </w:r>
      <w:r w:rsidRPr="00E4708C">
        <w:rPr>
          <w:color w:val="FF0000"/>
          <w:lang w:val="en-US"/>
        </w:rPr>
        <w:t xml:space="preserve"> PARTY APPLICATION SHOULD NOT BE TESTED</w:t>
      </w:r>
    </w:p>
    <w:p w14:paraId="4517EAF7" w14:textId="2471A701" w:rsidR="00C67992" w:rsidRPr="00E4708C" w:rsidRDefault="00C67992" w:rsidP="00871A32">
      <w:pPr>
        <w:pStyle w:val="NoSpacing"/>
        <w:rPr>
          <w:lang w:val="en-US"/>
        </w:rPr>
      </w:pPr>
      <w:r w:rsidRPr="00E4708C">
        <w:rPr>
          <w:lang w:val="en-US"/>
        </w:rPr>
        <w:t>LOGIN</w:t>
      </w:r>
    </w:p>
    <w:p w14:paraId="1C8DCE3A" w14:textId="372088BC" w:rsidR="00C67992" w:rsidRPr="00E4708C" w:rsidRDefault="00C67992" w:rsidP="00871A32">
      <w:pPr>
        <w:pStyle w:val="NoSpacing"/>
        <w:rPr>
          <w:lang w:val="en-US"/>
        </w:rPr>
      </w:pPr>
      <w:r w:rsidRPr="00E4708C">
        <w:rPr>
          <w:lang w:val="en-US"/>
        </w:rPr>
        <w:t>PROFILE</w:t>
      </w:r>
    </w:p>
    <w:p w14:paraId="0580D01E" w14:textId="762A770D" w:rsidR="00C67992" w:rsidRPr="00E4708C" w:rsidRDefault="00C67992" w:rsidP="00871A32">
      <w:pPr>
        <w:pStyle w:val="NoSpacing"/>
        <w:rPr>
          <w:lang w:val="en-US"/>
        </w:rPr>
      </w:pPr>
      <w:r w:rsidRPr="00E4708C">
        <w:rPr>
          <w:lang w:val="en-US"/>
        </w:rPr>
        <w:t>SEND REQUEST</w:t>
      </w:r>
    </w:p>
    <w:p w14:paraId="582C6385" w14:textId="562616FF" w:rsidR="00C67992" w:rsidRPr="00E4708C" w:rsidRDefault="00C67992" w:rsidP="00871A32">
      <w:pPr>
        <w:pStyle w:val="NoSpacing"/>
        <w:rPr>
          <w:lang w:val="en-US"/>
        </w:rPr>
      </w:pPr>
      <w:r w:rsidRPr="00E4708C">
        <w:rPr>
          <w:lang w:val="en-US"/>
        </w:rPr>
        <w:t>UPLOAD PHOTO</w:t>
      </w:r>
    </w:p>
    <w:p w14:paraId="0578CEE8" w14:textId="0E4D166C" w:rsidR="00C67992" w:rsidRPr="00E4708C" w:rsidRDefault="00C67992" w:rsidP="00871A32">
      <w:pPr>
        <w:pStyle w:val="NoSpacing"/>
        <w:rPr>
          <w:lang w:val="en-US"/>
        </w:rPr>
      </w:pPr>
      <w:r w:rsidRPr="00E4708C">
        <w:rPr>
          <w:noProof/>
          <w:lang w:val="en-US"/>
        </w:rPr>
        <mc:AlternateContent>
          <mc:Choice Requires="wpi">
            <w:drawing>
              <wp:anchor distT="0" distB="0" distL="114300" distR="114300" simplePos="0" relativeHeight="251658260" behindDoc="0" locked="0" layoutInCell="1" allowOverlap="1" wp14:anchorId="44D52C8F" wp14:editId="3D520D96">
                <wp:simplePos x="0" y="0"/>
                <wp:positionH relativeFrom="column">
                  <wp:posOffset>-1329413</wp:posOffset>
                </wp:positionH>
                <wp:positionV relativeFrom="paragraph">
                  <wp:posOffset>235532</wp:posOffset>
                </wp:positionV>
                <wp:extent cx="360" cy="360"/>
                <wp:effectExtent l="38100" t="38100" r="38100" b="38100"/>
                <wp:wrapNone/>
                <wp:docPr id="217844968" name="Ink 61"/>
                <wp:cNvGraphicFramePr/>
                <a:graphic xmlns:a="http://schemas.openxmlformats.org/drawingml/2006/main">
                  <a:graphicData uri="http://schemas.microsoft.com/office/word/2010/wordprocessingInk">
                    <w14:contentPart bwMode="auto" r:id="rId46">
                      <w14:nvContentPartPr>
                        <w14:cNvContentPartPr/>
                      </w14:nvContentPartPr>
                      <w14:xfrm>
                        <a:off x="0" y="0"/>
                        <a:ext cx="360" cy="360"/>
                      </w14:xfrm>
                    </w14:contentPart>
                  </a:graphicData>
                </a:graphic>
              </wp:anchor>
            </w:drawing>
          </mc:Choice>
          <mc:Fallback>
            <w:pict>
              <v:shape w14:anchorId="2911AD70" id="Ink 61" o:spid="_x0000_s1026" type="#_x0000_t75" style="position:absolute;margin-left:-105.05pt;margin-top:18.2pt;width:.75pt;height:.75pt;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">
                <v:imagedata r:id="rId47" o:title=""/>
              </v:shape>
            </w:pict>
          </mc:Fallback>
        </mc:AlternateContent>
      </w:r>
      <w:r w:rsidRPr="00E4708C">
        <w:rPr>
          <w:lang w:val="en-US"/>
        </w:rPr>
        <w:t>LIKE</w:t>
      </w:r>
    </w:p>
    <w:p w14:paraId="6E47A414" w14:textId="3E61E249" w:rsidR="00C67992" w:rsidRPr="00E4708C" w:rsidRDefault="00C67992" w:rsidP="00871A32">
      <w:pPr>
        <w:pStyle w:val="NoSpacing"/>
        <w:rPr>
          <w:lang w:val="en-US"/>
        </w:rPr>
      </w:pPr>
      <w:r w:rsidRPr="00E4708C">
        <w:rPr>
          <w:lang w:val="en-US"/>
        </w:rPr>
        <w:t>SHARE</w:t>
      </w:r>
    </w:p>
    <w:p w14:paraId="353F92F7" w14:textId="4C32D513" w:rsidR="00C67992" w:rsidRPr="00E4708C" w:rsidRDefault="00C67992" w:rsidP="00871A32">
      <w:pPr>
        <w:pStyle w:val="NoSpacing"/>
        <w:rPr>
          <w:lang w:val="en-US"/>
        </w:rPr>
      </w:pPr>
      <w:r w:rsidRPr="00E4708C">
        <w:rPr>
          <w:noProof/>
          <w:lang w:val="en-US"/>
        </w:rPr>
        <mc:AlternateContent>
          <mc:Choice Requires="wps">
            <w:drawing>
              <wp:anchor distT="0" distB="0" distL="114300" distR="114300" simplePos="0" relativeHeight="251658258" behindDoc="1" locked="0" layoutInCell="1" allowOverlap="1" wp14:anchorId="438EB1EB" wp14:editId="6BD90D93">
                <wp:simplePos x="0" y="0"/>
                <wp:positionH relativeFrom="column">
                  <wp:posOffset>1744133</wp:posOffset>
                </wp:positionH>
                <wp:positionV relativeFrom="paragraph">
                  <wp:posOffset>148590</wp:posOffset>
                </wp:positionV>
                <wp:extent cx="2726055" cy="440055"/>
                <wp:effectExtent l="0" t="0" r="17145" b="17145"/>
                <wp:wrapNone/>
                <wp:docPr id="447825137" name="Rectangle 55"/>
                <wp:cNvGraphicFramePr/>
                <a:graphic xmlns:a="http://schemas.openxmlformats.org/drawingml/2006/main">
                  <a:graphicData uri="http://schemas.microsoft.com/office/word/2010/wordprocessingShape">
                    <wps:wsp>
                      <wps:cNvSpPr/>
                      <wps:spPr>
                        <a:xfrm>
                          <a:off x="0" y="0"/>
                          <a:ext cx="2726055" cy="440055"/>
                        </a:xfrm>
                        <a:prstGeom prst="rect">
                          <a:avLst/>
                        </a:prstGeom>
                        <a:ln>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0A1EF7" id="Rectangle 55" o:spid="_x0000_s1026" style="position:absolute;margin-left:137.35pt;margin-top:11.7pt;width:214.65pt;height:34.65pt;z-index:-25165822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" fillcolor="white [3201]" strokecolor="#4472c4 [3204]" strokeweight="1pt"/>
            </w:pict>
          </mc:Fallback>
        </mc:AlternateContent>
      </w:r>
      <w:r w:rsidRPr="00E4708C">
        <w:rPr>
          <w:lang w:val="en-US"/>
        </w:rPr>
        <w:t>COMMENT                                                     3</w:t>
      </w:r>
      <w:r w:rsidRPr="00E4708C">
        <w:rPr>
          <w:vertAlign w:val="superscript"/>
          <w:lang w:val="en-US"/>
        </w:rPr>
        <w:t>RD</w:t>
      </w:r>
      <w:r w:rsidRPr="00E4708C">
        <w:rPr>
          <w:lang w:val="en-US"/>
        </w:rPr>
        <w:t xml:space="preserve"> PARTY APPLICATION</w:t>
      </w:r>
    </w:p>
    <w:p w14:paraId="1BC2CF29" w14:textId="1CADB4FC" w:rsidR="00C67992" w:rsidRPr="00E4708C" w:rsidRDefault="00C67992" w:rsidP="00871A32">
      <w:pPr>
        <w:pStyle w:val="NoSpacing"/>
        <w:rPr>
          <w:lang w:val="en-US"/>
        </w:rPr>
      </w:pPr>
      <w:r w:rsidRPr="00E4708C">
        <w:rPr>
          <w:noProof/>
          <w:lang w:val="en-US"/>
        </w:rPr>
        <mc:AlternateContent>
          <mc:Choice Requires="wpi">
            <w:drawing>
              <wp:anchor distT="0" distB="0" distL="114300" distR="114300" simplePos="0" relativeHeight="251658259" behindDoc="0" locked="0" layoutInCell="1" allowOverlap="1" wp14:anchorId="6BC80E83" wp14:editId="6F88CD48">
                <wp:simplePos x="0" y="0"/>
                <wp:positionH relativeFrom="column">
                  <wp:posOffset>1278255</wp:posOffset>
                </wp:positionH>
                <wp:positionV relativeFrom="paragraph">
                  <wp:posOffset>80010</wp:posOffset>
                </wp:positionV>
                <wp:extent cx="510540" cy="175260"/>
                <wp:effectExtent l="38100" t="38100" r="22860" b="34290"/>
                <wp:wrapNone/>
                <wp:docPr id="533350430" name="Ink 60"/>
                <wp:cNvGraphicFramePr/>
                <a:graphic xmlns:a="http://schemas.openxmlformats.org/drawingml/2006/main">
                  <a:graphicData uri="http://schemas.microsoft.com/office/word/2010/wordprocessingInk">
                    <w14:contentPart bwMode="auto" r:id="rId48">
                      <w14:nvContentPartPr>
                        <w14:cNvContentPartPr/>
                      </w14:nvContentPartPr>
                      <w14:xfrm>
                        <a:off x="0" y="0"/>
                        <a:ext cx="510540" cy="175260"/>
                      </w14:xfrm>
                    </w14:contentPart>
                  </a:graphicData>
                </a:graphic>
              </wp:anchor>
            </w:drawing>
          </mc:Choice>
          <mc:Fallback>
            <w:pict>
              <v:shape w14:anchorId="3CD1E23F" id="Ink 60" o:spid="_x0000_s1026" type="#_x0000_t75" style="position:absolute;margin-left:100.3pt;margin-top:5.95pt;width:40.9pt;height:14.5pt;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">
                <v:imagedata r:id="rId49" o:title=""/>
              </v:shape>
            </w:pict>
          </mc:Fallback>
        </mc:AlternateContent>
      </w:r>
      <w:r w:rsidRPr="00E4708C">
        <w:rPr>
          <w:lang w:val="en-US"/>
        </w:rPr>
        <w:t>INVITE YOUR FRIENDS                 WHATS APP             TELEGRAM               GMAIL</w:t>
      </w:r>
    </w:p>
    <w:p w14:paraId="05067C41" w14:textId="488C4490" w:rsidR="009A4A1A" w:rsidRPr="00E4708C" w:rsidRDefault="009A4A1A" w:rsidP="00871A32">
      <w:pPr>
        <w:pStyle w:val="NoSpacing"/>
        <w:rPr>
          <w:lang w:val="en-US"/>
        </w:rPr>
      </w:pPr>
    </w:p>
    <w:p w14:paraId="01C336C3" w14:textId="77777777" w:rsidR="00AC30C2" w:rsidRPr="00E4708C" w:rsidRDefault="00AC30C2" w:rsidP="00871A32">
      <w:pPr>
        <w:pStyle w:val="NoSpacing"/>
        <w:rPr>
          <w:lang w:val="en-US"/>
        </w:rPr>
      </w:pPr>
    </w:p>
    <w:p w14:paraId="3D3A869F" w14:textId="358607A2" w:rsidR="00C67992" w:rsidRPr="00E4708C" w:rsidRDefault="00C67992" w:rsidP="00871A32">
      <w:pPr>
        <w:pStyle w:val="NoSpacing"/>
        <w:rPr>
          <w:lang w:val="en-US"/>
        </w:rPr>
      </w:pPr>
      <w:r w:rsidRPr="00E4708C">
        <w:rPr>
          <w:lang w:val="en-US"/>
        </w:rPr>
        <w:t>EXAMPLE 3 =</w:t>
      </w:r>
    </w:p>
    <w:p w14:paraId="2E236774" w14:textId="5525097A" w:rsidR="00C67992" w:rsidRPr="00E4708C" w:rsidRDefault="00C67992" w:rsidP="00871A32">
      <w:pPr>
        <w:pStyle w:val="NoSpacing"/>
        <w:rPr>
          <w:lang w:val="en-US"/>
        </w:rPr>
      </w:pPr>
    </w:p>
    <w:p w14:paraId="28EA7683" w14:textId="7C97A807" w:rsidR="00C67992" w:rsidRPr="00E4708C" w:rsidRDefault="00C67992" w:rsidP="00871A32">
      <w:pPr>
        <w:pStyle w:val="NoSpacing"/>
        <w:rPr>
          <w:lang w:val="en-US"/>
        </w:rPr>
      </w:pPr>
      <w:r w:rsidRPr="00E4708C">
        <w:rPr>
          <w:lang w:val="en-US"/>
        </w:rPr>
        <w:t>CUSTOMER                                             CUSTOMER</w:t>
      </w:r>
    </w:p>
    <w:p w14:paraId="10F70F9B" w14:textId="4CC5210A" w:rsidR="00C67992" w:rsidRPr="00E4708C" w:rsidRDefault="002573D6" w:rsidP="00871A32">
      <w:pPr>
        <w:pStyle w:val="NoSpacing"/>
        <w:rPr>
          <w:lang w:val="en-US"/>
        </w:rPr>
      </w:pPr>
      <w:r w:rsidRPr="00E4708C">
        <w:rPr>
          <w:noProof/>
          <w:lang w:val="en-US"/>
        </w:rPr>
        <mc:AlternateContent>
          <mc:Choice Requires="wpi">
            <w:drawing>
              <wp:anchor distT="0" distB="0" distL="114300" distR="114300" simplePos="0" relativeHeight="251658271" behindDoc="0" locked="0" layoutInCell="1" allowOverlap="1" wp14:anchorId="2A8BFEAB" wp14:editId="0CBD5AA6">
                <wp:simplePos x="0" y="0"/>
                <wp:positionH relativeFrom="column">
                  <wp:posOffset>2361565</wp:posOffset>
                </wp:positionH>
                <wp:positionV relativeFrom="paragraph">
                  <wp:posOffset>-3810</wp:posOffset>
                </wp:positionV>
                <wp:extent cx="191160" cy="204805"/>
                <wp:effectExtent l="38100" t="38100" r="0" b="43180"/>
                <wp:wrapNone/>
                <wp:docPr id="1717823305" name="Ink 89"/>
                <wp:cNvGraphicFramePr/>
                <a:graphic xmlns:a="http://schemas.openxmlformats.org/drawingml/2006/main">
                  <a:graphicData uri="http://schemas.microsoft.com/office/word/2010/wordprocessingInk">
                    <w14:contentPart bwMode="auto" r:id="rId50">
                      <w14:nvContentPartPr>
                        <w14:cNvContentPartPr/>
                      </w14:nvContentPartPr>
                      <w14:xfrm>
                        <a:off x="0" y="0"/>
                        <a:ext cx="191160" cy="204805"/>
                      </w14:xfrm>
                    </w14:contentPart>
                  </a:graphicData>
                </a:graphic>
              </wp:anchor>
            </w:drawing>
          </mc:Choice>
          <mc:Fallback>
            <w:pict>
              <v:shape w14:anchorId="7469270D" id="Ink 89" o:spid="_x0000_s1026" type="#_x0000_t75" style="position:absolute;margin-left:185.6pt;margin-top:-.65pt;width:15.75pt;height:16.85pt;z-index:2516582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">
                <v:imagedata r:id="rId51" o:title=""/>
              </v:shape>
            </w:pict>
          </mc:Fallback>
        </mc:AlternateContent>
      </w:r>
      <w:r w:rsidRPr="00E4708C">
        <w:rPr>
          <w:noProof/>
          <w:lang w:val="en-US"/>
        </w:rPr>
        <mc:AlternateContent>
          <mc:Choice Requires="wpi">
            <w:drawing>
              <wp:anchor distT="0" distB="0" distL="114300" distR="114300" simplePos="0" relativeHeight="251658270" behindDoc="0" locked="0" layoutInCell="1" allowOverlap="1" wp14:anchorId="3320F005" wp14:editId="0D67668F">
                <wp:simplePos x="0" y="0"/>
                <wp:positionH relativeFrom="column">
                  <wp:posOffset>270510</wp:posOffset>
                </wp:positionH>
                <wp:positionV relativeFrom="paragraph">
                  <wp:posOffset>4445</wp:posOffset>
                </wp:positionV>
                <wp:extent cx="168840" cy="173355"/>
                <wp:effectExtent l="38100" t="38100" r="22225" b="36195"/>
                <wp:wrapNone/>
                <wp:docPr id="543175365" name="Ink 86"/>
                <wp:cNvGraphicFramePr/>
                <a:graphic xmlns:a="http://schemas.openxmlformats.org/drawingml/2006/main">
                  <a:graphicData uri="http://schemas.microsoft.com/office/word/2010/wordprocessingInk">
                    <w14:contentPart bwMode="auto" r:id="rId52">
                      <w14:nvContentPartPr>
                        <w14:cNvContentPartPr/>
                      </w14:nvContentPartPr>
                      <w14:xfrm>
                        <a:off x="0" y="0"/>
                        <a:ext cx="168840" cy="173355"/>
                      </w14:xfrm>
                    </w14:contentPart>
                  </a:graphicData>
                </a:graphic>
              </wp:anchor>
            </w:drawing>
          </mc:Choice>
          <mc:Fallback>
            <w:pict>
              <v:shape w14:anchorId="7C459359" id="Ink 86" o:spid="_x0000_s1026" type="#_x0000_t75" style="position:absolute;margin-left:20.95pt;margin-top:0;width:14pt;height:14.35pt;z-index:2516582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">
                <v:imagedata r:id="rId53" o:title=""/>
              </v:shape>
            </w:pict>
          </mc:Fallback>
        </mc:AlternateContent>
      </w:r>
    </w:p>
    <w:p w14:paraId="36E3C023" w14:textId="25DDE1F5" w:rsidR="00C67992" w:rsidRPr="00E4708C" w:rsidRDefault="00C67992" w:rsidP="00871A32">
      <w:pPr>
        <w:pStyle w:val="NoSpacing"/>
        <w:rPr>
          <w:lang w:val="en-US"/>
        </w:rPr>
      </w:pPr>
      <w:r w:rsidRPr="00E4708C">
        <w:rPr>
          <w:lang w:val="en-US"/>
        </w:rPr>
        <w:t>REQUIREMENT                                      REQUIREMENT</w:t>
      </w:r>
    </w:p>
    <w:p w14:paraId="24E9BC25" w14:textId="0A5378E8" w:rsidR="00C67992" w:rsidRPr="00E4708C" w:rsidRDefault="00C67992" w:rsidP="00871A32">
      <w:pPr>
        <w:pStyle w:val="NoSpacing"/>
        <w:rPr>
          <w:lang w:val="en-US"/>
        </w:rPr>
      </w:pPr>
      <w:r w:rsidRPr="00E4708C">
        <w:rPr>
          <w:lang w:val="en-US"/>
        </w:rPr>
        <w:t>(RELEASE 1)                                              (RELEASE 2)</w:t>
      </w:r>
    </w:p>
    <w:p w14:paraId="67A77A62" w14:textId="7C184629" w:rsidR="00C67992" w:rsidRPr="00E4708C" w:rsidRDefault="002573D6" w:rsidP="00871A32">
      <w:pPr>
        <w:pStyle w:val="NoSpacing"/>
        <w:rPr>
          <w:lang w:val="en-US"/>
        </w:rPr>
      </w:pPr>
      <w:r w:rsidRPr="00E4708C">
        <w:rPr>
          <w:noProof/>
          <w:lang w:val="en-US"/>
        </w:rPr>
        <mc:AlternateContent>
          <mc:Choice Requires="wps">
            <w:drawing>
              <wp:anchor distT="0" distB="0" distL="114300" distR="114300" simplePos="0" relativeHeight="251658265" behindDoc="1" locked="0" layoutInCell="1" allowOverlap="1" wp14:anchorId="4A488A7B" wp14:editId="1E510165">
                <wp:simplePos x="0" y="0"/>
                <wp:positionH relativeFrom="column">
                  <wp:posOffset>2040467</wp:posOffset>
                </wp:positionH>
                <wp:positionV relativeFrom="paragraph">
                  <wp:posOffset>43815</wp:posOffset>
                </wp:positionV>
                <wp:extent cx="956733" cy="127000"/>
                <wp:effectExtent l="0" t="0" r="15240" b="25400"/>
                <wp:wrapNone/>
                <wp:docPr id="1992626654" name="Rectangle 69"/>
                <wp:cNvGraphicFramePr/>
                <a:graphic xmlns:a="http://schemas.openxmlformats.org/drawingml/2006/main">
                  <a:graphicData uri="http://schemas.microsoft.com/office/word/2010/wordprocessingShape">
                    <wps:wsp>
                      <wps:cNvSpPr/>
                      <wps:spPr>
                        <a:xfrm>
                          <a:off x="0" y="0"/>
                          <a:ext cx="956733" cy="127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122520" id="Rectangle 69" o:spid="_x0000_s1026" style="position:absolute;margin-left:160.65pt;margin-top:3.45pt;width:75.35pt;height:10pt;z-index:-251658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" fillcolor="#4472c4 [3204]" strokecolor="#09101d [484]" strokeweight="1pt"/>
            </w:pict>
          </mc:Fallback>
        </mc:AlternateContent>
      </w:r>
      <w:r w:rsidR="00C67992" w:rsidRPr="00E4708C">
        <w:rPr>
          <w:noProof/>
          <w:lang w:val="en-US"/>
        </w:rPr>
        <mc:AlternateContent>
          <mc:Choice Requires="wps">
            <w:drawing>
              <wp:anchor distT="0" distB="0" distL="114300" distR="114300" simplePos="0" relativeHeight="251658261" behindDoc="1" locked="0" layoutInCell="1" allowOverlap="1" wp14:anchorId="272F80B1" wp14:editId="2BE4E674">
                <wp:simplePos x="0" y="0"/>
                <wp:positionH relativeFrom="column">
                  <wp:posOffset>-110067</wp:posOffset>
                </wp:positionH>
                <wp:positionV relativeFrom="paragraph">
                  <wp:posOffset>52282</wp:posOffset>
                </wp:positionV>
                <wp:extent cx="965200" cy="127000"/>
                <wp:effectExtent l="0" t="0" r="25400" b="25400"/>
                <wp:wrapNone/>
                <wp:docPr id="595495801" name="Rectangle 62"/>
                <wp:cNvGraphicFramePr/>
                <a:graphic xmlns:a="http://schemas.openxmlformats.org/drawingml/2006/main">
                  <a:graphicData uri="http://schemas.microsoft.com/office/word/2010/wordprocessingShape">
                    <wps:wsp>
                      <wps:cNvSpPr/>
                      <wps:spPr>
                        <a:xfrm>
                          <a:off x="0" y="0"/>
                          <a:ext cx="965200" cy="127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292BB5" id="Rectangle 62" o:spid="_x0000_s1026" style="position:absolute;margin-left:-8.65pt;margin-top:4.1pt;width:76pt;height:10pt;z-index:-25165821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" fillcolor="#4472c4 [3204]" strokecolor="#09101d [484]" strokeweight="1pt"/>
            </w:pict>
          </mc:Fallback>
        </mc:AlternateContent>
      </w:r>
      <w:r w:rsidR="00C67992" w:rsidRPr="00E4708C">
        <w:rPr>
          <w:lang w:val="en-US"/>
        </w:rPr>
        <w:t>A     B    C   D                                            E    F    G   H</w:t>
      </w:r>
    </w:p>
    <w:p w14:paraId="552F96E0" w14:textId="258108BF" w:rsidR="00C67992" w:rsidRPr="00E4708C" w:rsidRDefault="002573D6" w:rsidP="00871A32">
      <w:pPr>
        <w:pStyle w:val="NoSpacing"/>
        <w:rPr>
          <w:lang w:val="en-US"/>
        </w:rPr>
      </w:pPr>
      <w:r w:rsidRPr="00E4708C">
        <w:rPr>
          <w:noProof/>
          <w:lang w:val="en-US"/>
        </w:rPr>
        <mc:AlternateContent>
          <mc:Choice Requires="wps">
            <w:drawing>
              <wp:anchor distT="0" distB="0" distL="114300" distR="114300" simplePos="0" relativeHeight="251658262" behindDoc="1" locked="0" layoutInCell="1" allowOverlap="1" wp14:anchorId="623949B2" wp14:editId="3A970783">
                <wp:simplePos x="0" y="0"/>
                <wp:positionH relativeFrom="column">
                  <wp:posOffset>1312333</wp:posOffset>
                </wp:positionH>
                <wp:positionV relativeFrom="paragraph">
                  <wp:posOffset>169333</wp:posOffset>
                </wp:positionV>
                <wp:extent cx="2023534" cy="838200"/>
                <wp:effectExtent l="0" t="0" r="15240" b="19050"/>
                <wp:wrapNone/>
                <wp:docPr id="1683312218" name="Rectangle 64"/>
                <wp:cNvGraphicFramePr/>
                <a:graphic xmlns:a="http://schemas.openxmlformats.org/drawingml/2006/main">
                  <a:graphicData uri="http://schemas.microsoft.com/office/word/2010/wordprocessingShape">
                    <wps:wsp>
                      <wps:cNvSpPr/>
                      <wps:spPr>
                        <a:xfrm>
                          <a:off x="0" y="0"/>
                          <a:ext cx="2023534" cy="8382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D0876E" id="Rectangle 64" o:spid="_x0000_s1026" style="position:absolute;margin-left:103.35pt;margin-top:13.35pt;width:159.35pt;height:66pt;z-index:-25165821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" fillcolor="white [3201]" strokecolor="#70ad47 [3209]" strokeweight="1pt"/>
            </w:pict>
          </mc:Fallback>
        </mc:AlternateContent>
      </w:r>
    </w:p>
    <w:p w14:paraId="4F13BBF3" w14:textId="0A564F68" w:rsidR="00C67992" w:rsidRPr="00E4708C" w:rsidRDefault="002573D6" w:rsidP="00871A32">
      <w:pPr>
        <w:pStyle w:val="NoSpacing"/>
        <w:rPr>
          <w:lang w:val="en-US"/>
        </w:rPr>
      </w:pPr>
      <w:r w:rsidRPr="00E4708C">
        <w:rPr>
          <w:noProof/>
          <w:lang w:val="en-US"/>
        </w:rPr>
        <mc:AlternateContent>
          <mc:Choice Requires="wps">
            <w:drawing>
              <wp:anchor distT="0" distB="0" distL="114300" distR="114300" simplePos="0" relativeHeight="251658264" behindDoc="1" locked="0" layoutInCell="1" allowOverlap="1" wp14:anchorId="695177C4" wp14:editId="1C44E6D0">
                <wp:simplePos x="0" y="0"/>
                <wp:positionH relativeFrom="column">
                  <wp:posOffset>1473200</wp:posOffset>
                </wp:positionH>
                <wp:positionV relativeFrom="paragraph">
                  <wp:posOffset>117687</wp:posOffset>
                </wp:positionV>
                <wp:extent cx="1574800" cy="279400"/>
                <wp:effectExtent l="0" t="0" r="25400" b="25400"/>
                <wp:wrapNone/>
                <wp:docPr id="1030520873" name="Rectangle 68"/>
                <wp:cNvGraphicFramePr/>
                <a:graphic xmlns:a="http://schemas.openxmlformats.org/drawingml/2006/main">
                  <a:graphicData uri="http://schemas.microsoft.com/office/word/2010/wordprocessingShape">
                    <wps:wsp>
                      <wps:cNvSpPr/>
                      <wps:spPr>
                        <a:xfrm>
                          <a:off x="0" y="0"/>
                          <a:ext cx="1574800" cy="2794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A20EEA" id="Rectangle 68" o:spid="_x0000_s1026" style="position:absolute;margin-left:116pt;margin-top:9.25pt;width:124pt;height:22pt;z-index:-251658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" fillcolor="white [3201]" strokecolor="#70ad47 [3209]" strokeweight="1pt"/>
            </w:pict>
          </mc:Fallback>
        </mc:AlternateContent>
      </w:r>
    </w:p>
    <w:p w14:paraId="7B509866" w14:textId="61162288" w:rsidR="00C67992" w:rsidRPr="00E4708C" w:rsidRDefault="002573D6" w:rsidP="00871A32">
      <w:pPr>
        <w:pStyle w:val="NoSpacing"/>
        <w:rPr>
          <w:lang w:val="en-US"/>
        </w:rPr>
      </w:pPr>
      <w:r w:rsidRPr="00E4708C">
        <w:rPr>
          <w:noProof/>
          <w:lang w:val="en-US"/>
        </w:rPr>
        <mc:AlternateContent>
          <mc:Choice Requires="wpi">
            <w:drawing>
              <wp:anchor distT="0" distB="0" distL="114300" distR="114300" simplePos="0" relativeHeight="251658268" behindDoc="0" locked="0" layoutInCell="1" allowOverlap="1" wp14:anchorId="2319662B" wp14:editId="4C4B6242">
                <wp:simplePos x="0" y="0"/>
                <wp:positionH relativeFrom="column">
                  <wp:posOffset>812800</wp:posOffset>
                </wp:positionH>
                <wp:positionV relativeFrom="paragraph">
                  <wp:posOffset>-85725</wp:posOffset>
                </wp:positionV>
                <wp:extent cx="668790" cy="243415"/>
                <wp:effectExtent l="38100" t="38100" r="36195" b="42545"/>
                <wp:wrapNone/>
                <wp:docPr id="1503853587" name="Ink 80"/>
                <wp:cNvGraphicFramePr/>
                <a:graphic xmlns:a="http://schemas.openxmlformats.org/drawingml/2006/main">
                  <a:graphicData uri="http://schemas.microsoft.com/office/word/2010/wordprocessingInk">
                    <w14:contentPart bwMode="auto" r:id="rId54">
                      <w14:nvContentPartPr>
                        <w14:cNvContentPartPr/>
                      </w14:nvContentPartPr>
                      <w14:xfrm>
                        <a:off x="0" y="0"/>
                        <a:ext cx="668790" cy="243415"/>
                      </w14:xfrm>
                    </w14:contentPart>
                  </a:graphicData>
                </a:graphic>
              </wp:anchor>
            </w:drawing>
          </mc:Choice>
          <mc:Fallback>
            <w:pict>
              <v:shape w14:anchorId="2A129CDC" id="Ink 80" o:spid="_x0000_s1026" type="#_x0000_t75" style="position:absolute;margin-left:63.5pt;margin-top:-7.25pt;width:53.6pt;height:20.15pt;z-index:2516582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">
                <v:imagedata r:id="rId55" o:title=""/>
              </v:shape>
            </w:pict>
          </mc:Fallback>
        </mc:AlternateContent>
      </w:r>
      <w:r w:rsidRPr="00E4708C">
        <w:rPr>
          <w:noProof/>
          <w:lang w:val="en-US"/>
        </w:rPr>
        <mc:AlternateContent>
          <mc:Choice Requires="wpi">
            <w:drawing>
              <wp:anchor distT="0" distB="0" distL="114300" distR="114300" simplePos="0" relativeHeight="251658267" behindDoc="0" locked="0" layoutInCell="1" allowOverlap="1" wp14:anchorId="0C43412B" wp14:editId="1F954D09">
                <wp:simplePos x="0" y="0"/>
                <wp:positionH relativeFrom="column">
                  <wp:posOffset>3081655</wp:posOffset>
                </wp:positionH>
                <wp:positionV relativeFrom="paragraph">
                  <wp:posOffset>48260</wp:posOffset>
                </wp:positionV>
                <wp:extent cx="586215" cy="232200"/>
                <wp:effectExtent l="38100" t="38100" r="42545" b="34925"/>
                <wp:wrapNone/>
                <wp:docPr id="922812218" name="Ink 73"/>
                <wp:cNvGraphicFramePr/>
                <a:graphic xmlns:a="http://schemas.openxmlformats.org/drawingml/2006/main">
                  <a:graphicData uri="http://schemas.microsoft.com/office/word/2010/wordprocessingInk">
                    <w14:contentPart bwMode="auto" r:id="rId56">
                      <w14:nvContentPartPr>
                        <w14:cNvContentPartPr/>
                      </w14:nvContentPartPr>
                      <w14:xfrm>
                        <a:off x="0" y="0"/>
                        <a:ext cx="586215" cy="232200"/>
                      </w14:xfrm>
                    </w14:contentPart>
                  </a:graphicData>
                </a:graphic>
              </wp:anchor>
            </w:drawing>
          </mc:Choice>
          <mc:Fallback>
            <w:pict>
              <v:shape w14:anchorId="64CCB554" id="Ink 73" o:spid="_x0000_s1026" type="#_x0000_t75" style="position:absolute;margin-left:242.15pt;margin-top:3.3pt;width:47.1pt;height:19.3pt;z-index:2516582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">
                <v:imagedata r:id="rId57" o:title=""/>
              </v:shape>
            </w:pict>
          </mc:Fallback>
        </mc:AlternateContent>
      </w:r>
      <w:r w:rsidRPr="00E4708C">
        <w:rPr>
          <w:noProof/>
          <w:lang w:val="en-US"/>
        </w:rPr>
        <mc:AlternateContent>
          <mc:Choice Requires="wpi">
            <w:drawing>
              <wp:anchor distT="0" distB="0" distL="114300" distR="114300" simplePos="0" relativeHeight="251658266" behindDoc="0" locked="0" layoutInCell="1" allowOverlap="1" wp14:anchorId="154A6273" wp14:editId="17AD6A93">
                <wp:simplePos x="0" y="0"/>
                <wp:positionH relativeFrom="column">
                  <wp:posOffset>2250427</wp:posOffset>
                </wp:positionH>
                <wp:positionV relativeFrom="paragraph">
                  <wp:posOffset>-45208</wp:posOffset>
                </wp:positionV>
                <wp:extent cx="823320" cy="289440"/>
                <wp:effectExtent l="38100" t="38100" r="15240" b="34925"/>
                <wp:wrapNone/>
                <wp:docPr id="447662322" name="Ink 70"/>
                <wp:cNvGraphicFramePr/>
                <a:graphic xmlns:a="http://schemas.openxmlformats.org/drawingml/2006/main">
                  <a:graphicData uri="http://schemas.microsoft.com/office/word/2010/wordprocessingInk">
                    <w14:contentPart bwMode="auto" r:id="rId58">
                      <w14:nvContentPartPr>
                        <w14:cNvContentPartPr/>
                      </w14:nvContentPartPr>
                      <w14:xfrm>
                        <a:off x="0" y="0"/>
                        <a:ext cx="823320" cy="289440"/>
                      </w14:xfrm>
                    </w14:contentPart>
                  </a:graphicData>
                </a:graphic>
              </wp:anchor>
            </w:drawing>
          </mc:Choice>
          <mc:Fallback>
            <w:pict>
              <v:shape w14:anchorId="6C63F05C" id="Ink 70" o:spid="_x0000_s1026" type="#_x0000_t75" style="position:absolute;margin-left:176.7pt;margin-top:-4.05pt;width:65.85pt;height:23.8pt;z-index:25165826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">
                <v:imagedata r:id="rId59" o:title=""/>
              </v:shape>
            </w:pict>
          </mc:Fallback>
        </mc:AlternateContent>
      </w:r>
      <w:r w:rsidR="00C67992" w:rsidRPr="00E4708C">
        <w:rPr>
          <w:lang w:val="en-US"/>
        </w:rPr>
        <w:t>OLD FEATURES                      A           B          C            D</w:t>
      </w:r>
      <w:r w:rsidRPr="00E4708C">
        <w:rPr>
          <w:lang w:val="en-US"/>
        </w:rPr>
        <w:t xml:space="preserve">                           IMAPCT</w:t>
      </w:r>
    </w:p>
    <w:p w14:paraId="0D7FD3D9" w14:textId="087A5FF0" w:rsidR="00C67992" w:rsidRPr="00E4708C" w:rsidRDefault="002573D6" w:rsidP="00871A32">
      <w:pPr>
        <w:pStyle w:val="NoSpacing"/>
        <w:rPr>
          <w:lang w:val="en-US"/>
        </w:rPr>
      </w:pPr>
      <w:r w:rsidRPr="00E4708C">
        <w:rPr>
          <w:noProof/>
          <w:lang w:val="en-US"/>
        </w:rPr>
        <mc:AlternateContent>
          <mc:Choice Requires="wps">
            <w:drawing>
              <wp:anchor distT="0" distB="0" distL="114300" distR="114300" simplePos="0" relativeHeight="251658263" behindDoc="1" locked="0" layoutInCell="1" allowOverlap="1" wp14:anchorId="59BF2199" wp14:editId="2BB234D3">
                <wp:simplePos x="0" y="0"/>
                <wp:positionH relativeFrom="column">
                  <wp:posOffset>1439333</wp:posOffset>
                </wp:positionH>
                <wp:positionV relativeFrom="paragraph">
                  <wp:posOffset>157057</wp:posOffset>
                </wp:positionV>
                <wp:extent cx="1938867" cy="270933"/>
                <wp:effectExtent l="0" t="0" r="23495" b="15240"/>
                <wp:wrapNone/>
                <wp:docPr id="1944827450" name="Rectangle 67"/>
                <wp:cNvGraphicFramePr/>
                <a:graphic xmlns:a="http://schemas.openxmlformats.org/drawingml/2006/main">
                  <a:graphicData uri="http://schemas.microsoft.com/office/word/2010/wordprocessingShape">
                    <wps:wsp>
                      <wps:cNvSpPr/>
                      <wps:spPr>
                        <a:xfrm>
                          <a:off x="0" y="0"/>
                          <a:ext cx="1938867" cy="27093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2B982B" id="Rectangle 67" o:spid="_x0000_s1026" style="position:absolute;margin-left:113.35pt;margin-top:12.35pt;width:152.65pt;height:21.35pt;z-index:-25165821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" fillcolor="white [3201]" strokecolor="#70ad47 [3209]" strokeweight="1pt"/>
            </w:pict>
          </mc:Fallback>
        </mc:AlternateContent>
      </w:r>
    </w:p>
    <w:p w14:paraId="1583D0AD" w14:textId="3D32EFC7" w:rsidR="00C67992" w:rsidRPr="00E4708C" w:rsidRDefault="002573D6" w:rsidP="00871A32">
      <w:pPr>
        <w:pStyle w:val="NoSpacing"/>
        <w:rPr>
          <w:lang w:val="en-US"/>
        </w:rPr>
      </w:pPr>
      <w:r w:rsidRPr="00E4708C">
        <w:rPr>
          <w:noProof/>
          <w:lang w:val="en-US"/>
        </w:rPr>
        <mc:AlternateContent>
          <mc:Choice Requires="wpi">
            <w:drawing>
              <wp:anchor distT="0" distB="0" distL="114300" distR="114300" simplePos="0" relativeHeight="251658269" behindDoc="0" locked="0" layoutInCell="1" allowOverlap="1" wp14:anchorId="12FB3F38" wp14:editId="21436E25">
                <wp:simplePos x="0" y="0"/>
                <wp:positionH relativeFrom="column">
                  <wp:posOffset>944245</wp:posOffset>
                </wp:positionH>
                <wp:positionV relativeFrom="paragraph">
                  <wp:posOffset>86995</wp:posOffset>
                </wp:positionV>
                <wp:extent cx="511810" cy="145440"/>
                <wp:effectExtent l="38100" t="38100" r="2540" b="45085"/>
                <wp:wrapNone/>
                <wp:docPr id="1007366110" name="Ink 83"/>
                <wp:cNvGraphicFramePr/>
                <a:graphic xmlns:a="http://schemas.openxmlformats.org/drawingml/2006/main">
                  <a:graphicData uri="http://schemas.microsoft.com/office/word/2010/wordprocessingInk">
                    <w14:contentPart bwMode="auto" r:id="rId60">
                      <w14:nvContentPartPr>
                        <w14:cNvContentPartPr/>
                      </w14:nvContentPartPr>
                      <w14:xfrm>
                        <a:off x="0" y="0"/>
                        <a:ext cx="511810" cy="145440"/>
                      </w14:xfrm>
                    </w14:contentPart>
                  </a:graphicData>
                </a:graphic>
              </wp:anchor>
            </w:drawing>
          </mc:Choice>
          <mc:Fallback>
            <w:pict>
              <v:shape w14:anchorId="57B5B37A" id="Ink 83" o:spid="_x0000_s1026" type="#_x0000_t75" style="position:absolute;margin-left:73.85pt;margin-top:6.35pt;width:41.25pt;height:12.4pt;z-index:25165826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">
                <v:imagedata r:id="rId61" o:title=""/>
              </v:shape>
            </w:pict>
          </mc:Fallback>
        </mc:AlternateContent>
      </w:r>
      <w:r w:rsidR="00C67992" w:rsidRPr="00E4708C">
        <w:rPr>
          <w:lang w:val="en-US"/>
        </w:rPr>
        <w:t>NEW FEATURES                    E            F           G           H</w:t>
      </w:r>
    </w:p>
    <w:p w14:paraId="678F0036" w14:textId="77777777" w:rsidR="002573D6" w:rsidRPr="00E4708C" w:rsidRDefault="002573D6" w:rsidP="00871A32">
      <w:pPr>
        <w:pStyle w:val="NoSpacing"/>
        <w:rPr>
          <w:lang w:val="en-US"/>
        </w:rPr>
      </w:pPr>
    </w:p>
    <w:p w14:paraId="72D1E420" w14:textId="77777777" w:rsidR="002573D6" w:rsidRPr="00E4708C" w:rsidRDefault="002573D6" w:rsidP="00871A32">
      <w:pPr>
        <w:pStyle w:val="NoSpacing"/>
        <w:rPr>
          <w:lang w:val="en-US"/>
        </w:rPr>
      </w:pPr>
    </w:p>
    <w:p w14:paraId="4C3321C8" w14:textId="10757C6D" w:rsidR="002573D6" w:rsidRPr="00E4708C" w:rsidRDefault="002573D6" w:rsidP="00871A32">
      <w:pPr>
        <w:pStyle w:val="Heading3"/>
        <w:rPr>
          <w:lang w:val="en-US"/>
        </w:rPr>
      </w:pPr>
      <w:r w:rsidRPr="00E4708C">
        <w:rPr>
          <w:lang w:val="en-US"/>
        </w:rPr>
        <w:t>4 APPROACH =</w:t>
      </w:r>
    </w:p>
    <w:p w14:paraId="6A5F2294" w14:textId="29379D57" w:rsidR="002573D6" w:rsidRPr="00E4708C" w:rsidRDefault="002573D6" w:rsidP="00871A32">
      <w:pPr>
        <w:pStyle w:val="ListParagraph"/>
        <w:numPr>
          <w:ilvl w:val="0"/>
          <w:numId w:val="127"/>
        </w:numPr>
        <w:rPr>
          <w:lang w:val="en-US"/>
        </w:rPr>
      </w:pPr>
      <w:r w:rsidRPr="00E4708C">
        <w:rPr>
          <w:lang w:val="en-US"/>
        </w:rPr>
        <w:t xml:space="preserve">THIS </w:t>
      </w:r>
      <w:r w:rsidRPr="00D62126">
        <w:rPr>
          <w:highlight w:val="cyan"/>
          <w:lang w:val="en-US"/>
        </w:rPr>
        <w:t>SECTION COVERS HOW WE GO ABOUT AND TEST APPLICATION IN FUTURE</w:t>
      </w:r>
    </w:p>
    <w:p w14:paraId="14548A61" w14:textId="559BD597" w:rsidR="002573D6" w:rsidRPr="00E4708C" w:rsidRDefault="002573D6" w:rsidP="00871A32">
      <w:pPr>
        <w:pStyle w:val="ListParagraph"/>
        <w:numPr>
          <w:ilvl w:val="0"/>
          <w:numId w:val="127"/>
        </w:numPr>
        <w:rPr>
          <w:lang w:val="en-US"/>
        </w:rPr>
      </w:pPr>
      <w:r w:rsidRPr="00E4708C">
        <w:rPr>
          <w:lang w:val="en-US"/>
        </w:rPr>
        <w:t>HERE WE HAVE SEVERAL APPROACHES SUCH AS</w:t>
      </w:r>
    </w:p>
    <w:p w14:paraId="6B5230B1" w14:textId="6BFB33BA" w:rsidR="002573D6" w:rsidRPr="00D62126" w:rsidRDefault="002573D6" w:rsidP="00871A32">
      <w:pPr>
        <w:pStyle w:val="ListParagraph"/>
        <w:numPr>
          <w:ilvl w:val="0"/>
          <w:numId w:val="127"/>
        </w:numPr>
        <w:rPr>
          <w:highlight w:val="cyan"/>
          <w:lang w:val="en-US"/>
        </w:rPr>
      </w:pPr>
      <w:r w:rsidRPr="00E4708C">
        <w:rPr>
          <w:lang w:val="en-US"/>
        </w:rPr>
        <w:lastRenderedPageBreak/>
        <w:t xml:space="preserve">1 </w:t>
      </w:r>
      <w:r w:rsidRPr="00D62126">
        <w:rPr>
          <w:highlight w:val="cyan"/>
          <w:lang w:val="en-US"/>
        </w:rPr>
        <w:t>WRITING TEST CASES</w:t>
      </w:r>
    </w:p>
    <w:p w14:paraId="589C3A03" w14:textId="52619E4C" w:rsidR="002573D6" w:rsidRPr="00E4708C" w:rsidRDefault="002573D6" w:rsidP="00871A32">
      <w:pPr>
        <w:pStyle w:val="ListParagraph"/>
        <w:numPr>
          <w:ilvl w:val="0"/>
          <w:numId w:val="127"/>
        </w:numPr>
        <w:rPr>
          <w:lang w:val="en-US"/>
        </w:rPr>
      </w:pPr>
      <w:r w:rsidRPr="00E4708C">
        <w:rPr>
          <w:lang w:val="en-US"/>
        </w:rPr>
        <w:t xml:space="preserve">2  </w:t>
      </w:r>
      <w:r w:rsidRPr="00D62126">
        <w:rPr>
          <w:highlight w:val="cyan"/>
          <w:lang w:val="en-US"/>
        </w:rPr>
        <w:t>WRITING TEST SCENARIOS</w:t>
      </w:r>
    </w:p>
    <w:p w14:paraId="6A1C3D9C" w14:textId="31F13A29" w:rsidR="002573D6" w:rsidRPr="00E4708C" w:rsidRDefault="002573D6" w:rsidP="00871A32">
      <w:pPr>
        <w:pStyle w:val="ListParagraph"/>
        <w:numPr>
          <w:ilvl w:val="0"/>
          <w:numId w:val="127"/>
        </w:numPr>
        <w:rPr>
          <w:lang w:val="en-US"/>
        </w:rPr>
      </w:pPr>
      <w:r w:rsidRPr="00E4708C">
        <w:rPr>
          <w:lang w:val="en-US"/>
        </w:rPr>
        <w:t xml:space="preserve">3   </w:t>
      </w:r>
      <w:r w:rsidRPr="00D62126">
        <w:rPr>
          <w:highlight w:val="cyan"/>
          <w:lang w:val="en-US"/>
        </w:rPr>
        <w:t>WRITING TEST CASE AND TEST SCENARIOS</w:t>
      </w:r>
    </w:p>
    <w:p w14:paraId="685A6237" w14:textId="562FB726" w:rsidR="002573D6" w:rsidRPr="00E4708C" w:rsidRDefault="002573D6" w:rsidP="00871A32">
      <w:pPr>
        <w:pStyle w:val="ListParagraph"/>
        <w:numPr>
          <w:ilvl w:val="0"/>
          <w:numId w:val="127"/>
        </w:numPr>
        <w:rPr>
          <w:lang w:val="en-US"/>
        </w:rPr>
      </w:pPr>
      <w:r w:rsidRPr="00E4708C">
        <w:rPr>
          <w:lang w:val="en-US"/>
        </w:rPr>
        <w:t xml:space="preserve">4   </w:t>
      </w:r>
      <w:r w:rsidRPr="00D62126">
        <w:rPr>
          <w:highlight w:val="cyan"/>
          <w:lang w:val="en-US"/>
        </w:rPr>
        <w:t>WRITING FLOW CHART</w:t>
      </w:r>
    </w:p>
    <w:p w14:paraId="10A0A37D" w14:textId="7F921E3E" w:rsidR="002573D6" w:rsidRPr="00E4708C" w:rsidRDefault="002573D6" w:rsidP="00871A32">
      <w:pPr>
        <w:rPr>
          <w:lang w:val="en-US"/>
        </w:rPr>
      </w:pPr>
      <w:r w:rsidRPr="00E4708C">
        <w:rPr>
          <w:noProof/>
          <w:lang w:val="en-US"/>
        </w:rPr>
        <mc:AlternateContent>
          <mc:Choice Requires="wpi">
            <w:drawing>
              <wp:anchor distT="0" distB="0" distL="114300" distR="114300" simplePos="0" relativeHeight="251658273" behindDoc="0" locked="0" layoutInCell="1" allowOverlap="1" wp14:anchorId="29D37045" wp14:editId="030F83F2">
                <wp:simplePos x="0" y="0"/>
                <wp:positionH relativeFrom="column">
                  <wp:posOffset>1913255</wp:posOffset>
                </wp:positionH>
                <wp:positionV relativeFrom="paragraph">
                  <wp:posOffset>123825</wp:posOffset>
                </wp:positionV>
                <wp:extent cx="129240" cy="182885"/>
                <wp:effectExtent l="38100" t="38100" r="23495" b="45720"/>
                <wp:wrapNone/>
                <wp:docPr id="2058936433" name="Ink 99"/>
                <wp:cNvGraphicFramePr/>
                <a:graphic xmlns:a="http://schemas.openxmlformats.org/drawingml/2006/main">
                  <a:graphicData uri="http://schemas.microsoft.com/office/word/2010/wordprocessingInk">
                    <w14:contentPart bwMode="auto" r:id="rId62">
                      <w14:nvContentPartPr>
                        <w14:cNvContentPartPr/>
                      </w14:nvContentPartPr>
                      <w14:xfrm>
                        <a:off x="0" y="0"/>
                        <a:ext cx="129240" cy="182885"/>
                      </w14:xfrm>
                    </w14:contentPart>
                  </a:graphicData>
                </a:graphic>
              </wp:anchor>
            </w:drawing>
          </mc:Choice>
          <mc:Fallback>
            <w:pict>
              <v:shape w14:anchorId="0ACFDA7E" id="Ink 99" o:spid="_x0000_s1026" type="#_x0000_t75" style="position:absolute;margin-left:150.3pt;margin-top:9.4pt;width:10.9pt;height:15.1pt;z-index:25165827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">
                <v:imagedata r:id="rId63" o:title=""/>
              </v:shape>
            </w:pict>
          </mc:Fallback>
        </mc:AlternateContent>
      </w:r>
      <w:r w:rsidRPr="00E4708C">
        <w:rPr>
          <w:lang w:val="en-US"/>
        </w:rPr>
        <w:t>SCENARIO  =                         WWW. YAHOO.COM</w:t>
      </w:r>
    </w:p>
    <w:p w14:paraId="727ABD28" w14:textId="2D22E10F" w:rsidR="002573D6" w:rsidRPr="00E4708C" w:rsidRDefault="002573D6" w:rsidP="00871A32">
      <w:pPr>
        <w:rPr>
          <w:lang w:val="en-US"/>
        </w:rPr>
      </w:pPr>
      <w:r w:rsidRPr="00E4708C">
        <w:rPr>
          <w:noProof/>
          <w:lang w:val="en-US"/>
        </w:rPr>
        <mc:AlternateContent>
          <mc:Choice Requires="wpi">
            <w:drawing>
              <wp:anchor distT="0" distB="0" distL="114300" distR="114300" simplePos="0" relativeHeight="251658279" behindDoc="0" locked="0" layoutInCell="1" allowOverlap="1" wp14:anchorId="7B14ED08" wp14:editId="273A882C">
                <wp:simplePos x="0" y="0"/>
                <wp:positionH relativeFrom="column">
                  <wp:posOffset>1616075</wp:posOffset>
                </wp:positionH>
                <wp:positionV relativeFrom="paragraph">
                  <wp:posOffset>142240</wp:posOffset>
                </wp:positionV>
                <wp:extent cx="169200" cy="194145"/>
                <wp:effectExtent l="38100" t="38100" r="21590" b="34925"/>
                <wp:wrapNone/>
                <wp:docPr id="1193872073" name="Ink 128"/>
                <wp:cNvGraphicFramePr/>
                <a:graphic xmlns:a="http://schemas.openxmlformats.org/drawingml/2006/main">
                  <a:graphicData uri="http://schemas.microsoft.com/office/word/2010/wordprocessingInk">
                    <w14:contentPart bwMode="auto" r:id="rId64">
                      <w14:nvContentPartPr>
                        <w14:cNvContentPartPr/>
                      </w14:nvContentPartPr>
                      <w14:xfrm>
                        <a:off x="0" y="0"/>
                        <a:ext cx="169200" cy="194145"/>
                      </w14:xfrm>
                    </w14:contentPart>
                  </a:graphicData>
                </a:graphic>
              </wp:anchor>
            </w:drawing>
          </mc:Choice>
          <mc:Fallback>
            <w:pict>
              <v:shape w14:anchorId="65EDD42D" id="Ink 128" o:spid="_x0000_s1026" type="#_x0000_t75" style="position:absolute;margin-left:126.9pt;margin-top:10.85pt;width:14pt;height:16pt;z-index:25165827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">
                <v:imagedata r:id="rId65" o:title=""/>
              </v:shape>
            </w:pict>
          </mc:Fallback>
        </mc:AlternateContent>
      </w:r>
      <w:r w:rsidRPr="00E4708C">
        <w:rPr>
          <w:noProof/>
          <w:lang w:val="en-US"/>
        </w:rPr>
        <mc:AlternateContent>
          <mc:Choice Requires="wpi">
            <w:drawing>
              <wp:anchor distT="0" distB="0" distL="114300" distR="114300" simplePos="0" relativeHeight="251658278" behindDoc="0" locked="0" layoutInCell="1" allowOverlap="1" wp14:anchorId="68522C47" wp14:editId="526DA171">
                <wp:simplePos x="0" y="0"/>
                <wp:positionH relativeFrom="column">
                  <wp:posOffset>2446020</wp:posOffset>
                </wp:positionH>
                <wp:positionV relativeFrom="paragraph">
                  <wp:posOffset>100330</wp:posOffset>
                </wp:positionV>
                <wp:extent cx="1847215" cy="179070"/>
                <wp:effectExtent l="38100" t="38100" r="38735" b="49530"/>
                <wp:wrapNone/>
                <wp:docPr id="2056876529" name="Ink 125"/>
                <wp:cNvGraphicFramePr/>
                <a:graphic xmlns:a="http://schemas.openxmlformats.org/drawingml/2006/main">
                  <a:graphicData uri="http://schemas.microsoft.com/office/word/2010/wordprocessingInk">
                    <w14:contentPart bwMode="auto" r:id="rId66">
                      <w14:nvContentPartPr>
                        <w14:cNvContentPartPr/>
                      </w14:nvContentPartPr>
                      <w14:xfrm>
                        <a:off x="0" y="0"/>
                        <a:ext cx="1847215" cy="179070"/>
                      </w14:xfrm>
                    </w14:contentPart>
                  </a:graphicData>
                </a:graphic>
              </wp:anchor>
            </w:drawing>
          </mc:Choice>
          <mc:Fallback>
            <w:pict>
              <v:shape w14:anchorId="73BB1CC1" id="Ink 125" o:spid="_x0000_s1026" type="#_x0000_t75" style="position:absolute;margin-left:192.25pt;margin-top:7.55pt;width:146.15pt;height:14.8pt;z-index:25165827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">
                <v:imagedata r:id="rId67" o:title=""/>
              </v:shape>
            </w:pict>
          </mc:Fallback>
        </mc:AlternateContent>
      </w:r>
      <w:r w:rsidRPr="00E4708C">
        <w:rPr>
          <w:noProof/>
          <w:lang w:val="en-US"/>
        </w:rPr>
        <mc:AlternateContent>
          <mc:Choice Requires="wpi">
            <w:drawing>
              <wp:anchor distT="0" distB="0" distL="114300" distR="114300" simplePos="0" relativeHeight="251658277" behindDoc="0" locked="0" layoutInCell="1" allowOverlap="1" wp14:anchorId="6411E10E" wp14:editId="1EE68B47">
                <wp:simplePos x="0" y="0"/>
                <wp:positionH relativeFrom="column">
                  <wp:posOffset>2437765</wp:posOffset>
                </wp:positionH>
                <wp:positionV relativeFrom="paragraph">
                  <wp:posOffset>100330</wp:posOffset>
                </wp:positionV>
                <wp:extent cx="354515" cy="203520"/>
                <wp:effectExtent l="38100" t="38100" r="45720" b="44450"/>
                <wp:wrapNone/>
                <wp:docPr id="1083750169" name="Ink 120"/>
                <wp:cNvGraphicFramePr/>
                <a:graphic xmlns:a="http://schemas.openxmlformats.org/drawingml/2006/main">
                  <a:graphicData uri="http://schemas.microsoft.com/office/word/2010/wordprocessingInk">
                    <w14:contentPart bwMode="auto" r:id="rId68">
                      <w14:nvContentPartPr>
                        <w14:cNvContentPartPr/>
                      </w14:nvContentPartPr>
                      <w14:xfrm>
                        <a:off x="0" y="0"/>
                        <a:ext cx="354515" cy="203520"/>
                      </w14:xfrm>
                    </w14:contentPart>
                  </a:graphicData>
                </a:graphic>
              </wp:anchor>
            </w:drawing>
          </mc:Choice>
          <mc:Fallback>
            <w:pict>
              <v:shape w14:anchorId="34C64A45" id="Ink 120" o:spid="_x0000_s1026" type="#_x0000_t75" style="position:absolute;margin-left:191.6pt;margin-top:7.55pt;width:28.6pt;height:16.75pt;z-index:25165827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">
                <v:imagedata r:id="rId69" o:title=""/>
              </v:shape>
            </w:pict>
          </mc:Fallback>
        </mc:AlternateContent>
      </w:r>
      <w:r w:rsidRPr="00E4708C">
        <w:rPr>
          <w:lang w:val="en-US"/>
        </w:rPr>
        <w:t>HOME PAGE</w:t>
      </w:r>
    </w:p>
    <w:p w14:paraId="7ADA67CF" w14:textId="3C878988" w:rsidR="002573D6" w:rsidRPr="00E4708C" w:rsidRDefault="002573D6" w:rsidP="00871A32">
      <w:pPr>
        <w:rPr>
          <w:lang w:val="en-US"/>
        </w:rPr>
      </w:pPr>
      <w:r w:rsidRPr="00E4708C">
        <w:rPr>
          <w:noProof/>
          <w:lang w:val="en-US"/>
        </w:rPr>
        <mc:AlternateContent>
          <mc:Choice Requires="wpi">
            <w:drawing>
              <wp:anchor distT="0" distB="0" distL="114300" distR="114300" simplePos="0" relativeHeight="251658276" behindDoc="0" locked="0" layoutInCell="1" allowOverlap="1" wp14:anchorId="22D83FC8" wp14:editId="486AC54F">
                <wp:simplePos x="0" y="0"/>
                <wp:positionH relativeFrom="column">
                  <wp:posOffset>4224655</wp:posOffset>
                </wp:positionH>
                <wp:positionV relativeFrom="paragraph">
                  <wp:posOffset>186690</wp:posOffset>
                </wp:positionV>
                <wp:extent cx="159840" cy="116095"/>
                <wp:effectExtent l="38100" t="38100" r="12065" b="36830"/>
                <wp:wrapNone/>
                <wp:docPr id="1247814633" name="Ink 117"/>
                <wp:cNvGraphicFramePr/>
                <a:graphic xmlns:a="http://schemas.openxmlformats.org/drawingml/2006/main">
                  <a:graphicData uri="http://schemas.microsoft.com/office/word/2010/wordprocessingInk">
                    <w14:contentPart bwMode="auto" r:id="rId70">
                      <w14:nvContentPartPr>
                        <w14:cNvContentPartPr/>
                      </w14:nvContentPartPr>
                      <w14:xfrm>
                        <a:off x="0" y="0"/>
                        <a:ext cx="159840" cy="116095"/>
                      </w14:xfrm>
                    </w14:contentPart>
                  </a:graphicData>
                </a:graphic>
              </wp:anchor>
            </w:drawing>
          </mc:Choice>
          <mc:Fallback>
            <w:pict>
              <v:shape w14:anchorId="1F7852F8" id="Ink 117" o:spid="_x0000_s1026" type="#_x0000_t75" style="position:absolute;margin-left:332.3pt;margin-top:14.35pt;width:13.3pt;height:9.85pt;z-index:2516582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">
                <v:imagedata r:id="rId71" o:title=""/>
              </v:shape>
            </w:pict>
          </mc:Fallback>
        </mc:AlternateContent>
      </w:r>
      <w:r w:rsidRPr="00E4708C">
        <w:rPr>
          <w:noProof/>
          <w:lang w:val="en-US"/>
        </w:rPr>
        <mc:AlternateContent>
          <mc:Choice Requires="wpi">
            <w:drawing>
              <wp:anchor distT="0" distB="0" distL="114300" distR="114300" simplePos="0" relativeHeight="251658275" behindDoc="0" locked="0" layoutInCell="1" allowOverlap="1" wp14:anchorId="4115DAC6" wp14:editId="3BEB5B0A">
                <wp:simplePos x="0" y="0"/>
                <wp:positionH relativeFrom="column">
                  <wp:posOffset>2743200</wp:posOffset>
                </wp:positionH>
                <wp:positionV relativeFrom="paragraph">
                  <wp:posOffset>118745</wp:posOffset>
                </wp:positionV>
                <wp:extent cx="105840" cy="191960"/>
                <wp:effectExtent l="38100" t="38100" r="8890" b="36830"/>
                <wp:wrapNone/>
                <wp:docPr id="1541880425" name="Ink 114"/>
                <wp:cNvGraphicFramePr/>
                <a:graphic xmlns:a="http://schemas.openxmlformats.org/drawingml/2006/main">
                  <a:graphicData uri="http://schemas.microsoft.com/office/word/2010/wordprocessingInk">
                    <w14:contentPart bwMode="auto" r:id="rId72">
                      <w14:nvContentPartPr>
                        <w14:cNvContentPartPr/>
                      </w14:nvContentPartPr>
                      <w14:xfrm>
                        <a:off x="0" y="0"/>
                        <a:ext cx="105840" cy="191960"/>
                      </w14:xfrm>
                    </w14:contentPart>
                  </a:graphicData>
                </a:graphic>
              </wp:anchor>
            </w:drawing>
          </mc:Choice>
          <mc:Fallback>
            <w:pict>
              <v:shape w14:anchorId="47A75B9C" id="Ink 114" o:spid="_x0000_s1026" type="#_x0000_t75" style="position:absolute;margin-left:215.65pt;margin-top:9pt;width:9.05pt;height:15.8pt;z-index:25165827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">
                <v:imagedata r:id="rId73" o:title=""/>
              </v:shape>
            </w:pict>
          </mc:Fallback>
        </mc:AlternateContent>
      </w:r>
      <w:r w:rsidRPr="00E4708C">
        <w:rPr>
          <w:noProof/>
          <w:lang w:val="en-US"/>
        </w:rPr>
        <mc:AlternateContent>
          <mc:Choice Requires="wpi">
            <w:drawing>
              <wp:anchor distT="0" distB="0" distL="114300" distR="114300" simplePos="0" relativeHeight="251658274" behindDoc="0" locked="0" layoutInCell="1" allowOverlap="1" wp14:anchorId="16CAE872" wp14:editId="2EECDCC5">
                <wp:simplePos x="0" y="0"/>
                <wp:positionH relativeFrom="column">
                  <wp:posOffset>397510</wp:posOffset>
                </wp:positionH>
                <wp:positionV relativeFrom="paragraph">
                  <wp:posOffset>-177800</wp:posOffset>
                </wp:positionV>
                <wp:extent cx="1243600" cy="490855"/>
                <wp:effectExtent l="38100" t="38100" r="33020" b="42545"/>
                <wp:wrapNone/>
                <wp:docPr id="1664896288" name="Ink 111"/>
                <wp:cNvGraphicFramePr/>
                <a:graphic xmlns:a="http://schemas.openxmlformats.org/drawingml/2006/main">
                  <a:graphicData uri="http://schemas.microsoft.com/office/word/2010/wordprocessingInk">
                    <w14:contentPart bwMode="auto" r:id="rId74">
                      <w14:nvContentPartPr>
                        <w14:cNvContentPartPr/>
                      </w14:nvContentPartPr>
                      <w14:xfrm>
                        <a:off x="0" y="0"/>
                        <a:ext cx="1243600" cy="490855"/>
                      </w14:xfrm>
                    </w14:contentPart>
                  </a:graphicData>
                </a:graphic>
              </wp:anchor>
            </w:drawing>
          </mc:Choice>
          <mc:Fallback>
            <w:pict>
              <v:shape w14:anchorId="6AA0E01C" id="Ink 111" o:spid="_x0000_s1026" type="#_x0000_t75" style="position:absolute;margin-left:30.95pt;margin-top:-14.35pt;width:98.6pt;height:39.35pt;z-index:25165827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">
                <v:imagedata r:id="rId75" o:title=""/>
              </v:shape>
            </w:pict>
          </mc:Fallback>
        </mc:AlternateContent>
      </w:r>
      <w:r w:rsidRPr="00E4708C">
        <w:rPr>
          <w:noProof/>
          <w:lang w:val="en-US"/>
        </w:rPr>
        <mc:AlternateContent>
          <mc:Choice Requires="wps">
            <w:drawing>
              <wp:anchor distT="0" distB="0" distL="114300" distR="114300" simplePos="0" relativeHeight="251658272" behindDoc="1" locked="0" layoutInCell="1" allowOverlap="1" wp14:anchorId="09D65BF2" wp14:editId="3A2C6B76">
                <wp:simplePos x="0" y="0"/>
                <wp:positionH relativeFrom="column">
                  <wp:posOffset>127000</wp:posOffset>
                </wp:positionH>
                <wp:positionV relativeFrom="paragraph">
                  <wp:posOffset>34925</wp:posOffset>
                </wp:positionV>
                <wp:extent cx="635000" cy="143933"/>
                <wp:effectExtent l="0" t="0" r="12700" b="27940"/>
                <wp:wrapNone/>
                <wp:docPr id="1287473943" name="Flowchart: Connector 96"/>
                <wp:cNvGraphicFramePr/>
                <a:graphic xmlns:a="http://schemas.openxmlformats.org/drawingml/2006/main">
                  <a:graphicData uri="http://schemas.microsoft.com/office/word/2010/wordprocessingShape">
                    <wps:wsp>
                      <wps:cNvSpPr/>
                      <wps:spPr>
                        <a:xfrm>
                          <a:off x="0" y="0"/>
                          <a:ext cx="635000" cy="143933"/>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02319A"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96" o:spid="_x0000_s1026" type="#_x0000_t120" style="position:absolute;margin-left:10pt;margin-top:2.75pt;width:50pt;height:11.35pt;z-index:-25165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" fillcolor="white [3201]" strokecolor="#70ad47 [3209]" strokeweight="1pt">
                <v:stroke joinstyle="miter"/>
              </v:shape>
            </w:pict>
          </mc:Fallback>
        </mc:AlternateContent>
      </w:r>
      <w:r w:rsidRPr="00E4708C">
        <w:rPr>
          <w:lang w:val="en-US"/>
        </w:rPr>
        <w:t>WEATHER                      SPORTS                        NEWS                                   FINANCE</w:t>
      </w:r>
    </w:p>
    <w:p w14:paraId="7DA583A3" w14:textId="36B3EB7E" w:rsidR="002573D6" w:rsidRPr="00E4708C" w:rsidRDefault="002573D6" w:rsidP="00871A32">
      <w:pPr>
        <w:rPr>
          <w:lang w:val="en-US"/>
        </w:rPr>
      </w:pPr>
      <w:r w:rsidRPr="00E4708C">
        <w:rPr>
          <w:lang w:val="en-US"/>
        </w:rPr>
        <w:t>WEATHER REPORT       SPORT PAGE            NEWS HEADLINE PAGE            STOCK MARKES</w:t>
      </w:r>
    </w:p>
    <w:p w14:paraId="16D745D1" w14:textId="77777777" w:rsidR="002573D6" w:rsidRPr="00E4708C" w:rsidRDefault="002573D6" w:rsidP="00871A32">
      <w:pPr>
        <w:rPr>
          <w:lang w:val="en-US"/>
        </w:rPr>
      </w:pPr>
    </w:p>
    <w:p w14:paraId="5E57B65A" w14:textId="20048BC2" w:rsidR="002573D6" w:rsidRPr="00E4708C" w:rsidRDefault="00283313" w:rsidP="00871A32">
      <w:pPr>
        <w:pStyle w:val="Heading3"/>
        <w:rPr>
          <w:lang w:val="en-US"/>
        </w:rPr>
      </w:pPr>
      <w:r w:rsidRPr="00E4708C">
        <w:rPr>
          <w:lang w:val="en-US"/>
        </w:rPr>
        <w:t>ADVANTAGES OF WRITING FLOW GRAPH =</w:t>
      </w:r>
    </w:p>
    <w:p w14:paraId="0E69E0EB" w14:textId="2F5E0662" w:rsidR="00283313" w:rsidRPr="00D62126" w:rsidRDefault="00283313" w:rsidP="00871A32">
      <w:pPr>
        <w:pStyle w:val="ListParagraph"/>
        <w:numPr>
          <w:ilvl w:val="0"/>
          <w:numId w:val="128"/>
        </w:numPr>
        <w:rPr>
          <w:highlight w:val="cyan"/>
          <w:lang w:val="en-US"/>
        </w:rPr>
      </w:pPr>
      <w:r w:rsidRPr="00D62126">
        <w:rPr>
          <w:highlight w:val="cyan"/>
          <w:lang w:val="en-US"/>
        </w:rPr>
        <w:t>EASY TO UNDERSTAND</w:t>
      </w:r>
    </w:p>
    <w:p w14:paraId="44011DE3" w14:textId="4527ADA0" w:rsidR="00283313" w:rsidRPr="00D62126" w:rsidRDefault="00283313" w:rsidP="00871A32">
      <w:pPr>
        <w:pStyle w:val="ListParagraph"/>
        <w:numPr>
          <w:ilvl w:val="0"/>
          <w:numId w:val="128"/>
        </w:numPr>
        <w:rPr>
          <w:highlight w:val="cyan"/>
          <w:lang w:val="en-US"/>
        </w:rPr>
      </w:pPr>
      <w:r w:rsidRPr="00D62126">
        <w:rPr>
          <w:highlight w:val="cyan"/>
          <w:lang w:val="en-US"/>
        </w:rPr>
        <w:t>WRITING FLOW CHART WILL TAKE LESS TIME WHEN COMPARED TO SCENARIO AND TEST CASES</w:t>
      </w:r>
    </w:p>
    <w:p w14:paraId="4F08BD58" w14:textId="6C30AD8E" w:rsidR="00283313" w:rsidRPr="00D62126" w:rsidRDefault="00283313" w:rsidP="00871A32">
      <w:pPr>
        <w:pStyle w:val="ListParagraph"/>
        <w:numPr>
          <w:ilvl w:val="0"/>
          <w:numId w:val="128"/>
        </w:numPr>
        <w:rPr>
          <w:highlight w:val="cyan"/>
          <w:lang w:val="en-US"/>
        </w:rPr>
      </w:pPr>
      <w:r w:rsidRPr="00D62126">
        <w:rPr>
          <w:highlight w:val="cyan"/>
          <w:lang w:val="en-US"/>
        </w:rPr>
        <w:t>EASY TO MODIFICATIONS</w:t>
      </w:r>
    </w:p>
    <w:p w14:paraId="01A0FC91" w14:textId="2CE0930E" w:rsidR="00283313" w:rsidRPr="00E4708C" w:rsidRDefault="00283313" w:rsidP="00871A32">
      <w:pPr>
        <w:pStyle w:val="Heading3"/>
        <w:rPr>
          <w:lang w:val="en-US"/>
        </w:rPr>
      </w:pPr>
      <w:r w:rsidRPr="00E4708C">
        <w:rPr>
          <w:lang w:val="en-US"/>
        </w:rPr>
        <w:t>DISADVANTAGES OF WRITING FLOW GRAPH=</w:t>
      </w:r>
    </w:p>
    <w:p w14:paraId="50F95CF2" w14:textId="333267B2" w:rsidR="00283313" w:rsidRPr="00E4708C" w:rsidRDefault="00283313" w:rsidP="00871A32">
      <w:pPr>
        <w:rPr>
          <w:lang w:val="en-US"/>
        </w:rPr>
      </w:pPr>
      <w:r w:rsidRPr="00D62126">
        <w:rPr>
          <w:highlight w:val="cyan"/>
          <w:lang w:val="en-US"/>
        </w:rPr>
        <w:t>CHANCES ARE THERE WE MIGHT MISS SOME NAVIGATION FLOWS</w:t>
      </w:r>
      <w:r w:rsidRPr="00E4708C">
        <w:rPr>
          <w:lang w:val="en-US"/>
        </w:rPr>
        <w:t xml:space="preserve"> .</w:t>
      </w:r>
    </w:p>
    <w:p w14:paraId="21C1E8A3" w14:textId="35731A0E" w:rsidR="007B1C87" w:rsidRPr="00E4708C" w:rsidRDefault="007B1C87" w:rsidP="00871A32">
      <w:pPr>
        <w:pStyle w:val="Heading3"/>
        <w:rPr>
          <w:lang w:val="en-US"/>
        </w:rPr>
      </w:pPr>
      <w:r w:rsidRPr="00E4708C">
        <w:rPr>
          <w:lang w:val="en-US"/>
        </w:rPr>
        <w:t>5.ASSUMPTION=</w:t>
      </w:r>
    </w:p>
    <w:p w14:paraId="0026FDBF" w14:textId="1E3CACAB" w:rsidR="007B1C87" w:rsidRPr="00E4708C" w:rsidRDefault="007B1C87" w:rsidP="00871A32">
      <w:pPr>
        <w:pStyle w:val="ListParagraph"/>
        <w:numPr>
          <w:ilvl w:val="0"/>
          <w:numId w:val="129"/>
        </w:numPr>
        <w:rPr>
          <w:lang w:val="en-US"/>
        </w:rPr>
      </w:pPr>
      <w:r w:rsidRPr="00E4708C">
        <w:rPr>
          <w:lang w:val="en-US"/>
        </w:rPr>
        <w:t xml:space="preserve">THIS SECTION </w:t>
      </w:r>
      <w:r w:rsidRPr="00D62126">
        <w:rPr>
          <w:highlight w:val="cyan"/>
          <w:lang w:val="en-US"/>
        </w:rPr>
        <w:t>COVERS ASSUMPTIONS MADE WHILE PLANNING</w:t>
      </w:r>
    </w:p>
    <w:p w14:paraId="35D8EFF5" w14:textId="2D548FBD" w:rsidR="007B1C87" w:rsidRPr="00E4708C" w:rsidRDefault="007B1C87" w:rsidP="00871A32">
      <w:pPr>
        <w:pStyle w:val="Heading3"/>
        <w:rPr>
          <w:lang w:val="en-US"/>
        </w:rPr>
      </w:pPr>
      <w:r w:rsidRPr="00E4708C">
        <w:rPr>
          <w:lang w:val="en-US"/>
        </w:rPr>
        <w:t>6 RISK=</w:t>
      </w:r>
    </w:p>
    <w:p w14:paraId="00BF505C" w14:textId="2B0CF3C8" w:rsidR="007B1C87" w:rsidRPr="00D62126" w:rsidRDefault="007B1C87" w:rsidP="00871A32">
      <w:pPr>
        <w:pStyle w:val="ListParagraph"/>
        <w:numPr>
          <w:ilvl w:val="0"/>
          <w:numId w:val="129"/>
        </w:numPr>
        <w:rPr>
          <w:highlight w:val="cyan"/>
          <w:lang w:val="en-US"/>
        </w:rPr>
      </w:pPr>
      <w:r w:rsidRPr="00D62126">
        <w:rPr>
          <w:highlight w:val="cyan"/>
          <w:lang w:val="en-US"/>
        </w:rPr>
        <w:t>IF ANY ASSUMPTION FAILS WE WILL BE IN RISK .</w:t>
      </w:r>
    </w:p>
    <w:p w14:paraId="7B30140D" w14:textId="66F9FA79" w:rsidR="007B1C87" w:rsidRPr="00E4708C" w:rsidRDefault="007B1C87" w:rsidP="00871A32">
      <w:pPr>
        <w:pStyle w:val="Heading3"/>
        <w:rPr>
          <w:lang w:val="en-US"/>
        </w:rPr>
      </w:pPr>
      <w:r w:rsidRPr="00E4708C">
        <w:rPr>
          <w:lang w:val="en-US"/>
        </w:rPr>
        <w:t>7 MITIGATION P</w:t>
      </w:r>
      <w:r w:rsidR="00B41E69" w:rsidRPr="00E4708C">
        <w:rPr>
          <w:lang w:val="en-US"/>
        </w:rPr>
        <w:t>LAN</w:t>
      </w:r>
      <w:r w:rsidRPr="00E4708C">
        <w:rPr>
          <w:lang w:val="en-US"/>
        </w:rPr>
        <w:t xml:space="preserve"> / BACKUP PLAN / </w:t>
      </w:r>
      <w:r w:rsidRPr="00D62126">
        <w:rPr>
          <w:highlight w:val="cyan"/>
          <w:lang w:val="en-US"/>
        </w:rPr>
        <w:t>CONTIGENCY PLAN</w:t>
      </w:r>
      <w:r w:rsidRPr="00E4708C">
        <w:rPr>
          <w:lang w:val="en-US"/>
        </w:rPr>
        <w:t>=</w:t>
      </w:r>
    </w:p>
    <w:p w14:paraId="039CC7B7" w14:textId="36053914" w:rsidR="007B1C87" w:rsidRPr="00E4708C" w:rsidRDefault="007B1C87" w:rsidP="00871A32">
      <w:pPr>
        <w:pStyle w:val="ListParagraph"/>
        <w:numPr>
          <w:ilvl w:val="0"/>
          <w:numId w:val="129"/>
        </w:numPr>
        <w:rPr>
          <w:lang w:val="en-US"/>
        </w:rPr>
      </w:pPr>
      <w:r w:rsidRPr="00E4708C">
        <w:rPr>
          <w:lang w:val="en-US"/>
        </w:rPr>
        <w:t xml:space="preserve">THIS SECTION </w:t>
      </w:r>
      <w:r w:rsidRPr="00D62126">
        <w:rPr>
          <w:highlight w:val="cyan"/>
          <w:lang w:val="en-US"/>
        </w:rPr>
        <w:t>COVERS HOW WE FACE THE R</w:t>
      </w:r>
      <w:r w:rsidRPr="00E4708C">
        <w:rPr>
          <w:lang w:val="en-US"/>
        </w:rPr>
        <w:t>ISK .</w:t>
      </w:r>
    </w:p>
    <w:p w14:paraId="12A56AFF" w14:textId="73308365" w:rsidR="007B1C87" w:rsidRPr="00D62126" w:rsidRDefault="007B1C87" w:rsidP="00871A32">
      <w:pPr>
        <w:pStyle w:val="ListParagraph"/>
        <w:numPr>
          <w:ilvl w:val="0"/>
          <w:numId w:val="129"/>
        </w:numPr>
        <w:rPr>
          <w:highlight w:val="cyan"/>
          <w:lang w:val="en-US"/>
        </w:rPr>
      </w:pPr>
      <w:r w:rsidRPr="00D62126">
        <w:rPr>
          <w:highlight w:val="cyan"/>
          <w:lang w:val="en-US"/>
        </w:rPr>
        <w:t>ASSUME 3 TEST ENGINEERS ARE HIRED TO WORK ON 3 MODULES OF THE PROJECT A , B, C RESPECTIVELY , ASSUME DUE TO SUME REASONS , TEST ENGINEER 2 QUITE  THE JOB , THEN WE MIGHT BE IN RISK .</w:t>
      </w:r>
    </w:p>
    <w:p w14:paraId="21132E6D" w14:textId="4701710A" w:rsidR="007B1C87" w:rsidRPr="00D62126" w:rsidRDefault="007B1C87" w:rsidP="00871A32">
      <w:pPr>
        <w:pStyle w:val="ListParagraph"/>
        <w:numPr>
          <w:ilvl w:val="0"/>
          <w:numId w:val="129"/>
        </w:numPr>
        <w:rPr>
          <w:highlight w:val="cyan"/>
          <w:lang w:val="en-US"/>
        </w:rPr>
      </w:pPr>
      <w:r w:rsidRPr="00D62126">
        <w:rPr>
          <w:highlight w:val="cyan"/>
          <w:lang w:val="en-US"/>
        </w:rPr>
        <w:t>IN ORDER TO OVERCOME THIS , WE INITIALLY ASSIGN THE TEST ENGINEER WITH A SCONDERY MODULE , SO THAT ALL THE MODULES ARE TESTED BEFORE RELATING SOFTWARE TO CUSTOMER.</w:t>
      </w:r>
    </w:p>
    <w:p w14:paraId="2FE643F5" w14:textId="1D35818A" w:rsidR="007B1C87" w:rsidRPr="00E4708C" w:rsidRDefault="007B1C87" w:rsidP="00871A32">
      <w:pPr>
        <w:pStyle w:val="Heading3"/>
        <w:rPr>
          <w:lang w:val="en-US"/>
        </w:rPr>
      </w:pPr>
      <w:r w:rsidRPr="00E4708C">
        <w:rPr>
          <w:lang w:val="en-US"/>
        </w:rPr>
        <w:t>8 TESTING METHODOLOGY=</w:t>
      </w:r>
    </w:p>
    <w:p w14:paraId="1BF7952B" w14:textId="4010052B" w:rsidR="007B1C87" w:rsidRPr="00D62126" w:rsidRDefault="007B1C87" w:rsidP="00871A32">
      <w:pPr>
        <w:pStyle w:val="ListParagraph"/>
        <w:numPr>
          <w:ilvl w:val="0"/>
          <w:numId w:val="130"/>
        </w:numPr>
        <w:rPr>
          <w:highlight w:val="cyan"/>
          <w:lang w:val="en-US"/>
        </w:rPr>
      </w:pPr>
      <w:r w:rsidRPr="00E4708C">
        <w:rPr>
          <w:lang w:val="en-US"/>
        </w:rPr>
        <w:t xml:space="preserve">THIS </w:t>
      </w:r>
      <w:r w:rsidRPr="00D62126">
        <w:rPr>
          <w:highlight w:val="cyan"/>
          <w:lang w:val="en-US"/>
        </w:rPr>
        <w:t>SECTION COVERS WHAT ARE THE TYPES OF TESTING THAT WE ARE PLANNING TO CONDUCT IN FUTURE .</w:t>
      </w:r>
    </w:p>
    <w:p w14:paraId="29BE4A15" w14:textId="34632891" w:rsidR="007B1C87" w:rsidRPr="00E4708C" w:rsidRDefault="007B1C87" w:rsidP="00871A32">
      <w:pPr>
        <w:pStyle w:val="Heading3"/>
        <w:rPr>
          <w:lang w:val="en-US"/>
        </w:rPr>
      </w:pPr>
      <w:r w:rsidRPr="00E4708C">
        <w:rPr>
          <w:lang w:val="en-US"/>
        </w:rPr>
        <w:t>9 SCHEDULE=</w:t>
      </w:r>
    </w:p>
    <w:p w14:paraId="519C7986" w14:textId="2F7E4FCD" w:rsidR="007B1C87" w:rsidRPr="00D62126" w:rsidRDefault="007B1C87" w:rsidP="00871A32">
      <w:pPr>
        <w:pStyle w:val="ListParagraph"/>
        <w:numPr>
          <w:ilvl w:val="0"/>
          <w:numId w:val="130"/>
        </w:numPr>
        <w:rPr>
          <w:highlight w:val="cyan"/>
          <w:lang w:val="en-US"/>
        </w:rPr>
      </w:pPr>
      <w:r w:rsidRPr="00D62126">
        <w:rPr>
          <w:highlight w:val="cyan"/>
          <w:lang w:val="en-US"/>
        </w:rPr>
        <w:t xml:space="preserve">THIS SECTION COVERS THE START DATE AND END DATE OF EACH AND EVERY </w:t>
      </w:r>
      <w:r w:rsidR="00DA0F67" w:rsidRPr="00D62126">
        <w:rPr>
          <w:highlight w:val="cyan"/>
          <w:lang w:val="en-US"/>
        </w:rPr>
        <w:t>TESTING ACTIVITY.</w:t>
      </w:r>
    </w:p>
    <w:p w14:paraId="696BF586" w14:textId="33A7A754" w:rsidR="00DA0F67" w:rsidRPr="00E4708C" w:rsidRDefault="00DA0F67" w:rsidP="00871A32">
      <w:pPr>
        <w:pStyle w:val="Heading3"/>
        <w:rPr>
          <w:lang w:val="en-US"/>
        </w:rPr>
      </w:pPr>
      <w:r w:rsidRPr="00E4708C">
        <w:rPr>
          <w:lang w:val="en-US"/>
        </w:rPr>
        <w:t>10 TEST ENVIRONMENT=</w:t>
      </w:r>
    </w:p>
    <w:p w14:paraId="0605498E" w14:textId="16695064" w:rsidR="00DA0F67" w:rsidRPr="00D62126" w:rsidRDefault="00DA0F67" w:rsidP="00871A32">
      <w:pPr>
        <w:pStyle w:val="ListParagraph"/>
        <w:numPr>
          <w:ilvl w:val="0"/>
          <w:numId w:val="130"/>
        </w:numPr>
        <w:rPr>
          <w:highlight w:val="cyan"/>
          <w:lang w:val="en-US"/>
        </w:rPr>
      </w:pPr>
      <w:r w:rsidRPr="00D62126">
        <w:rPr>
          <w:highlight w:val="cyan"/>
          <w:lang w:val="en-US"/>
        </w:rPr>
        <w:t>THIS SECTION COVERS HOW WE GO ABOUT SETTING UP THE TEST ENVIRONMENT IN FUTURE SERVER SIDE.</w:t>
      </w:r>
    </w:p>
    <w:p w14:paraId="7664659D" w14:textId="77777777" w:rsidR="00DA0F67" w:rsidRPr="00E4708C" w:rsidRDefault="00DA0F67" w:rsidP="00A12ED7">
      <w:pPr>
        <w:pStyle w:val="ListParagraph"/>
        <w:rPr>
          <w:lang w:val="en-US"/>
        </w:rPr>
      </w:pPr>
    </w:p>
    <w:p w14:paraId="5B9D9DB8" w14:textId="18B8D1EC" w:rsidR="00DA0F67" w:rsidRPr="00A12ED7" w:rsidRDefault="00DA0F67" w:rsidP="00A12ED7">
      <w:pPr>
        <w:pStyle w:val="ListParagraph"/>
        <w:rPr>
          <w:color w:val="FF0000"/>
          <w:lang w:val="en-US"/>
        </w:rPr>
      </w:pPr>
      <w:r w:rsidRPr="00A12ED7">
        <w:rPr>
          <w:color w:val="FF0000"/>
          <w:lang w:val="en-US"/>
        </w:rPr>
        <w:lastRenderedPageBreak/>
        <w:t>HARDWARE CONFIGARATION                       SOFTWARE CONFIGARATIOIN</w:t>
      </w:r>
    </w:p>
    <w:p w14:paraId="0E41D699" w14:textId="4374D47A" w:rsidR="00DA0F67" w:rsidRPr="00E4708C" w:rsidRDefault="00DA0F67" w:rsidP="00871A32">
      <w:pPr>
        <w:pStyle w:val="ListParagraph"/>
        <w:numPr>
          <w:ilvl w:val="0"/>
          <w:numId w:val="130"/>
        </w:numPr>
        <w:rPr>
          <w:lang w:val="en-US"/>
        </w:rPr>
      </w:pPr>
      <w:r w:rsidRPr="00E4708C">
        <w:rPr>
          <w:lang w:val="en-US"/>
        </w:rPr>
        <w:t>SERVER NAME -HP STARCAT1500                        OS-LINUX</w:t>
      </w:r>
    </w:p>
    <w:p w14:paraId="77BE03CA" w14:textId="5A6BE0A9" w:rsidR="00DA0F67" w:rsidRPr="00E4708C" w:rsidRDefault="00DA0F67" w:rsidP="00871A32">
      <w:pPr>
        <w:pStyle w:val="ListParagraph"/>
        <w:numPr>
          <w:ilvl w:val="0"/>
          <w:numId w:val="130"/>
        </w:numPr>
        <w:rPr>
          <w:lang w:val="en-US"/>
        </w:rPr>
      </w:pPr>
      <w:r w:rsidRPr="00E4708C">
        <w:rPr>
          <w:lang w:val="en-US"/>
        </w:rPr>
        <w:t>HARD DISK – 10000TB                                   WEB SERVER -TOMCAT</w:t>
      </w:r>
    </w:p>
    <w:p w14:paraId="6892077D" w14:textId="055A0E40" w:rsidR="00DA0F67" w:rsidRPr="00E4708C" w:rsidRDefault="00DA0F67" w:rsidP="00871A32">
      <w:pPr>
        <w:pStyle w:val="ListParagraph"/>
        <w:numPr>
          <w:ilvl w:val="0"/>
          <w:numId w:val="130"/>
        </w:numPr>
        <w:rPr>
          <w:lang w:val="en-US"/>
        </w:rPr>
      </w:pPr>
      <w:r w:rsidRPr="00E4708C">
        <w:rPr>
          <w:lang w:val="en-US"/>
        </w:rPr>
        <w:t>RAM-1000TB                                              APP SERVER -WEB SPHERE</w:t>
      </w:r>
    </w:p>
    <w:p w14:paraId="0E383E1B" w14:textId="6AE1539C" w:rsidR="00DA0F67" w:rsidRPr="00E4708C" w:rsidRDefault="00DA0F67" w:rsidP="00871A32">
      <w:pPr>
        <w:pStyle w:val="ListParagraph"/>
        <w:numPr>
          <w:ilvl w:val="0"/>
          <w:numId w:val="130"/>
        </w:numPr>
        <w:rPr>
          <w:lang w:val="en-US"/>
        </w:rPr>
      </w:pPr>
      <w:r w:rsidRPr="00E4708C">
        <w:rPr>
          <w:lang w:val="en-US"/>
        </w:rPr>
        <w:t>PROCESSOR -I7                                          DATABASE SERVER-ORACLE</w:t>
      </w:r>
    </w:p>
    <w:p w14:paraId="0C8996AA" w14:textId="77777777" w:rsidR="00DA0F67" w:rsidRPr="00E4708C" w:rsidRDefault="00DA0F67" w:rsidP="00871A32">
      <w:pPr>
        <w:pStyle w:val="ListParagraph"/>
        <w:rPr>
          <w:lang w:val="en-US"/>
        </w:rPr>
      </w:pPr>
    </w:p>
    <w:p w14:paraId="53085FA0" w14:textId="77777777" w:rsidR="00DA0F67" w:rsidRPr="00E4708C" w:rsidRDefault="00DA0F67" w:rsidP="00871A32">
      <w:pPr>
        <w:pStyle w:val="ListParagraph"/>
        <w:rPr>
          <w:lang w:val="en-US"/>
        </w:rPr>
      </w:pPr>
    </w:p>
    <w:p w14:paraId="320F9715" w14:textId="665748AC" w:rsidR="00DA0F67" w:rsidRPr="00E4708C" w:rsidRDefault="00DA0F67" w:rsidP="00871A32">
      <w:pPr>
        <w:pStyle w:val="Heading3"/>
        <w:rPr>
          <w:lang w:val="en-US"/>
        </w:rPr>
      </w:pPr>
      <w:r w:rsidRPr="00E4708C">
        <w:rPr>
          <w:lang w:val="en-US"/>
        </w:rPr>
        <w:t>11 DEFECT TRACKING =</w:t>
      </w:r>
    </w:p>
    <w:p w14:paraId="06C5A367" w14:textId="6C9528EF" w:rsidR="00DA0F67" w:rsidRPr="00D62126" w:rsidRDefault="00DA0F67" w:rsidP="00871A32">
      <w:pPr>
        <w:pStyle w:val="ListParagraph"/>
        <w:numPr>
          <w:ilvl w:val="0"/>
          <w:numId w:val="131"/>
        </w:numPr>
        <w:rPr>
          <w:highlight w:val="cyan"/>
          <w:lang w:val="en-US"/>
        </w:rPr>
      </w:pPr>
      <w:r w:rsidRPr="00E4708C">
        <w:rPr>
          <w:lang w:val="en-US"/>
        </w:rPr>
        <w:t xml:space="preserve">THIS </w:t>
      </w:r>
      <w:r w:rsidRPr="00D62126">
        <w:rPr>
          <w:highlight w:val="cyan"/>
          <w:lang w:val="en-US"/>
        </w:rPr>
        <w:t>SECTION COVERS IN FUTURE WHEN WE FIND THE DEFECTS HOW WE SHOULD</w:t>
      </w:r>
      <w:r w:rsidRPr="00E4708C">
        <w:rPr>
          <w:lang w:val="en-US"/>
        </w:rPr>
        <w:t xml:space="preserve"> </w:t>
      </w:r>
      <w:r w:rsidRPr="00D62126">
        <w:rPr>
          <w:highlight w:val="cyan"/>
          <w:lang w:val="en-US"/>
        </w:rPr>
        <w:t>TRACK IT AND ALSO IT COVERS WHAT SHOULD BE THE PROCEDURE , STATUS , SEVERITY , PRIORITY</w:t>
      </w:r>
    </w:p>
    <w:p w14:paraId="6E6F2196" w14:textId="615187DF" w:rsidR="00DA0F67" w:rsidRPr="00D62126" w:rsidRDefault="00DA0F67" w:rsidP="00871A32">
      <w:pPr>
        <w:pStyle w:val="ListParagraph"/>
        <w:numPr>
          <w:ilvl w:val="0"/>
          <w:numId w:val="131"/>
        </w:numPr>
        <w:rPr>
          <w:highlight w:val="cyan"/>
          <w:lang w:val="en-US"/>
        </w:rPr>
      </w:pPr>
    </w:p>
    <w:p w14:paraId="417DF084" w14:textId="0FD66E20" w:rsidR="00DA0F67" w:rsidRPr="00D62126" w:rsidRDefault="00DA0F67" w:rsidP="00871A32">
      <w:pPr>
        <w:pStyle w:val="ListParagraph"/>
        <w:numPr>
          <w:ilvl w:val="0"/>
          <w:numId w:val="131"/>
        </w:numPr>
        <w:rPr>
          <w:highlight w:val="cyan"/>
          <w:lang w:val="en-US"/>
        </w:rPr>
      </w:pPr>
      <w:r w:rsidRPr="00D62126">
        <w:rPr>
          <w:highlight w:val="cyan"/>
          <w:lang w:val="en-US"/>
        </w:rPr>
        <w:t>1 WHICH DEFECT TRACKING TOOL TO BE USED</w:t>
      </w:r>
    </w:p>
    <w:p w14:paraId="1CF3210B" w14:textId="339FE37A" w:rsidR="00DA0F67" w:rsidRPr="00E4708C" w:rsidRDefault="00DA0F67" w:rsidP="00871A32">
      <w:pPr>
        <w:pStyle w:val="ListParagraph"/>
        <w:numPr>
          <w:ilvl w:val="0"/>
          <w:numId w:val="131"/>
        </w:numPr>
        <w:rPr>
          <w:lang w:val="en-US"/>
        </w:rPr>
      </w:pPr>
      <w:r w:rsidRPr="00E4708C">
        <w:rPr>
          <w:lang w:val="en-US"/>
        </w:rPr>
        <w:t>( JIRA , MANTIS , ALM , BUGZILLA )</w:t>
      </w:r>
    </w:p>
    <w:p w14:paraId="085D7491" w14:textId="304B7B9F" w:rsidR="00DA0F67" w:rsidRPr="00E4708C" w:rsidRDefault="00DA0F67" w:rsidP="001D0B90">
      <w:pPr>
        <w:pStyle w:val="ListParagraph"/>
        <w:rPr>
          <w:lang w:val="en-US"/>
        </w:rPr>
      </w:pPr>
    </w:p>
    <w:p w14:paraId="5255DFEA" w14:textId="3AE9E8DF" w:rsidR="00DA0F67" w:rsidRPr="00E4708C" w:rsidRDefault="00DA0F67" w:rsidP="00871A32">
      <w:pPr>
        <w:pStyle w:val="ListParagraph"/>
        <w:numPr>
          <w:ilvl w:val="0"/>
          <w:numId w:val="131"/>
        </w:numPr>
        <w:rPr>
          <w:lang w:val="en-US"/>
        </w:rPr>
      </w:pPr>
      <w:r w:rsidRPr="00E4708C">
        <w:rPr>
          <w:lang w:val="en-US"/>
        </w:rPr>
        <w:t>2 PROCEDURE TO TRACK DEFECT =</w:t>
      </w:r>
    </w:p>
    <w:p w14:paraId="61EC8569" w14:textId="5AD24CDD" w:rsidR="00DA0F67" w:rsidRPr="00E4708C" w:rsidRDefault="00DA0F67" w:rsidP="00871A32">
      <w:pPr>
        <w:pStyle w:val="ListParagraph"/>
        <w:numPr>
          <w:ilvl w:val="0"/>
          <w:numId w:val="131"/>
        </w:numPr>
        <w:rPr>
          <w:lang w:val="en-US"/>
        </w:rPr>
      </w:pPr>
      <w:r w:rsidRPr="00E4708C">
        <w:rPr>
          <w:lang w:val="en-US"/>
        </w:rPr>
        <w:t>SEVERITY           PRIORITY</w:t>
      </w:r>
    </w:p>
    <w:p w14:paraId="772F7773" w14:textId="17B47825" w:rsidR="00DA0F67" w:rsidRPr="00E4708C" w:rsidRDefault="00DA0F67" w:rsidP="00871A32">
      <w:pPr>
        <w:pStyle w:val="ListParagraph"/>
        <w:numPr>
          <w:ilvl w:val="0"/>
          <w:numId w:val="131"/>
        </w:numPr>
        <w:rPr>
          <w:lang w:val="en-US"/>
        </w:rPr>
      </w:pPr>
      <w:r w:rsidRPr="00E4708C">
        <w:rPr>
          <w:lang w:val="en-US"/>
        </w:rPr>
        <w:t>A BLOKER          A HIGH</w:t>
      </w:r>
    </w:p>
    <w:p w14:paraId="0B3A10EA" w14:textId="7EF78F74" w:rsidR="00DA0F67" w:rsidRPr="00E4708C" w:rsidRDefault="00DA0F67" w:rsidP="00871A32">
      <w:pPr>
        <w:pStyle w:val="ListParagraph"/>
        <w:numPr>
          <w:ilvl w:val="0"/>
          <w:numId w:val="131"/>
        </w:numPr>
        <w:rPr>
          <w:lang w:val="en-US"/>
        </w:rPr>
      </w:pPr>
      <w:r w:rsidRPr="00E4708C">
        <w:rPr>
          <w:lang w:val="en-US"/>
        </w:rPr>
        <w:t>B CRITICAL        B  MEDIUM</w:t>
      </w:r>
    </w:p>
    <w:p w14:paraId="1E4B7B2A" w14:textId="3674F83E" w:rsidR="00DA0F67" w:rsidRPr="00E4708C" w:rsidRDefault="00DA0F67" w:rsidP="00871A32">
      <w:pPr>
        <w:pStyle w:val="ListParagraph"/>
        <w:numPr>
          <w:ilvl w:val="0"/>
          <w:numId w:val="131"/>
        </w:numPr>
        <w:rPr>
          <w:lang w:val="en-US"/>
        </w:rPr>
      </w:pPr>
      <w:r w:rsidRPr="00E4708C">
        <w:rPr>
          <w:lang w:val="en-US"/>
        </w:rPr>
        <w:t>C  MAJOR          C  LOW</w:t>
      </w:r>
    </w:p>
    <w:p w14:paraId="5E83E371" w14:textId="50DBACC6" w:rsidR="00DA0F67" w:rsidRPr="00E4708C" w:rsidRDefault="00DA0F67" w:rsidP="00871A32">
      <w:pPr>
        <w:pStyle w:val="ListParagraph"/>
        <w:numPr>
          <w:ilvl w:val="0"/>
          <w:numId w:val="131"/>
        </w:numPr>
        <w:rPr>
          <w:lang w:val="en-US"/>
        </w:rPr>
      </w:pPr>
      <w:r w:rsidRPr="00E4708C">
        <w:rPr>
          <w:lang w:val="en-US"/>
        </w:rPr>
        <w:t>D MINER</w:t>
      </w:r>
    </w:p>
    <w:p w14:paraId="32D04885" w14:textId="65F81E6F" w:rsidR="00DA0F67" w:rsidRPr="00E4708C" w:rsidRDefault="00DA0F67" w:rsidP="00871A32">
      <w:pPr>
        <w:pStyle w:val="Heading3"/>
        <w:rPr>
          <w:lang w:val="en-US"/>
        </w:rPr>
      </w:pPr>
      <w:r w:rsidRPr="00E4708C">
        <w:rPr>
          <w:lang w:val="en-US"/>
        </w:rPr>
        <w:t>12 TEST AUTOMATION=</w:t>
      </w:r>
    </w:p>
    <w:p w14:paraId="7790BB1F" w14:textId="49BE7D86" w:rsidR="00DA0F67" w:rsidRPr="00D62126" w:rsidRDefault="00CC2B6F" w:rsidP="00871A32">
      <w:pPr>
        <w:pStyle w:val="ListParagraph"/>
        <w:numPr>
          <w:ilvl w:val="0"/>
          <w:numId w:val="132"/>
        </w:numPr>
        <w:rPr>
          <w:highlight w:val="cyan"/>
          <w:lang w:val="en-US"/>
        </w:rPr>
      </w:pPr>
      <w:r w:rsidRPr="00E4708C">
        <w:rPr>
          <w:lang w:val="en-US"/>
        </w:rPr>
        <w:t xml:space="preserve">THIS SECTION COVERS </w:t>
      </w:r>
      <w:r w:rsidRPr="00D62126">
        <w:rPr>
          <w:highlight w:val="cyan"/>
          <w:lang w:val="en-US"/>
        </w:rPr>
        <w:t>WHICH FEATURES NEED TO BE AUTOMATED AND WHICH FEATURE NEED NOT TO BE AUTOMATED .</w:t>
      </w:r>
    </w:p>
    <w:p w14:paraId="23D18BAC" w14:textId="7B0A0A65" w:rsidR="00CC2B6F" w:rsidRPr="00E4708C" w:rsidRDefault="00CC2B6F" w:rsidP="00871A32">
      <w:pPr>
        <w:rPr>
          <w:lang w:val="en-US"/>
        </w:rPr>
      </w:pPr>
      <w:r w:rsidRPr="00E4708C">
        <w:rPr>
          <w:lang w:val="en-US"/>
        </w:rPr>
        <w:t>1 WHICH AUTOMATION FRAMEWORK WE WILL USE ?</w:t>
      </w:r>
    </w:p>
    <w:p w14:paraId="192DB42B" w14:textId="168016C0" w:rsidR="00CC2B6F" w:rsidRPr="00E4708C" w:rsidRDefault="00CC2B6F" w:rsidP="00871A32">
      <w:pPr>
        <w:pStyle w:val="NoSpacing"/>
        <w:rPr>
          <w:lang w:val="en-US"/>
        </w:rPr>
      </w:pPr>
      <w:r w:rsidRPr="00E4708C">
        <w:rPr>
          <w:lang w:val="en-US"/>
        </w:rPr>
        <w:t>HYBRID FRAMEWORK</w:t>
      </w:r>
    </w:p>
    <w:p w14:paraId="6D342724" w14:textId="3C114A54" w:rsidR="00CC2B6F" w:rsidRPr="00E4708C" w:rsidRDefault="00CC2B6F" w:rsidP="00871A32">
      <w:pPr>
        <w:pStyle w:val="NoSpacing"/>
        <w:rPr>
          <w:lang w:val="en-US"/>
        </w:rPr>
      </w:pPr>
      <w:r w:rsidRPr="00E4708C">
        <w:rPr>
          <w:lang w:val="en-US"/>
        </w:rPr>
        <w:t>CUCUMBER FRAMEWORK</w:t>
      </w:r>
    </w:p>
    <w:p w14:paraId="5CCB8320" w14:textId="566ECD39" w:rsidR="00CC2B6F" w:rsidRPr="00E4708C" w:rsidRDefault="00CC2B6F" w:rsidP="00871A32">
      <w:pPr>
        <w:pStyle w:val="NoSpacing"/>
        <w:rPr>
          <w:lang w:val="en-US"/>
        </w:rPr>
      </w:pPr>
      <w:r w:rsidRPr="00E4708C">
        <w:rPr>
          <w:lang w:val="en-US"/>
        </w:rPr>
        <w:t>DATA DRIVEN FRAMEWORK</w:t>
      </w:r>
    </w:p>
    <w:p w14:paraId="3E9AF890" w14:textId="4AF59007" w:rsidR="00CC2B6F" w:rsidRPr="00E4708C" w:rsidRDefault="00CC2B6F" w:rsidP="00871A32">
      <w:pPr>
        <w:pStyle w:val="NoSpacing"/>
        <w:rPr>
          <w:lang w:val="en-US"/>
        </w:rPr>
      </w:pPr>
      <w:r w:rsidRPr="00E4708C">
        <w:rPr>
          <w:lang w:val="en-US"/>
        </w:rPr>
        <w:t>TEST NG</w:t>
      </w:r>
    </w:p>
    <w:p w14:paraId="63513C9A" w14:textId="189DBD07" w:rsidR="00CC2B6F" w:rsidRPr="00E4708C" w:rsidRDefault="00CC2B6F" w:rsidP="00871A32">
      <w:pPr>
        <w:pStyle w:val="NoSpacing"/>
        <w:rPr>
          <w:lang w:val="en-US"/>
        </w:rPr>
      </w:pPr>
      <w:r w:rsidRPr="00E4708C">
        <w:rPr>
          <w:lang w:val="en-US"/>
        </w:rPr>
        <w:t>PO</w:t>
      </w:r>
      <w:r w:rsidR="003149B9">
        <w:rPr>
          <w:lang w:val="en-US"/>
        </w:rPr>
        <w:t>M</w:t>
      </w:r>
      <w:r w:rsidRPr="00E4708C">
        <w:rPr>
          <w:lang w:val="en-US"/>
        </w:rPr>
        <w:t>(PAGE OBJECT MODEL)</w:t>
      </w:r>
    </w:p>
    <w:p w14:paraId="426B7794" w14:textId="77777777" w:rsidR="00CC2B6F" w:rsidRPr="00E4708C" w:rsidRDefault="00CC2B6F" w:rsidP="00871A32">
      <w:pPr>
        <w:pStyle w:val="NoSpacing"/>
        <w:rPr>
          <w:lang w:val="en-US"/>
        </w:rPr>
      </w:pPr>
    </w:p>
    <w:p w14:paraId="70008788" w14:textId="13B9643F" w:rsidR="00CC2B6F" w:rsidRPr="00E4708C" w:rsidRDefault="00CC2B6F" w:rsidP="00871A32">
      <w:pPr>
        <w:pStyle w:val="NoSpacing"/>
        <w:rPr>
          <w:lang w:val="en-US"/>
        </w:rPr>
      </w:pPr>
      <w:r w:rsidRPr="00E4708C">
        <w:rPr>
          <w:lang w:val="en-US"/>
        </w:rPr>
        <w:t>2 WHICH AUTOMATION TOOL WE WILL USE .?</w:t>
      </w:r>
    </w:p>
    <w:p w14:paraId="36737055" w14:textId="4225D8E8" w:rsidR="00CC2B6F" w:rsidRPr="00E4708C" w:rsidRDefault="00CC2B6F" w:rsidP="00871A32">
      <w:pPr>
        <w:pStyle w:val="NoSpacing"/>
        <w:rPr>
          <w:lang w:val="en-US"/>
        </w:rPr>
      </w:pPr>
      <w:r w:rsidRPr="00E4708C">
        <w:rPr>
          <w:lang w:val="en-US"/>
        </w:rPr>
        <w:t>SELENIUM , QTP</w:t>
      </w:r>
      <w:r w:rsidR="00EE4171">
        <w:rPr>
          <w:lang w:val="en-US"/>
        </w:rPr>
        <w:t xml:space="preserve">/UTF , WIN APP DRIVER , FIRE FLINK . TENSENTIS TOSKA </w:t>
      </w:r>
    </w:p>
    <w:p w14:paraId="4602A809" w14:textId="77777777" w:rsidR="00CC2B6F" w:rsidRPr="00E4708C" w:rsidRDefault="00CC2B6F" w:rsidP="00871A32">
      <w:pPr>
        <w:pStyle w:val="NoSpacing"/>
        <w:rPr>
          <w:lang w:val="en-US"/>
        </w:rPr>
      </w:pPr>
    </w:p>
    <w:p w14:paraId="4E293287" w14:textId="49D9BBDC" w:rsidR="00CC2B6F" w:rsidRPr="00E4708C" w:rsidRDefault="00CC2B6F" w:rsidP="00871A32">
      <w:pPr>
        <w:pStyle w:val="Heading3"/>
        <w:rPr>
          <w:lang w:val="en-US"/>
        </w:rPr>
      </w:pPr>
      <w:r w:rsidRPr="00E4708C">
        <w:rPr>
          <w:lang w:val="en-US"/>
        </w:rPr>
        <w:t>13 DELIVERABLE=</w:t>
      </w:r>
    </w:p>
    <w:p w14:paraId="09B4F50C" w14:textId="463FD416" w:rsidR="00CC2B6F" w:rsidRPr="00D62126" w:rsidRDefault="00CC2B6F" w:rsidP="00871A32">
      <w:pPr>
        <w:pStyle w:val="ListParagraph"/>
        <w:numPr>
          <w:ilvl w:val="0"/>
          <w:numId w:val="132"/>
        </w:numPr>
        <w:rPr>
          <w:highlight w:val="cyan"/>
          <w:lang w:val="en-US"/>
        </w:rPr>
      </w:pPr>
      <w:r w:rsidRPr="00E4708C">
        <w:rPr>
          <w:lang w:val="en-US"/>
        </w:rPr>
        <w:t xml:space="preserve">THIS </w:t>
      </w:r>
      <w:r w:rsidRPr="00D62126">
        <w:rPr>
          <w:highlight w:val="cyan"/>
          <w:lang w:val="en-US"/>
        </w:rPr>
        <w:t>SECTION COVERS WHICH IS THE OUTPUT / OUT COME THAT HAS TO BE PROVIDED BY THE TESTING TEAM AT THE END OF THE CYCLE , CONTAINS WHAT ALL DOCUMENTS TO BE GIVEN TO CUSTOMER BY END OF THE PROJECT .</w:t>
      </w:r>
    </w:p>
    <w:p w14:paraId="49631F77" w14:textId="14E5E53A" w:rsidR="00CC2B6F" w:rsidRPr="00D62126" w:rsidRDefault="00CC2B6F" w:rsidP="00871A32">
      <w:pPr>
        <w:pStyle w:val="ListParagraph"/>
        <w:numPr>
          <w:ilvl w:val="0"/>
          <w:numId w:val="132"/>
        </w:numPr>
        <w:rPr>
          <w:highlight w:val="cyan"/>
          <w:lang w:val="en-US"/>
        </w:rPr>
      </w:pPr>
      <w:r w:rsidRPr="00E4708C">
        <w:rPr>
          <w:lang w:val="en-US"/>
        </w:rPr>
        <w:t xml:space="preserve">1 </w:t>
      </w:r>
      <w:r w:rsidRPr="00D62126">
        <w:rPr>
          <w:highlight w:val="cyan"/>
          <w:lang w:val="en-US"/>
        </w:rPr>
        <w:t>TEST CASE</w:t>
      </w:r>
    </w:p>
    <w:p w14:paraId="3D0CE8AE" w14:textId="529792D9" w:rsidR="00CC2B6F" w:rsidRPr="00D62126" w:rsidRDefault="00CC2B6F" w:rsidP="00871A32">
      <w:pPr>
        <w:pStyle w:val="ListParagraph"/>
        <w:numPr>
          <w:ilvl w:val="0"/>
          <w:numId w:val="132"/>
        </w:numPr>
        <w:rPr>
          <w:highlight w:val="cyan"/>
          <w:lang w:val="en-US"/>
        </w:rPr>
      </w:pPr>
      <w:r w:rsidRPr="00D62126">
        <w:rPr>
          <w:highlight w:val="cyan"/>
          <w:lang w:val="en-US"/>
        </w:rPr>
        <w:t>2 TRACEABILITY MATRIX</w:t>
      </w:r>
    </w:p>
    <w:p w14:paraId="6FC4363F" w14:textId="1BE97231" w:rsidR="00CC2B6F" w:rsidRPr="00D62126" w:rsidRDefault="00CC2B6F" w:rsidP="00871A32">
      <w:pPr>
        <w:pStyle w:val="ListParagraph"/>
        <w:numPr>
          <w:ilvl w:val="0"/>
          <w:numId w:val="132"/>
        </w:numPr>
        <w:rPr>
          <w:highlight w:val="cyan"/>
          <w:lang w:val="en-US"/>
        </w:rPr>
      </w:pPr>
      <w:r w:rsidRPr="00E4708C">
        <w:rPr>
          <w:lang w:val="en-US"/>
        </w:rPr>
        <w:t xml:space="preserve">3 </w:t>
      </w:r>
      <w:r w:rsidRPr="00D62126">
        <w:rPr>
          <w:highlight w:val="cyan"/>
          <w:lang w:val="en-US"/>
        </w:rPr>
        <w:t>TEST EXECUTION REPORT</w:t>
      </w:r>
    </w:p>
    <w:p w14:paraId="73DA6481" w14:textId="65CE6FBB" w:rsidR="00CC2B6F" w:rsidRPr="00D62126" w:rsidRDefault="00CC2B6F" w:rsidP="00871A32">
      <w:pPr>
        <w:pStyle w:val="ListParagraph"/>
        <w:numPr>
          <w:ilvl w:val="0"/>
          <w:numId w:val="132"/>
        </w:numPr>
        <w:rPr>
          <w:highlight w:val="cyan"/>
          <w:lang w:val="en-US"/>
        </w:rPr>
      </w:pPr>
      <w:r w:rsidRPr="00D62126">
        <w:rPr>
          <w:highlight w:val="cyan"/>
          <w:lang w:val="en-US"/>
        </w:rPr>
        <w:t>4 DEFECT REPORT</w:t>
      </w:r>
    </w:p>
    <w:p w14:paraId="5E853BB1" w14:textId="3BA14009" w:rsidR="00CC2B6F" w:rsidRPr="00D62126" w:rsidRDefault="00CC2B6F" w:rsidP="00871A32">
      <w:pPr>
        <w:pStyle w:val="ListParagraph"/>
        <w:numPr>
          <w:ilvl w:val="0"/>
          <w:numId w:val="132"/>
        </w:numPr>
        <w:rPr>
          <w:highlight w:val="cyan"/>
          <w:lang w:val="en-US"/>
        </w:rPr>
      </w:pPr>
      <w:r w:rsidRPr="00E4708C">
        <w:rPr>
          <w:lang w:val="en-US"/>
        </w:rPr>
        <w:t xml:space="preserve">5 </w:t>
      </w:r>
      <w:r w:rsidRPr="00D62126">
        <w:rPr>
          <w:highlight w:val="cyan"/>
          <w:lang w:val="en-US"/>
        </w:rPr>
        <w:t>RELEASE NOTES</w:t>
      </w:r>
    </w:p>
    <w:p w14:paraId="727D115E" w14:textId="342270B6" w:rsidR="00CC2B6F" w:rsidRPr="00D62126" w:rsidRDefault="00CC2B6F" w:rsidP="00871A32">
      <w:pPr>
        <w:pStyle w:val="ListParagraph"/>
        <w:numPr>
          <w:ilvl w:val="0"/>
          <w:numId w:val="132"/>
        </w:numPr>
        <w:rPr>
          <w:highlight w:val="cyan"/>
          <w:lang w:val="en-US"/>
        </w:rPr>
      </w:pPr>
      <w:r w:rsidRPr="00D62126">
        <w:rPr>
          <w:highlight w:val="cyan"/>
          <w:lang w:val="en-US"/>
        </w:rPr>
        <w:t>6 GRAPHS AND MATRIX</w:t>
      </w:r>
    </w:p>
    <w:p w14:paraId="0418E240" w14:textId="284ACEFC" w:rsidR="00CC2B6F" w:rsidRPr="00D62126" w:rsidRDefault="00CC2B6F" w:rsidP="00871A32">
      <w:pPr>
        <w:rPr>
          <w:b/>
          <w:bCs/>
          <w:highlight w:val="cyan"/>
          <w:lang w:val="en-US"/>
        </w:rPr>
      </w:pPr>
      <w:r w:rsidRPr="00D62126">
        <w:rPr>
          <w:b/>
          <w:bCs/>
          <w:highlight w:val="cyan"/>
          <w:lang w:val="en-US"/>
        </w:rPr>
        <w:lastRenderedPageBreak/>
        <w:t>RELEASE NOTE =</w:t>
      </w:r>
    </w:p>
    <w:p w14:paraId="0B9E121B" w14:textId="0EB1DE92" w:rsidR="00CC2B6F" w:rsidRPr="00D62126" w:rsidRDefault="00CC2B6F" w:rsidP="00871A32">
      <w:pPr>
        <w:pStyle w:val="ListParagraph"/>
        <w:numPr>
          <w:ilvl w:val="0"/>
          <w:numId w:val="133"/>
        </w:numPr>
        <w:rPr>
          <w:highlight w:val="cyan"/>
          <w:lang w:val="en-US"/>
        </w:rPr>
      </w:pPr>
      <w:r w:rsidRPr="00D62126">
        <w:rPr>
          <w:highlight w:val="cyan"/>
          <w:lang w:val="en-US"/>
        </w:rPr>
        <w:t>ALONG WITH THE SOFTWARE WILL RELEASE ON NOTE WHICH IS CALLED AS RELEASE NOTE.</w:t>
      </w:r>
    </w:p>
    <w:p w14:paraId="18C202C3" w14:textId="434A9190" w:rsidR="00CC2B6F" w:rsidRPr="00D62126" w:rsidRDefault="00CC2B6F" w:rsidP="00871A32">
      <w:pPr>
        <w:pStyle w:val="ListParagraph"/>
        <w:numPr>
          <w:ilvl w:val="0"/>
          <w:numId w:val="133"/>
        </w:numPr>
        <w:rPr>
          <w:highlight w:val="cyan"/>
          <w:lang w:val="en-US"/>
        </w:rPr>
      </w:pPr>
      <w:r w:rsidRPr="00D62126">
        <w:rPr>
          <w:highlight w:val="cyan"/>
          <w:lang w:val="en-US"/>
        </w:rPr>
        <w:t>IT CONTAINS =</w:t>
      </w:r>
    </w:p>
    <w:p w14:paraId="26D75DF1" w14:textId="58F35D5B" w:rsidR="00CC2B6F" w:rsidRPr="00E4708C" w:rsidRDefault="00CC2B6F" w:rsidP="00871A32">
      <w:pPr>
        <w:rPr>
          <w:lang w:val="en-US"/>
        </w:rPr>
      </w:pPr>
      <w:r w:rsidRPr="00E4708C">
        <w:rPr>
          <w:lang w:val="en-US"/>
        </w:rPr>
        <w:t xml:space="preserve">1 </w:t>
      </w:r>
      <w:r w:rsidRPr="00D62126">
        <w:rPr>
          <w:highlight w:val="cyan"/>
          <w:lang w:val="en-US"/>
        </w:rPr>
        <w:t>LIST OF PENDING / OPEN DEFECTS</w:t>
      </w:r>
      <w:r w:rsidRPr="00E4708C">
        <w:rPr>
          <w:lang w:val="en-US"/>
        </w:rPr>
        <w:t xml:space="preserve"> WHICH ARE THERE IN SOFTWARE</w:t>
      </w:r>
    </w:p>
    <w:p w14:paraId="21574D59" w14:textId="0B5154A9" w:rsidR="00CC2B6F" w:rsidRPr="00E4708C" w:rsidRDefault="00CC2B6F" w:rsidP="00871A32">
      <w:pPr>
        <w:rPr>
          <w:lang w:val="en-US"/>
        </w:rPr>
      </w:pPr>
      <w:r w:rsidRPr="00E4708C">
        <w:rPr>
          <w:lang w:val="en-US"/>
        </w:rPr>
        <w:t xml:space="preserve">2 LIST OF </w:t>
      </w:r>
      <w:r w:rsidRPr="00D62126">
        <w:rPr>
          <w:highlight w:val="cyan"/>
          <w:lang w:val="en-US"/>
        </w:rPr>
        <w:t>PLATFORMS IS IN WHICH SOFTWARE IS TESTED</w:t>
      </w:r>
    </w:p>
    <w:p w14:paraId="364CB833" w14:textId="686A52CC" w:rsidR="00CC2B6F" w:rsidRPr="00E4708C" w:rsidRDefault="00CC2B6F" w:rsidP="00871A32">
      <w:pPr>
        <w:rPr>
          <w:lang w:val="en-US"/>
        </w:rPr>
      </w:pPr>
      <w:r w:rsidRPr="00E4708C">
        <w:rPr>
          <w:lang w:val="en-US"/>
        </w:rPr>
        <w:t xml:space="preserve">3 </w:t>
      </w:r>
      <w:r w:rsidR="00017CF3" w:rsidRPr="00E4708C">
        <w:rPr>
          <w:lang w:val="en-US"/>
        </w:rPr>
        <w:t xml:space="preserve">LIST OF </w:t>
      </w:r>
      <w:r w:rsidR="00017CF3" w:rsidRPr="00D62126">
        <w:rPr>
          <w:highlight w:val="cyan"/>
          <w:lang w:val="en-US"/>
        </w:rPr>
        <w:t>PLATFORM IN WHICH SOFTWARE IS NOT TESTED</w:t>
      </w:r>
      <w:r w:rsidR="00017CF3" w:rsidRPr="00E4708C">
        <w:rPr>
          <w:lang w:val="en-US"/>
        </w:rPr>
        <w:t xml:space="preserve"> .</w:t>
      </w:r>
    </w:p>
    <w:p w14:paraId="1783B2EC" w14:textId="7C81CF09" w:rsidR="00017CF3" w:rsidRPr="00E4708C" w:rsidRDefault="00017CF3" w:rsidP="00871A32">
      <w:pPr>
        <w:rPr>
          <w:lang w:val="en-US"/>
        </w:rPr>
      </w:pPr>
      <w:r w:rsidRPr="00E4708C">
        <w:rPr>
          <w:lang w:val="en-US"/>
        </w:rPr>
        <w:t xml:space="preserve">4 LIST OF </w:t>
      </w:r>
      <w:r w:rsidRPr="00D62126">
        <w:rPr>
          <w:highlight w:val="cyan"/>
          <w:lang w:val="en-US"/>
        </w:rPr>
        <w:t>FEATURES ADDED / MODIFIED /REMOVED</w:t>
      </w:r>
      <w:r w:rsidRPr="00E4708C">
        <w:rPr>
          <w:lang w:val="en-US"/>
        </w:rPr>
        <w:t>.</w:t>
      </w:r>
    </w:p>
    <w:p w14:paraId="19133217" w14:textId="61CD88D0" w:rsidR="00017CF3" w:rsidRPr="00E4708C" w:rsidRDefault="00017CF3" w:rsidP="00871A32">
      <w:pPr>
        <w:rPr>
          <w:lang w:val="en-US"/>
        </w:rPr>
      </w:pPr>
      <w:r w:rsidRPr="00E4708C">
        <w:rPr>
          <w:lang w:val="en-US"/>
        </w:rPr>
        <w:t xml:space="preserve">5 LIST OF </w:t>
      </w:r>
      <w:r w:rsidRPr="00D62126">
        <w:rPr>
          <w:highlight w:val="cyan"/>
          <w:lang w:val="en-US"/>
        </w:rPr>
        <w:t>DEFECTS FOUND IN THE PREVIOUS RELEASE AND FIXED IN THE CURRENT RELEASE .</w:t>
      </w:r>
    </w:p>
    <w:p w14:paraId="030A354F" w14:textId="4A29A0C0" w:rsidR="00017CF3" w:rsidRPr="00E4708C" w:rsidRDefault="00017CF3" w:rsidP="00871A32">
      <w:pPr>
        <w:rPr>
          <w:lang w:val="en-US"/>
        </w:rPr>
      </w:pPr>
      <w:r w:rsidRPr="00E4708C">
        <w:rPr>
          <w:lang w:val="en-US"/>
        </w:rPr>
        <w:t xml:space="preserve">6 </w:t>
      </w:r>
      <w:r w:rsidRPr="00D62126">
        <w:rPr>
          <w:highlight w:val="cyan"/>
          <w:lang w:val="en-US"/>
        </w:rPr>
        <w:t>VERSION OF SOFTWARE</w:t>
      </w:r>
    </w:p>
    <w:p w14:paraId="443DB5BC" w14:textId="76D256A2" w:rsidR="00017CF3" w:rsidRPr="00E4708C" w:rsidRDefault="00017CF3" w:rsidP="00871A32">
      <w:pPr>
        <w:rPr>
          <w:lang w:val="en-US"/>
        </w:rPr>
      </w:pPr>
      <w:r w:rsidRPr="00E4708C">
        <w:rPr>
          <w:lang w:val="en-US"/>
        </w:rPr>
        <w:t xml:space="preserve">7 </w:t>
      </w:r>
      <w:r w:rsidRPr="00D62126">
        <w:rPr>
          <w:highlight w:val="cyan"/>
          <w:lang w:val="en-US"/>
        </w:rPr>
        <w:t>PROCEDURE TO INSTALL THE SOFTWARE.</w:t>
      </w:r>
    </w:p>
    <w:p w14:paraId="3D79CAD6" w14:textId="34309A06" w:rsidR="00017CF3" w:rsidRPr="00E4708C" w:rsidRDefault="00017CF3" w:rsidP="00871A32">
      <w:pPr>
        <w:pStyle w:val="Heading3"/>
        <w:rPr>
          <w:lang w:val="en-US"/>
        </w:rPr>
      </w:pPr>
      <w:r w:rsidRPr="00E4708C">
        <w:rPr>
          <w:lang w:val="en-US"/>
        </w:rPr>
        <w:t>GRAPH=</w:t>
      </w:r>
    </w:p>
    <w:p w14:paraId="3C307270" w14:textId="3A08B8EC" w:rsidR="00017CF3" w:rsidRPr="00E4708C" w:rsidRDefault="00017CF3" w:rsidP="00871A32">
      <w:pPr>
        <w:pStyle w:val="NoSpacing"/>
        <w:rPr>
          <w:lang w:val="en-US"/>
        </w:rPr>
      </w:pPr>
      <w:r w:rsidRPr="00E4708C">
        <w:rPr>
          <w:lang w:val="en-US"/>
        </w:rPr>
        <w:t xml:space="preserve">1  </w:t>
      </w:r>
      <w:r w:rsidRPr="00D62126">
        <w:rPr>
          <w:highlight w:val="cyan"/>
          <w:lang w:val="en-US"/>
        </w:rPr>
        <w:t>DEFECT DISTRIBUTION GRAPH</w:t>
      </w:r>
    </w:p>
    <w:p w14:paraId="62DA85F7" w14:textId="69C7755C" w:rsidR="00017CF3" w:rsidRPr="00E4708C" w:rsidRDefault="00017CF3" w:rsidP="00871A32">
      <w:pPr>
        <w:pStyle w:val="NoSpacing"/>
        <w:rPr>
          <w:lang w:val="en-US"/>
        </w:rPr>
      </w:pPr>
      <w:r w:rsidRPr="00E4708C">
        <w:rPr>
          <w:lang w:val="en-US"/>
        </w:rPr>
        <w:t xml:space="preserve">2  </w:t>
      </w:r>
      <w:r w:rsidRPr="00D62126">
        <w:rPr>
          <w:highlight w:val="cyan"/>
          <w:lang w:val="en-US"/>
        </w:rPr>
        <w:t>BUILDWISE DEFECT DISTRIBUTION GRAPH</w:t>
      </w:r>
      <w:r w:rsidRPr="00E4708C">
        <w:rPr>
          <w:lang w:val="en-US"/>
        </w:rPr>
        <w:t xml:space="preserve"> .</w:t>
      </w:r>
    </w:p>
    <w:p w14:paraId="79938D5A" w14:textId="7F7EEC0F" w:rsidR="00017CF3" w:rsidRPr="00E4708C" w:rsidRDefault="00017CF3" w:rsidP="00871A32">
      <w:pPr>
        <w:pStyle w:val="NoSpacing"/>
        <w:rPr>
          <w:lang w:val="en-US"/>
        </w:rPr>
      </w:pPr>
      <w:r w:rsidRPr="00E4708C">
        <w:rPr>
          <w:lang w:val="en-US"/>
        </w:rPr>
        <w:t xml:space="preserve">3  </w:t>
      </w:r>
      <w:r w:rsidRPr="00D62126">
        <w:rPr>
          <w:highlight w:val="cyan"/>
          <w:lang w:val="en-US"/>
        </w:rPr>
        <w:t>DEFECT TREND ANALYSIS GRAPH .</w:t>
      </w:r>
    </w:p>
    <w:p w14:paraId="1A1D96C2" w14:textId="77777777" w:rsidR="00017CF3" w:rsidRPr="00E4708C" w:rsidRDefault="00017CF3" w:rsidP="00871A32">
      <w:pPr>
        <w:pStyle w:val="Heading3"/>
        <w:rPr>
          <w:lang w:val="en-US"/>
        </w:rPr>
      </w:pPr>
    </w:p>
    <w:p w14:paraId="715D697C" w14:textId="107B040D" w:rsidR="00017CF3" w:rsidRPr="00E4708C" w:rsidRDefault="00017CF3" w:rsidP="00871A32">
      <w:pPr>
        <w:pStyle w:val="Heading3"/>
        <w:rPr>
          <w:lang w:val="en-US"/>
        </w:rPr>
      </w:pPr>
      <w:r w:rsidRPr="00E4708C">
        <w:rPr>
          <w:lang w:val="en-US"/>
        </w:rPr>
        <w:t>MATRI</w:t>
      </w:r>
      <w:r w:rsidR="00F67A8F" w:rsidRPr="00E4708C">
        <w:rPr>
          <w:lang w:val="en-US"/>
        </w:rPr>
        <w:t>X</w:t>
      </w:r>
      <w:r w:rsidRPr="00E4708C">
        <w:rPr>
          <w:lang w:val="en-US"/>
        </w:rPr>
        <w:t>=</w:t>
      </w:r>
    </w:p>
    <w:p w14:paraId="370DCA44" w14:textId="7BAB0109" w:rsidR="00017CF3" w:rsidRPr="00D62126" w:rsidRDefault="00017CF3" w:rsidP="00871A32">
      <w:pPr>
        <w:pStyle w:val="ListParagraph"/>
        <w:numPr>
          <w:ilvl w:val="0"/>
          <w:numId w:val="134"/>
        </w:numPr>
        <w:rPr>
          <w:highlight w:val="cyan"/>
          <w:lang w:val="en-US"/>
        </w:rPr>
      </w:pPr>
      <w:r w:rsidRPr="00E4708C">
        <w:rPr>
          <w:lang w:val="en-US"/>
        </w:rPr>
        <w:t>MAT</w:t>
      </w:r>
      <w:r w:rsidRPr="00D62126">
        <w:rPr>
          <w:highlight w:val="cyan"/>
          <w:lang w:val="en-US"/>
        </w:rPr>
        <w:t>R</w:t>
      </w:r>
      <w:r w:rsidR="00F67A8F" w:rsidRPr="00D62126">
        <w:rPr>
          <w:highlight w:val="cyan"/>
          <w:lang w:val="en-US"/>
        </w:rPr>
        <w:t>IX</w:t>
      </w:r>
      <w:r w:rsidRPr="00D62126">
        <w:rPr>
          <w:highlight w:val="cyan"/>
          <w:lang w:val="en-US"/>
        </w:rPr>
        <w:t xml:space="preserve"> ARE SET OF PARAMETERS TO MEASURE THE QUALITY OF PROJCET FROM RELEASE TO RELEASE</w:t>
      </w:r>
    </w:p>
    <w:p w14:paraId="395F3E65" w14:textId="276995F2" w:rsidR="00017CF3" w:rsidRPr="00E4708C" w:rsidRDefault="00017CF3" w:rsidP="00871A32">
      <w:pPr>
        <w:pStyle w:val="Heading3"/>
        <w:rPr>
          <w:lang w:val="en-US"/>
        </w:rPr>
      </w:pPr>
      <w:r w:rsidRPr="00E4708C">
        <w:rPr>
          <w:lang w:val="en-US"/>
        </w:rPr>
        <w:t>HOW TO CALCULATE THE TEST EFFICIENCY=</w:t>
      </w:r>
    </w:p>
    <w:p w14:paraId="4E61E173" w14:textId="1C76456B" w:rsidR="00017CF3" w:rsidRPr="00E4708C" w:rsidRDefault="00017CF3" w:rsidP="00871A32">
      <w:pPr>
        <w:rPr>
          <w:lang w:val="en-US"/>
        </w:rPr>
      </w:pPr>
      <w:r w:rsidRPr="00E4708C">
        <w:rPr>
          <w:lang w:val="en-US"/>
        </w:rPr>
        <w:t>FORMULA TO CALCULATE TEST EFFICIENCY.</w:t>
      </w:r>
    </w:p>
    <w:p w14:paraId="15C269E4" w14:textId="247F16DD" w:rsidR="00017CF3" w:rsidRPr="00E4708C" w:rsidRDefault="00017CF3" w:rsidP="00871A32">
      <w:pPr>
        <w:rPr>
          <w:lang w:val="en-US"/>
        </w:rPr>
      </w:pPr>
      <w:r w:rsidRPr="00E4708C">
        <w:rPr>
          <w:lang w:val="en-US"/>
        </w:rPr>
        <w:t xml:space="preserve">TEST EFFICIENCY = </w:t>
      </w:r>
      <w:r w:rsidRPr="00D62126">
        <w:rPr>
          <w:highlight w:val="cyan"/>
          <w:lang w:val="en-US"/>
        </w:rPr>
        <w:t>DEFECT FOUND BY TE / TOTAL NUMBER OF DEFECTS   * 100</w:t>
      </w:r>
    </w:p>
    <w:p w14:paraId="6F945968" w14:textId="637A1B4E" w:rsidR="00017CF3" w:rsidRPr="00E4708C" w:rsidRDefault="00017CF3" w:rsidP="00871A32">
      <w:pPr>
        <w:pStyle w:val="NoSpacing"/>
        <w:rPr>
          <w:lang w:val="en-US"/>
        </w:rPr>
      </w:pPr>
      <w:r w:rsidRPr="00E4708C">
        <w:rPr>
          <w:lang w:val="en-US"/>
        </w:rPr>
        <w:t xml:space="preserve">DEFECT </w:t>
      </w:r>
      <w:r w:rsidRPr="00D62126">
        <w:rPr>
          <w:highlight w:val="cyan"/>
          <w:lang w:val="en-US"/>
        </w:rPr>
        <w:t>FOUND BY TEST ENGINEER</w:t>
      </w:r>
    </w:p>
    <w:p w14:paraId="7DEBBDA5" w14:textId="6A53A529" w:rsidR="00017CF3" w:rsidRPr="00E4708C" w:rsidRDefault="00017CF3" w:rsidP="00871A32">
      <w:pPr>
        <w:pStyle w:val="NoSpacing"/>
        <w:rPr>
          <w:lang w:val="en-US"/>
        </w:rPr>
      </w:pPr>
      <w:r w:rsidRPr="00D62126">
        <w:rPr>
          <w:highlight w:val="cyan"/>
          <w:lang w:val="en-US"/>
        </w:rPr>
        <w:t>DEFECT FOUND BY</w:t>
      </w:r>
      <w:r w:rsidRPr="00E4708C">
        <w:rPr>
          <w:lang w:val="en-US"/>
        </w:rPr>
        <w:t xml:space="preserve"> CUSTOMER WHILE DOING ACCEPTANCE TESTING</w:t>
      </w:r>
    </w:p>
    <w:p w14:paraId="0504BFDF" w14:textId="373DC6B9" w:rsidR="00017CF3" w:rsidRPr="00E4708C" w:rsidRDefault="00017CF3" w:rsidP="00871A32">
      <w:pPr>
        <w:pStyle w:val="NoSpacing"/>
        <w:rPr>
          <w:lang w:val="en-US"/>
        </w:rPr>
      </w:pPr>
      <w:r w:rsidRPr="00E4708C">
        <w:rPr>
          <w:lang w:val="en-US"/>
        </w:rPr>
        <w:t xml:space="preserve">DEFECT FOUND IN </w:t>
      </w:r>
      <w:r w:rsidRPr="00D62126">
        <w:rPr>
          <w:highlight w:val="cyan"/>
          <w:lang w:val="en-US"/>
        </w:rPr>
        <w:t>PRODUCTION SERVER</w:t>
      </w:r>
    </w:p>
    <w:p w14:paraId="05E1695C" w14:textId="77777777" w:rsidR="00017CF3" w:rsidRPr="00E4708C" w:rsidRDefault="00017CF3" w:rsidP="00871A32">
      <w:pPr>
        <w:pStyle w:val="NoSpacing"/>
        <w:rPr>
          <w:lang w:val="en-US"/>
        </w:rPr>
      </w:pPr>
    </w:p>
    <w:p w14:paraId="447426AC" w14:textId="77777777" w:rsidR="00017CF3" w:rsidRPr="00E4708C" w:rsidRDefault="00017CF3" w:rsidP="00871A32">
      <w:pPr>
        <w:pStyle w:val="NoSpacing"/>
        <w:rPr>
          <w:lang w:val="en-US"/>
        </w:rPr>
      </w:pPr>
    </w:p>
    <w:p w14:paraId="0BD98692" w14:textId="76AE1071" w:rsidR="00017CF3" w:rsidRPr="00E4708C" w:rsidRDefault="00017CF3" w:rsidP="00871A32">
      <w:pPr>
        <w:pStyle w:val="Heading3"/>
        <w:rPr>
          <w:lang w:val="en-US"/>
        </w:rPr>
      </w:pPr>
      <w:r w:rsidRPr="00E4708C">
        <w:rPr>
          <w:lang w:val="en-US"/>
        </w:rPr>
        <w:t>14 ENTRY AND EXIT CRITERIA=</w:t>
      </w:r>
    </w:p>
    <w:p w14:paraId="111E6E72" w14:textId="39C44B89" w:rsidR="00017CF3" w:rsidRPr="00E4708C" w:rsidRDefault="003750F4" w:rsidP="00871A32">
      <w:pPr>
        <w:pStyle w:val="ListParagraph"/>
        <w:numPr>
          <w:ilvl w:val="0"/>
          <w:numId w:val="134"/>
        </w:numPr>
        <w:rPr>
          <w:lang w:val="en-US"/>
        </w:rPr>
      </w:pPr>
      <w:r w:rsidRPr="00E4708C">
        <w:rPr>
          <w:lang w:val="en-US"/>
        </w:rPr>
        <w:t>ENTRIY CRITERIA=</w:t>
      </w:r>
      <w:r w:rsidRPr="00D62126">
        <w:rPr>
          <w:highlight w:val="cyan"/>
          <w:lang w:val="en-US"/>
        </w:rPr>
        <w:t>LIST OF THE CRITERIA THAT SHOULD BE MET TO START THE ACTIVITY</w:t>
      </w:r>
      <w:r w:rsidRPr="00E4708C">
        <w:rPr>
          <w:lang w:val="en-US"/>
        </w:rPr>
        <w:t xml:space="preserve"> .</w:t>
      </w:r>
    </w:p>
    <w:p w14:paraId="2522BE1D" w14:textId="5E138B50" w:rsidR="003750F4" w:rsidRPr="00E4708C" w:rsidRDefault="003750F4" w:rsidP="00871A32">
      <w:pPr>
        <w:pStyle w:val="ListParagraph"/>
        <w:numPr>
          <w:ilvl w:val="0"/>
          <w:numId w:val="134"/>
        </w:numPr>
        <w:rPr>
          <w:lang w:val="en-US"/>
        </w:rPr>
      </w:pPr>
      <w:r w:rsidRPr="00E4708C">
        <w:rPr>
          <w:lang w:val="en-US"/>
        </w:rPr>
        <w:t xml:space="preserve">EXIT CRITERIA = </w:t>
      </w:r>
      <w:r w:rsidRPr="00D62126">
        <w:rPr>
          <w:highlight w:val="cyan"/>
          <w:lang w:val="en-US"/>
        </w:rPr>
        <w:t>LIST OF THE CRITERIA THAT SHOULD BE MET TO SAY THAT THE ACTIVITY</w:t>
      </w:r>
      <w:r w:rsidRPr="00E4708C">
        <w:rPr>
          <w:lang w:val="en-US"/>
        </w:rPr>
        <w:t xml:space="preserve"> IS OVER .</w:t>
      </w:r>
    </w:p>
    <w:p w14:paraId="23A84851" w14:textId="46354060" w:rsidR="003750F4" w:rsidRPr="00E4708C" w:rsidRDefault="003750F4" w:rsidP="00871A32">
      <w:pPr>
        <w:rPr>
          <w:lang w:val="en-US"/>
        </w:rPr>
      </w:pPr>
      <w:r w:rsidRPr="00E4708C">
        <w:rPr>
          <w:lang w:val="en-US"/>
        </w:rPr>
        <w:t xml:space="preserve">ENTRY CRITERIA FOR </w:t>
      </w:r>
      <w:r w:rsidRPr="00E4708C">
        <w:rPr>
          <w:b/>
          <w:bCs/>
          <w:lang w:val="en-US"/>
        </w:rPr>
        <w:t>FUNCTIONALITY TESTING</w:t>
      </w:r>
      <w:r w:rsidRPr="00E4708C">
        <w:rPr>
          <w:lang w:val="en-US"/>
        </w:rPr>
        <w:t>=</w:t>
      </w:r>
    </w:p>
    <w:p w14:paraId="585FEE72" w14:textId="25F40F81" w:rsidR="003750F4" w:rsidRPr="00D62126" w:rsidRDefault="003750F4" w:rsidP="00871A32">
      <w:pPr>
        <w:pStyle w:val="ListParagraph"/>
        <w:numPr>
          <w:ilvl w:val="0"/>
          <w:numId w:val="135"/>
        </w:numPr>
        <w:rPr>
          <w:highlight w:val="cyan"/>
          <w:lang w:val="en-US"/>
        </w:rPr>
      </w:pPr>
      <w:r w:rsidRPr="00E4708C">
        <w:rPr>
          <w:lang w:val="en-US"/>
        </w:rPr>
        <w:t xml:space="preserve">1 </w:t>
      </w:r>
      <w:r w:rsidRPr="00D62126">
        <w:rPr>
          <w:highlight w:val="cyan"/>
          <w:lang w:val="en-US"/>
        </w:rPr>
        <w:t>CODING SHOULD BE COMPLETED</w:t>
      </w:r>
    </w:p>
    <w:p w14:paraId="13FF726E" w14:textId="1F039A23" w:rsidR="003750F4" w:rsidRPr="00E4708C" w:rsidRDefault="003750F4" w:rsidP="00871A32">
      <w:pPr>
        <w:pStyle w:val="ListParagraph"/>
        <w:numPr>
          <w:ilvl w:val="0"/>
          <w:numId w:val="135"/>
        </w:numPr>
        <w:rPr>
          <w:lang w:val="en-US"/>
        </w:rPr>
      </w:pPr>
      <w:r w:rsidRPr="00D62126">
        <w:rPr>
          <w:highlight w:val="cyan"/>
          <w:lang w:val="en-US"/>
        </w:rPr>
        <w:t>2 WBT SHOULD</w:t>
      </w:r>
      <w:r w:rsidRPr="00E4708C">
        <w:rPr>
          <w:lang w:val="en-US"/>
        </w:rPr>
        <w:t xml:space="preserve"> BE COMPLETED</w:t>
      </w:r>
    </w:p>
    <w:p w14:paraId="798168A0" w14:textId="683CF51F" w:rsidR="003750F4" w:rsidRPr="00E4708C" w:rsidRDefault="003750F4" w:rsidP="00871A32">
      <w:pPr>
        <w:pStyle w:val="ListParagraph"/>
        <w:numPr>
          <w:ilvl w:val="0"/>
          <w:numId w:val="135"/>
        </w:numPr>
        <w:rPr>
          <w:lang w:val="en-US"/>
        </w:rPr>
      </w:pPr>
      <w:r w:rsidRPr="00E4708C">
        <w:rPr>
          <w:lang w:val="en-US"/>
        </w:rPr>
        <w:t xml:space="preserve">3 </w:t>
      </w:r>
      <w:r w:rsidRPr="00D62126">
        <w:rPr>
          <w:highlight w:val="cyan"/>
          <w:lang w:val="en-US"/>
        </w:rPr>
        <w:t>SOFTWARE SHOULD BE INSTALLED IN TESTING</w:t>
      </w:r>
      <w:r w:rsidRPr="00E4708C">
        <w:rPr>
          <w:lang w:val="en-US"/>
        </w:rPr>
        <w:t xml:space="preserve"> SERVER</w:t>
      </w:r>
    </w:p>
    <w:p w14:paraId="594524A5" w14:textId="0594A040" w:rsidR="003750F4" w:rsidRPr="00E4708C" w:rsidRDefault="003750F4" w:rsidP="00871A32">
      <w:pPr>
        <w:pStyle w:val="ListParagraph"/>
        <w:numPr>
          <w:ilvl w:val="0"/>
          <w:numId w:val="135"/>
        </w:numPr>
        <w:rPr>
          <w:lang w:val="en-US"/>
        </w:rPr>
      </w:pPr>
      <w:r w:rsidRPr="00E4708C">
        <w:rPr>
          <w:lang w:val="en-US"/>
        </w:rPr>
        <w:t xml:space="preserve">4 </w:t>
      </w:r>
      <w:r w:rsidRPr="00D62126">
        <w:rPr>
          <w:highlight w:val="cyan"/>
          <w:lang w:val="en-US"/>
        </w:rPr>
        <w:t>SMOKE TESTING SHOULD BE COMPLETED</w:t>
      </w:r>
    </w:p>
    <w:p w14:paraId="5160CE18" w14:textId="23748EB6" w:rsidR="003750F4" w:rsidRPr="00E4708C" w:rsidRDefault="003750F4" w:rsidP="00871A32">
      <w:pPr>
        <w:pStyle w:val="ListParagraph"/>
        <w:numPr>
          <w:ilvl w:val="0"/>
          <w:numId w:val="135"/>
        </w:numPr>
        <w:rPr>
          <w:lang w:val="en-US"/>
        </w:rPr>
      </w:pPr>
      <w:r w:rsidRPr="00E4708C">
        <w:rPr>
          <w:lang w:val="en-US"/>
        </w:rPr>
        <w:t xml:space="preserve">5 </w:t>
      </w:r>
      <w:r w:rsidRPr="00D62126">
        <w:rPr>
          <w:highlight w:val="cyan"/>
          <w:lang w:val="en-US"/>
        </w:rPr>
        <w:t>FUNCTIONALITY TEST SCENARIO AND TEST CASE SHOULD BE READY</w:t>
      </w:r>
      <w:r w:rsidRPr="00E4708C">
        <w:rPr>
          <w:lang w:val="en-US"/>
        </w:rPr>
        <w:t xml:space="preserve"> .</w:t>
      </w:r>
    </w:p>
    <w:p w14:paraId="3E4E9C80" w14:textId="084479F0" w:rsidR="003750F4" w:rsidRPr="00E4708C" w:rsidRDefault="003750F4" w:rsidP="00871A32">
      <w:pPr>
        <w:pStyle w:val="ListParagraph"/>
        <w:numPr>
          <w:ilvl w:val="0"/>
          <w:numId w:val="135"/>
        </w:numPr>
        <w:rPr>
          <w:lang w:val="en-US"/>
        </w:rPr>
      </w:pPr>
      <w:r w:rsidRPr="00E4708C">
        <w:rPr>
          <w:lang w:val="en-US"/>
        </w:rPr>
        <w:t xml:space="preserve">6 </w:t>
      </w:r>
      <w:r w:rsidRPr="00D62126">
        <w:rPr>
          <w:highlight w:val="cyan"/>
          <w:lang w:val="en-US"/>
        </w:rPr>
        <w:t>RESOURCES SHOULD BE PRESENT</w:t>
      </w:r>
      <w:r w:rsidRPr="00E4708C">
        <w:rPr>
          <w:lang w:val="en-US"/>
        </w:rPr>
        <w:t xml:space="preserve"> .</w:t>
      </w:r>
    </w:p>
    <w:p w14:paraId="07F14561" w14:textId="663B96EB" w:rsidR="003750F4" w:rsidRPr="00E4708C" w:rsidRDefault="003750F4" w:rsidP="00871A32">
      <w:pPr>
        <w:rPr>
          <w:b/>
          <w:bCs/>
          <w:lang w:val="en-US"/>
        </w:rPr>
      </w:pPr>
      <w:r w:rsidRPr="00E4708C">
        <w:rPr>
          <w:lang w:val="en-US"/>
        </w:rPr>
        <w:lastRenderedPageBreak/>
        <w:t xml:space="preserve">EXIT CRITERIA FOR </w:t>
      </w:r>
      <w:r w:rsidRPr="00E4708C">
        <w:rPr>
          <w:b/>
          <w:bCs/>
          <w:lang w:val="en-US"/>
        </w:rPr>
        <w:t>FUCTIONALITY TESTING=</w:t>
      </w:r>
    </w:p>
    <w:p w14:paraId="4FFE9516" w14:textId="31D45FA3" w:rsidR="003750F4" w:rsidRPr="00E4708C" w:rsidRDefault="003750F4" w:rsidP="00871A32">
      <w:pPr>
        <w:pStyle w:val="ListParagraph"/>
        <w:numPr>
          <w:ilvl w:val="0"/>
          <w:numId w:val="136"/>
        </w:numPr>
        <w:rPr>
          <w:lang w:val="en-US"/>
        </w:rPr>
      </w:pPr>
      <w:r w:rsidRPr="00E4708C">
        <w:rPr>
          <w:lang w:val="en-US"/>
        </w:rPr>
        <w:t xml:space="preserve">1 </w:t>
      </w:r>
      <w:r w:rsidRPr="00D62126">
        <w:rPr>
          <w:highlight w:val="cyan"/>
          <w:lang w:val="en-US"/>
        </w:rPr>
        <w:t>BASED ON NUMBER OF TEST CASE  EXECUTED , TEST</w:t>
      </w:r>
      <w:r w:rsidRPr="00E4708C">
        <w:rPr>
          <w:lang w:val="en-US"/>
        </w:rPr>
        <w:t xml:space="preserve"> CASE PASS % SHOULD BE 85%</w:t>
      </w:r>
    </w:p>
    <w:p w14:paraId="599A4E0D" w14:textId="3B65C662" w:rsidR="003750F4" w:rsidRPr="00E4708C" w:rsidRDefault="003750F4" w:rsidP="00871A32">
      <w:pPr>
        <w:pStyle w:val="ListParagraph"/>
        <w:numPr>
          <w:ilvl w:val="0"/>
          <w:numId w:val="136"/>
        </w:numPr>
        <w:rPr>
          <w:lang w:val="en-US"/>
        </w:rPr>
      </w:pPr>
      <w:r w:rsidRPr="00E4708C">
        <w:rPr>
          <w:lang w:val="en-US"/>
        </w:rPr>
        <w:t xml:space="preserve">2 </w:t>
      </w:r>
      <w:r w:rsidRPr="00D62126">
        <w:rPr>
          <w:highlight w:val="cyan"/>
          <w:lang w:val="en-US"/>
        </w:rPr>
        <w:t>BASED ON SEVERITY OF THE DEFECT , COUNT OF DEFECT</w:t>
      </w:r>
    </w:p>
    <w:p w14:paraId="52DAB675" w14:textId="4A787318" w:rsidR="003750F4" w:rsidRPr="00E4708C" w:rsidRDefault="003750F4" w:rsidP="00871A32">
      <w:pPr>
        <w:pStyle w:val="ListParagraph"/>
        <w:numPr>
          <w:ilvl w:val="0"/>
          <w:numId w:val="136"/>
        </w:numPr>
        <w:rPr>
          <w:lang w:val="en-US"/>
        </w:rPr>
      </w:pPr>
      <w:r w:rsidRPr="00E4708C">
        <w:rPr>
          <w:lang w:val="en-US"/>
        </w:rPr>
        <w:t xml:space="preserve">A) </w:t>
      </w:r>
      <w:r w:rsidRPr="00D62126">
        <w:rPr>
          <w:highlight w:val="cyan"/>
          <w:lang w:val="en-US"/>
        </w:rPr>
        <w:t>THERE SHOULD BE NO BLOCKER DEFECT</w:t>
      </w:r>
    </w:p>
    <w:p w14:paraId="0283F8F7" w14:textId="581BCF99" w:rsidR="003750F4" w:rsidRPr="00E4708C" w:rsidRDefault="003750F4" w:rsidP="00871A32">
      <w:pPr>
        <w:pStyle w:val="ListParagraph"/>
        <w:numPr>
          <w:ilvl w:val="0"/>
          <w:numId w:val="136"/>
        </w:numPr>
        <w:rPr>
          <w:lang w:val="en-US"/>
        </w:rPr>
      </w:pPr>
      <w:r w:rsidRPr="00E4708C">
        <w:rPr>
          <w:lang w:val="en-US"/>
        </w:rPr>
        <w:t xml:space="preserve">B) </w:t>
      </w:r>
      <w:r w:rsidRPr="00D62126">
        <w:rPr>
          <w:highlight w:val="cyan"/>
          <w:lang w:val="en-US"/>
        </w:rPr>
        <w:t>THERE SHOULD BE NO CRITICAL DEFECTS MORETHAN 20</w:t>
      </w:r>
      <w:r w:rsidRPr="00E4708C">
        <w:rPr>
          <w:lang w:val="en-US"/>
        </w:rPr>
        <w:t>.</w:t>
      </w:r>
    </w:p>
    <w:p w14:paraId="6FAA77BF" w14:textId="5B9E173A" w:rsidR="003750F4" w:rsidRPr="00E4708C" w:rsidRDefault="003750F4" w:rsidP="00871A32">
      <w:pPr>
        <w:pStyle w:val="ListParagraph"/>
        <w:numPr>
          <w:ilvl w:val="0"/>
          <w:numId w:val="136"/>
        </w:numPr>
        <w:rPr>
          <w:lang w:val="en-US"/>
        </w:rPr>
      </w:pPr>
      <w:r w:rsidRPr="00E4708C">
        <w:rPr>
          <w:lang w:val="en-US"/>
        </w:rPr>
        <w:t xml:space="preserve">C) </w:t>
      </w:r>
      <w:r w:rsidRPr="00D62126">
        <w:rPr>
          <w:highlight w:val="cyan"/>
          <w:lang w:val="en-US"/>
        </w:rPr>
        <w:t>THERE SHOULD NOT BE MAJOR DEFECT MORETHAN</w:t>
      </w:r>
      <w:r w:rsidRPr="00E4708C">
        <w:rPr>
          <w:lang w:val="en-US"/>
        </w:rPr>
        <w:t xml:space="preserve"> 60.</w:t>
      </w:r>
    </w:p>
    <w:p w14:paraId="73ED4990" w14:textId="14E1E3EB" w:rsidR="003750F4" w:rsidRPr="00D62126" w:rsidRDefault="003750F4" w:rsidP="00871A32">
      <w:pPr>
        <w:pStyle w:val="ListParagraph"/>
        <w:numPr>
          <w:ilvl w:val="0"/>
          <w:numId w:val="136"/>
        </w:numPr>
        <w:rPr>
          <w:highlight w:val="cyan"/>
          <w:lang w:val="en-US"/>
        </w:rPr>
      </w:pPr>
      <w:r w:rsidRPr="00E4708C">
        <w:rPr>
          <w:lang w:val="en-US"/>
        </w:rPr>
        <w:t xml:space="preserve">D) </w:t>
      </w:r>
      <w:r w:rsidRPr="00D62126">
        <w:rPr>
          <w:highlight w:val="cyan"/>
          <w:lang w:val="en-US"/>
        </w:rPr>
        <w:t>THERE SHOULD NOT BE MINOR DEFECT  MORETHAN 80.</w:t>
      </w:r>
    </w:p>
    <w:p w14:paraId="1EF5F6FF" w14:textId="69A72BDA" w:rsidR="003750F4" w:rsidRPr="00E4708C" w:rsidRDefault="003750F4" w:rsidP="00871A32">
      <w:pPr>
        <w:rPr>
          <w:b/>
          <w:bCs/>
          <w:lang w:val="en-US"/>
        </w:rPr>
      </w:pPr>
      <w:r w:rsidRPr="00D62126">
        <w:rPr>
          <w:highlight w:val="cyan"/>
          <w:lang w:val="en-US"/>
        </w:rPr>
        <w:t xml:space="preserve">ENTRY CRITERIA FOR </w:t>
      </w:r>
      <w:r w:rsidRPr="00D62126">
        <w:rPr>
          <w:b/>
          <w:bCs/>
          <w:highlight w:val="cyan"/>
          <w:lang w:val="en-US"/>
        </w:rPr>
        <w:t>INTIGRATION TESTING=</w:t>
      </w:r>
    </w:p>
    <w:p w14:paraId="321E4A61" w14:textId="09E4433A" w:rsidR="003750F4" w:rsidRPr="00E4708C" w:rsidRDefault="003750F4" w:rsidP="00871A32">
      <w:pPr>
        <w:pStyle w:val="ListParagraph"/>
        <w:numPr>
          <w:ilvl w:val="0"/>
          <w:numId w:val="137"/>
        </w:numPr>
        <w:rPr>
          <w:lang w:val="en-US"/>
        </w:rPr>
      </w:pPr>
      <w:r w:rsidRPr="00E4708C">
        <w:rPr>
          <w:lang w:val="en-US"/>
        </w:rPr>
        <w:t xml:space="preserve">1 </w:t>
      </w:r>
      <w:r w:rsidRPr="00D62126">
        <w:rPr>
          <w:highlight w:val="cyan"/>
          <w:lang w:val="en-US"/>
        </w:rPr>
        <w:t xml:space="preserve">IT SHOULD MATCH </w:t>
      </w:r>
      <w:r w:rsidR="00115611" w:rsidRPr="00D62126">
        <w:rPr>
          <w:highlight w:val="cyan"/>
          <w:lang w:val="en-US"/>
        </w:rPr>
        <w:t>THE EXIT CRITERIA OF FUNCTIONALITY  TESTING</w:t>
      </w:r>
    </w:p>
    <w:p w14:paraId="36930778" w14:textId="14F3C3F1" w:rsidR="00115611" w:rsidRPr="00E4708C" w:rsidRDefault="00115611" w:rsidP="00871A32">
      <w:pPr>
        <w:pStyle w:val="ListParagraph"/>
        <w:numPr>
          <w:ilvl w:val="0"/>
          <w:numId w:val="137"/>
        </w:numPr>
        <w:rPr>
          <w:lang w:val="en-US"/>
        </w:rPr>
      </w:pPr>
      <w:r w:rsidRPr="00E4708C">
        <w:rPr>
          <w:lang w:val="en-US"/>
        </w:rPr>
        <w:t xml:space="preserve">2 </w:t>
      </w:r>
      <w:r w:rsidRPr="00D62126">
        <w:rPr>
          <w:highlight w:val="cyan"/>
          <w:lang w:val="en-US"/>
        </w:rPr>
        <w:t>CODING S</w:t>
      </w:r>
      <w:r w:rsidRPr="00E4708C">
        <w:rPr>
          <w:lang w:val="en-US"/>
        </w:rPr>
        <w:t>HOULD BE DONE</w:t>
      </w:r>
    </w:p>
    <w:p w14:paraId="53EA5971" w14:textId="66B0AD0B" w:rsidR="00115611" w:rsidRPr="00E4708C" w:rsidRDefault="00115611" w:rsidP="00871A32">
      <w:pPr>
        <w:pStyle w:val="ListParagraph"/>
        <w:numPr>
          <w:ilvl w:val="0"/>
          <w:numId w:val="137"/>
        </w:numPr>
        <w:rPr>
          <w:lang w:val="en-US"/>
        </w:rPr>
      </w:pPr>
      <w:r w:rsidRPr="00E4708C">
        <w:rPr>
          <w:lang w:val="en-US"/>
        </w:rPr>
        <w:t xml:space="preserve">3 </w:t>
      </w:r>
      <w:r w:rsidRPr="00D62126">
        <w:rPr>
          <w:highlight w:val="cyan"/>
          <w:lang w:val="en-US"/>
        </w:rPr>
        <w:t>WBT S</w:t>
      </w:r>
      <w:r w:rsidRPr="00E4708C">
        <w:rPr>
          <w:lang w:val="en-US"/>
        </w:rPr>
        <w:t>HOULD BE DONE</w:t>
      </w:r>
    </w:p>
    <w:p w14:paraId="5977AE3D" w14:textId="31F37A41" w:rsidR="00115611" w:rsidRPr="00D62126" w:rsidRDefault="00115611" w:rsidP="00871A32">
      <w:pPr>
        <w:pStyle w:val="ListParagraph"/>
        <w:numPr>
          <w:ilvl w:val="0"/>
          <w:numId w:val="137"/>
        </w:numPr>
        <w:rPr>
          <w:highlight w:val="cyan"/>
          <w:lang w:val="en-US"/>
        </w:rPr>
      </w:pPr>
      <w:r w:rsidRPr="00E4708C">
        <w:rPr>
          <w:lang w:val="en-US"/>
        </w:rPr>
        <w:t xml:space="preserve">4 </w:t>
      </w:r>
      <w:r w:rsidRPr="00D62126">
        <w:rPr>
          <w:highlight w:val="cyan"/>
          <w:lang w:val="en-US"/>
        </w:rPr>
        <w:t>SOFTWARE SHOULD BE INSTALLED IN TESTING SERVER .</w:t>
      </w:r>
    </w:p>
    <w:p w14:paraId="49FFEF93" w14:textId="1A433CEA" w:rsidR="00115611" w:rsidRPr="00E4708C" w:rsidRDefault="00115611" w:rsidP="00871A32">
      <w:pPr>
        <w:pStyle w:val="ListParagraph"/>
        <w:numPr>
          <w:ilvl w:val="0"/>
          <w:numId w:val="137"/>
        </w:numPr>
        <w:rPr>
          <w:lang w:val="en-US"/>
        </w:rPr>
      </w:pPr>
      <w:r w:rsidRPr="00D62126">
        <w:rPr>
          <w:highlight w:val="cyan"/>
          <w:lang w:val="en-US"/>
        </w:rPr>
        <w:t>5 SMOKE TESTING AND FUNCTIONALITY TESTING SHOULD BE COMPLETED</w:t>
      </w:r>
      <w:r w:rsidRPr="00E4708C">
        <w:rPr>
          <w:lang w:val="en-US"/>
        </w:rPr>
        <w:t xml:space="preserve"> .</w:t>
      </w:r>
    </w:p>
    <w:p w14:paraId="1A3FE45B" w14:textId="739E8F49" w:rsidR="00115611" w:rsidRPr="00E4708C" w:rsidRDefault="00115611" w:rsidP="00871A32">
      <w:pPr>
        <w:pStyle w:val="ListParagraph"/>
        <w:numPr>
          <w:ilvl w:val="0"/>
          <w:numId w:val="137"/>
        </w:numPr>
        <w:rPr>
          <w:lang w:val="en-US"/>
        </w:rPr>
      </w:pPr>
      <w:r w:rsidRPr="00E4708C">
        <w:rPr>
          <w:lang w:val="en-US"/>
        </w:rPr>
        <w:t xml:space="preserve">6 TEST </w:t>
      </w:r>
      <w:r w:rsidRPr="00D62126">
        <w:rPr>
          <w:highlight w:val="cyan"/>
          <w:lang w:val="en-US"/>
        </w:rPr>
        <w:t>SCENARIOS AND TEST CASES SHOULD BE READY</w:t>
      </w:r>
      <w:r w:rsidRPr="00E4708C">
        <w:rPr>
          <w:lang w:val="en-US"/>
        </w:rPr>
        <w:t>.</w:t>
      </w:r>
    </w:p>
    <w:p w14:paraId="077DCE1D" w14:textId="02ED05D9" w:rsidR="00115611" w:rsidRPr="00E4708C" w:rsidRDefault="00115611" w:rsidP="00871A32">
      <w:pPr>
        <w:pStyle w:val="ListParagraph"/>
        <w:numPr>
          <w:ilvl w:val="0"/>
          <w:numId w:val="137"/>
        </w:numPr>
        <w:rPr>
          <w:lang w:val="en-US"/>
        </w:rPr>
      </w:pPr>
      <w:r w:rsidRPr="00E4708C">
        <w:rPr>
          <w:lang w:val="en-US"/>
        </w:rPr>
        <w:t xml:space="preserve">7 </w:t>
      </w:r>
      <w:r w:rsidRPr="00D62126">
        <w:rPr>
          <w:highlight w:val="cyan"/>
          <w:lang w:val="en-US"/>
        </w:rPr>
        <w:t>RESOURCES SHOULD BE PRESENT.</w:t>
      </w:r>
    </w:p>
    <w:p w14:paraId="35A2A1BC" w14:textId="26AF926A" w:rsidR="00115611" w:rsidRPr="00E4708C" w:rsidRDefault="00115611" w:rsidP="00871A32">
      <w:pPr>
        <w:rPr>
          <w:lang w:val="en-US"/>
        </w:rPr>
      </w:pPr>
      <w:r w:rsidRPr="00E4708C">
        <w:rPr>
          <w:lang w:val="en-US"/>
        </w:rPr>
        <w:t xml:space="preserve">EXIT CRITERIA OF </w:t>
      </w:r>
      <w:r w:rsidRPr="00E4708C">
        <w:rPr>
          <w:b/>
          <w:bCs/>
          <w:lang w:val="en-US"/>
        </w:rPr>
        <w:t>INTIGRATION TESTING</w:t>
      </w:r>
      <w:r w:rsidRPr="00E4708C">
        <w:rPr>
          <w:lang w:val="en-US"/>
        </w:rPr>
        <w:t xml:space="preserve"> =</w:t>
      </w:r>
    </w:p>
    <w:p w14:paraId="20FA0557" w14:textId="4F6C5F4F" w:rsidR="00115611" w:rsidRPr="00D62126" w:rsidRDefault="00115611" w:rsidP="00871A32">
      <w:pPr>
        <w:pStyle w:val="ListParagraph"/>
        <w:numPr>
          <w:ilvl w:val="0"/>
          <w:numId w:val="138"/>
        </w:numPr>
        <w:rPr>
          <w:highlight w:val="cyan"/>
          <w:lang w:val="en-US"/>
        </w:rPr>
      </w:pPr>
      <w:r w:rsidRPr="00E4708C">
        <w:rPr>
          <w:lang w:val="en-US"/>
        </w:rPr>
        <w:t xml:space="preserve">1 </w:t>
      </w:r>
      <w:r w:rsidRPr="00D62126">
        <w:rPr>
          <w:highlight w:val="cyan"/>
          <w:lang w:val="en-US"/>
        </w:rPr>
        <w:t>BASED ON NUMBER OF TEST CASES EXECUTED , TEST CASE PASS%,SHOULD BE 95%</w:t>
      </w:r>
    </w:p>
    <w:p w14:paraId="26F26C6C" w14:textId="22EB7D8D" w:rsidR="00115611" w:rsidRPr="00D62126" w:rsidRDefault="00115611" w:rsidP="00871A32">
      <w:pPr>
        <w:pStyle w:val="ListParagraph"/>
        <w:numPr>
          <w:ilvl w:val="0"/>
          <w:numId w:val="138"/>
        </w:numPr>
        <w:rPr>
          <w:highlight w:val="cyan"/>
          <w:lang w:val="en-US"/>
        </w:rPr>
      </w:pPr>
      <w:r w:rsidRPr="00D62126">
        <w:rPr>
          <w:highlight w:val="cyan"/>
          <w:lang w:val="en-US"/>
        </w:rPr>
        <w:t>2 BASED ON SEVERITY OF DEFECT , COUNT OF DEFECT</w:t>
      </w:r>
    </w:p>
    <w:p w14:paraId="775CFEB3" w14:textId="3F3C5C0B" w:rsidR="00115611" w:rsidRPr="00E4708C" w:rsidRDefault="00115611" w:rsidP="00871A32">
      <w:pPr>
        <w:pStyle w:val="ListParagraph"/>
        <w:numPr>
          <w:ilvl w:val="0"/>
          <w:numId w:val="138"/>
        </w:numPr>
        <w:rPr>
          <w:lang w:val="en-US"/>
        </w:rPr>
      </w:pPr>
      <w:r w:rsidRPr="00E4708C">
        <w:rPr>
          <w:lang w:val="en-US"/>
        </w:rPr>
        <w:t>A) THERE SHOULD NOT BE BLOCKER DEFECT</w:t>
      </w:r>
    </w:p>
    <w:p w14:paraId="2C72866F" w14:textId="7B9F82FA" w:rsidR="00115611" w:rsidRPr="00E4708C" w:rsidRDefault="00115611" w:rsidP="00871A32">
      <w:pPr>
        <w:pStyle w:val="ListParagraph"/>
        <w:numPr>
          <w:ilvl w:val="0"/>
          <w:numId w:val="138"/>
        </w:numPr>
        <w:rPr>
          <w:lang w:val="en-US"/>
        </w:rPr>
      </w:pPr>
      <w:r w:rsidRPr="00E4708C">
        <w:rPr>
          <w:lang w:val="en-US"/>
        </w:rPr>
        <w:t>B) THERE SHOULD NOT BE CRITICAL DEFECT MORETHAN 10.</w:t>
      </w:r>
    </w:p>
    <w:p w14:paraId="4CBF73DB" w14:textId="1F8269B7" w:rsidR="00115611" w:rsidRPr="00D62126" w:rsidRDefault="00115611" w:rsidP="00871A32">
      <w:pPr>
        <w:pStyle w:val="ListParagraph"/>
        <w:numPr>
          <w:ilvl w:val="0"/>
          <w:numId w:val="138"/>
        </w:numPr>
        <w:rPr>
          <w:highlight w:val="cyan"/>
          <w:lang w:val="en-US"/>
        </w:rPr>
      </w:pPr>
      <w:r w:rsidRPr="00E4708C">
        <w:rPr>
          <w:lang w:val="en-US"/>
        </w:rPr>
        <w:t xml:space="preserve">C) THERE </w:t>
      </w:r>
      <w:r w:rsidRPr="00D62126">
        <w:rPr>
          <w:highlight w:val="cyan"/>
          <w:lang w:val="en-US"/>
        </w:rPr>
        <w:t>SHOULD NOT BE MAJOR DEFECTS MORETHAN 30.</w:t>
      </w:r>
    </w:p>
    <w:p w14:paraId="4D86CBCA" w14:textId="042B5FAF" w:rsidR="00115611" w:rsidRPr="00E4708C" w:rsidRDefault="00115611" w:rsidP="00871A32">
      <w:pPr>
        <w:pStyle w:val="ListParagraph"/>
        <w:numPr>
          <w:ilvl w:val="0"/>
          <w:numId w:val="138"/>
        </w:numPr>
        <w:rPr>
          <w:lang w:val="en-US"/>
        </w:rPr>
      </w:pPr>
      <w:r w:rsidRPr="00D62126">
        <w:rPr>
          <w:highlight w:val="cyan"/>
          <w:lang w:val="en-US"/>
        </w:rPr>
        <w:t>D) THERE SHOULD</w:t>
      </w:r>
      <w:r w:rsidRPr="00E4708C">
        <w:rPr>
          <w:lang w:val="en-US"/>
        </w:rPr>
        <w:t xml:space="preserve"> NOT BE MINOR DEFECT MORETHAN 50.</w:t>
      </w:r>
    </w:p>
    <w:p w14:paraId="6CB98712" w14:textId="0C9EED09" w:rsidR="00115611" w:rsidRPr="00E4708C" w:rsidRDefault="00115611" w:rsidP="00871A32">
      <w:pPr>
        <w:rPr>
          <w:lang w:val="en-US"/>
        </w:rPr>
      </w:pPr>
      <w:r w:rsidRPr="00E4708C">
        <w:rPr>
          <w:lang w:val="en-US"/>
        </w:rPr>
        <w:t xml:space="preserve">ENTRY CRITERIA FOR </w:t>
      </w:r>
      <w:r w:rsidRPr="00E4708C">
        <w:rPr>
          <w:b/>
          <w:bCs/>
          <w:lang w:val="en-US"/>
        </w:rPr>
        <w:t>SYSTEM TESTING =</w:t>
      </w:r>
    </w:p>
    <w:p w14:paraId="144BB364" w14:textId="160F74B1" w:rsidR="00115611" w:rsidRPr="00E4708C" w:rsidRDefault="00115611" w:rsidP="00871A32">
      <w:pPr>
        <w:pStyle w:val="ListParagraph"/>
        <w:numPr>
          <w:ilvl w:val="0"/>
          <w:numId w:val="139"/>
        </w:numPr>
        <w:rPr>
          <w:lang w:val="en-US"/>
        </w:rPr>
      </w:pPr>
      <w:r w:rsidRPr="00E4708C">
        <w:rPr>
          <w:lang w:val="en-US"/>
        </w:rPr>
        <w:t xml:space="preserve">1 </w:t>
      </w:r>
      <w:r w:rsidRPr="00D62126">
        <w:rPr>
          <w:highlight w:val="cyan"/>
          <w:lang w:val="en-US"/>
        </w:rPr>
        <w:t>IT SHOULD MATCH THE EXIT CRITERIA OF INTIGRATION TESTING</w:t>
      </w:r>
      <w:r w:rsidRPr="00E4708C">
        <w:rPr>
          <w:lang w:val="en-US"/>
        </w:rPr>
        <w:t xml:space="preserve"> .</w:t>
      </w:r>
    </w:p>
    <w:p w14:paraId="15D3BCDC" w14:textId="2F09034B" w:rsidR="00115611" w:rsidRPr="00E4708C" w:rsidRDefault="00115611" w:rsidP="00871A32">
      <w:pPr>
        <w:pStyle w:val="ListParagraph"/>
        <w:numPr>
          <w:ilvl w:val="0"/>
          <w:numId w:val="139"/>
        </w:numPr>
        <w:rPr>
          <w:lang w:val="en-US"/>
        </w:rPr>
      </w:pPr>
      <w:r w:rsidRPr="00E4708C">
        <w:rPr>
          <w:lang w:val="en-US"/>
        </w:rPr>
        <w:t xml:space="preserve">2 </w:t>
      </w:r>
      <w:r w:rsidRPr="00D62126">
        <w:rPr>
          <w:highlight w:val="cyan"/>
          <w:lang w:val="en-US"/>
        </w:rPr>
        <w:t>ALL THE BASIC FEATURE SHOULD BE FUNCTIONALLY STABLE</w:t>
      </w:r>
      <w:r w:rsidRPr="00E4708C">
        <w:rPr>
          <w:lang w:val="en-US"/>
        </w:rPr>
        <w:t xml:space="preserve"> .</w:t>
      </w:r>
    </w:p>
    <w:p w14:paraId="55F85105" w14:textId="7A236C84" w:rsidR="00115611" w:rsidRPr="00E4708C" w:rsidRDefault="00115611" w:rsidP="00871A32">
      <w:pPr>
        <w:pStyle w:val="ListParagraph"/>
        <w:numPr>
          <w:ilvl w:val="0"/>
          <w:numId w:val="139"/>
        </w:numPr>
        <w:rPr>
          <w:lang w:val="en-US"/>
        </w:rPr>
      </w:pPr>
      <w:r w:rsidRPr="00E4708C">
        <w:rPr>
          <w:lang w:val="en-US"/>
        </w:rPr>
        <w:t xml:space="preserve">3 </w:t>
      </w:r>
      <w:r w:rsidRPr="00D62126">
        <w:rPr>
          <w:highlight w:val="cyan"/>
          <w:lang w:val="en-US"/>
        </w:rPr>
        <w:t>MINIMUM BUNCH OF FEATURES SHOULD BE READY</w:t>
      </w:r>
      <w:r w:rsidRPr="00E4708C">
        <w:rPr>
          <w:lang w:val="en-US"/>
        </w:rPr>
        <w:t xml:space="preserve"> .</w:t>
      </w:r>
    </w:p>
    <w:p w14:paraId="72293BDE" w14:textId="09A3F953" w:rsidR="00115611" w:rsidRPr="00D62126" w:rsidRDefault="00115611" w:rsidP="00871A32">
      <w:pPr>
        <w:pStyle w:val="ListParagraph"/>
        <w:numPr>
          <w:ilvl w:val="0"/>
          <w:numId w:val="139"/>
        </w:numPr>
        <w:rPr>
          <w:highlight w:val="cyan"/>
          <w:lang w:val="en-US"/>
        </w:rPr>
      </w:pPr>
      <w:r w:rsidRPr="00E4708C">
        <w:rPr>
          <w:lang w:val="en-US"/>
        </w:rPr>
        <w:t xml:space="preserve">4 </w:t>
      </w:r>
      <w:r w:rsidRPr="00D62126">
        <w:rPr>
          <w:highlight w:val="cyan"/>
          <w:lang w:val="en-US"/>
        </w:rPr>
        <w:t>TEST ENVIRONMENT WHICH IS  SIMILAR TO PRODUCTION ENVIRONMENT SHOULD BE READY</w:t>
      </w:r>
    </w:p>
    <w:p w14:paraId="4D0058E9" w14:textId="5899843B" w:rsidR="00D409FC" w:rsidRPr="00D62126" w:rsidRDefault="00D409FC" w:rsidP="00871A32">
      <w:pPr>
        <w:pStyle w:val="ListParagraph"/>
        <w:numPr>
          <w:ilvl w:val="0"/>
          <w:numId w:val="139"/>
        </w:numPr>
        <w:rPr>
          <w:highlight w:val="cyan"/>
          <w:lang w:val="en-US"/>
        </w:rPr>
      </w:pPr>
      <w:r w:rsidRPr="00E4708C">
        <w:rPr>
          <w:lang w:val="en-US"/>
        </w:rPr>
        <w:t xml:space="preserve">5 </w:t>
      </w:r>
      <w:r w:rsidRPr="00D62126">
        <w:rPr>
          <w:highlight w:val="cyan"/>
          <w:lang w:val="en-US"/>
        </w:rPr>
        <w:t>TEST CASE SHOULD BE READY .</w:t>
      </w:r>
    </w:p>
    <w:p w14:paraId="108B50F5" w14:textId="60E88EA9" w:rsidR="00D409FC" w:rsidRPr="00D62126" w:rsidRDefault="00D409FC" w:rsidP="00871A32">
      <w:pPr>
        <w:pStyle w:val="ListParagraph"/>
        <w:numPr>
          <w:ilvl w:val="0"/>
          <w:numId w:val="139"/>
        </w:numPr>
        <w:rPr>
          <w:highlight w:val="cyan"/>
          <w:lang w:val="en-US"/>
        </w:rPr>
      </w:pPr>
      <w:r w:rsidRPr="00D62126">
        <w:rPr>
          <w:highlight w:val="cyan"/>
          <w:lang w:val="en-US"/>
        </w:rPr>
        <w:t>6 BUILD SHOULD BE INSTALLED WITH PROPER TESTING ENVIRONMENT .</w:t>
      </w:r>
    </w:p>
    <w:p w14:paraId="5EAD7F56" w14:textId="61A48683" w:rsidR="00D409FC" w:rsidRPr="00D62126" w:rsidRDefault="00D409FC" w:rsidP="00871A32">
      <w:pPr>
        <w:pStyle w:val="ListParagraph"/>
        <w:numPr>
          <w:ilvl w:val="0"/>
          <w:numId w:val="139"/>
        </w:numPr>
        <w:rPr>
          <w:highlight w:val="cyan"/>
          <w:lang w:val="en-US"/>
        </w:rPr>
      </w:pPr>
      <w:r w:rsidRPr="00D62126">
        <w:rPr>
          <w:highlight w:val="cyan"/>
          <w:lang w:val="en-US"/>
        </w:rPr>
        <w:t>7 RESOURCE SHOULD BE READY .</w:t>
      </w:r>
    </w:p>
    <w:p w14:paraId="637DD02C" w14:textId="16CEE9C1" w:rsidR="00D409FC" w:rsidRPr="00E4708C" w:rsidRDefault="00D409FC" w:rsidP="00871A32">
      <w:pPr>
        <w:rPr>
          <w:b/>
          <w:bCs/>
          <w:lang w:val="en-US"/>
        </w:rPr>
      </w:pPr>
      <w:r w:rsidRPr="00E4708C">
        <w:rPr>
          <w:lang w:val="en-US"/>
        </w:rPr>
        <w:t xml:space="preserve">EXIT CRITERIA OF </w:t>
      </w:r>
      <w:r w:rsidRPr="00E4708C">
        <w:rPr>
          <w:b/>
          <w:bCs/>
          <w:lang w:val="en-US"/>
        </w:rPr>
        <w:t>SYSTEM TESTING=</w:t>
      </w:r>
    </w:p>
    <w:p w14:paraId="29BD765D" w14:textId="1BD9A21F" w:rsidR="00D409FC" w:rsidRPr="00E4708C" w:rsidRDefault="00D409FC" w:rsidP="00871A32">
      <w:pPr>
        <w:pStyle w:val="ListParagraph"/>
        <w:numPr>
          <w:ilvl w:val="0"/>
          <w:numId w:val="140"/>
        </w:numPr>
        <w:rPr>
          <w:lang w:val="en-US"/>
        </w:rPr>
      </w:pPr>
      <w:r w:rsidRPr="00E4708C">
        <w:rPr>
          <w:lang w:val="en-US"/>
        </w:rPr>
        <w:t>BASED ON NUMBER OF TEST CASES EXECUTED THE TEST CASE PASS % SHOU</w:t>
      </w:r>
      <w:r w:rsidR="007F088C" w:rsidRPr="00E4708C">
        <w:rPr>
          <w:lang w:val="en-US"/>
        </w:rPr>
        <w:t>S</w:t>
      </w:r>
      <w:r w:rsidRPr="00E4708C">
        <w:rPr>
          <w:lang w:val="en-US"/>
        </w:rPr>
        <w:t>LD BE 99.9%</w:t>
      </w:r>
    </w:p>
    <w:p w14:paraId="2355BF15" w14:textId="582E727D" w:rsidR="00D409FC" w:rsidRPr="00E4708C" w:rsidRDefault="00D409FC" w:rsidP="00871A32">
      <w:pPr>
        <w:pStyle w:val="ListParagraph"/>
        <w:numPr>
          <w:ilvl w:val="0"/>
          <w:numId w:val="140"/>
        </w:numPr>
        <w:rPr>
          <w:lang w:val="en-US"/>
        </w:rPr>
      </w:pPr>
      <w:r w:rsidRPr="00E4708C">
        <w:rPr>
          <w:lang w:val="en-US"/>
        </w:rPr>
        <w:t>NUMBER OF HIGH PRIORITY OR SEVERITY OR CRITICAL BUGS HAS BEEN LEFT OVER .</w:t>
      </w:r>
    </w:p>
    <w:p w14:paraId="3A158E82" w14:textId="72A0AB22" w:rsidR="00D409FC" w:rsidRPr="00E4708C" w:rsidRDefault="00D409FC" w:rsidP="00871A32">
      <w:pPr>
        <w:pStyle w:val="ListParagraph"/>
        <w:numPr>
          <w:ilvl w:val="0"/>
          <w:numId w:val="140"/>
        </w:numPr>
        <w:rPr>
          <w:lang w:val="en-US"/>
        </w:rPr>
      </w:pPr>
      <w:r w:rsidRPr="00E4708C">
        <w:rPr>
          <w:lang w:val="en-US"/>
        </w:rPr>
        <w:t>ALL THE IDENTIFIED DEFECTS ARE CORRECTED AND CLOSED</w:t>
      </w:r>
    </w:p>
    <w:p w14:paraId="5F14E984" w14:textId="739D5470" w:rsidR="00D409FC" w:rsidRPr="00E4708C" w:rsidRDefault="00D409FC" w:rsidP="00871A32">
      <w:pPr>
        <w:rPr>
          <w:lang w:val="en-US"/>
        </w:rPr>
      </w:pPr>
      <w:r w:rsidRPr="00E4708C">
        <w:rPr>
          <w:lang w:val="en-US"/>
        </w:rPr>
        <w:t>NOTE = WHICH IS THE KEY ATTRIBUTE IN TEST PLAN ?</w:t>
      </w:r>
    </w:p>
    <w:p w14:paraId="5B3CD83D" w14:textId="18D22A38" w:rsidR="00D409FC" w:rsidRPr="00E4708C" w:rsidRDefault="00D409FC" w:rsidP="00871A32">
      <w:pPr>
        <w:rPr>
          <w:lang w:val="en-US"/>
        </w:rPr>
      </w:pPr>
      <w:r w:rsidRPr="00E4708C">
        <w:rPr>
          <w:lang w:val="en-US"/>
        </w:rPr>
        <w:t>ENTRY AND EXIT CRITERIA</w:t>
      </w:r>
    </w:p>
    <w:p w14:paraId="780F4864" w14:textId="6676D9D6" w:rsidR="001549A1" w:rsidRPr="00E4708C" w:rsidRDefault="001549A1" w:rsidP="00871A32">
      <w:pPr>
        <w:pStyle w:val="Heading3"/>
        <w:rPr>
          <w:lang w:val="en-US"/>
        </w:rPr>
      </w:pPr>
      <w:r w:rsidRPr="00E4708C">
        <w:rPr>
          <w:lang w:val="en-US"/>
        </w:rPr>
        <w:lastRenderedPageBreak/>
        <w:t>15 TEST STOP CRITERIA=</w:t>
      </w:r>
    </w:p>
    <w:p w14:paraId="6EA414FD" w14:textId="7EFE141F" w:rsidR="003B355A" w:rsidRPr="00E4708C" w:rsidRDefault="003B355A" w:rsidP="00871A32">
      <w:pPr>
        <w:pStyle w:val="ListParagraph"/>
        <w:numPr>
          <w:ilvl w:val="0"/>
          <w:numId w:val="141"/>
        </w:numPr>
        <w:rPr>
          <w:lang w:val="en-US"/>
        </w:rPr>
      </w:pPr>
      <w:r w:rsidRPr="00D62126">
        <w:rPr>
          <w:highlight w:val="cyan"/>
          <w:lang w:val="en-US"/>
        </w:rPr>
        <w:t>THIS SECTION COVERS WHEN EXACTLY WE SHOULD STOP TESTING</w:t>
      </w:r>
      <w:r w:rsidRPr="00E4708C">
        <w:rPr>
          <w:lang w:val="en-US"/>
        </w:rPr>
        <w:t xml:space="preserve"> .</w:t>
      </w:r>
    </w:p>
    <w:p w14:paraId="3880F104" w14:textId="09B7BDA6" w:rsidR="008A112E" w:rsidRPr="00E4708C" w:rsidRDefault="008A112E" w:rsidP="00871A32">
      <w:pPr>
        <w:rPr>
          <w:b/>
          <w:bCs/>
          <w:lang w:val="en-US"/>
        </w:rPr>
      </w:pPr>
      <w:r w:rsidRPr="00E4708C">
        <w:rPr>
          <w:b/>
          <w:bCs/>
          <w:lang w:val="en-US"/>
        </w:rPr>
        <w:t>WHEN WE SHOULD STOP TESTING =</w:t>
      </w:r>
    </w:p>
    <w:p w14:paraId="5489CC2F" w14:textId="445A00DB" w:rsidR="008A112E" w:rsidRPr="00E4708C" w:rsidRDefault="004458BF" w:rsidP="00871A32">
      <w:pPr>
        <w:rPr>
          <w:lang w:val="en-US"/>
        </w:rPr>
      </w:pPr>
      <w:r w:rsidRPr="00D62126">
        <w:rPr>
          <w:highlight w:val="cyan"/>
          <w:lang w:val="en-US"/>
        </w:rPr>
        <w:t xml:space="preserve">WE STOP TESTING WHEN THE PRODUCT QUALITY IS GOOD OR WHAN THE </w:t>
      </w:r>
      <w:r w:rsidR="00F10D99" w:rsidRPr="00D62126">
        <w:rPr>
          <w:highlight w:val="cyan"/>
          <w:lang w:val="en-US"/>
        </w:rPr>
        <w:t>PRODUCT QUALITY IS BAD.</w:t>
      </w:r>
    </w:p>
    <w:p w14:paraId="5E7D1CB3" w14:textId="3CFAE876" w:rsidR="00F10D99" w:rsidRPr="00E4708C" w:rsidRDefault="00F10D99" w:rsidP="00871A32">
      <w:pPr>
        <w:rPr>
          <w:lang w:val="en-US"/>
        </w:rPr>
      </w:pPr>
      <w:r w:rsidRPr="00E4708C">
        <w:rPr>
          <w:lang w:val="en-US"/>
        </w:rPr>
        <w:t>PRODUCT QUALITY IS GOOD=</w:t>
      </w:r>
    </w:p>
    <w:p w14:paraId="358C0C59" w14:textId="349E9CC9" w:rsidR="00F10D99" w:rsidRPr="00E4708C" w:rsidRDefault="00F10D99" w:rsidP="00871A32">
      <w:pPr>
        <w:pStyle w:val="ListParagraph"/>
        <w:numPr>
          <w:ilvl w:val="0"/>
          <w:numId w:val="141"/>
        </w:numPr>
        <w:rPr>
          <w:lang w:val="en-US"/>
        </w:rPr>
      </w:pPr>
      <w:r w:rsidRPr="00E4708C">
        <w:rPr>
          <w:lang w:val="en-US"/>
        </w:rPr>
        <w:t xml:space="preserve">1 </w:t>
      </w:r>
      <w:r w:rsidR="00B67151" w:rsidRPr="00D62126">
        <w:rPr>
          <w:highlight w:val="cyan"/>
          <w:lang w:val="en-US"/>
        </w:rPr>
        <w:t>ALL THE FEATURES REQUESTED BY THE CUSTOMER SHOULD BE READY</w:t>
      </w:r>
      <w:r w:rsidR="00B67151" w:rsidRPr="00E4708C">
        <w:rPr>
          <w:lang w:val="en-US"/>
        </w:rPr>
        <w:t>.</w:t>
      </w:r>
    </w:p>
    <w:p w14:paraId="27150BB1" w14:textId="4D68F78F" w:rsidR="00B67151" w:rsidRPr="00D62126" w:rsidRDefault="001064D1" w:rsidP="00871A32">
      <w:pPr>
        <w:pStyle w:val="ListParagraph"/>
        <w:numPr>
          <w:ilvl w:val="0"/>
          <w:numId w:val="141"/>
        </w:numPr>
        <w:rPr>
          <w:highlight w:val="cyan"/>
          <w:lang w:val="en-US"/>
        </w:rPr>
      </w:pPr>
      <w:r w:rsidRPr="00D62126">
        <w:rPr>
          <w:highlight w:val="cyan"/>
          <w:lang w:val="en-US"/>
        </w:rPr>
        <w:t>ALL THE END TO END BUSINESS SENARIO ARE WORKING FINE .</w:t>
      </w:r>
    </w:p>
    <w:p w14:paraId="007384F4" w14:textId="64D13C56" w:rsidR="00D22F25" w:rsidRPr="00D62126" w:rsidRDefault="00D22F25" w:rsidP="00871A32">
      <w:pPr>
        <w:pStyle w:val="ListParagraph"/>
        <w:numPr>
          <w:ilvl w:val="0"/>
          <w:numId w:val="141"/>
        </w:numPr>
        <w:rPr>
          <w:highlight w:val="cyan"/>
          <w:lang w:val="en-US"/>
        </w:rPr>
      </w:pPr>
      <w:r w:rsidRPr="00D62126">
        <w:rPr>
          <w:highlight w:val="cyan"/>
          <w:lang w:val="en-US"/>
        </w:rPr>
        <w:t xml:space="preserve">IF THERE ARE NO BLOKER OR CRITICAL BUGS AND THERE ARE SOME BUGS </w:t>
      </w:r>
      <w:r w:rsidR="00F92705" w:rsidRPr="00D62126">
        <w:rPr>
          <w:highlight w:val="cyan"/>
          <w:lang w:val="en-US"/>
        </w:rPr>
        <w:t>WITHIN THE ACCEPTANCE LIMIT SET BY THE CUSTOMER.</w:t>
      </w:r>
    </w:p>
    <w:p w14:paraId="3CB18161" w14:textId="3538B790" w:rsidR="00F92705" w:rsidRPr="00E4708C" w:rsidRDefault="003D617E" w:rsidP="00871A32">
      <w:pPr>
        <w:rPr>
          <w:lang w:val="en-US"/>
        </w:rPr>
      </w:pPr>
      <w:r w:rsidRPr="00E4708C">
        <w:rPr>
          <w:lang w:val="en-US"/>
        </w:rPr>
        <w:t>PRODUCT QUALITY IS BAD=</w:t>
      </w:r>
    </w:p>
    <w:p w14:paraId="37DC3E1D" w14:textId="5CFB8B5A" w:rsidR="003D617E" w:rsidRPr="00E4708C" w:rsidRDefault="003D617E" w:rsidP="00871A32">
      <w:pPr>
        <w:pStyle w:val="ListParagraph"/>
        <w:numPr>
          <w:ilvl w:val="0"/>
          <w:numId w:val="142"/>
        </w:numPr>
        <w:rPr>
          <w:lang w:val="en-US"/>
        </w:rPr>
      </w:pPr>
      <w:r w:rsidRPr="00E4708C">
        <w:rPr>
          <w:lang w:val="en-US"/>
        </w:rPr>
        <w:t xml:space="preserve">1 </w:t>
      </w:r>
      <w:r w:rsidRPr="00D62126">
        <w:rPr>
          <w:highlight w:val="cyan"/>
          <w:lang w:val="en-US"/>
        </w:rPr>
        <w:t>IF THERE ARE TOOMANY BLOCKER OR CRITICAL DEFECTS</w:t>
      </w:r>
      <w:r w:rsidRPr="00E4708C">
        <w:rPr>
          <w:lang w:val="en-US"/>
        </w:rPr>
        <w:t>.</w:t>
      </w:r>
    </w:p>
    <w:p w14:paraId="4ACC00F7" w14:textId="09CFF6E7" w:rsidR="003D617E" w:rsidRPr="00D62126" w:rsidRDefault="003E21B4" w:rsidP="00871A32">
      <w:pPr>
        <w:pStyle w:val="ListParagraph"/>
        <w:numPr>
          <w:ilvl w:val="0"/>
          <w:numId w:val="142"/>
        </w:numPr>
        <w:rPr>
          <w:highlight w:val="cyan"/>
          <w:lang w:val="en-US"/>
        </w:rPr>
      </w:pPr>
      <w:r w:rsidRPr="00D62126">
        <w:rPr>
          <w:highlight w:val="cyan"/>
          <w:lang w:val="en-US"/>
        </w:rPr>
        <w:t xml:space="preserve">WHEN IT IS CROSSING THE BUDJET OR SCHEDULE OR DEADLINE </w:t>
      </w:r>
      <w:r w:rsidR="00AD7ECA" w:rsidRPr="00D62126">
        <w:rPr>
          <w:highlight w:val="cyan"/>
          <w:lang w:val="en-US"/>
        </w:rPr>
        <w:t>WE STOP TESTING.</w:t>
      </w:r>
    </w:p>
    <w:p w14:paraId="747AB52A" w14:textId="764722B9" w:rsidR="00AD7ECA" w:rsidRPr="00E4708C" w:rsidRDefault="00AD7ECA" w:rsidP="00871A32">
      <w:pPr>
        <w:pStyle w:val="Heading3"/>
        <w:rPr>
          <w:lang w:val="en-US"/>
        </w:rPr>
      </w:pPr>
      <w:r w:rsidRPr="00D62126">
        <w:rPr>
          <w:highlight w:val="cyan"/>
          <w:lang w:val="en-US"/>
        </w:rPr>
        <w:t xml:space="preserve">16 </w:t>
      </w:r>
      <w:r w:rsidR="0006604D" w:rsidRPr="00D62126">
        <w:rPr>
          <w:highlight w:val="cyan"/>
          <w:lang w:val="en-US"/>
        </w:rPr>
        <w:t>ROLES AND RESPONSIBILITIES=</w:t>
      </w:r>
    </w:p>
    <w:p w14:paraId="4226ADED" w14:textId="6217FB14" w:rsidR="0006604D" w:rsidRPr="00E4708C" w:rsidRDefault="0006604D" w:rsidP="00871A32">
      <w:pPr>
        <w:pStyle w:val="ListParagraph"/>
        <w:numPr>
          <w:ilvl w:val="0"/>
          <w:numId w:val="143"/>
        </w:numPr>
        <w:rPr>
          <w:lang w:val="en-US"/>
        </w:rPr>
      </w:pPr>
      <w:r w:rsidRPr="00E4708C">
        <w:rPr>
          <w:lang w:val="en-US"/>
        </w:rPr>
        <w:t xml:space="preserve">THIS SECTIOIN COVERS </w:t>
      </w:r>
      <w:r w:rsidR="0074698A" w:rsidRPr="00E4708C">
        <w:rPr>
          <w:lang w:val="en-US"/>
        </w:rPr>
        <w:t xml:space="preserve">WHAT EACH AND EVERY ENGINEER SHOULD DO IN DIFFERENT STAGES OF </w:t>
      </w:r>
      <w:r w:rsidR="00BE090D" w:rsidRPr="00E4708C">
        <w:rPr>
          <w:lang w:val="en-US"/>
        </w:rPr>
        <w:t>TEST LIFE CYCLE.</w:t>
      </w:r>
    </w:p>
    <w:p w14:paraId="48AA3FCA" w14:textId="1C24870F" w:rsidR="00BE090D" w:rsidRPr="00E4708C" w:rsidRDefault="00BE090D" w:rsidP="00871A32">
      <w:pPr>
        <w:rPr>
          <w:lang w:val="en-US"/>
        </w:rPr>
      </w:pPr>
      <w:r w:rsidRPr="00E4708C">
        <w:rPr>
          <w:lang w:val="en-US"/>
        </w:rPr>
        <w:t xml:space="preserve">ROLES AND RESPONSIBILITES OF </w:t>
      </w:r>
      <w:r w:rsidRPr="00D62126">
        <w:rPr>
          <w:highlight w:val="cyan"/>
          <w:lang w:val="en-US"/>
        </w:rPr>
        <w:t>TEST MANAGER</w:t>
      </w:r>
      <w:r w:rsidRPr="00E4708C">
        <w:rPr>
          <w:lang w:val="en-US"/>
        </w:rPr>
        <w:t>=</w:t>
      </w:r>
    </w:p>
    <w:p w14:paraId="74DFB0DB" w14:textId="51AA6B5A" w:rsidR="00BE090D" w:rsidRPr="00D62126" w:rsidRDefault="00015DD3" w:rsidP="00871A32">
      <w:pPr>
        <w:pStyle w:val="NoSpacing"/>
        <w:numPr>
          <w:ilvl w:val="0"/>
          <w:numId w:val="143"/>
        </w:numPr>
        <w:rPr>
          <w:highlight w:val="cyan"/>
          <w:lang w:val="en-US"/>
        </w:rPr>
      </w:pPr>
      <w:r w:rsidRPr="00E4708C">
        <w:rPr>
          <w:lang w:val="en-US"/>
        </w:rPr>
        <w:t xml:space="preserve">1 </w:t>
      </w:r>
      <w:r w:rsidRPr="00D62126">
        <w:rPr>
          <w:highlight w:val="cyan"/>
          <w:lang w:val="en-US"/>
        </w:rPr>
        <w:t>WRITE AND REVIEW TEST PLAN</w:t>
      </w:r>
    </w:p>
    <w:p w14:paraId="79A309BB" w14:textId="3D1FBB10" w:rsidR="00015DD3" w:rsidRPr="00D62126" w:rsidRDefault="008C2330" w:rsidP="00871A32">
      <w:pPr>
        <w:pStyle w:val="NoSpacing"/>
        <w:numPr>
          <w:ilvl w:val="0"/>
          <w:numId w:val="143"/>
        </w:numPr>
        <w:rPr>
          <w:highlight w:val="cyan"/>
          <w:lang w:val="en-US"/>
        </w:rPr>
      </w:pPr>
      <w:r w:rsidRPr="00E4708C">
        <w:rPr>
          <w:lang w:val="en-US"/>
        </w:rPr>
        <w:t xml:space="preserve">2 </w:t>
      </w:r>
      <w:r w:rsidR="00015DD3" w:rsidRPr="00D62126">
        <w:rPr>
          <w:highlight w:val="cyan"/>
          <w:lang w:val="en-US"/>
        </w:rPr>
        <w:t xml:space="preserve">INTERACT WITH TESTING TEAM , DEVELOPER TEAM , PROFECT MANAGER  AND </w:t>
      </w:r>
      <w:r w:rsidR="0069475B" w:rsidRPr="00D62126">
        <w:rPr>
          <w:highlight w:val="cyan"/>
          <w:lang w:val="en-US"/>
        </w:rPr>
        <w:t>IF NEEDED CUSTOMER</w:t>
      </w:r>
    </w:p>
    <w:p w14:paraId="6D40D5EF" w14:textId="24613E90" w:rsidR="0069475B" w:rsidRPr="00D62126" w:rsidRDefault="008C2330" w:rsidP="00871A32">
      <w:pPr>
        <w:pStyle w:val="NoSpacing"/>
        <w:numPr>
          <w:ilvl w:val="0"/>
          <w:numId w:val="143"/>
        </w:numPr>
        <w:rPr>
          <w:highlight w:val="cyan"/>
          <w:lang w:val="en-US"/>
        </w:rPr>
      </w:pPr>
      <w:r w:rsidRPr="00E4708C">
        <w:rPr>
          <w:lang w:val="en-US"/>
        </w:rPr>
        <w:t xml:space="preserve">3 </w:t>
      </w:r>
      <w:r w:rsidR="0069475B" w:rsidRPr="00D62126">
        <w:rPr>
          <w:highlight w:val="cyan"/>
          <w:lang w:val="en-US"/>
        </w:rPr>
        <w:t xml:space="preserve">HANDLES ISSUES AND </w:t>
      </w:r>
      <w:r w:rsidR="00C71577" w:rsidRPr="00D62126">
        <w:rPr>
          <w:highlight w:val="cyan"/>
          <w:lang w:val="en-US"/>
        </w:rPr>
        <w:t>ESCALATIONS.</w:t>
      </w:r>
    </w:p>
    <w:p w14:paraId="7666299A" w14:textId="2F5BD59A" w:rsidR="00C71577" w:rsidRPr="00D62126" w:rsidRDefault="008C2330" w:rsidP="00871A32">
      <w:pPr>
        <w:pStyle w:val="NoSpacing"/>
        <w:numPr>
          <w:ilvl w:val="0"/>
          <w:numId w:val="143"/>
        </w:numPr>
        <w:rPr>
          <w:highlight w:val="cyan"/>
          <w:lang w:val="en-US"/>
        </w:rPr>
      </w:pPr>
      <w:r w:rsidRPr="00D62126">
        <w:rPr>
          <w:highlight w:val="cyan"/>
          <w:lang w:val="en-US"/>
        </w:rPr>
        <w:t xml:space="preserve">4 </w:t>
      </w:r>
      <w:r w:rsidR="00C71577" w:rsidRPr="00D62126">
        <w:rPr>
          <w:highlight w:val="cyan"/>
          <w:lang w:val="en-US"/>
        </w:rPr>
        <w:t>APPROVES RELEASE NOTES.</w:t>
      </w:r>
    </w:p>
    <w:p w14:paraId="5FE89E70" w14:textId="77777777" w:rsidR="00C71577" w:rsidRPr="00E4708C" w:rsidRDefault="00C71577" w:rsidP="00871A32">
      <w:pPr>
        <w:pStyle w:val="NoSpacing"/>
        <w:rPr>
          <w:lang w:val="en-US"/>
        </w:rPr>
      </w:pPr>
    </w:p>
    <w:p w14:paraId="49741B1C" w14:textId="26201124" w:rsidR="00C71577" w:rsidRPr="00E4708C" w:rsidRDefault="009472A1" w:rsidP="00871A32">
      <w:pPr>
        <w:pStyle w:val="NoSpacing"/>
        <w:rPr>
          <w:lang w:val="en-US"/>
        </w:rPr>
      </w:pPr>
      <w:r w:rsidRPr="00E4708C">
        <w:rPr>
          <w:lang w:val="en-US"/>
        </w:rPr>
        <w:t xml:space="preserve">ROLES AND RESPONSIBILITYS OF </w:t>
      </w:r>
      <w:r w:rsidRPr="00D62126">
        <w:rPr>
          <w:highlight w:val="cyan"/>
          <w:lang w:val="en-US"/>
        </w:rPr>
        <w:t>TEST LEAD</w:t>
      </w:r>
      <w:r w:rsidRPr="00E4708C">
        <w:rPr>
          <w:lang w:val="en-US"/>
        </w:rPr>
        <w:t>.</w:t>
      </w:r>
    </w:p>
    <w:p w14:paraId="6FEA319C" w14:textId="77777777" w:rsidR="009472A1" w:rsidRPr="00E4708C" w:rsidRDefault="009472A1" w:rsidP="00871A32">
      <w:pPr>
        <w:pStyle w:val="NoSpacing"/>
        <w:rPr>
          <w:lang w:val="en-US"/>
        </w:rPr>
      </w:pPr>
    </w:p>
    <w:p w14:paraId="3156C043" w14:textId="6219A331" w:rsidR="009472A1" w:rsidRPr="00D62126" w:rsidRDefault="009472A1" w:rsidP="00871A32">
      <w:pPr>
        <w:pStyle w:val="NoSpacing"/>
        <w:numPr>
          <w:ilvl w:val="0"/>
          <w:numId w:val="144"/>
        </w:numPr>
        <w:rPr>
          <w:highlight w:val="cyan"/>
        </w:rPr>
      </w:pPr>
      <w:r w:rsidRPr="00E4708C">
        <w:t xml:space="preserve">1 </w:t>
      </w:r>
      <w:r w:rsidRPr="00D62126">
        <w:rPr>
          <w:highlight w:val="cyan"/>
        </w:rPr>
        <w:t>WRITE AND REVIEW TEST PLAN</w:t>
      </w:r>
    </w:p>
    <w:p w14:paraId="034CF554" w14:textId="2F7FAC32" w:rsidR="009472A1" w:rsidRPr="00D62126" w:rsidRDefault="008C2330" w:rsidP="00871A32">
      <w:pPr>
        <w:pStyle w:val="NoSpacing"/>
        <w:numPr>
          <w:ilvl w:val="0"/>
          <w:numId w:val="144"/>
        </w:numPr>
        <w:rPr>
          <w:highlight w:val="cyan"/>
        </w:rPr>
      </w:pPr>
      <w:r w:rsidRPr="00E4708C">
        <w:t xml:space="preserve">2 </w:t>
      </w:r>
      <w:r w:rsidR="009A557F" w:rsidRPr="00D62126">
        <w:rPr>
          <w:highlight w:val="cyan"/>
        </w:rPr>
        <w:t xml:space="preserve">ALLOCATE WORK TO THE TEST ENGINEER AND MAKE SURE THAT THEY ARE GOING TO COMPLETE </w:t>
      </w:r>
      <w:r w:rsidR="008B7480" w:rsidRPr="00D62126">
        <w:rPr>
          <w:highlight w:val="cyan"/>
        </w:rPr>
        <w:t>THE TASK WITHIN THE SCHEDULE.</w:t>
      </w:r>
    </w:p>
    <w:p w14:paraId="58E99B28" w14:textId="5889F2B9" w:rsidR="008B7480" w:rsidRPr="00E4708C" w:rsidRDefault="008C2330" w:rsidP="00871A32">
      <w:pPr>
        <w:pStyle w:val="NoSpacing"/>
        <w:numPr>
          <w:ilvl w:val="0"/>
          <w:numId w:val="144"/>
        </w:numPr>
      </w:pPr>
      <w:r w:rsidRPr="00E4708C">
        <w:t xml:space="preserve">3 </w:t>
      </w:r>
      <w:r w:rsidR="008B7480" w:rsidRPr="00D62126">
        <w:rPr>
          <w:highlight w:val="cyan"/>
        </w:rPr>
        <w:t xml:space="preserve">CONSOLIDATE THE REPORTS </w:t>
      </w:r>
      <w:r w:rsidR="00815BF7" w:rsidRPr="00D62126">
        <w:rPr>
          <w:highlight w:val="cyan"/>
        </w:rPr>
        <w:t xml:space="preserve">WHICH SENT BY EVERY TEST ENGINEER AND CUMMUNICATE WITH THE TESTING TEAM </w:t>
      </w:r>
      <w:r w:rsidR="004B2BA1" w:rsidRPr="00D62126">
        <w:rPr>
          <w:highlight w:val="cyan"/>
        </w:rPr>
        <w:t>, DEVELOPMENT TEAM , PROJECT MANAGER  AND CUSTOMER</w:t>
      </w:r>
      <w:r w:rsidR="004B2BA1" w:rsidRPr="00E4708C">
        <w:t xml:space="preserve"> .</w:t>
      </w:r>
    </w:p>
    <w:p w14:paraId="515BADBC" w14:textId="6A0CB637" w:rsidR="008C5B86" w:rsidRPr="00D62126" w:rsidRDefault="008C2330" w:rsidP="00871A32">
      <w:pPr>
        <w:pStyle w:val="NoSpacing"/>
        <w:numPr>
          <w:ilvl w:val="0"/>
          <w:numId w:val="144"/>
        </w:numPr>
        <w:rPr>
          <w:highlight w:val="cyan"/>
        </w:rPr>
      </w:pPr>
      <w:r w:rsidRPr="00E4708C">
        <w:t xml:space="preserve">4 </w:t>
      </w:r>
      <w:r w:rsidR="008C5B86" w:rsidRPr="00D62126">
        <w:rPr>
          <w:highlight w:val="cyan"/>
        </w:rPr>
        <w:t>HE CONDUCTS IMPACT ANALYSIS MEETING.</w:t>
      </w:r>
    </w:p>
    <w:p w14:paraId="32409702" w14:textId="77777777" w:rsidR="008C5B86" w:rsidRPr="00E4708C" w:rsidRDefault="008C5B86" w:rsidP="00871A32">
      <w:pPr>
        <w:pStyle w:val="NoSpacing"/>
        <w:rPr>
          <w:lang w:val="en-US"/>
        </w:rPr>
      </w:pPr>
    </w:p>
    <w:p w14:paraId="2FB9299C" w14:textId="5660530B" w:rsidR="008C5B86" w:rsidRPr="00E4708C" w:rsidRDefault="008C5B86" w:rsidP="00871A32">
      <w:pPr>
        <w:pStyle w:val="NoSpacing"/>
        <w:rPr>
          <w:lang w:val="en-US"/>
        </w:rPr>
      </w:pPr>
      <w:r w:rsidRPr="00E4708C">
        <w:rPr>
          <w:lang w:val="en-US"/>
        </w:rPr>
        <w:t>ROLES AND RESPONSIBILITY</w:t>
      </w:r>
      <w:r w:rsidR="00AB6D64" w:rsidRPr="00E4708C">
        <w:rPr>
          <w:lang w:val="en-US"/>
        </w:rPr>
        <w:t xml:space="preserve"> OF TEST ENGINEER=</w:t>
      </w:r>
    </w:p>
    <w:p w14:paraId="7AC59541" w14:textId="77777777" w:rsidR="00AB6D64" w:rsidRPr="00E4708C" w:rsidRDefault="00AB6D64" w:rsidP="00871A32">
      <w:pPr>
        <w:pStyle w:val="NoSpacing"/>
        <w:rPr>
          <w:lang w:val="en-US"/>
        </w:rPr>
      </w:pPr>
    </w:p>
    <w:p w14:paraId="430CD953" w14:textId="11E540B4" w:rsidR="00AB6D64" w:rsidRPr="00D62126" w:rsidRDefault="00AB6D64" w:rsidP="00871A32">
      <w:pPr>
        <w:pStyle w:val="NoSpacing"/>
        <w:numPr>
          <w:ilvl w:val="0"/>
          <w:numId w:val="145"/>
        </w:numPr>
        <w:rPr>
          <w:highlight w:val="cyan"/>
          <w:lang w:val="en-US"/>
        </w:rPr>
      </w:pPr>
      <w:r w:rsidRPr="00E4708C">
        <w:rPr>
          <w:lang w:val="en-US"/>
        </w:rPr>
        <w:t xml:space="preserve">1 </w:t>
      </w:r>
      <w:r w:rsidRPr="00D62126">
        <w:rPr>
          <w:highlight w:val="cyan"/>
          <w:lang w:val="en-US"/>
        </w:rPr>
        <w:t>WRITE TEST CASES</w:t>
      </w:r>
    </w:p>
    <w:p w14:paraId="086AF733" w14:textId="0E17672B" w:rsidR="00AB6D64" w:rsidRPr="00E4708C" w:rsidRDefault="008C2330" w:rsidP="00871A32">
      <w:pPr>
        <w:pStyle w:val="NoSpacing"/>
        <w:numPr>
          <w:ilvl w:val="0"/>
          <w:numId w:val="145"/>
        </w:numPr>
        <w:rPr>
          <w:lang w:val="en-US"/>
        </w:rPr>
      </w:pPr>
      <w:r w:rsidRPr="00E4708C">
        <w:rPr>
          <w:lang w:val="en-US"/>
        </w:rPr>
        <w:t xml:space="preserve">2 </w:t>
      </w:r>
      <w:r w:rsidR="005C12BB" w:rsidRPr="00D62126">
        <w:rPr>
          <w:highlight w:val="cyan"/>
          <w:lang w:val="en-US"/>
        </w:rPr>
        <w:t>HE REVIEW TEST CASES OF ANOTHER TEST ENGINEER</w:t>
      </w:r>
      <w:r w:rsidR="005C12BB" w:rsidRPr="00E4708C">
        <w:rPr>
          <w:lang w:val="en-US"/>
        </w:rPr>
        <w:t>.</w:t>
      </w:r>
    </w:p>
    <w:p w14:paraId="46FC8CCD" w14:textId="78E54124" w:rsidR="005C12BB" w:rsidRPr="00E4708C" w:rsidRDefault="008C2330" w:rsidP="00871A32">
      <w:pPr>
        <w:pStyle w:val="NoSpacing"/>
        <w:numPr>
          <w:ilvl w:val="0"/>
          <w:numId w:val="145"/>
        </w:numPr>
        <w:rPr>
          <w:lang w:val="en-US"/>
        </w:rPr>
      </w:pPr>
      <w:r w:rsidRPr="00E4708C">
        <w:rPr>
          <w:lang w:val="en-US"/>
        </w:rPr>
        <w:t xml:space="preserve">3 </w:t>
      </w:r>
      <w:r w:rsidR="005C12BB" w:rsidRPr="00D62126">
        <w:rPr>
          <w:highlight w:val="cyan"/>
          <w:lang w:val="en-US"/>
        </w:rPr>
        <w:t>HE EXECUTES TEST CA</w:t>
      </w:r>
      <w:r w:rsidR="00946683" w:rsidRPr="00D62126">
        <w:rPr>
          <w:highlight w:val="cyan"/>
          <w:lang w:val="en-US"/>
        </w:rPr>
        <w:t>SES FOR HIS ALLOCATED FEATURE</w:t>
      </w:r>
      <w:r w:rsidR="00946683" w:rsidRPr="00E4708C">
        <w:rPr>
          <w:lang w:val="en-US"/>
        </w:rPr>
        <w:t>.</w:t>
      </w:r>
    </w:p>
    <w:p w14:paraId="156ED9D3" w14:textId="77777777" w:rsidR="00946683" w:rsidRPr="00E4708C" w:rsidRDefault="00946683" w:rsidP="00871A32">
      <w:pPr>
        <w:pStyle w:val="NoSpacing"/>
        <w:rPr>
          <w:lang w:val="en-US"/>
        </w:rPr>
      </w:pPr>
    </w:p>
    <w:p w14:paraId="21D3D4CC" w14:textId="30386F48" w:rsidR="00946683" w:rsidRPr="00E4708C" w:rsidRDefault="00946683" w:rsidP="00871A32">
      <w:pPr>
        <w:pStyle w:val="Heading3"/>
        <w:rPr>
          <w:lang w:val="en-US"/>
        </w:rPr>
      </w:pPr>
      <w:r w:rsidRPr="00E4708C">
        <w:rPr>
          <w:lang w:val="en-US"/>
        </w:rPr>
        <w:t xml:space="preserve">17 TEMPLATES </w:t>
      </w:r>
      <w:r w:rsidR="008C2330" w:rsidRPr="00E4708C">
        <w:rPr>
          <w:lang w:val="en-US"/>
        </w:rPr>
        <w:t>=</w:t>
      </w:r>
    </w:p>
    <w:p w14:paraId="53CAA3A1" w14:textId="0252E3D6" w:rsidR="008C2330" w:rsidRPr="00E4708C" w:rsidRDefault="009C5905" w:rsidP="00871A32">
      <w:pPr>
        <w:pStyle w:val="ListParagraph"/>
        <w:numPr>
          <w:ilvl w:val="0"/>
          <w:numId w:val="146"/>
        </w:numPr>
        <w:rPr>
          <w:lang w:val="en-US"/>
        </w:rPr>
      </w:pPr>
      <w:r w:rsidRPr="00E4708C">
        <w:rPr>
          <w:lang w:val="en-US"/>
        </w:rPr>
        <w:t xml:space="preserve">THIS SECTION COVERS EMPTY TEMPLATES WHICH WILL BE USED IN FUTURE </w:t>
      </w:r>
      <w:r w:rsidR="00B52CF6" w:rsidRPr="00E4708C">
        <w:rPr>
          <w:lang w:val="en-US"/>
        </w:rPr>
        <w:t>BY TEST ENGINEER.</w:t>
      </w:r>
    </w:p>
    <w:p w14:paraId="7FB833BB" w14:textId="2DD191A1" w:rsidR="00B52CF6" w:rsidRPr="00E4708C" w:rsidRDefault="00B52CF6" w:rsidP="00871A32">
      <w:pPr>
        <w:pStyle w:val="ListParagraph"/>
        <w:numPr>
          <w:ilvl w:val="0"/>
          <w:numId w:val="146"/>
        </w:numPr>
        <w:rPr>
          <w:lang w:val="en-US"/>
        </w:rPr>
      </w:pPr>
      <w:r w:rsidRPr="00E4708C">
        <w:rPr>
          <w:lang w:val="en-US"/>
        </w:rPr>
        <w:lastRenderedPageBreak/>
        <w:t>1 TESTCASE TEMPLATE</w:t>
      </w:r>
    </w:p>
    <w:p w14:paraId="50FD8412" w14:textId="22EFE72D" w:rsidR="00B52CF6" w:rsidRPr="00E4708C" w:rsidRDefault="00B52CF6" w:rsidP="00871A32">
      <w:pPr>
        <w:pStyle w:val="ListParagraph"/>
        <w:numPr>
          <w:ilvl w:val="0"/>
          <w:numId w:val="146"/>
        </w:numPr>
        <w:rPr>
          <w:lang w:val="en-US"/>
        </w:rPr>
      </w:pPr>
      <w:r w:rsidRPr="00E4708C">
        <w:rPr>
          <w:lang w:val="en-US"/>
        </w:rPr>
        <w:t>2 TEST CASE REVIEW TEMPLATE</w:t>
      </w:r>
    </w:p>
    <w:p w14:paraId="091409F6" w14:textId="5051FA3F" w:rsidR="00B52CF6" w:rsidRPr="00E4708C" w:rsidRDefault="00B52CF6" w:rsidP="00871A32">
      <w:pPr>
        <w:pStyle w:val="ListParagraph"/>
        <w:numPr>
          <w:ilvl w:val="0"/>
          <w:numId w:val="146"/>
        </w:numPr>
        <w:rPr>
          <w:lang w:val="en-US"/>
        </w:rPr>
      </w:pPr>
      <w:r w:rsidRPr="00E4708C">
        <w:rPr>
          <w:lang w:val="en-US"/>
        </w:rPr>
        <w:t xml:space="preserve">3 </w:t>
      </w:r>
      <w:r w:rsidR="00515BC2" w:rsidRPr="00E4708C">
        <w:rPr>
          <w:lang w:val="en-US"/>
        </w:rPr>
        <w:t>TRACEABILITY MATRIX TEMPLATES.</w:t>
      </w:r>
    </w:p>
    <w:p w14:paraId="5DCDD600" w14:textId="5C807A30" w:rsidR="00515BC2" w:rsidRPr="00E4708C" w:rsidRDefault="00515BC2" w:rsidP="00871A32">
      <w:pPr>
        <w:pStyle w:val="ListParagraph"/>
        <w:numPr>
          <w:ilvl w:val="0"/>
          <w:numId w:val="146"/>
        </w:numPr>
        <w:rPr>
          <w:lang w:val="en-US"/>
        </w:rPr>
      </w:pPr>
      <w:r w:rsidRPr="00E4708C">
        <w:rPr>
          <w:lang w:val="en-US"/>
        </w:rPr>
        <w:t>4 TEST CASE EXECUTION TEMPLATES.</w:t>
      </w:r>
    </w:p>
    <w:p w14:paraId="621F2DF6" w14:textId="76511E3B" w:rsidR="00555363" w:rsidRPr="00E4708C" w:rsidRDefault="00555363" w:rsidP="00871A32">
      <w:pPr>
        <w:pStyle w:val="ListParagraph"/>
        <w:numPr>
          <w:ilvl w:val="0"/>
          <w:numId w:val="146"/>
        </w:numPr>
        <w:rPr>
          <w:lang w:val="en-US"/>
        </w:rPr>
      </w:pPr>
      <w:r w:rsidRPr="00E4708C">
        <w:rPr>
          <w:lang w:val="en-US"/>
        </w:rPr>
        <w:t>5 DEFECT REPORT TEMPLATE.</w:t>
      </w:r>
    </w:p>
    <w:p w14:paraId="5908FCA7" w14:textId="77777777" w:rsidR="00555363" w:rsidRPr="00E4708C" w:rsidRDefault="00555363" w:rsidP="00871A32">
      <w:pPr>
        <w:rPr>
          <w:lang w:val="en-US"/>
        </w:rPr>
      </w:pPr>
    </w:p>
    <w:p w14:paraId="321B1F34" w14:textId="7AC6E81F" w:rsidR="00555363" w:rsidRPr="00E4708C" w:rsidRDefault="00E85E4A" w:rsidP="00871A32">
      <w:pPr>
        <w:pStyle w:val="Heading1"/>
        <w:rPr>
          <w:rStyle w:val="BookTitle"/>
          <w:sz w:val="96"/>
          <w:szCs w:val="96"/>
          <w:lang w:val="en-US"/>
        </w:rPr>
      </w:pPr>
      <w:r w:rsidRPr="00E4708C">
        <w:rPr>
          <w:rStyle w:val="BookTitle"/>
          <w:sz w:val="96"/>
          <w:szCs w:val="96"/>
          <w:lang w:val="en-US"/>
        </w:rPr>
        <w:t>STLC</w:t>
      </w:r>
    </w:p>
    <w:p w14:paraId="6606C526" w14:textId="39CFA3C4" w:rsidR="00E85E4A" w:rsidRDefault="00E85E4A" w:rsidP="00871A32">
      <w:pPr>
        <w:pStyle w:val="ListParagraph"/>
        <w:numPr>
          <w:ilvl w:val="0"/>
          <w:numId w:val="147"/>
        </w:numPr>
        <w:rPr>
          <w:lang w:val="en-US"/>
        </w:rPr>
      </w:pPr>
      <w:r w:rsidRPr="00E4708C">
        <w:rPr>
          <w:lang w:val="en-US"/>
        </w:rPr>
        <w:t>SOF</w:t>
      </w:r>
      <w:r w:rsidR="00485CD4" w:rsidRPr="00E4708C">
        <w:rPr>
          <w:lang w:val="en-US"/>
        </w:rPr>
        <w:t>TWARE TEST LIFE CYCLE .</w:t>
      </w:r>
    </w:p>
    <w:p w14:paraId="646A5D1B" w14:textId="390DADCD" w:rsidR="00C70089" w:rsidRPr="00E4708C" w:rsidRDefault="00C70089" w:rsidP="00871A32">
      <w:pPr>
        <w:pStyle w:val="ListParagraph"/>
        <w:numPr>
          <w:ilvl w:val="0"/>
          <w:numId w:val="147"/>
        </w:numPr>
        <w:rPr>
          <w:lang w:val="en-US"/>
        </w:rPr>
      </w:pPr>
      <w:r>
        <w:rPr>
          <w:lang w:val="en-US"/>
        </w:rPr>
        <w:t>IT IS A STEP BY STEP PROCESS OF TESTING A SOFTWARE.</w:t>
      </w:r>
    </w:p>
    <w:p w14:paraId="08B23943" w14:textId="68845C26" w:rsidR="00485CD4" w:rsidRPr="00E4708C" w:rsidRDefault="00485CD4" w:rsidP="00871A32">
      <w:pPr>
        <w:rPr>
          <w:lang w:val="en-US"/>
        </w:rPr>
      </w:pPr>
      <w:r w:rsidRPr="00E4708C">
        <w:rPr>
          <w:lang w:val="en-US"/>
        </w:rPr>
        <w:t>1 SYSTEM STUDY</w:t>
      </w:r>
    </w:p>
    <w:p w14:paraId="229DDF8F" w14:textId="38CFFD7D" w:rsidR="00485CD4" w:rsidRPr="00E4708C" w:rsidRDefault="00485CD4" w:rsidP="00871A32">
      <w:pPr>
        <w:rPr>
          <w:lang w:val="en-US"/>
        </w:rPr>
      </w:pPr>
      <w:r w:rsidRPr="00E4708C">
        <w:rPr>
          <w:lang w:val="en-US"/>
        </w:rPr>
        <w:t xml:space="preserve">2 </w:t>
      </w:r>
      <w:r w:rsidR="006A2EFE" w:rsidRPr="00E4708C">
        <w:rPr>
          <w:lang w:val="en-US"/>
        </w:rPr>
        <w:t>PREPARE TEST PLAN</w:t>
      </w:r>
    </w:p>
    <w:p w14:paraId="786E0319" w14:textId="1E3C7C87" w:rsidR="006A2EFE" w:rsidRPr="00E4708C" w:rsidRDefault="006A2EFE" w:rsidP="00871A32">
      <w:pPr>
        <w:rPr>
          <w:lang w:val="en-US"/>
        </w:rPr>
      </w:pPr>
      <w:r w:rsidRPr="00E4708C">
        <w:rPr>
          <w:lang w:val="en-US"/>
        </w:rPr>
        <w:t>3 WRITE TEST CASES</w:t>
      </w:r>
    </w:p>
    <w:p w14:paraId="7B3F5E48" w14:textId="118211E6" w:rsidR="006A2EFE" w:rsidRPr="00E4708C" w:rsidRDefault="006A2EFE" w:rsidP="00871A32">
      <w:pPr>
        <w:rPr>
          <w:lang w:val="en-US"/>
        </w:rPr>
      </w:pPr>
      <w:r w:rsidRPr="00E4708C">
        <w:rPr>
          <w:lang w:val="en-US"/>
        </w:rPr>
        <w:t>4 PREPARE TRAC</w:t>
      </w:r>
      <w:r w:rsidR="00971AD9" w:rsidRPr="00E4708C">
        <w:rPr>
          <w:lang w:val="en-US"/>
        </w:rPr>
        <w:t>ABILITY MATRIX</w:t>
      </w:r>
    </w:p>
    <w:p w14:paraId="515826BF" w14:textId="45F569A3" w:rsidR="00971AD9" w:rsidRPr="00E4708C" w:rsidRDefault="00971AD9" w:rsidP="00871A32">
      <w:pPr>
        <w:rPr>
          <w:lang w:val="en-US"/>
        </w:rPr>
      </w:pPr>
      <w:r w:rsidRPr="00E4708C">
        <w:rPr>
          <w:lang w:val="en-US"/>
        </w:rPr>
        <w:t>5 TEST EXECUTION</w:t>
      </w:r>
    </w:p>
    <w:p w14:paraId="6F492A0D" w14:textId="72E27E2F" w:rsidR="00971AD9" w:rsidRPr="00E4708C" w:rsidRDefault="00971AD9" w:rsidP="00871A32">
      <w:pPr>
        <w:rPr>
          <w:lang w:val="en-US"/>
        </w:rPr>
      </w:pPr>
      <w:r w:rsidRPr="00E4708C">
        <w:rPr>
          <w:lang w:val="en-US"/>
        </w:rPr>
        <w:t>6 DEFECT TRACKING</w:t>
      </w:r>
    </w:p>
    <w:p w14:paraId="4E9FC81A" w14:textId="0CCBD961" w:rsidR="00971AD9" w:rsidRPr="00E4708C" w:rsidRDefault="00971AD9" w:rsidP="00871A32">
      <w:pPr>
        <w:rPr>
          <w:lang w:val="en-US"/>
        </w:rPr>
      </w:pPr>
      <w:r w:rsidRPr="00E4708C">
        <w:rPr>
          <w:lang w:val="en-US"/>
        </w:rPr>
        <w:t xml:space="preserve">7 </w:t>
      </w:r>
      <w:r w:rsidR="00396AC0" w:rsidRPr="00E4708C">
        <w:rPr>
          <w:lang w:val="en-US"/>
        </w:rPr>
        <w:t>TEST EXECUTION REPORT .</w:t>
      </w:r>
    </w:p>
    <w:p w14:paraId="6FD5DB0F" w14:textId="1311B39B" w:rsidR="00396AC0" w:rsidRPr="00E4708C" w:rsidRDefault="00396AC0" w:rsidP="00871A32">
      <w:pPr>
        <w:pStyle w:val="Heading3"/>
        <w:rPr>
          <w:lang w:val="en-US"/>
        </w:rPr>
      </w:pPr>
      <w:r w:rsidRPr="00E4708C">
        <w:rPr>
          <w:lang w:val="en-US"/>
        </w:rPr>
        <w:t xml:space="preserve">1 </w:t>
      </w:r>
      <w:r w:rsidR="009C3385" w:rsidRPr="00E4708C">
        <w:rPr>
          <w:lang w:val="en-US"/>
        </w:rPr>
        <w:t>SYSTEM STUDY=</w:t>
      </w:r>
    </w:p>
    <w:p w14:paraId="65BFDA2D" w14:textId="7FD58885" w:rsidR="009C3385" w:rsidRPr="00E4708C" w:rsidRDefault="009C3385" w:rsidP="00871A32">
      <w:pPr>
        <w:pStyle w:val="ListParagraph"/>
        <w:numPr>
          <w:ilvl w:val="0"/>
          <w:numId w:val="147"/>
        </w:numPr>
        <w:rPr>
          <w:lang w:val="en-US"/>
        </w:rPr>
      </w:pPr>
      <w:r w:rsidRPr="00E4708C">
        <w:rPr>
          <w:lang w:val="en-US"/>
        </w:rPr>
        <w:t xml:space="preserve">READ THE REQUREMENT , </w:t>
      </w:r>
      <w:r w:rsidRPr="00D62126">
        <w:rPr>
          <w:highlight w:val="cyan"/>
          <w:lang w:val="en-US"/>
        </w:rPr>
        <w:t xml:space="preserve">UNDERSTAND THE REQUIREMENT </w:t>
      </w:r>
      <w:r w:rsidR="00B12221" w:rsidRPr="00D62126">
        <w:rPr>
          <w:highlight w:val="cyan"/>
          <w:lang w:val="en-US"/>
        </w:rPr>
        <w:t>IF YOU HAVE ANY QUERIES INTERACT WITH  BA , DEVELOPERS AND CUSTOMER</w:t>
      </w:r>
      <w:r w:rsidR="00B12221" w:rsidRPr="00E4708C">
        <w:rPr>
          <w:lang w:val="en-US"/>
        </w:rPr>
        <w:t>.</w:t>
      </w:r>
    </w:p>
    <w:p w14:paraId="54D72582" w14:textId="5442619D" w:rsidR="00B12221" w:rsidRPr="00E4708C" w:rsidRDefault="00B12221" w:rsidP="00871A32">
      <w:pPr>
        <w:pStyle w:val="Heading3"/>
        <w:rPr>
          <w:lang w:val="en-US"/>
        </w:rPr>
      </w:pPr>
      <w:r w:rsidRPr="00E4708C">
        <w:rPr>
          <w:lang w:val="en-US"/>
        </w:rPr>
        <w:t xml:space="preserve">2 </w:t>
      </w:r>
      <w:r w:rsidR="00607CDE" w:rsidRPr="00E4708C">
        <w:rPr>
          <w:lang w:val="en-US"/>
        </w:rPr>
        <w:t>PREPARE TEST PLAN=</w:t>
      </w:r>
    </w:p>
    <w:p w14:paraId="56471C36" w14:textId="79B1C950" w:rsidR="00F67859" w:rsidRPr="00D62126" w:rsidRDefault="00607CDE" w:rsidP="00871A32">
      <w:pPr>
        <w:pStyle w:val="ListParagraph"/>
        <w:numPr>
          <w:ilvl w:val="0"/>
          <w:numId w:val="147"/>
        </w:numPr>
        <w:rPr>
          <w:highlight w:val="cyan"/>
          <w:lang w:val="en-US"/>
        </w:rPr>
      </w:pPr>
      <w:r w:rsidRPr="00E4708C">
        <w:rPr>
          <w:lang w:val="en-US"/>
        </w:rPr>
        <w:t xml:space="preserve">ONCE </w:t>
      </w:r>
      <w:r w:rsidRPr="00D62126">
        <w:rPr>
          <w:highlight w:val="cyan"/>
          <w:lang w:val="en-US"/>
        </w:rPr>
        <w:t xml:space="preserve">AFTER READING AND UNDERSTANDING </w:t>
      </w:r>
      <w:r w:rsidR="000F25F9" w:rsidRPr="00D62126">
        <w:rPr>
          <w:highlight w:val="cyan"/>
          <w:lang w:val="en-US"/>
        </w:rPr>
        <w:t>THE REQUIREMENTS WE GO FOR PREPARING THE TEST PLAN.</w:t>
      </w:r>
    </w:p>
    <w:p w14:paraId="6CF4250A" w14:textId="6CEFF933" w:rsidR="00F67859" w:rsidRPr="00E4708C" w:rsidRDefault="00F67859" w:rsidP="00871A32">
      <w:pPr>
        <w:pStyle w:val="ListParagraph"/>
        <w:rPr>
          <w:lang w:val="en-US"/>
        </w:rPr>
      </w:pPr>
    </w:p>
    <w:p w14:paraId="1341E64F" w14:textId="3FBE9A39" w:rsidR="00F67859" w:rsidRPr="00D62126" w:rsidRDefault="00F67859" w:rsidP="00871A32">
      <w:pPr>
        <w:pStyle w:val="ListParagraph"/>
        <w:numPr>
          <w:ilvl w:val="0"/>
          <w:numId w:val="147"/>
        </w:numPr>
        <w:rPr>
          <w:highlight w:val="cyan"/>
          <w:lang w:val="en-US"/>
        </w:rPr>
      </w:pPr>
      <w:r w:rsidRPr="00D62126">
        <w:rPr>
          <w:highlight w:val="cyan"/>
          <w:lang w:val="en-US"/>
        </w:rPr>
        <w:t xml:space="preserve">TEST PLAN IS A DOCUMENT WHICH DERIVES ALL THE </w:t>
      </w:r>
      <w:r w:rsidR="00E543E3" w:rsidRPr="00D62126">
        <w:rPr>
          <w:highlight w:val="cyan"/>
          <w:lang w:val="en-US"/>
        </w:rPr>
        <w:t>FUTURE TESTING ACTIVITIES.</w:t>
      </w:r>
    </w:p>
    <w:p w14:paraId="49460876" w14:textId="05F03BA4" w:rsidR="00E543E3" w:rsidRPr="00D62126" w:rsidRDefault="00E543E3" w:rsidP="00871A32">
      <w:pPr>
        <w:pStyle w:val="ListParagraph"/>
        <w:numPr>
          <w:ilvl w:val="0"/>
          <w:numId w:val="147"/>
        </w:numPr>
        <w:rPr>
          <w:highlight w:val="cyan"/>
          <w:lang w:val="en-US"/>
        </w:rPr>
      </w:pPr>
      <w:r w:rsidRPr="00D62126">
        <w:rPr>
          <w:highlight w:val="cyan"/>
          <w:lang w:val="en-US"/>
        </w:rPr>
        <w:t xml:space="preserve">THE TEST MANAGER / TEST LEAD WILL BE PREPARING </w:t>
      </w:r>
      <w:r w:rsidR="00633E47" w:rsidRPr="00D62126">
        <w:rPr>
          <w:highlight w:val="cyan"/>
          <w:lang w:val="en-US"/>
        </w:rPr>
        <w:t>THE TEST PLAN.</w:t>
      </w:r>
    </w:p>
    <w:p w14:paraId="08851D74" w14:textId="3FBBEBD0" w:rsidR="00633E47" w:rsidRPr="00D62126" w:rsidRDefault="00633E47" w:rsidP="00871A32">
      <w:pPr>
        <w:pStyle w:val="ListParagraph"/>
        <w:numPr>
          <w:ilvl w:val="0"/>
          <w:numId w:val="147"/>
        </w:numPr>
        <w:rPr>
          <w:highlight w:val="cyan"/>
          <w:lang w:val="en-US"/>
        </w:rPr>
      </w:pPr>
      <w:r w:rsidRPr="00D62126">
        <w:rPr>
          <w:highlight w:val="cyan"/>
          <w:lang w:val="en-US"/>
        </w:rPr>
        <w:t xml:space="preserve">1 HERE WE DECIDE HOW MANY </w:t>
      </w:r>
      <w:r w:rsidR="002829E5" w:rsidRPr="00D62126">
        <w:rPr>
          <w:highlight w:val="cyan"/>
          <w:lang w:val="en-US"/>
        </w:rPr>
        <w:t>ENGINEERS WE REQUIRE TO COMPLETE TESTING .</w:t>
      </w:r>
    </w:p>
    <w:p w14:paraId="1E447C35" w14:textId="760FC775" w:rsidR="002829E5" w:rsidRPr="00D62126" w:rsidRDefault="002829E5" w:rsidP="00871A32">
      <w:pPr>
        <w:pStyle w:val="ListParagraph"/>
        <w:numPr>
          <w:ilvl w:val="0"/>
          <w:numId w:val="147"/>
        </w:numPr>
        <w:rPr>
          <w:highlight w:val="cyan"/>
          <w:lang w:val="en-US"/>
        </w:rPr>
      </w:pPr>
      <w:r w:rsidRPr="00D62126">
        <w:rPr>
          <w:highlight w:val="cyan"/>
          <w:lang w:val="en-US"/>
        </w:rPr>
        <w:t xml:space="preserve">2 WHAT IS THE TOTAL TIME FOR COMPLETING </w:t>
      </w:r>
      <w:r w:rsidR="0078194C" w:rsidRPr="00D62126">
        <w:rPr>
          <w:highlight w:val="cyan"/>
          <w:lang w:val="en-US"/>
        </w:rPr>
        <w:t>THE TESTING / PROJECT</w:t>
      </w:r>
    </w:p>
    <w:p w14:paraId="369C4CF1" w14:textId="1D315E59" w:rsidR="0078194C" w:rsidRPr="00D62126" w:rsidRDefault="0078194C" w:rsidP="00871A32">
      <w:pPr>
        <w:pStyle w:val="ListParagraph"/>
        <w:numPr>
          <w:ilvl w:val="0"/>
          <w:numId w:val="147"/>
        </w:numPr>
        <w:rPr>
          <w:highlight w:val="cyan"/>
          <w:lang w:val="en-US"/>
        </w:rPr>
      </w:pPr>
      <w:r w:rsidRPr="00D62126">
        <w:rPr>
          <w:highlight w:val="cyan"/>
          <w:lang w:val="en-US"/>
        </w:rPr>
        <w:t xml:space="preserve">3 WHAT ARE THE TYPES OF TESTING </w:t>
      </w:r>
      <w:r w:rsidR="007B5BDA" w:rsidRPr="00D62126">
        <w:rPr>
          <w:highlight w:val="cyan"/>
          <w:lang w:val="en-US"/>
        </w:rPr>
        <w:t>WE WILL CONDUCT IN THE FUTURE .</w:t>
      </w:r>
    </w:p>
    <w:p w14:paraId="55E2B309" w14:textId="350A3DC3" w:rsidR="007B5BDA" w:rsidRPr="00D62126" w:rsidRDefault="007B5BDA" w:rsidP="00871A32">
      <w:pPr>
        <w:pStyle w:val="ListParagraph"/>
        <w:numPr>
          <w:ilvl w:val="0"/>
          <w:numId w:val="147"/>
        </w:numPr>
        <w:rPr>
          <w:highlight w:val="cyan"/>
          <w:lang w:val="en-US"/>
        </w:rPr>
      </w:pPr>
      <w:r w:rsidRPr="00D62126">
        <w:rPr>
          <w:highlight w:val="cyan"/>
          <w:lang w:val="en-US"/>
        </w:rPr>
        <w:t xml:space="preserve">4 WHAT ARE THE FEATURES THAT ARE </w:t>
      </w:r>
      <w:r w:rsidR="00292FD4" w:rsidRPr="00D62126">
        <w:rPr>
          <w:highlight w:val="cyan"/>
          <w:lang w:val="en-US"/>
        </w:rPr>
        <w:t>TO BE TESTED AND NOT TO BE TESTED .</w:t>
      </w:r>
    </w:p>
    <w:p w14:paraId="6E6ADCAD" w14:textId="5663D368" w:rsidR="00292FD4" w:rsidRPr="00D62126" w:rsidRDefault="00292FD4" w:rsidP="00871A32">
      <w:pPr>
        <w:pStyle w:val="ListParagraph"/>
        <w:numPr>
          <w:ilvl w:val="0"/>
          <w:numId w:val="147"/>
        </w:numPr>
        <w:rPr>
          <w:highlight w:val="cyan"/>
          <w:lang w:val="en-US"/>
        </w:rPr>
      </w:pPr>
      <w:r w:rsidRPr="00D62126">
        <w:rPr>
          <w:highlight w:val="cyan"/>
          <w:lang w:val="en-US"/>
        </w:rPr>
        <w:t>5 WHAT IS THE TESTING APPROACH</w:t>
      </w:r>
    </w:p>
    <w:p w14:paraId="6585E6D5" w14:textId="133AFCAA" w:rsidR="00292FD4" w:rsidRPr="00D62126" w:rsidRDefault="00FE2211" w:rsidP="00871A32">
      <w:pPr>
        <w:pStyle w:val="ListParagraph"/>
        <w:numPr>
          <w:ilvl w:val="0"/>
          <w:numId w:val="147"/>
        </w:numPr>
        <w:rPr>
          <w:highlight w:val="cyan"/>
          <w:lang w:val="en-US"/>
        </w:rPr>
      </w:pPr>
      <w:r w:rsidRPr="00D62126">
        <w:rPr>
          <w:highlight w:val="cyan"/>
          <w:lang w:val="en-US"/>
        </w:rPr>
        <w:t>6 WHEN EACH ACTIVITY SHOULD START AND END .</w:t>
      </w:r>
    </w:p>
    <w:p w14:paraId="4E178C49" w14:textId="572D0264" w:rsidR="00FE2211" w:rsidRPr="00E4708C" w:rsidRDefault="00FE2211" w:rsidP="00871A32">
      <w:pPr>
        <w:pStyle w:val="Heading3"/>
        <w:rPr>
          <w:lang w:val="en-US"/>
        </w:rPr>
      </w:pPr>
      <w:r w:rsidRPr="00E4708C">
        <w:rPr>
          <w:lang w:val="en-US"/>
        </w:rPr>
        <w:t>3 WRITE TEST CASE=</w:t>
      </w:r>
    </w:p>
    <w:p w14:paraId="4428AC3D" w14:textId="0055248E" w:rsidR="00FE2211" w:rsidRPr="00E4708C" w:rsidRDefault="001C1F77" w:rsidP="00871A32">
      <w:pPr>
        <w:pStyle w:val="ListParagraph"/>
        <w:numPr>
          <w:ilvl w:val="0"/>
          <w:numId w:val="148"/>
        </w:numPr>
        <w:rPr>
          <w:lang w:val="en-US"/>
        </w:rPr>
      </w:pPr>
      <w:r w:rsidRPr="00E4708C">
        <w:rPr>
          <w:lang w:val="en-US"/>
        </w:rPr>
        <w:t>TEST CASE IS A DOCUMENT WHICH CONTAINS ALL POSIBLE SCENARIOS.</w:t>
      </w:r>
    </w:p>
    <w:p w14:paraId="2F89EACB" w14:textId="36D6CD3B" w:rsidR="00BF67B9" w:rsidRPr="00E4708C" w:rsidRDefault="00BF67B9" w:rsidP="00871A32">
      <w:pPr>
        <w:pStyle w:val="ListParagraph"/>
        <w:numPr>
          <w:ilvl w:val="0"/>
          <w:numId w:val="148"/>
        </w:numPr>
        <w:rPr>
          <w:lang w:val="en-US"/>
        </w:rPr>
      </w:pPr>
      <w:r w:rsidRPr="00E4708C">
        <w:rPr>
          <w:lang w:val="en-US"/>
        </w:rPr>
        <w:t xml:space="preserve">THIS ACTVITY HAS GOT </w:t>
      </w:r>
      <w:r w:rsidR="0067312B" w:rsidRPr="00E4708C">
        <w:rPr>
          <w:lang w:val="en-US"/>
        </w:rPr>
        <w:t>SEVERAL STAGES LIKE .</w:t>
      </w:r>
    </w:p>
    <w:p w14:paraId="418F0D7B" w14:textId="4EB21904" w:rsidR="0067312B" w:rsidRPr="00E4708C" w:rsidRDefault="0067312B" w:rsidP="00871A32">
      <w:pPr>
        <w:pStyle w:val="ListParagraph"/>
        <w:numPr>
          <w:ilvl w:val="0"/>
          <w:numId w:val="148"/>
        </w:numPr>
        <w:rPr>
          <w:lang w:val="en-US"/>
        </w:rPr>
      </w:pPr>
      <w:r w:rsidRPr="00E4708C">
        <w:rPr>
          <w:lang w:val="en-US"/>
        </w:rPr>
        <w:t>SYSTEM STUDY</w:t>
      </w:r>
    </w:p>
    <w:p w14:paraId="6D8AC293" w14:textId="21769F4C" w:rsidR="0067312B" w:rsidRPr="00E4708C" w:rsidRDefault="0067312B" w:rsidP="00871A32">
      <w:pPr>
        <w:pStyle w:val="ListParagraph"/>
        <w:numPr>
          <w:ilvl w:val="0"/>
          <w:numId w:val="148"/>
        </w:numPr>
        <w:rPr>
          <w:lang w:val="en-US"/>
        </w:rPr>
      </w:pPr>
      <w:r w:rsidRPr="00E4708C">
        <w:rPr>
          <w:lang w:val="en-US"/>
        </w:rPr>
        <w:lastRenderedPageBreak/>
        <w:t>IDENTIFY ALL POSIBLE SCENARIOS</w:t>
      </w:r>
    </w:p>
    <w:p w14:paraId="090B20DA" w14:textId="03EAEB33" w:rsidR="0067312B" w:rsidRPr="00E4708C" w:rsidRDefault="00F63C92" w:rsidP="00871A32">
      <w:pPr>
        <w:pStyle w:val="ListParagraph"/>
        <w:numPr>
          <w:ilvl w:val="0"/>
          <w:numId w:val="148"/>
        </w:numPr>
        <w:rPr>
          <w:lang w:val="en-US"/>
        </w:rPr>
      </w:pPr>
      <w:r w:rsidRPr="00E4708C">
        <w:rPr>
          <w:lang w:val="en-US"/>
        </w:rPr>
        <w:t>WRITE TEST CASE</w:t>
      </w:r>
    </w:p>
    <w:p w14:paraId="411BCB57" w14:textId="4CB20736" w:rsidR="00F63C92" w:rsidRPr="00E4708C" w:rsidRDefault="00F63C92" w:rsidP="00871A32">
      <w:pPr>
        <w:pStyle w:val="ListParagraph"/>
        <w:numPr>
          <w:ilvl w:val="0"/>
          <w:numId w:val="148"/>
        </w:numPr>
        <w:rPr>
          <w:lang w:val="en-US"/>
        </w:rPr>
      </w:pPr>
      <w:r w:rsidRPr="00E4708C">
        <w:rPr>
          <w:lang w:val="en-US"/>
        </w:rPr>
        <w:t>REVIEW TEST CASE</w:t>
      </w:r>
    </w:p>
    <w:p w14:paraId="12E297DD" w14:textId="6BFCB6FC" w:rsidR="00F63C92" w:rsidRPr="00E4708C" w:rsidRDefault="00F63C92" w:rsidP="00871A32">
      <w:pPr>
        <w:pStyle w:val="ListParagraph"/>
        <w:numPr>
          <w:ilvl w:val="0"/>
          <w:numId w:val="148"/>
        </w:numPr>
        <w:rPr>
          <w:lang w:val="en-US"/>
        </w:rPr>
      </w:pPr>
      <w:r w:rsidRPr="00E4708C">
        <w:rPr>
          <w:lang w:val="en-US"/>
        </w:rPr>
        <w:t>FIX THE REVIEW COMMENTS</w:t>
      </w:r>
    </w:p>
    <w:p w14:paraId="7D9AB41B" w14:textId="2B10579A" w:rsidR="00F63C92" w:rsidRPr="00E4708C" w:rsidRDefault="00F63C92" w:rsidP="00871A32">
      <w:pPr>
        <w:pStyle w:val="ListParagraph"/>
        <w:numPr>
          <w:ilvl w:val="0"/>
          <w:numId w:val="148"/>
        </w:numPr>
        <w:rPr>
          <w:lang w:val="en-US"/>
        </w:rPr>
      </w:pPr>
      <w:r w:rsidRPr="00E4708C">
        <w:rPr>
          <w:lang w:val="en-US"/>
        </w:rPr>
        <w:t>VERIFY THE FIX</w:t>
      </w:r>
    </w:p>
    <w:p w14:paraId="784AEA4B" w14:textId="14028961" w:rsidR="00F63C92" w:rsidRPr="00E4708C" w:rsidRDefault="00E022E2" w:rsidP="00871A32">
      <w:pPr>
        <w:pStyle w:val="ListParagraph"/>
        <w:numPr>
          <w:ilvl w:val="0"/>
          <w:numId w:val="148"/>
        </w:numPr>
        <w:rPr>
          <w:lang w:val="en-US"/>
        </w:rPr>
      </w:pPr>
      <w:r w:rsidRPr="00E4708C">
        <w:rPr>
          <w:lang w:val="en-US"/>
        </w:rPr>
        <w:t>TEST CASE APPROVAL</w:t>
      </w:r>
    </w:p>
    <w:p w14:paraId="543D95AA" w14:textId="405CFBCC" w:rsidR="00E022E2" w:rsidRPr="00E4708C" w:rsidRDefault="00E022E2" w:rsidP="00871A32">
      <w:pPr>
        <w:pStyle w:val="ListParagraph"/>
        <w:numPr>
          <w:ilvl w:val="0"/>
          <w:numId w:val="148"/>
        </w:numPr>
        <w:rPr>
          <w:lang w:val="en-US"/>
        </w:rPr>
      </w:pPr>
      <w:r w:rsidRPr="00E4708C">
        <w:rPr>
          <w:lang w:val="en-US"/>
        </w:rPr>
        <w:t>STORE IN REPOSITERY.</w:t>
      </w:r>
    </w:p>
    <w:p w14:paraId="6A95EBFD" w14:textId="4AA198BD" w:rsidR="00E022E2" w:rsidRPr="00E4708C" w:rsidRDefault="00E022E2" w:rsidP="00871A32">
      <w:pPr>
        <w:pStyle w:val="Heading3"/>
        <w:rPr>
          <w:lang w:val="en-US"/>
        </w:rPr>
      </w:pPr>
      <w:r w:rsidRPr="00E4708C">
        <w:rPr>
          <w:lang w:val="en-US"/>
        </w:rPr>
        <w:t xml:space="preserve">4 </w:t>
      </w:r>
      <w:r w:rsidR="00F851A7" w:rsidRPr="00E4708C">
        <w:rPr>
          <w:lang w:val="en-US"/>
        </w:rPr>
        <w:t>PREPARE TRACEABILITY MATRIX=</w:t>
      </w:r>
    </w:p>
    <w:p w14:paraId="64FFE54C" w14:textId="4B3406C1" w:rsidR="00F851A7" w:rsidRPr="00D62126" w:rsidRDefault="00F851A7" w:rsidP="00871A32">
      <w:pPr>
        <w:pStyle w:val="ListParagraph"/>
        <w:numPr>
          <w:ilvl w:val="0"/>
          <w:numId w:val="149"/>
        </w:numPr>
        <w:rPr>
          <w:highlight w:val="cyan"/>
          <w:lang w:val="en-US"/>
        </w:rPr>
      </w:pPr>
      <w:r w:rsidRPr="00E4708C">
        <w:rPr>
          <w:lang w:val="en-US"/>
        </w:rPr>
        <w:t xml:space="preserve">ONCE </w:t>
      </w:r>
      <w:r w:rsidRPr="00D62126">
        <w:rPr>
          <w:highlight w:val="cyan"/>
          <w:lang w:val="en-US"/>
        </w:rPr>
        <w:t xml:space="preserve">AFTER WE WRITE TEST CASE </w:t>
      </w:r>
      <w:r w:rsidR="00D93891" w:rsidRPr="00D62126">
        <w:rPr>
          <w:highlight w:val="cyan"/>
          <w:lang w:val="en-US"/>
        </w:rPr>
        <w:t xml:space="preserve">THE BIGGEST QUEST ON IS WHAT IS THE </w:t>
      </w:r>
      <w:r w:rsidR="00B277FD" w:rsidRPr="00D62126">
        <w:rPr>
          <w:highlight w:val="cyan"/>
          <w:lang w:val="en-US"/>
        </w:rPr>
        <w:t xml:space="preserve">PROOF THET EACH AND EVERY REQUIREMENT HAS GOT AT LEAST </w:t>
      </w:r>
      <w:r w:rsidR="0091740B" w:rsidRPr="00D62126">
        <w:rPr>
          <w:highlight w:val="cyan"/>
          <w:lang w:val="en-US"/>
        </w:rPr>
        <w:t>ONE TEST CASE.</w:t>
      </w:r>
    </w:p>
    <w:p w14:paraId="1CDC928E" w14:textId="58FAC94C" w:rsidR="0091740B" w:rsidRPr="00D62126" w:rsidRDefault="0091740B" w:rsidP="00871A32">
      <w:pPr>
        <w:pStyle w:val="ListParagraph"/>
        <w:numPr>
          <w:ilvl w:val="0"/>
          <w:numId w:val="149"/>
        </w:numPr>
        <w:rPr>
          <w:highlight w:val="cyan"/>
          <w:lang w:val="en-US"/>
        </w:rPr>
      </w:pPr>
      <w:r w:rsidRPr="00D62126">
        <w:rPr>
          <w:highlight w:val="cyan"/>
          <w:lang w:val="en-US"/>
        </w:rPr>
        <w:t>WE PREPARE TRAC</w:t>
      </w:r>
      <w:r w:rsidR="0024639E" w:rsidRPr="00D62126">
        <w:rPr>
          <w:highlight w:val="cyan"/>
          <w:lang w:val="en-US"/>
        </w:rPr>
        <w:t xml:space="preserve">EABILITY MATRIX TO ENSURE THAT EACH AND EVERY </w:t>
      </w:r>
      <w:r w:rsidR="004A7E07" w:rsidRPr="00D62126">
        <w:rPr>
          <w:highlight w:val="cyan"/>
          <w:lang w:val="en-US"/>
        </w:rPr>
        <w:t>REQUIREMENT GOT AT LEAST ONE TEST CASE</w:t>
      </w:r>
    </w:p>
    <w:p w14:paraId="0C172A92" w14:textId="0E734A59" w:rsidR="00F879B8" w:rsidRPr="00E4708C" w:rsidRDefault="00F879B8" w:rsidP="00871A32">
      <w:pPr>
        <w:pStyle w:val="Heading3"/>
        <w:rPr>
          <w:lang w:val="en-US"/>
        </w:rPr>
      </w:pPr>
      <w:r w:rsidRPr="00E4708C">
        <w:rPr>
          <w:lang w:val="en-US"/>
        </w:rPr>
        <w:t>5 TEST EXECUTION=</w:t>
      </w:r>
    </w:p>
    <w:p w14:paraId="7CAE1AE9" w14:textId="4A34855E" w:rsidR="00F879B8" w:rsidRPr="00E4708C" w:rsidRDefault="00F879B8" w:rsidP="00871A32">
      <w:pPr>
        <w:pStyle w:val="ListParagraph"/>
        <w:numPr>
          <w:ilvl w:val="0"/>
          <w:numId w:val="150"/>
        </w:numPr>
        <w:rPr>
          <w:lang w:val="en-US"/>
        </w:rPr>
      </w:pPr>
      <w:r w:rsidRPr="00E4708C">
        <w:rPr>
          <w:lang w:val="en-US"/>
        </w:rPr>
        <w:t xml:space="preserve">THIS IS THE </w:t>
      </w:r>
      <w:r w:rsidRPr="00D62126">
        <w:rPr>
          <w:highlight w:val="cyan"/>
          <w:lang w:val="en-US"/>
        </w:rPr>
        <w:t xml:space="preserve">STAGE WERE WE </w:t>
      </w:r>
      <w:r w:rsidR="00D56AF3" w:rsidRPr="00D62126">
        <w:rPr>
          <w:highlight w:val="cyan"/>
          <w:lang w:val="en-US"/>
        </w:rPr>
        <w:t>EXECUTE ALL THE TESTCASE</w:t>
      </w:r>
    </w:p>
    <w:p w14:paraId="0408DCB9" w14:textId="5F898DD1" w:rsidR="00D56AF3" w:rsidRPr="00E4708C" w:rsidRDefault="00D56AF3" w:rsidP="00871A32">
      <w:pPr>
        <w:pStyle w:val="ListParagraph"/>
        <w:numPr>
          <w:ilvl w:val="0"/>
          <w:numId w:val="150"/>
        </w:numPr>
        <w:rPr>
          <w:lang w:val="en-US"/>
        </w:rPr>
      </w:pPr>
      <w:r w:rsidRPr="00E4708C">
        <w:rPr>
          <w:lang w:val="en-US"/>
        </w:rPr>
        <w:t xml:space="preserve">THIS IS </w:t>
      </w:r>
      <w:r w:rsidRPr="00D62126">
        <w:rPr>
          <w:highlight w:val="cyan"/>
          <w:lang w:val="en-US"/>
        </w:rPr>
        <w:t xml:space="preserve">WHERE WE </w:t>
      </w:r>
      <w:r w:rsidR="00BF28CA" w:rsidRPr="00D62126">
        <w:rPr>
          <w:highlight w:val="cyan"/>
          <w:lang w:val="en-US"/>
        </w:rPr>
        <w:t>CONDUCT ALL TYPES OF TESTING AND FIND THE BUGS</w:t>
      </w:r>
      <w:r w:rsidR="00BF28CA" w:rsidRPr="00E4708C">
        <w:rPr>
          <w:lang w:val="en-US"/>
        </w:rPr>
        <w:t xml:space="preserve"> .</w:t>
      </w:r>
    </w:p>
    <w:p w14:paraId="2AC4DB61" w14:textId="48E69F9C" w:rsidR="0023171C" w:rsidRPr="00E4708C" w:rsidRDefault="0023171C" w:rsidP="00871A32">
      <w:pPr>
        <w:pStyle w:val="ListParagraph"/>
        <w:numPr>
          <w:ilvl w:val="0"/>
          <w:numId w:val="150"/>
        </w:numPr>
        <w:rPr>
          <w:lang w:val="en-US"/>
        </w:rPr>
      </w:pPr>
      <w:r w:rsidRPr="00E4708C">
        <w:rPr>
          <w:lang w:val="en-US"/>
        </w:rPr>
        <w:t xml:space="preserve">THIS IS </w:t>
      </w:r>
      <w:r w:rsidRPr="00D62126">
        <w:rPr>
          <w:highlight w:val="cyan"/>
          <w:lang w:val="en-US"/>
        </w:rPr>
        <w:t xml:space="preserve">THE STAGE WERE TEST ENGINEER BECOMES </w:t>
      </w:r>
      <w:r w:rsidR="00DE1168" w:rsidRPr="00D62126">
        <w:rPr>
          <w:highlight w:val="cyan"/>
          <w:lang w:val="en-US"/>
        </w:rPr>
        <w:t>PRODUCTIVE TO THE ORGANIZATION</w:t>
      </w:r>
      <w:r w:rsidR="00DE1168" w:rsidRPr="00E4708C">
        <w:rPr>
          <w:lang w:val="en-US"/>
        </w:rPr>
        <w:t xml:space="preserve"> .</w:t>
      </w:r>
    </w:p>
    <w:p w14:paraId="7CF38387" w14:textId="40C10B98" w:rsidR="00DE1168" w:rsidRPr="00E4708C" w:rsidRDefault="00DE1168" w:rsidP="00871A32">
      <w:pPr>
        <w:pStyle w:val="ListParagraph"/>
        <w:numPr>
          <w:ilvl w:val="0"/>
          <w:numId w:val="150"/>
        </w:numPr>
        <w:rPr>
          <w:lang w:val="en-US"/>
        </w:rPr>
      </w:pPr>
      <w:r w:rsidRPr="00E4708C">
        <w:rPr>
          <w:lang w:val="en-US"/>
        </w:rPr>
        <w:t xml:space="preserve">THIS IS THE </w:t>
      </w:r>
      <w:r w:rsidRPr="00D62126">
        <w:rPr>
          <w:highlight w:val="cyan"/>
          <w:lang w:val="en-US"/>
        </w:rPr>
        <w:t xml:space="preserve">STAGE WERE </w:t>
      </w:r>
      <w:r w:rsidR="00E50DC2" w:rsidRPr="00D62126">
        <w:rPr>
          <w:highlight w:val="cyan"/>
          <w:lang w:val="en-US"/>
        </w:rPr>
        <w:t>THE TEST ENGINEER SPEND LOT OF TIME</w:t>
      </w:r>
    </w:p>
    <w:p w14:paraId="33B92A50" w14:textId="36EF1C92" w:rsidR="00336907" w:rsidRPr="00E4708C" w:rsidRDefault="00336907" w:rsidP="00871A32">
      <w:pPr>
        <w:pStyle w:val="Heading3"/>
        <w:rPr>
          <w:lang w:val="en-US"/>
        </w:rPr>
      </w:pPr>
      <w:r w:rsidRPr="00E4708C">
        <w:rPr>
          <w:lang w:val="en-US"/>
        </w:rPr>
        <w:t>6 DEFECT TRACKING=</w:t>
      </w:r>
    </w:p>
    <w:p w14:paraId="641204C4" w14:textId="0C4BD326" w:rsidR="00336907" w:rsidRPr="00E4708C" w:rsidRDefault="00336907" w:rsidP="00871A32">
      <w:pPr>
        <w:pStyle w:val="ListParagraph"/>
        <w:numPr>
          <w:ilvl w:val="0"/>
          <w:numId w:val="151"/>
        </w:numPr>
        <w:rPr>
          <w:lang w:val="en-US"/>
        </w:rPr>
      </w:pPr>
      <w:r w:rsidRPr="00E4708C">
        <w:rPr>
          <w:lang w:val="en-US"/>
        </w:rPr>
        <w:t xml:space="preserve">ONCE </w:t>
      </w:r>
      <w:r w:rsidRPr="00D62126">
        <w:rPr>
          <w:highlight w:val="cyan"/>
          <w:lang w:val="en-US"/>
        </w:rPr>
        <w:t xml:space="preserve">AFTER </w:t>
      </w:r>
      <w:r w:rsidR="004F75D8" w:rsidRPr="00D62126">
        <w:rPr>
          <w:highlight w:val="cyan"/>
          <w:lang w:val="en-US"/>
        </w:rPr>
        <w:t xml:space="preserve">TEST EXECUTION OBVIOUSLY WE ARE GOING TO FIND </w:t>
      </w:r>
      <w:r w:rsidR="001744F9" w:rsidRPr="00D62126">
        <w:rPr>
          <w:highlight w:val="cyan"/>
          <w:lang w:val="en-US"/>
        </w:rPr>
        <w:t xml:space="preserve">THE </w:t>
      </w:r>
      <w:r w:rsidR="004F75D8" w:rsidRPr="00D62126">
        <w:rPr>
          <w:highlight w:val="cyan"/>
          <w:lang w:val="en-US"/>
        </w:rPr>
        <w:t>DEFECTS</w:t>
      </w:r>
      <w:r w:rsidR="004F75D8" w:rsidRPr="00E4708C">
        <w:rPr>
          <w:lang w:val="en-US"/>
        </w:rPr>
        <w:t>.</w:t>
      </w:r>
    </w:p>
    <w:p w14:paraId="3B087859" w14:textId="5071EEC3" w:rsidR="001744F9" w:rsidRPr="00D62126" w:rsidRDefault="001744F9" w:rsidP="00871A32">
      <w:pPr>
        <w:pStyle w:val="ListParagraph"/>
        <w:numPr>
          <w:ilvl w:val="0"/>
          <w:numId w:val="151"/>
        </w:numPr>
        <w:rPr>
          <w:highlight w:val="cyan"/>
          <w:lang w:val="en-US"/>
        </w:rPr>
      </w:pPr>
      <w:r w:rsidRPr="00E4708C">
        <w:rPr>
          <w:lang w:val="en-US"/>
        </w:rPr>
        <w:t xml:space="preserve">EACH </w:t>
      </w:r>
      <w:r w:rsidRPr="00D62126">
        <w:rPr>
          <w:highlight w:val="cyan"/>
          <w:lang w:val="en-US"/>
        </w:rPr>
        <w:t xml:space="preserve">DEFECT THAT WE FIND </w:t>
      </w:r>
      <w:r w:rsidR="00CE4796" w:rsidRPr="00D62126">
        <w:rPr>
          <w:highlight w:val="cyan"/>
          <w:lang w:val="en-US"/>
        </w:rPr>
        <w:t xml:space="preserve">SHOULD BE TRACKED IN AN ORGANIZED </w:t>
      </w:r>
      <w:r w:rsidR="00274B24" w:rsidRPr="00D62126">
        <w:rPr>
          <w:highlight w:val="cyan"/>
          <w:lang w:val="en-US"/>
        </w:rPr>
        <w:t>WAY . THIS IS CALLED AS DEFECT TRACKING.</w:t>
      </w:r>
    </w:p>
    <w:p w14:paraId="2788CED6" w14:textId="20F5269D" w:rsidR="00603319" w:rsidRPr="00E4708C" w:rsidRDefault="00603319" w:rsidP="00871A32">
      <w:pPr>
        <w:pStyle w:val="Heading3"/>
        <w:rPr>
          <w:lang w:val="en-US"/>
        </w:rPr>
      </w:pPr>
      <w:r w:rsidRPr="00E4708C">
        <w:rPr>
          <w:lang w:val="en-US"/>
        </w:rPr>
        <w:t>7 TEST EXECUTION REPORT=</w:t>
      </w:r>
    </w:p>
    <w:p w14:paraId="72A42EC6" w14:textId="3725387C" w:rsidR="00603319" w:rsidRPr="00D62126" w:rsidRDefault="00C176FF" w:rsidP="00871A32">
      <w:pPr>
        <w:pStyle w:val="ListParagraph"/>
        <w:numPr>
          <w:ilvl w:val="0"/>
          <w:numId w:val="152"/>
        </w:numPr>
        <w:rPr>
          <w:highlight w:val="cyan"/>
          <w:lang w:val="en-US"/>
        </w:rPr>
      </w:pPr>
      <w:r w:rsidRPr="00D62126">
        <w:rPr>
          <w:highlight w:val="cyan"/>
          <w:lang w:val="en-US"/>
        </w:rPr>
        <w:t xml:space="preserve">IT IS A DOCUMENT WHICH WE PREPARE AND PROVIDE TO THE </w:t>
      </w:r>
      <w:r w:rsidR="0071091F" w:rsidRPr="00D62126">
        <w:rPr>
          <w:highlight w:val="cyan"/>
          <w:lang w:val="en-US"/>
        </w:rPr>
        <w:t>CUSTOMER AT THE END OF EVERY TEST CYCLE .</w:t>
      </w:r>
    </w:p>
    <w:p w14:paraId="2E3F86FC" w14:textId="5BED5332" w:rsidR="0071091F" w:rsidRPr="00E4708C" w:rsidRDefault="0071091F" w:rsidP="00871A32">
      <w:pPr>
        <w:pStyle w:val="ListParagraph"/>
        <w:numPr>
          <w:ilvl w:val="0"/>
          <w:numId w:val="152"/>
        </w:numPr>
        <w:rPr>
          <w:lang w:val="en-US"/>
        </w:rPr>
      </w:pPr>
    </w:p>
    <w:p w14:paraId="690B3BD9" w14:textId="7AD0E151" w:rsidR="00D104F5" w:rsidRPr="00E4708C" w:rsidRDefault="00D104F5" w:rsidP="00871A32">
      <w:pPr>
        <w:pStyle w:val="ListParagraph"/>
        <w:numPr>
          <w:ilvl w:val="0"/>
          <w:numId w:val="152"/>
        </w:numPr>
        <w:rPr>
          <w:lang w:val="en-US"/>
        </w:rPr>
      </w:pPr>
      <w:r w:rsidRPr="00E4708C">
        <w:rPr>
          <w:lang w:val="en-US"/>
        </w:rPr>
        <w:t xml:space="preserve">THIS </w:t>
      </w:r>
      <w:r w:rsidRPr="00D62126">
        <w:rPr>
          <w:highlight w:val="cyan"/>
          <w:lang w:val="en-US"/>
        </w:rPr>
        <w:t>REPORT COVERS</w:t>
      </w:r>
      <w:r w:rsidRPr="00E4708C">
        <w:rPr>
          <w:lang w:val="en-US"/>
        </w:rPr>
        <w:t>=</w:t>
      </w:r>
    </w:p>
    <w:p w14:paraId="2E37F909" w14:textId="3A9D7C28" w:rsidR="00D104F5" w:rsidRPr="00E4708C" w:rsidRDefault="00D104F5" w:rsidP="00871A32">
      <w:pPr>
        <w:pStyle w:val="ListParagraph"/>
        <w:numPr>
          <w:ilvl w:val="0"/>
          <w:numId w:val="152"/>
        </w:numPr>
        <w:rPr>
          <w:lang w:val="en-US"/>
        </w:rPr>
      </w:pPr>
      <w:r w:rsidRPr="00E4708C">
        <w:rPr>
          <w:lang w:val="en-US"/>
        </w:rPr>
        <w:t xml:space="preserve">1 TOTAL </w:t>
      </w:r>
      <w:r w:rsidRPr="00D62126">
        <w:rPr>
          <w:highlight w:val="cyan"/>
          <w:lang w:val="en-US"/>
        </w:rPr>
        <w:t>NUMBER OF TEST CASES</w:t>
      </w:r>
    </w:p>
    <w:p w14:paraId="6060EE18" w14:textId="46B0DFF3" w:rsidR="00D104F5" w:rsidRPr="00E4708C" w:rsidRDefault="00D104F5" w:rsidP="00871A32">
      <w:pPr>
        <w:pStyle w:val="ListParagraph"/>
        <w:numPr>
          <w:ilvl w:val="0"/>
          <w:numId w:val="152"/>
        </w:numPr>
        <w:rPr>
          <w:lang w:val="en-US"/>
        </w:rPr>
      </w:pPr>
      <w:r w:rsidRPr="00E4708C">
        <w:rPr>
          <w:lang w:val="en-US"/>
        </w:rPr>
        <w:t xml:space="preserve">2 </w:t>
      </w:r>
      <w:r w:rsidR="001A5FFC" w:rsidRPr="00E4708C">
        <w:rPr>
          <w:lang w:val="en-US"/>
        </w:rPr>
        <w:t xml:space="preserve">TOTAL </w:t>
      </w:r>
      <w:r w:rsidR="001A5FFC" w:rsidRPr="00D62126">
        <w:rPr>
          <w:highlight w:val="cyan"/>
          <w:lang w:val="en-US"/>
        </w:rPr>
        <w:t>NUMBER OF TEST CASE EXECUTED</w:t>
      </w:r>
    </w:p>
    <w:p w14:paraId="68E183D5" w14:textId="0A8C49D1" w:rsidR="001A5FFC" w:rsidRPr="00E4708C" w:rsidRDefault="001A5FFC" w:rsidP="00871A32">
      <w:pPr>
        <w:pStyle w:val="ListParagraph"/>
        <w:numPr>
          <w:ilvl w:val="0"/>
          <w:numId w:val="152"/>
        </w:numPr>
        <w:rPr>
          <w:lang w:val="en-US"/>
        </w:rPr>
      </w:pPr>
      <w:r w:rsidRPr="00E4708C">
        <w:rPr>
          <w:lang w:val="en-US"/>
        </w:rPr>
        <w:t xml:space="preserve">3 TOTAL </w:t>
      </w:r>
      <w:r w:rsidRPr="00D62126">
        <w:rPr>
          <w:highlight w:val="cyan"/>
          <w:lang w:val="en-US"/>
        </w:rPr>
        <w:t>NUMBER OF TEST CASE NOT EXECUTED</w:t>
      </w:r>
    </w:p>
    <w:p w14:paraId="2E46B559" w14:textId="6D8B5527" w:rsidR="00ED34B9" w:rsidRPr="00E4708C" w:rsidRDefault="00ED34B9" w:rsidP="00871A32">
      <w:pPr>
        <w:pStyle w:val="ListParagraph"/>
        <w:numPr>
          <w:ilvl w:val="0"/>
          <w:numId w:val="152"/>
        </w:numPr>
        <w:rPr>
          <w:lang w:val="en-US"/>
        </w:rPr>
      </w:pPr>
      <w:r w:rsidRPr="00E4708C">
        <w:rPr>
          <w:lang w:val="en-US"/>
        </w:rPr>
        <w:t xml:space="preserve">4 </w:t>
      </w:r>
      <w:r w:rsidRPr="00D62126">
        <w:rPr>
          <w:highlight w:val="cyan"/>
          <w:lang w:val="en-US"/>
        </w:rPr>
        <w:t>NUMBER OF TEST CASE PASSES</w:t>
      </w:r>
    </w:p>
    <w:p w14:paraId="24D880CB" w14:textId="4BDF604C" w:rsidR="00ED34B9" w:rsidRPr="00D62126" w:rsidRDefault="00ED34B9" w:rsidP="00871A32">
      <w:pPr>
        <w:pStyle w:val="ListParagraph"/>
        <w:numPr>
          <w:ilvl w:val="0"/>
          <w:numId w:val="152"/>
        </w:numPr>
        <w:rPr>
          <w:highlight w:val="cyan"/>
          <w:lang w:val="en-US"/>
        </w:rPr>
      </w:pPr>
      <w:r w:rsidRPr="00E4708C">
        <w:rPr>
          <w:lang w:val="en-US"/>
        </w:rPr>
        <w:t xml:space="preserve">5 </w:t>
      </w:r>
      <w:r w:rsidRPr="00D62126">
        <w:rPr>
          <w:highlight w:val="cyan"/>
          <w:lang w:val="en-US"/>
        </w:rPr>
        <w:t>NUMBER OF TEST CASE FAILED .</w:t>
      </w:r>
    </w:p>
    <w:p w14:paraId="306CF278" w14:textId="13E4A3DC" w:rsidR="00ED34B9" w:rsidRPr="00D62126" w:rsidRDefault="00ED34B9" w:rsidP="00871A32">
      <w:pPr>
        <w:pStyle w:val="ListParagraph"/>
        <w:numPr>
          <w:ilvl w:val="0"/>
          <w:numId w:val="152"/>
        </w:numPr>
        <w:rPr>
          <w:highlight w:val="cyan"/>
          <w:lang w:val="en-US"/>
        </w:rPr>
      </w:pPr>
      <w:r w:rsidRPr="00D62126">
        <w:rPr>
          <w:highlight w:val="cyan"/>
          <w:lang w:val="en-US"/>
        </w:rPr>
        <w:t xml:space="preserve">6 </w:t>
      </w:r>
      <w:r w:rsidR="00122B1B" w:rsidRPr="00D62126">
        <w:rPr>
          <w:highlight w:val="cyan"/>
          <w:lang w:val="en-US"/>
        </w:rPr>
        <w:t>WHAT IS THE PASS PERCENTAGE(90%).</w:t>
      </w:r>
    </w:p>
    <w:p w14:paraId="4A8E4D9D" w14:textId="0DAFE7FF" w:rsidR="00122B1B" w:rsidRPr="00D62126" w:rsidRDefault="00122B1B" w:rsidP="00871A32">
      <w:pPr>
        <w:pStyle w:val="ListParagraph"/>
        <w:numPr>
          <w:ilvl w:val="0"/>
          <w:numId w:val="152"/>
        </w:numPr>
        <w:rPr>
          <w:highlight w:val="cyan"/>
          <w:lang w:val="en-US"/>
        </w:rPr>
      </w:pPr>
      <w:r w:rsidRPr="00D62126">
        <w:rPr>
          <w:highlight w:val="cyan"/>
          <w:lang w:val="en-US"/>
        </w:rPr>
        <w:t xml:space="preserve">7 WHAT IS THE FAIL PERCENTAGE </w:t>
      </w:r>
      <w:r w:rsidR="003D3770" w:rsidRPr="00D62126">
        <w:rPr>
          <w:highlight w:val="cyan"/>
          <w:lang w:val="en-US"/>
        </w:rPr>
        <w:t xml:space="preserve"> (10%).</w:t>
      </w:r>
    </w:p>
    <w:p w14:paraId="7F725C88" w14:textId="5D167371" w:rsidR="003D3770" w:rsidRPr="00E4708C" w:rsidRDefault="003D3770" w:rsidP="00871A32">
      <w:pPr>
        <w:pStyle w:val="ListParagraph"/>
        <w:numPr>
          <w:ilvl w:val="0"/>
          <w:numId w:val="152"/>
        </w:numPr>
        <w:rPr>
          <w:lang w:val="en-US"/>
        </w:rPr>
      </w:pPr>
      <w:r w:rsidRPr="00D62126">
        <w:rPr>
          <w:highlight w:val="cyan"/>
          <w:lang w:val="en-US"/>
        </w:rPr>
        <w:t>HERE WE WILL PREPARE THIS DOCUMENT</w:t>
      </w:r>
      <w:r w:rsidRPr="00E4708C">
        <w:rPr>
          <w:lang w:val="en-US"/>
        </w:rPr>
        <w:t xml:space="preserve"> </w:t>
      </w:r>
      <w:r w:rsidR="00C77568" w:rsidRPr="00E4708C">
        <w:rPr>
          <w:lang w:val="en-US"/>
        </w:rPr>
        <w:t xml:space="preserve">AND SEND IT TO CUSTOMER FROM CUSTOMER POINT OF VIEW </w:t>
      </w:r>
      <w:r w:rsidR="001F36D8" w:rsidRPr="00E4708C">
        <w:rPr>
          <w:lang w:val="en-US"/>
        </w:rPr>
        <w:t>, THIS IS THE LAST STAGE .</w:t>
      </w:r>
    </w:p>
    <w:p w14:paraId="57D8E842" w14:textId="244FF34A" w:rsidR="001F36D8" w:rsidRPr="00E4708C" w:rsidRDefault="001F36D8" w:rsidP="00871A32">
      <w:pPr>
        <w:pStyle w:val="ListParagraph"/>
        <w:numPr>
          <w:ilvl w:val="0"/>
          <w:numId w:val="152"/>
        </w:numPr>
        <w:rPr>
          <w:lang w:val="en-US"/>
        </w:rPr>
      </w:pPr>
      <w:r w:rsidRPr="00E4708C">
        <w:rPr>
          <w:lang w:val="en-US"/>
        </w:rPr>
        <w:t xml:space="preserve">BUT FROM COMPANY </w:t>
      </w:r>
      <w:r w:rsidR="006B1045" w:rsidRPr="00E4708C">
        <w:rPr>
          <w:lang w:val="en-US"/>
        </w:rPr>
        <w:t xml:space="preserve">POINT OF VIEW WE HAVE ONE MORE ACTIVITY CALLED AS RETROSPECTIVE </w:t>
      </w:r>
      <w:r w:rsidR="00007C19" w:rsidRPr="00E4708C">
        <w:rPr>
          <w:lang w:val="en-US"/>
        </w:rPr>
        <w:t>MEETING.</w:t>
      </w:r>
    </w:p>
    <w:p w14:paraId="55DE4EEE" w14:textId="3202CFC1" w:rsidR="00007C19" w:rsidRPr="00E4708C" w:rsidRDefault="00007C19" w:rsidP="00871A32">
      <w:pPr>
        <w:pStyle w:val="Heading3"/>
        <w:rPr>
          <w:lang w:val="en-US"/>
        </w:rPr>
      </w:pPr>
      <w:r w:rsidRPr="00E4708C">
        <w:rPr>
          <w:lang w:val="en-US"/>
        </w:rPr>
        <w:t xml:space="preserve">8 RETROSPECTIVE / </w:t>
      </w:r>
      <w:r w:rsidRPr="00D62126">
        <w:rPr>
          <w:highlight w:val="cyan"/>
          <w:lang w:val="en-US"/>
        </w:rPr>
        <w:t>PROJECT CLOSURE /</w:t>
      </w:r>
      <w:r w:rsidR="008405D2" w:rsidRPr="00D62126">
        <w:rPr>
          <w:highlight w:val="cyan"/>
          <w:lang w:val="en-US"/>
        </w:rPr>
        <w:t>POSTMORTEN MEETING</w:t>
      </w:r>
      <w:r w:rsidR="008405D2" w:rsidRPr="00E4708C">
        <w:rPr>
          <w:lang w:val="en-US"/>
        </w:rPr>
        <w:t>=</w:t>
      </w:r>
    </w:p>
    <w:p w14:paraId="726D33C9" w14:textId="6DFB4127" w:rsidR="008405D2" w:rsidRPr="00E4708C" w:rsidRDefault="008405D2" w:rsidP="00871A32">
      <w:pPr>
        <w:pStyle w:val="ListParagraph"/>
        <w:numPr>
          <w:ilvl w:val="0"/>
          <w:numId w:val="153"/>
        </w:numPr>
        <w:rPr>
          <w:lang w:val="en-US"/>
        </w:rPr>
      </w:pPr>
      <w:r w:rsidRPr="00E4708C">
        <w:rPr>
          <w:lang w:val="en-US"/>
        </w:rPr>
        <w:t xml:space="preserve">HERE THE ENTIR TEAM </w:t>
      </w:r>
      <w:r w:rsidRPr="00D62126">
        <w:rPr>
          <w:highlight w:val="cyan"/>
          <w:lang w:val="en-US"/>
        </w:rPr>
        <w:t xml:space="preserve">WILL </w:t>
      </w:r>
      <w:r w:rsidR="00F92536" w:rsidRPr="00D62126">
        <w:rPr>
          <w:highlight w:val="cyan"/>
          <w:lang w:val="en-US"/>
        </w:rPr>
        <w:t xml:space="preserve">SIT TOGETHER AND DISCUSS ABOUT THE ACHIVEMENTS AND MISTAKES , THEY DOCUMENT ALL </w:t>
      </w:r>
      <w:r w:rsidR="00E24E24" w:rsidRPr="00D62126">
        <w:rPr>
          <w:highlight w:val="cyan"/>
          <w:lang w:val="en-US"/>
        </w:rPr>
        <w:t>THIS , THAT DOCUMENT IS CALLED AS RETROSPECTIVE</w:t>
      </w:r>
      <w:r w:rsidR="00E24E24" w:rsidRPr="00E4708C">
        <w:rPr>
          <w:lang w:val="en-US"/>
        </w:rPr>
        <w:t xml:space="preserve"> DOCUMENT.</w:t>
      </w:r>
    </w:p>
    <w:p w14:paraId="14C25536" w14:textId="6BD28110" w:rsidR="00E24E24" w:rsidRPr="00E4708C" w:rsidRDefault="000C3593" w:rsidP="00871A32">
      <w:pPr>
        <w:pStyle w:val="ListParagraph"/>
        <w:numPr>
          <w:ilvl w:val="0"/>
          <w:numId w:val="153"/>
        </w:numPr>
        <w:rPr>
          <w:lang w:val="en-US"/>
        </w:rPr>
      </w:pPr>
      <w:r w:rsidRPr="00E4708C">
        <w:rPr>
          <w:lang w:val="en-US"/>
        </w:rPr>
        <w:lastRenderedPageBreak/>
        <w:t xml:space="preserve">IN THE NEXT RELEASE / SPRINT THEY OPEN THIS DOCUMENT </w:t>
      </w:r>
      <w:r w:rsidR="00614B56" w:rsidRPr="00E4708C">
        <w:rPr>
          <w:lang w:val="en-US"/>
        </w:rPr>
        <w:t xml:space="preserve">IN THE PLANNING STAGE AND PLAN IN SUCH A WAY THAT ALL THE ACHIVEMENTS </w:t>
      </w:r>
      <w:r w:rsidR="005F1457" w:rsidRPr="00E4708C">
        <w:rPr>
          <w:lang w:val="en-US"/>
        </w:rPr>
        <w:t>ARE ADOPTED AND ALL THE FAILUERS / MISTAKES ARE AVOIDED .</w:t>
      </w:r>
    </w:p>
    <w:p w14:paraId="19B415BB" w14:textId="3C8556BB" w:rsidR="008F7508" w:rsidRPr="00E4708C" w:rsidRDefault="008F7508" w:rsidP="00871A32">
      <w:pPr>
        <w:pStyle w:val="Heading1"/>
        <w:rPr>
          <w:color w:val="833C0B" w:themeColor="accent2" w:themeShade="80"/>
          <w:sz w:val="36"/>
          <w:szCs w:val="36"/>
          <w:lang w:val="en-US"/>
        </w:rPr>
      </w:pPr>
      <w:r w:rsidRPr="00E4708C">
        <w:rPr>
          <w:color w:val="833C0B" w:themeColor="accent2" w:themeShade="80"/>
          <w:sz w:val="36"/>
          <w:szCs w:val="36"/>
          <w:lang w:val="en-US"/>
        </w:rPr>
        <w:t>EXPLORATERY TESTING=</w:t>
      </w:r>
    </w:p>
    <w:p w14:paraId="272F9EEB" w14:textId="42F896EA" w:rsidR="008F7508" w:rsidRPr="00E4708C" w:rsidRDefault="00A4215F" w:rsidP="00871A32">
      <w:pPr>
        <w:pStyle w:val="ListParagraph"/>
        <w:numPr>
          <w:ilvl w:val="0"/>
          <w:numId w:val="154"/>
        </w:numPr>
        <w:rPr>
          <w:lang w:val="en-US"/>
        </w:rPr>
      </w:pPr>
      <w:r w:rsidRPr="00E4708C">
        <w:rPr>
          <w:lang w:val="en-US"/>
        </w:rPr>
        <w:t>UNDERSTAND THE APPLICATION</w:t>
      </w:r>
    </w:p>
    <w:p w14:paraId="23085D5F" w14:textId="55C26D7E" w:rsidR="00A4215F" w:rsidRPr="00E4708C" w:rsidRDefault="00A4215F" w:rsidP="00871A32">
      <w:pPr>
        <w:pStyle w:val="ListParagraph"/>
        <w:numPr>
          <w:ilvl w:val="0"/>
          <w:numId w:val="154"/>
        </w:numPr>
        <w:rPr>
          <w:lang w:val="en-US"/>
        </w:rPr>
      </w:pPr>
      <w:r w:rsidRPr="00E4708C">
        <w:rPr>
          <w:lang w:val="en-US"/>
        </w:rPr>
        <w:t>IDENTIFY ALL POSIBLE SCENARIOS</w:t>
      </w:r>
    </w:p>
    <w:p w14:paraId="56E86D42" w14:textId="000C7365" w:rsidR="006E6FF8" w:rsidRPr="00E4708C" w:rsidRDefault="006E6FF8" w:rsidP="00871A32">
      <w:pPr>
        <w:pStyle w:val="ListParagraph"/>
        <w:numPr>
          <w:ilvl w:val="0"/>
          <w:numId w:val="154"/>
        </w:numPr>
        <w:rPr>
          <w:lang w:val="en-US"/>
        </w:rPr>
      </w:pPr>
      <w:r w:rsidRPr="00E4708C">
        <w:rPr>
          <w:lang w:val="en-US"/>
        </w:rPr>
        <w:t>DOCUMENT THE SCENARIO</w:t>
      </w:r>
    </w:p>
    <w:p w14:paraId="1ADB4C3E" w14:textId="286F6219" w:rsidR="006E6FF8" w:rsidRPr="00E4708C" w:rsidRDefault="006E6FF8" w:rsidP="00871A32">
      <w:pPr>
        <w:pStyle w:val="ListParagraph"/>
        <w:numPr>
          <w:ilvl w:val="0"/>
          <w:numId w:val="154"/>
        </w:numPr>
        <w:rPr>
          <w:lang w:val="en-US"/>
        </w:rPr>
      </w:pPr>
      <w:r w:rsidRPr="00E4708C">
        <w:rPr>
          <w:lang w:val="en-US"/>
        </w:rPr>
        <w:t xml:space="preserve">AND TEST THE APPLICATION BY REFERING THE DOCUMENT </w:t>
      </w:r>
      <w:r w:rsidR="008245C5" w:rsidRPr="00E4708C">
        <w:rPr>
          <w:lang w:val="en-US"/>
        </w:rPr>
        <w:t>IS CALLED AS EXPLORATERY TESTING.</w:t>
      </w:r>
    </w:p>
    <w:p w14:paraId="7F619BBB" w14:textId="477BF6A2" w:rsidR="008245C5" w:rsidRPr="00E4708C" w:rsidRDefault="008245C5" w:rsidP="00871A32">
      <w:pPr>
        <w:pStyle w:val="ListParagraph"/>
        <w:numPr>
          <w:ilvl w:val="0"/>
          <w:numId w:val="154"/>
        </w:numPr>
        <w:rPr>
          <w:lang w:val="en-US"/>
        </w:rPr>
      </w:pPr>
      <w:r w:rsidRPr="00E4708C">
        <w:rPr>
          <w:lang w:val="en-US"/>
        </w:rPr>
        <w:t>OR</w:t>
      </w:r>
    </w:p>
    <w:p w14:paraId="2C051F11" w14:textId="355D7A88" w:rsidR="008245C5" w:rsidRPr="00E4708C" w:rsidRDefault="008245C5" w:rsidP="00871A32">
      <w:pPr>
        <w:pStyle w:val="ListParagraph"/>
        <w:numPr>
          <w:ilvl w:val="0"/>
          <w:numId w:val="154"/>
        </w:numPr>
        <w:rPr>
          <w:lang w:val="en-US"/>
        </w:rPr>
      </w:pPr>
      <w:r w:rsidRPr="00E4708C">
        <w:rPr>
          <w:lang w:val="en-US"/>
        </w:rPr>
        <w:t>E</w:t>
      </w:r>
      <w:r w:rsidRPr="00D62126">
        <w:rPr>
          <w:highlight w:val="cyan"/>
          <w:lang w:val="en-US"/>
        </w:rPr>
        <w:t xml:space="preserve">XPLORE THE APPLICATION </w:t>
      </w:r>
      <w:r w:rsidR="003B5C71" w:rsidRPr="00D62126">
        <w:rPr>
          <w:highlight w:val="cyan"/>
          <w:lang w:val="en-US"/>
        </w:rPr>
        <w:t xml:space="preserve">UNDERSTAND HOW EACH AND EVERY FEATURE WORKS AND TEST THE APPLICATION </w:t>
      </w:r>
      <w:r w:rsidR="002A43BE" w:rsidRPr="00D62126">
        <w:rPr>
          <w:highlight w:val="cyan"/>
          <w:lang w:val="en-US"/>
        </w:rPr>
        <w:t>AS PER THE UNDERSTANDING IS CALLED AS EXPLORATERY TESTIN</w:t>
      </w:r>
      <w:r w:rsidR="002A43BE" w:rsidRPr="00E4708C">
        <w:rPr>
          <w:lang w:val="en-US"/>
        </w:rPr>
        <w:t>G .</w:t>
      </w:r>
    </w:p>
    <w:p w14:paraId="196B6D6E" w14:textId="3AD7C5C3" w:rsidR="002A43BE" w:rsidRPr="00E4708C" w:rsidRDefault="002A43BE" w:rsidP="00871A32">
      <w:pPr>
        <w:pStyle w:val="Heading2"/>
        <w:rPr>
          <w:lang w:val="en-US"/>
        </w:rPr>
      </w:pPr>
      <w:r w:rsidRPr="00E4708C">
        <w:rPr>
          <w:lang w:val="en-US"/>
        </w:rPr>
        <w:t>WHEN TO DO EXPLORATERY TESTING =</w:t>
      </w:r>
    </w:p>
    <w:p w14:paraId="329FDFC4" w14:textId="7A5EDD68" w:rsidR="002A43BE" w:rsidRPr="00E4708C" w:rsidRDefault="00347B94" w:rsidP="00871A32">
      <w:pPr>
        <w:pStyle w:val="ListParagraph"/>
        <w:numPr>
          <w:ilvl w:val="0"/>
          <w:numId w:val="155"/>
        </w:numPr>
        <w:rPr>
          <w:lang w:val="en-US"/>
        </w:rPr>
      </w:pPr>
      <w:r w:rsidRPr="00E4708C">
        <w:rPr>
          <w:lang w:val="en-US"/>
        </w:rPr>
        <w:t xml:space="preserve">WHEN </w:t>
      </w:r>
      <w:r w:rsidRPr="00D62126">
        <w:rPr>
          <w:highlight w:val="cyan"/>
          <w:lang w:val="en-US"/>
        </w:rPr>
        <w:t xml:space="preserve">THERE IS NO REQUIREMENT WE GO FOR EXPLORATERY </w:t>
      </w:r>
      <w:r w:rsidR="004E6B89" w:rsidRPr="00D62126">
        <w:rPr>
          <w:highlight w:val="cyan"/>
          <w:lang w:val="en-US"/>
        </w:rPr>
        <w:t>TEST THAT IS</w:t>
      </w:r>
      <w:r w:rsidR="004E6B89" w:rsidRPr="00E4708C">
        <w:rPr>
          <w:lang w:val="en-US"/>
        </w:rPr>
        <w:t>=</w:t>
      </w:r>
    </w:p>
    <w:p w14:paraId="32D3013E" w14:textId="25083095" w:rsidR="004E6B89" w:rsidRPr="00E4708C" w:rsidRDefault="004E6B89" w:rsidP="00871A32">
      <w:pPr>
        <w:pStyle w:val="ListParagraph"/>
        <w:numPr>
          <w:ilvl w:val="0"/>
          <w:numId w:val="155"/>
        </w:numPr>
        <w:rPr>
          <w:lang w:val="en-US"/>
        </w:rPr>
      </w:pPr>
      <w:r w:rsidRPr="00E4708C">
        <w:rPr>
          <w:lang w:val="en-US"/>
        </w:rPr>
        <w:t xml:space="preserve">WHEN </w:t>
      </w:r>
      <w:r w:rsidRPr="00D62126">
        <w:rPr>
          <w:highlight w:val="cyan"/>
          <w:lang w:val="en-US"/>
        </w:rPr>
        <w:t xml:space="preserve">THE REQUREMENT IS MISSING WE GO FOR </w:t>
      </w:r>
      <w:r w:rsidR="004B6803" w:rsidRPr="00D62126">
        <w:rPr>
          <w:highlight w:val="cyan"/>
          <w:lang w:val="en-US"/>
        </w:rPr>
        <w:t>EXLORATERY TESTING</w:t>
      </w:r>
      <w:r w:rsidR="004B6803" w:rsidRPr="00E4708C">
        <w:rPr>
          <w:lang w:val="en-US"/>
        </w:rPr>
        <w:t>.</w:t>
      </w:r>
    </w:p>
    <w:p w14:paraId="1DF26B5D" w14:textId="026230DC" w:rsidR="004B6803" w:rsidRPr="00D62126" w:rsidRDefault="004B6803" w:rsidP="00871A32">
      <w:pPr>
        <w:pStyle w:val="ListParagraph"/>
        <w:numPr>
          <w:ilvl w:val="0"/>
          <w:numId w:val="155"/>
        </w:numPr>
        <w:rPr>
          <w:highlight w:val="cyan"/>
          <w:lang w:val="en-US"/>
        </w:rPr>
      </w:pPr>
      <w:r w:rsidRPr="00E4708C">
        <w:rPr>
          <w:lang w:val="en-US"/>
        </w:rPr>
        <w:t xml:space="preserve">1 IN </w:t>
      </w:r>
      <w:r w:rsidRPr="00D62126">
        <w:rPr>
          <w:highlight w:val="cyan"/>
          <w:lang w:val="en-US"/>
        </w:rPr>
        <w:t xml:space="preserve">LONG TERM PROJECT </w:t>
      </w:r>
      <w:r w:rsidR="00584C35" w:rsidRPr="00D62126">
        <w:rPr>
          <w:highlight w:val="cyan"/>
          <w:lang w:val="en-US"/>
        </w:rPr>
        <w:t xml:space="preserve">WHEN IT IS VERY BIG HUGE COMPLEX APPLICATION THE REQUIREMENT FOR SOME </w:t>
      </w:r>
      <w:r w:rsidR="005F0421" w:rsidRPr="00D62126">
        <w:rPr>
          <w:highlight w:val="cyan"/>
          <w:lang w:val="en-US"/>
        </w:rPr>
        <w:t>MODULES MIGHT GO MISSING.</w:t>
      </w:r>
    </w:p>
    <w:p w14:paraId="6D103B93" w14:textId="1F1DAC7E" w:rsidR="005F0421" w:rsidRPr="00D62126" w:rsidRDefault="005F0421" w:rsidP="00871A32">
      <w:pPr>
        <w:pStyle w:val="ListParagraph"/>
        <w:numPr>
          <w:ilvl w:val="0"/>
          <w:numId w:val="155"/>
        </w:numPr>
        <w:rPr>
          <w:highlight w:val="cyan"/>
          <w:lang w:val="en-US"/>
        </w:rPr>
      </w:pPr>
      <w:r w:rsidRPr="00E4708C">
        <w:rPr>
          <w:lang w:val="en-US"/>
        </w:rPr>
        <w:t xml:space="preserve">2 IN </w:t>
      </w:r>
      <w:r w:rsidRPr="00D62126">
        <w:rPr>
          <w:highlight w:val="cyan"/>
          <w:lang w:val="en-US"/>
        </w:rPr>
        <w:t xml:space="preserve">PRODUCT BASED COMPANY </w:t>
      </w:r>
      <w:r w:rsidR="000E0A22" w:rsidRPr="00D62126">
        <w:rPr>
          <w:highlight w:val="cyan"/>
          <w:lang w:val="en-US"/>
        </w:rPr>
        <w:t xml:space="preserve">SINCE THEY DON’T HAVE ANY CUSTOMERS THEY WON’T HAVE </w:t>
      </w:r>
      <w:r w:rsidR="00DF22CC" w:rsidRPr="00D62126">
        <w:rPr>
          <w:highlight w:val="cyan"/>
          <w:lang w:val="en-US"/>
        </w:rPr>
        <w:t>THE PROPER REQUERMENT DOCUMENT .</w:t>
      </w:r>
    </w:p>
    <w:p w14:paraId="538D6C89" w14:textId="369F2462" w:rsidR="00DF22CC" w:rsidRPr="00D62126" w:rsidRDefault="00DF22CC" w:rsidP="00871A32">
      <w:pPr>
        <w:pStyle w:val="ListParagraph"/>
        <w:numPr>
          <w:ilvl w:val="0"/>
          <w:numId w:val="155"/>
        </w:numPr>
        <w:rPr>
          <w:highlight w:val="cyan"/>
          <w:lang w:val="en-US"/>
        </w:rPr>
      </w:pPr>
      <w:r w:rsidRPr="00E4708C">
        <w:rPr>
          <w:lang w:val="en-US"/>
        </w:rPr>
        <w:t xml:space="preserve">3 IN </w:t>
      </w:r>
      <w:r w:rsidRPr="00D62126">
        <w:rPr>
          <w:highlight w:val="cyan"/>
          <w:lang w:val="en-US"/>
        </w:rPr>
        <w:t xml:space="preserve">STARTUP IF COMPANY </w:t>
      </w:r>
      <w:r w:rsidR="001F0585" w:rsidRPr="00D62126">
        <w:rPr>
          <w:highlight w:val="cyan"/>
          <w:lang w:val="en-US"/>
        </w:rPr>
        <w:t xml:space="preserve">IS VERY NEW THEY MIGHT NOT MAINTAIN REQUIREMENT </w:t>
      </w:r>
      <w:r w:rsidR="00DE4E1F" w:rsidRPr="00D62126">
        <w:rPr>
          <w:highlight w:val="cyan"/>
          <w:lang w:val="en-US"/>
        </w:rPr>
        <w:t>DOCUMENT PROPERLY.</w:t>
      </w:r>
    </w:p>
    <w:p w14:paraId="487A26E9" w14:textId="36A601C8" w:rsidR="00DE4E1F" w:rsidRPr="00D62126" w:rsidRDefault="00DE4E1F" w:rsidP="00871A32">
      <w:pPr>
        <w:pStyle w:val="ListParagraph"/>
        <w:numPr>
          <w:ilvl w:val="0"/>
          <w:numId w:val="155"/>
        </w:numPr>
        <w:rPr>
          <w:highlight w:val="cyan"/>
          <w:lang w:val="en-US"/>
        </w:rPr>
      </w:pPr>
      <w:r w:rsidRPr="00E4708C">
        <w:rPr>
          <w:lang w:val="en-US"/>
        </w:rPr>
        <w:t xml:space="preserve">4 SOME </w:t>
      </w:r>
      <w:r w:rsidRPr="00D62126">
        <w:rPr>
          <w:highlight w:val="cyan"/>
          <w:lang w:val="en-US"/>
        </w:rPr>
        <w:t xml:space="preserve">TIMES EVEN IF THE REQUIREMENT </w:t>
      </w:r>
      <w:r w:rsidR="00D20858" w:rsidRPr="00D62126">
        <w:rPr>
          <w:highlight w:val="cyan"/>
          <w:lang w:val="en-US"/>
        </w:rPr>
        <w:t>SRS IS PRESENT WE DON’T HAVE SUFFICIENT TIME TO REFER THE REQUIREMENT.</w:t>
      </w:r>
    </w:p>
    <w:p w14:paraId="176CD807" w14:textId="5DEAE0B6" w:rsidR="0065228E" w:rsidRPr="00E4708C" w:rsidRDefault="0065228E" w:rsidP="00871A32">
      <w:pPr>
        <w:pStyle w:val="Heading2"/>
        <w:rPr>
          <w:lang w:val="en-US"/>
        </w:rPr>
      </w:pPr>
      <w:r w:rsidRPr="00E4708C">
        <w:rPr>
          <w:lang w:val="en-US"/>
        </w:rPr>
        <w:t>HOW TO DO EXPLORATERY TESTING=</w:t>
      </w:r>
    </w:p>
    <w:p w14:paraId="359B23F9" w14:textId="1EEF567D" w:rsidR="0065228E" w:rsidRPr="00E4708C" w:rsidRDefault="0065228E" w:rsidP="00871A32">
      <w:pPr>
        <w:pStyle w:val="ListParagraph"/>
        <w:numPr>
          <w:ilvl w:val="0"/>
          <w:numId w:val="156"/>
        </w:numPr>
        <w:rPr>
          <w:lang w:val="en-US"/>
        </w:rPr>
      </w:pPr>
      <w:r w:rsidRPr="00E4708C">
        <w:rPr>
          <w:lang w:val="en-US"/>
        </w:rPr>
        <w:t xml:space="preserve">1 </w:t>
      </w:r>
      <w:r w:rsidRPr="00D62126">
        <w:rPr>
          <w:highlight w:val="cyan"/>
          <w:lang w:val="en-US"/>
        </w:rPr>
        <w:t>UNDERSTAND THE APPLICATION</w:t>
      </w:r>
    </w:p>
    <w:p w14:paraId="1A01762E" w14:textId="48393C69" w:rsidR="0065228E" w:rsidRPr="00D62126" w:rsidRDefault="0065228E" w:rsidP="00871A32">
      <w:pPr>
        <w:pStyle w:val="ListParagraph"/>
        <w:numPr>
          <w:ilvl w:val="0"/>
          <w:numId w:val="156"/>
        </w:numPr>
        <w:rPr>
          <w:highlight w:val="cyan"/>
          <w:lang w:val="en-US"/>
        </w:rPr>
      </w:pPr>
      <w:r w:rsidRPr="00E4708C">
        <w:rPr>
          <w:lang w:val="en-US"/>
        </w:rPr>
        <w:t xml:space="preserve">A </w:t>
      </w:r>
      <w:r w:rsidR="00C61510" w:rsidRPr="00D62126">
        <w:rPr>
          <w:highlight w:val="cyan"/>
          <w:lang w:val="en-US"/>
        </w:rPr>
        <w:t>UNDERSTAND EACH AND EVERY COMPONENT WORKS</w:t>
      </w:r>
    </w:p>
    <w:p w14:paraId="732D2E4F" w14:textId="56CF5FBC" w:rsidR="00C61510" w:rsidRPr="00E4708C" w:rsidRDefault="00C61510" w:rsidP="00871A32">
      <w:pPr>
        <w:pStyle w:val="ListParagraph"/>
        <w:numPr>
          <w:ilvl w:val="0"/>
          <w:numId w:val="156"/>
        </w:numPr>
        <w:rPr>
          <w:lang w:val="en-US"/>
        </w:rPr>
      </w:pPr>
      <w:r w:rsidRPr="00D62126">
        <w:rPr>
          <w:highlight w:val="cyan"/>
          <w:lang w:val="en-US"/>
        </w:rPr>
        <w:t xml:space="preserve">B  UNDERSTAND EACH AND EVERY </w:t>
      </w:r>
      <w:r w:rsidR="003D59D8" w:rsidRPr="00D62126">
        <w:rPr>
          <w:highlight w:val="cyan"/>
          <w:lang w:val="en-US"/>
        </w:rPr>
        <w:t>FEATURE ARE RELATED</w:t>
      </w:r>
      <w:r w:rsidR="003D59D8" w:rsidRPr="00E4708C">
        <w:rPr>
          <w:lang w:val="en-US"/>
        </w:rPr>
        <w:t>.</w:t>
      </w:r>
    </w:p>
    <w:p w14:paraId="599A0849" w14:textId="6C989619" w:rsidR="003D59D8" w:rsidRPr="00D62126" w:rsidRDefault="003D59D8" w:rsidP="00871A32">
      <w:pPr>
        <w:pStyle w:val="ListParagraph"/>
        <w:numPr>
          <w:ilvl w:val="0"/>
          <w:numId w:val="156"/>
        </w:numPr>
        <w:rPr>
          <w:highlight w:val="cyan"/>
          <w:lang w:val="en-US"/>
        </w:rPr>
      </w:pPr>
      <w:r w:rsidRPr="00E4708C">
        <w:rPr>
          <w:lang w:val="en-US"/>
        </w:rPr>
        <w:t xml:space="preserve">2 </w:t>
      </w:r>
      <w:r w:rsidRPr="00D62126">
        <w:rPr>
          <w:highlight w:val="cyan"/>
          <w:lang w:val="en-US"/>
        </w:rPr>
        <w:t>IDENTIFY ALL THE POSSIBLE SCENARIOS</w:t>
      </w:r>
    </w:p>
    <w:p w14:paraId="706618D0" w14:textId="2093CBEA" w:rsidR="005E1955" w:rsidRPr="00D62126" w:rsidRDefault="005E1955" w:rsidP="00871A32">
      <w:pPr>
        <w:pStyle w:val="ListParagraph"/>
        <w:numPr>
          <w:ilvl w:val="0"/>
          <w:numId w:val="156"/>
        </w:numPr>
        <w:rPr>
          <w:highlight w:val="cyan"/>
          <w:lang w:val="en-US"/>
        </w:rPr>
      </w:pPr>
      <w:r w:rsidRPr="00D62126">
        <w:rPr>
          <w:highlight w:val="cyan"/>
          <w:lang w:val="en-US"/>
        </w:rPr>
        <w:t>3 DOCUMENT THE SCENARIO</w:t>
      </w:r>
    </w:p>
    <w:p w14:paraId="3DBC4132" w14:textId="31FAE118" w:rsidR="005E1955" w:rsidRPr="00D62126" w:rsidRDefault="005E1955" w:rsidP="00871A32">
      <w:pPr>
        <w:pStyle w:val="ListParagraph"/>
        <w:numPr>
          <w:ilvl w:val="0"/>
          <w:numId w:val="156"/>
        </w:numPr>
        <w:rPr>
          <w:highlight w:val="cyan"/>
          <w:lang w:val="en-US"/>
        </w:rPr>
      </w:pPr>
      <w:r w:rsidRPr="00D62126">
        <w:rPr>
          <w:highlight w:val="cyan"/>
          <w:lang w:val="en-US"/>
        </w:rPr>
        <w:t>4 EXECUTE THE DOCUMENTED SCENARIO.</w:t>
      </w:r>
    </w:p>
    <w:p w14:paraId="28A7650F" w14:textId="06437C2E" w:rsidR="00037C2A" w:rsidRPr="00E4708C" w:rsidRDefault="00037C2A" w:rsidP="00871A32">
      <w:pPr>
        <w:pStyle w:val="ListParagraph"/>
        <w:numPr>
          <w:ilvl w:val="0"/>
          <w:numId w:val="156"/>
        </w:numPr>
        <w:rPr>
          <w:lang w:val="en-US"/>
        </w:rPr>
      </w:pPr>
      <w:r w:rsidRPr="00D62126">
        <w:rPr>
          <w:highlight w:val="cyan"/>
          <w:lang w:val="en-US"/>
        </w:rPr>
        <w:t xml:space="preserve">5 WHEN FIND DEFECT CUMMUNICATE </w:t>
      </w:r>
      <w:r w:rsidR="002C2D4E" w:rsidRPr="00D62126">
        <w:rPr>
          <w:highlight w:val="cyan"/>
          <w:lang w:val="en-US"/>
        </w:rPr>
        <w:t>TO</w:t>
      </w:r>
      <w:r w:rsidR="002C2D4E" w:rsidRPr="00E4708C">
        <w:rPr>
          <w:lang w:val="en-US"/>
        </w:rPr>
        <w:t xml:space="preserve"> DEVELOPERS.</w:t>
      </w:r>
    </w:p>
    <w:p w14:paraId="1A8CDFA6" w14:textId="69F4031F" w:rsidR="002C2D4E" w:rsidRPr="00E4708C" w:rsidRDefault="002C2D4E" w:rsidP="00871A32">
      <w:pPr>
        <w:pStyle w:val="Heading2"/>
        <w:rPr>
          <w:lang w:val="en-US"/>
        </w:rPr>
      </w:pPr>
      <w:r w:rsidRPr="00E4708C">
        <w:rPr>
          <w:lang w:val="en-US"/>
        </w:rPr>
        <w:t>DRAWBACKS OF EXPLORATERY TESTING=</w:t>
      </w:r>
    </w:p>
    <w:p w14:paraId="20CD8A2F" w14:textId="4A37E07B" w:rsidR="002C2D4E" w:rsidRPr="00E4708C" w:rsidRDefault="009E23AB" w:rsidP="00871A32">
      <w:pPr>
        <w:pStyle w:val="ListParagraph"/>
        <w:numPr>
          <w:ilvl w:val="0"/>
          <w:numId w:val="157"/>
        </w:numPr>
        <w:rPr>
          <w:lang w:val="en-US"/>
        </w:rPr>
      </w:pPr>
      <w:r w:rsidRPr="00D62126">
        <w:rPr>
          <w:highlight w:val="cyan"/>
          <w:lang w:val="en-US"/>
        </w:rPr>
        <w:t>TIME CUNSUMING</w:t>
      </w:r>
      <w:r w:rsidRPr="00E4708C">
        <w:rPr>
          <w:lang w:val="en-US"/>
        </w:rPr>
        <w:t xml:space="preserve"> .</w:t>
      </w:r>
    </w:p>
    <w:p w14:paraId="41D71E0F" w14:textId="01A4E4EF" w:rsidR="009E23AB" w:rsidRPr="00E4708C" w:rsidRDefault="009E23AB" w:rsidP="00871A32">
      <w:pPr>
        <w:pStyle w:val="ListParagraph"/>
        <w:numPr>
          <w:ilvl w:val="0"/>
          <w:numId w:val="157"/>
        </w:numPr>
        <w:rPr>
          <w:lang w:val="en-US"/>
        </w:rPr>
      </w:pPr>
      <w:r w:rsidRPr="00E4708C">
        <w:rPr>
          <w:lang w:val="en-US"/>
        </w:rPr>
        <w:t xml:space="preserve">IF </w:t>
      </w:r>
      <w:r w:rsidRPr="00D62126">
        <w:rPr>
          <w:highlight w:val="cyan"/>
          <w:lang w:val="en-US"/>
        </w:rPr>
        <w:t xml:space="preserve">SUM FEATURES ARE MISSING WE WILL NOT GET TO KNOW IT </w:t>
      </w:r>
      <w:r w:rsidR="00316469" w:rsidRPr="00D62126">
        <w:rPr>
          <w:highlight w:val="cyan"/>
          <w:lang w:val="en-US"/>
        </w:rPr>
        <w:t>REALLY MISSING.</w:t>
      </w:r>
    </w:p>
    <w:p w14:paraId="530CC8C8" w14:textId="0B709634" w:rsidR="00316469" w:rsidRPr="00E4708C" w:rsidRDefault="00316469" w:rsidP="00871A32">
      <w:pPr>
        <w:pStyle w:val="ListParagraph"/>
        <w:numPr>
          <w:ilvl w:val="0"/>
          <w:numId w:val="157"/>
        </w:numPr>
        <w:rPr>
          <w:lang w:val="en-US"/>
        </w:rPr>
      </w:pPr>
      <w:r w:rsidRPr="00D62126">
        <w:rPr>
          <w:highlight w:val="cyan"/>
          <w:lang w:val="en-US"/>
        </w:rPr>
        <w:t>WE MIGHT MISSUNDRSTAND THE FEATURES AS DEFECT</w:t>
      </w:r>
      <w:r w:rsidRPr="00E4708C">
        <w:rPr>
          <w:lang w:val="en-US"/>
        </w:rPr>
        <w:t>.</w:t>
      </w:r>
    </w:p>
    <w:p w14:paraId="7E4AEC00" w14:textId="49B00200" w:rsidR="00316469" w:rsidRPr="00E4708C" w:rsidRDefault="000E7631" w:rsidP="00871A32">
      <w:pPr>
        <w:pStyle w:val="ListParagraph"/>
        <w:numPr>
          <w:ilvl w:val="0"/>
          <w:numId w:val="157"/>
        </w:numPr>
        <w:rPr>
          <w:lang w:val="en-US"/>
        </w:rPr>
      </w:pPr>
      <w:r w:rsidRPr="00D62126">
        <w:rPr>
          <w:highlight w:val="cyan"/>
          <w:lang w:val="en-US"/>
        </w:rPr>
        <w:t>WE MIGHT MISSUNDERSTAD THE DEFECT AS</w:t>
      </w:r>
      <w:r w:rsidRPr="00E4708C">
        <w:rPr>
          <w:lang w:val="en-US"/>
        </w:rPr>
        <w:t xml:space="preserve"> FEATURE .</w:t>
      </w:r>
    </w:p>
    <w:p w14:paraId="2123F781" w14:textId="03B30E84" w:rsidR="000E7631" w:rsidRPr="00E4708C" w:rsidRDefault="000E7631" w:rsidP="00871A32">
      <w:pPr>
        <w:pStyle w:val="ListParagraph"/>
        <w:numPr>
          <w:ilvl w:val="0"/>
          <w:numId w:val="157"/>
        </w:numPr>
        <w:rPr>
          <w:lang w:val="en-US"/>
        </w:rPr>
      </w:pPr>
      <w:r w:rsidRPr="00D62126">
        <w:rPr>
          <w:highlight w:val="cyan"/>
          <w:lang w:val="en-US"/>
        </w:rPr>
        <w:t xml:space="preserve">WE MIGHT MISS TESTING SOME FEATURES </w:t>
      </w:r>
      <w:r w:rsidR="00E0408C" w:rsidRPr="00D62126">
        <w:rPr>
          <w:highlight w:val="cyan"/>
          <w:lang w:val="en-US"/>
        </w:rPr>
        <w:t>IN RETURN WE MIGHT MISS DEFECTS</w:t>
      </w:r>
      <w:r w:rsidR="00E0408C" w:rsidRPr="00E4708C">
        <w:rPr>
          <w:lang w:val="en-US"/>
        </w:rPr>
        <w:t>.</w:t>
      </w:r>
    </w:p>
    <w:p w14:paraId="55B5BC80" w14:textId="1DA37AF7" w:rsidR="00E0408C" w:rsidRPr="00E4708C" w:rsidRDefault="00E0408C" w:rsidP="00871A32">
      <w:pPr>
        <w:pStyle w:val="Heading2"/>
        <w:rPr>
          <w:lang w:val="en-US"/>
        </w:rPr>
      </w:pPr>
      <w:r w:rsidRPr="00E4708C">
        <w:rPr>
          <w:lang w:val="en-US"/>
        </w:rPr>
        <w:t xml:space="preserve">HOW TO OVERCOME THE </w:t>
      </w:r>
      <w:r w:rsidR="009264E9" w:rsidRPr="00E4708C">
        <w:rPr>
          <w:lang w:val="en-US"/>
        </w:rPr>
        <w:t>DRAWBACKS=</w:t>
      </w:r>
    </w:p>
    <w:p w14:paraId="5A985DF7" w14:textId="46B4F554" w:rsidR="009264E9" w:rsidRPr="00D62126" w:rsidRDefault="009264E9" w:rsidP="00871A32">
      <w:pPr>
        <w:pStyle w:val="ListParagraph"/>
        <w:numPr>
          <w:ilvl w:val="0"/>
          <w:numId w:val="158"/>
        </w:numPr>
        <w:rPr>
          <w:highlight w:val="cyan"/>
          <w:lang w:val="en-US"/>
        </w:rPr>
      </w:pPr>
      <w:r w:rsidRPr="00D62126">
        <w:rPr>
          <w:highlight w:val="cyan"/>
          <w:lang w:val="en-US"/>
        </w:rPr>
        <w:t xml:space="preserve">INTERACT WITH SCENIOR DEVELOPER </w:t>
      </w:r>
      <w:r w:rsidR="00A153C3" w:rsidRPr="00D62126">
        <w:rPr>
          <w:highlight w:val="cyan"/>
          <w:lang w:val="en-US"/>
        </w:rPr>
        <w:t>/ SENIOR TEST ENGINEER , BUSINESS ANALYST  OR CUSTOMER</w:t>
      </w:r>
      <w:r w:rsidR="00EA0D59" w:rsidRPr="00D62126">
        <w:rPr>
          <w:highlight w:val="cyan"/>
          <w:lang w:val="en-US"/>
        </w:rPr>
        <w:t>.</w:t>
      </w:r>
    </w:p>
    <w:p w14:paraId="23D90B9E" w14:textId="27C18E8D" w:rsidR="00EA0D59" w:rsidRPr="00E4708C" w:rsidRDefault="00EA0D59" w:rsidP="00871A32">
      <w:pPr>
        <w:pStyle w:val="ListParagraph"/>
        <w:numPr>
          <w:ilvl w:val="0"/>
          <w:numId w:val="158"/>
        </w:numPr>
        <w:rPr>
          <w:lang w:val="en-US"/>
        </w:rPr>
      </w:pPr>
      <w:r w:rsidRPr="00E4708C">
        <w:rPr>
          <w:lang w:val="en-US"/>
        </w:rPr>
        <w:t xml:space="preserve">BASED ON </w:t>
      </w:r>
      <w:r w:rsidRPr="00D62126">
        <w:rPr>
          <w:highlight w:val="cyan"/>
          <w:lang w:val="en-US"/>
        </w:rPr>
        <w:t>PRODUCT KNOWLEDGE</w:t>
      </w:r>
      <w:r w:rsidRPr="00E4708C">
        <w:rPr>
          <w:lang w:val="en-US"/>
        </w:rPr>
        <w:t xml:space="preserve"> .</w:t>
      </w:r>
    </w:p>
    <w:p w14:paraId="0D83E680" w14:textId="46B21EB3" w:rsidR="00EA0D59" w:rsidRPr="00E4708C" w:rsidRDefault="00EA0D59" w:rsidP="00871A32">
      <w:pPr>
        <w:pStyle w:val="ListParagraph"/>
        <w:numPr>
          <w:ilvl w:val="0"/>
          <w:numId w:val="158"/>
        </w:numPr>
        <w:rPr>
          <w:lang w:val="en-US"/>
        </w:rPr>
      </w:pPr>
      <w:r w:rsidRPr="00E4708C">
        <w:rPr>
          <w:lang w:val="en-US"/>
        </w:rPr>
        <w:lastRenderedPageBreak/>
        <w:t xml:space="preserve">BASED ON </w:t>
      </w:r>
      <w:r w:rsidRPr="00D62126">
        <w:rPr>
          <w:highlight w:val="cyan"/>
          <w:lang w:val="en-US"/>
        </w:rPr>
        <w:t>DOMAIN KNOWLEDGE</w:t>
      </w:r>
      <w:r w:rsidRPr="00E4708C">
        <w:rPr>
          <w:lang w:val="en-US"/>
        </w:rPr>
        <w:t xml:space="preserve"> .</w:t>
      </w:r>
    </w:p>
    <w:p w14:paraId="3DF45948" w14:textId="26665FA9" w:rsidR="00EA0D59" w:rsidRPr="00E4708C" w:rsidRDefault="00EA0D59" w:rsidP="00871A32">
      <w:pPr>
        <w:pStyle w:val="ListParagraph"/>
        <w:numPr>
          <w:ilvl w:val="0"/>
          <w:numId w:val="158"/>
        </w:numPr>
        <w:rPr>
          <w:lang w:val="en-US"/>
        </w:rPr>
      </w:pPr>
      <w:r w:rsidRPr="00D62126">
        <w:rPr>
          <w:highlight w:val="cyan"/>
          <w:lang w:val="en-US"/>
        </w:rPr>
        <w:t xml:space="preserve">BY COMPARING THE SIMILAR KIND </w:t>
      </w:r>
      <w:r w:rsidR="001E49B9" w:rsidRPr="00D62126">
        <w:rPr>
          <w:highlight w:val="cyan"/>
          <w:lang w:val="en-US"/>
        </w:rPr>
        <w:t>OF APPLICATION</w:t>
      </w:r>
      <w:r w:rsidR="001E49B9" w:rsidRPr="00E4708C">
        <w:rPr>
          <w:lang w:val="en-US"/>
        </w:rPr>
        <w:t>.</w:t>
      </w:r>
    </w:p>
    <w:p w14:paraId="3DEF21ED" w14:textId="3F69639B" w:rsidR="001E49B9" w:rsidRPr="00D62126" w:rsidRDefault="001E49B9" w:rsidP="00871A32">
      <w:pPr>
        <w:pStyle w:val="ListParagraph"/>
        <w:numPr>
          <w:ilvl w:val="0"/>
          <w:numId w:val="158"/>
        </w:numPr>
        <w:rPr>
          <w:highlight w:val="cyan"/>
          <w:lang w:val="en-US"/>
        </w:rPr>
      </w:pPr>
      <w:r w:rsidRPr="00D62126">
        <w:rPr>
          <w:highlight w:val="cyan"/>
          <w:lang w:val="en-US"/>
        </w:rPr>
        <w:t>BASED UPPON COMMON SENSE</w:t>
      </w:r>
      <w:r w:rsidR="002054E9" w:rsidRPr="00D62126">
        <w:rPr>
          <w:highlight w:val="cyan"/>
          <w:lang w:val="en-US"/>
        </w:rPr>
        <w:t>.</w:t>
      </w:r>
    </w:p>
    <w:p w14:paraId="5869F9E7" w14:textId="19EDA371" w:rsidR="00A60E55" w:rsidRPr="00E4708C" w:rsidRDefault="00A60E55" w:rsidP="00871A32">
      <w:pPr>
        <w:pStyle w:val="Heading1"/>
        <w:rPr>
          <w:color w:val="833C0B" w:themeColor="accent2" w:themeShade="80"/>
          <w:sz w:val="96"/>
          <w:szCs w:val="96"/>
          <w:lang w:val="en-US"/>
        </w:rPr>
      </w:pPr>
      <w:r w:rsidRPr="00E4708C">
        <w:rPr>
          <w:color w:val="833C0B" w:themeColor="accent2" w:themeShade="80"/>
          <w:sz w:val="48"/>
          <w:szCs w:val="48"/>
          <w:lang w:val="en-US"/>
        </w:rPr>
        <w:t>GLOBALIZATION TESTING =</w:t>
      </w:r>
    </w:p>
    <w:p w14:paraId="465E1063" w14:textId="263B305E" w:rsidR="00A60E55" w:rsidRPr="00E4708C" w:rsidRDefault="00562EDB" w:rsidP="00871A32">
      <w:pPr>
        <w:pStyle w:val="ListParagraph"/>
        <w:numPr>
          <w:ilvl w:val="0"/>
          <w:numId w:val="159"/>
        </w:numPr>
        <w:rPr>
          <w:lang w:val="en-US"/>
        </w:rPr>
      </w:pPr>
      <w:r w:rsidRPr="00D62126">
        <w:rPr>
          <w:highlight w:val="cyan"/>
          <w:lang w:val="en-US"/>
        </w:rPr>
        <w:t>DEVELOPING THE SOFTWAER FOR MULTIPLE LANGUAGE IS CALLED AS GLOBALIZATION</w:t>
      </w:r>
      <w:r w:rsidRPr="00E4708C">
        <w:rPr>
          <w:lang w:val="en-US"/>
        </w:rPr>
        <w:t xml:space="preserve"> .</w:t>
      </w:r>
    </w:p>
    <w:p w14:paraId="57D5EF7A" w14:textId="4A0D7F16" w:rsidR="00442093" w:rsidRPr="00D62126" w:rsidRDefault="00442093" w:rsidP="00871A32">
      <w:pPr>
        <w:pStyle w:val="ListParagraph"/>
        <w:numPr>
          <w:ilvl w:val="0"/>
          <w:numId w:val="159"/>
        </w:numPr>
        <w:rPr>
          <w:highlight w:val="cyan"/>
          <w:lang w:val="en-US"/>
        </w:rPr>
      </w:pPr>
      <w:r w:rsidRPr="00D62126">
        <w:rPr>
          <w:highlight w:val="cyan"/>
          <w:lang w:val="en-US"/>
        </w:rPr>
        <w:t xml:space="preserve">TESTING THE SOFTWARE WHICH IS DEVELOPED </w:t>
      </w:r>
      <w:r w:rsidR="0064494E" w:rsidRPr="00D62126">
        <w:rPr>
          <w:highlight w:val="cyan"/>
          <w:lang w:val="en-US"/>
        </w:rPr>
        <w:t xml:space="preserve">FOR MULTIPLE LANGUAGES IS CALLED AS </w:t>
      </w:r>
      <w:r w:rsidR="00CF1CE6" w:rsidRPr="00D62126">
        <w:rPr>
          <w:highlight w:val="cyan"/>
          <w:lang w:val="en-US"/>
        </w:rPr>
        <w:t>GLOBALIZATION TESTING .</w:t>
      </w:r>
    </w:p>
    <w:p w14:paraId="32933D2A" w14:textId="24359A3D" w:rsidR="00CF1CE6" w:rsidRPr="00E4708C" w:rsidRDefault="00CF1CE6" w:rsidP="00871A32">
      <w:pPr>
        <w:pStyle w:val="Heading2"/>
        <w:rPr>
          <w:lang w:val="en-US"/>
        </w:rPr>
      </w:pPr>
      <w:r w:rsidRPr="00D62126">
        <w:rPr>
          <w:highlight w:val="cyan"/>
          <w:lang w:val="en-US"/>
        </w:rPr>
        <w:t xml:space="preserve">HOW THE SOFTWARE IS DEVELOPED </w:t>
      </w:r>
      <w:r w:rsidR="007C3032" w:rsidRPr="00D62126">
        <w:rPr>
          <w:highlight w:val="cyan"/>
          <w:lang w:val="en-US"/>
        </w:rPr>
        <w:t>FOR MULTIPLE LANGUAGE=</w:t>
      </w:r>
    </w:p>
    <w:p w14:paraId="1B60CEDE" w14:textId="4AEB5CC3" w:rsidR="007C3032" w:rsidRPr="00E4708C" w:rsidRDefault="00411FB1" w:rsidP="00871A32">
      <w:pPr>
        <w:pStyle w:val="ListParagraph"/>
        <w:numPr>
          <w:ilvl w:val="0"/>
          <w:numId w:val="160"/>
        </w:numPr>
        <w:rPr>
          <w:lang w:val="en-US"/>
        </w:rPr>
      </w:pPr>
      <w:r w:rsidRPr="00E4708C">
        <w:rPr>
          <w:lang w:val="en-US"/>
        </w:rPr>
        <w:t>STEP=1</w:t>
      </w:r>
    </w:p>
    <w:p w14:paraId="71A1CD14" w14:textId="3CDA9DD1" w:rsidR="00411FB1" w:rsidRPr="00E4708C" w:rsidRDefault="00411FB1" w:rsidP="00871A32">
      <w:pPr>
        <w:pStyle w:val="ListParagraph"/>
        <w:numPr>
          <w:ilvl w:val="0"/>
          <w:numId w:val="160"/>
        </w:numPr>
        <w:rPr>
          <w:lang w:val="en-US"/>
        </w:rPr>
      </w:pPr>
      <w:r w:rsidRPr="00E4708C">
        <w:rPr>
          <w:lang w:val="en-US"/>
        </w:rPr>
        <w:t xml:space="preserve">USER OPENS THE BROWSER  AND ENTER </w:t>
      </w:r>
      <w:r w:rsidR="00592110" w:rsidRPr="00E4708C">
        <w:rPr>
          <w:lang w:val="en-US"/>
        </w:rPr>
        <w:t xml:space="preserve">THE URL AND CLICK ON ENTER THE REQUEST GOES TO THE SERVER , </w:t>
      </w:r>
      <w:r w:rsidR="00D86EF1" w:rsidRPr="00E4708C">
        <w:rPr>
          <w:lang w:val="en-US"/>
        </w:rPr>
        <w:t>THE REQUEST HAS 2 THINGS .</w:t>
      </w:r>
    </w:p>
    <w:p w14:paraId="67553FB3" w14:textId="34C31F04" w:rsidR="00F81278" w:rsidRPr="00E4708C" w:rsidRDefault="00D86EF1" w:rsidP="00871A32">
      <w:pPr>
        <w:pStyle w:val="ListParagraph"/>
        <w:numPr>
          <w:ilvl w:val="0"/>
          <w:numId w:val="160"/>
        </w:numPr>
        <w:rPr>
          <w:lang w:val="en-US"/>
        </w:rPr>
      </w:pPr>
      <w:r w:rsidRPr="00E4708C">
        <w:rPr>
          <w:lang w:val="en-US"/>
        </w:rPr>
        <w:t>PAGE NAME =LOGIN</w:t>
      </w:r>
    </w:p>
    <w:p w14:paraId="5A6AE643" w14:textId="5F3CBDED" w:rsidR="00D86EF1" w:rsidRPr="00E4708C" w:rsidRDefault="00D86EF1" w:rsidP="00871A32">
      <w:pPr>
        <w:pStyle w:val="ListParagraph"/>
        <w:numPr>
          <w:ilvl w:val="0"/>
          <w:numId w:val="160"/>
        </w:numPr>
        <w:rPr>
          <w:lang w:val="en-US"/>
        </w:rPr>
      </w:pPr>
      <w:r w:rsidRPr="00E4708C">
        <w:rPr>
          <w:lang w:val="en-US"/>
        </w:rPr>
        <w:t xml:space="preserve">LANGUAGE CODE </w:t>
      </w:r>
      <w:r w:rsidR="00F81278" w:rsidRPr="00E4708C">
        <w:rPr>
          <w:lang w:val="en-US"/>
        </w:rPr>
        <w:t>=ENGLISH.</w:t>
      </w:r>
    </w:p>
    <w:p w14:paraId="16A93D67" w14:textId="3C899F84" w:rsidR="00F81278" w:rsidRPr="00E4708C" w:rsidRDefault="00F81278" w:rsidP="00871A32">
      <w:pPr>
        <w:pStyle w:val="ListParagraph"/>
        <w:rPr>
          <w:lang w:val="en-US"/>
        </w:rPr>
      </w:pPr>
    </w:p>
    <w:p w14:paraId="72469B88" w14:textId="480E122A" w:rsidR="00F81278" w:rsidRPr="00E4708C" w:rsidRDefault="00F81278" w:rsidP="00871A32">
      <w:pPr>
        <w:rPr>
          <w:lang w:val="en-US"/>
        </w:rPr>
      </w:pPr>
      <w:r w:rsidRPr="00E4708C">
        <w:rPr>
          <w:lang w:val="en-US"/>
        </w:rPr>
        <w:t>STEP=2</w:t>
      </w:r>
    </w:p>
    <w:p w14:paraId="2C496A39" w14:textId="3050735D" w:rsidR="00F81278" w:rsidRPr="00E4708C" w:rsidRDefault="00D41B82" w:rsidP="00871A32">
      <w:pPr>
        <w:pStyle w:val="ListParagraph"/>
        <w:numPr>
          <w:ilvl w:val="0"/>
          <w:numId w:val="168"/>
        </w:numPr>
        <w:rPr>
          <w:lang w:val="en-US"/>
        </w:rPr>
      </w:pPr>
      <w:r w:rsidRPr="00E4708C">
        <w:rPr>
          <w:lang w:val="en-US"/>
        </w:rPr>
        <w:t>THE SERVER IS W</w:t>
      </w:r>
      <w:r w:rsidR="00925E54" w:rsidRPr="00E4708C">
        <w:rPr>
          <w:lang w:val="en-US"/>
        </w:rPr>
        <w:t>A</w:t>
      </w:r>
      <w:r w:rsidRPr="00E4708C">
        <w:rPr>
          <w:lang w:val="en-US"/>
        </w:rPr>
        <w:t xml:space="preserve">ITING FOR THE REQUEST AS SOON AS THE REQUEST GETS IN , IT GOES INSIDE </w:t>
      </w:r>
      <w:r w:rsidR="00E57DF0" w:rsidRPr="00E4708C">
        <w:rPr>
          <w:lang w:val="en-US"/>
        </w:rPr>
        <w:t>REQUEST AND CHECK FOR THE PAGE NAME .</w:t>
      </w:r>
    </w:p>
    <w:p w14:paraId="2FA9312D" w14:textId="4D9FF92D" w:rsidR="00E57DF0" w:rsidRPr="00E4708C" w:rsidRDefault="00E57DF0" w:rsidP="00871A32">
      <w:pPr>
        <w:pStyle w:val="ListParagraph"/>
        <w:numPr>
          <w:ilvl w:val="0"/>
          <w:numId w:val="160"/>
        </w:numPr>
        <w:rPr>
          <w:lang w:val="en-US"/>
        </w:rPr>
      </w:pPr>
      <w:r w:rsidRPr="00E4708C">
        <w:rPr>
          <w:lang w:val="en-US"/>
        </w:rPr>
        <w:t xml:space="preserve">EXAMPLE = </w:t>
      </w:r>
      <w:r w:rsidR="00E87C02" w:rsidRPr="00E4708C">
        <w:rPr>
          <w:lang w:val="en-US"/>
        </w:rPr>
        <w:t xml:space="preserve">PAGE NAME =LOGIN SO NOW ITS CONNECTED TO LOGIN.JSP PROGRAME </w:t>
      </w:r>
      <w:r w:rsidR="006C033C" w:rsidRPr="00E4708C">
        <w:rPr>
          <w:lang w:val="en-US"/>
        </w:rPr>
        <w:t>FILE.</w:t>
      </w:r>
    </w:p>
    <w:p w14:paraId="2D518633" w14:textId="06B9543D" w:rsidR="006C033C" w:rsidRPr="00E4708C" w:rsidRDefault="006C033C" w:rsidP="00871A32">
      <w:pPr>
        <w:pStyle w:val="ListParagraph"/>
        <w:rPr>
          <w:lang w:val="en-US"/>
        </w:rPr>
      </w:pPr>
    </w:p>
    <w:p w14:paraId="4C82C41A" w14:textId="0607250D" w:rsidR="006C033C" w:rsidRPr="00E4708C" w:rsidRDefault="006C033C" w:rsidP="00871A32">
      <w:pPr>
        <w:rPr>
          <w:lang w:val="en-US"/>
        </w:rPr>
      </w:pPr>
      <w:r w:rsidRPr="00E4708C">
        <w:rPr>
          <w:lang w:val="en-US"/>
        </w:rPr>
        <w:t>STEP=3</w:t>
      </w:r>
    </w:p>
    <w:p w14:paraId="54684216" w14:textId="6F3F95A9" w:rsidR="00257A3C" w:rsidRPr="00E4708C" w:rsidRDefault="006C033C" w:rsidP="00871A32">
      <w:pPr>
        <w:pStyle w:val="ListParagraph"/>
        <w:numPr>
          <w:ilvl w:val="0"/>
          <w:numId w:val="160"/>
        </w:numPr>
        <w:rPr>
          <w:lang w:val="en-US"/>
        </w:rPr>
      </w:pPr>
      <w:r w:rsidRPr="00E4708C">
        <w:rPr>
          <w:lang w:val="en-US"/>
        </w:rPr>
        <w:t xml:space="preserve">THE PROGRAMME STARTS RUNNING , </w:t>
      </w:r>
      <w:r w:rsidR="00255395" w:rsidRPr="00E4708C">
        <w:rPr>
          <w:lang w:val="en-US"/>
        </w:rPr>
        <w:t>IT HAS GOT 2 SECTIONS  THE 1 SECTION OF THE PROGRAMME .</w:t>
      </w:r>
    </w:p>
    <w:p w14:paraId="1918F3C1" w14:textId="45F27DDB" w:rsidR="00257A3C" w:rsidRPr="00E4708C" w:rsidRDefault="00257A3C" w:rsidP="00871A32">
      <w:pPr>
        <w:pStyle w:val="ListParagraph"/>
        <w:numPr>
          <w:ilvl w:val="0"/>
          <w:numId w:val="160"/>
        </w:numPr>
        <w:rPr>
          <w:lang w:val="en-US"/>
        </w:rPr>
      </w:pPr>
      <w:r w:rsidRPr="00E4708C">
        <w:rPr>
          <w:lang w:val="en-US"/>
        </w:rPr>
        <w:t xml:space="preserve">IT RECIVE THE REQUEST GOES INSIDE </w:t>
      </w:r>
      <w:r w:rsidR="00831FC9" w:rsidRPr="00E4708C">
        <w:rPr>
          <w:lang w:val="en-US"/>
        </w:rPr>
        <w:t>IT AND CHECK FOR THE LANGUAGE CODE.</w:t>
      </w:r>
    </w:p>
    <w:p w14:paraId="780CEFDA" w14:textId="17FF8D3E" w:rsidR="00831FC9" w:rsidRPr="00E4708C" w:rsidRDefault="00831FC9" w:rsidP="00871A32">
      <w:pPr>
        <w:pStyle w:val="ListParagraph"/>
        <w:numPr>
          <w:ilvl w:val="0"/>
          <w:numId w:val="160"/>
        </w:numPr>
        <w:rPr>
          <w:lang w:val="en-US"/>
        </w:rPr>
      </w:pPr>
      <w:r w:rsidRPr="00E4708C">
        <w:rPr>
          <w:lang w:val="en-US"/>
        </w:rPr>
        <w:t>EXAMPLE=</w:t>
      </w:r>
    </w:p>
    <w:p w14:paraId="6FB2BC2C" w14:textId="63625BB2" w:rsidR="00831FC9" w:rsidRPr="00E4708C" w:rsidRDefault="00831FC9" w:rsidP="00871A32">
      <w:pPr>
        <w:pStyle w:val="ListParagraph"/>
        <w:numPr>
          <w:ilvl w:val="0"/>
          <w:numId w:val="160"/>
        </w:numPr>
        <w:rPr>
          <w:lang w:val="en-US"/>
        </w:rPr>
      </w:pPr>
      <w:r w:rsidRPr="00E4708C">
        <w:rPr>
          <w:lang w:val="en-US"/>
        </w:rPr>
        <w:t xml:space="preserve">LONGUAGE CODE ENGLISH </w:t>
      </w:r>
      <w:r w:rsidR="008F5E27" w:rsidRPr="00E4708C">
        <w:rPr>
          <w:lang w:val="en-US"/>
        </w:rPr>
        <w:t xml:space="preserve">CONNECTION HAS BEEN ESTABLISHED BETWEEN PROGRAMME </w:t>
      </w:r>
      <w:r w:rsidR="004904CF" w:rsidRPr="00E4708C">
        <w:rPr>
          <w:lang w:val="en-US"/>
        </w:rPr>
        <w:t>FILES AND PROPERTY FILES.</w:t>
      </w:r>
    </w:p>
    <w:p w14:paraId="665167C7" w14:textId="0EE14E01" w:rsidR="004904CF" w:rsidRPr="00E4708C" w:rsidRDefault="004904CF" w:rsidP="00871A32">
      <w:pPr>
        <w:pStyle w:val="ListParagraph"/>
        <w:rPr>
          <w:lang w:val="en-US"/>
        </w:rPr>
      </w:pPr>
    </w:p>
    <w:p w14:paraId="35F804EE" w14:textId="50F2E8CE" w:rsidR="004904CF" w:rsidRPr="00E4708C" w:rsidRDefault="004904CF" w:rsidP="00871A32">
      <w:pPr>
        <w:rPr>
          <w:lang w:val="en-US"/>
        </w:rPr>
      </w:pPr>
      <w:r w:rsidRPr="00E4708C">
        <w:rPr>
          <w:lang w:val="en-US"/>
        </w:rPr>
        <w:t>STEP =4</w:t>
      </w:r>
    </w:p>
    <w:p w14:paraId="73F117AA" w14:textId="2DB47A6D" w:rsidR="004904CF" w:rsidRPr="00E4708C" w:rsidRDefault="005E10F2" w:rsidP="00871A32">
      <w:pPr>
        <w:pStyle w:val="ListParagraph"/>
        <w:numPr>
          <w:ilvl w:val="0"/>
          <w:numId w:val="160"/>
        </w:numPr>
        <w:rPr>
          <w:lang w:val="en-US"/>
        </w:rPr>
      </w:pPr>
      <w:r w:rsidRPr="00E4708C">
        <w:rPr>
          <w:lang w:val="en-US"/>
        </w:rPr>
        <w:t xml:space="preserve">THE REMAINING PART OF THE PROGRAMME COPIES THE </w:t>
      </w:r>
      <w:r w:rsidR="00320BB3" w:rsidRPr="00E4708C">
        <w:rPr>
          <w:lang w:val="en-US"/>
        </w:rPr>
        <w:t>CONTENT FROM PROPERTY FILE AND DISPLAY IT ON THE BROWSER.</w:t>
      </w:r>
    </w:p>
    <w:p w14:paraId="67CF369E" w14:textId="64A4BE45" w:rsidR="00883278" w:rsidRPr="00E4708C" w:rsidRDefault="00883278" w:rsidP="00871A32">
      <w:pPr>
        <w:pStyle w:val="Heading2"/>
        <w:rPr>
          <w:lang w:val="en-US"/>
        </w:rPr>
      </w:pPr>
      <w:r w:rsidRPr="00E4708C">
        <w:rPr>
          <w:lang w:val="en-US"/>
        </w:rPr>
        <w:t>TYPES OF GLOBALIZATION TESTING =</w:t>
      </w:r>
    </w:p>
    <w:p w14:paraId="4C41299B" w14:textId="14F4BDB1" w:rsidR="00883278" w:rsidRPr="00D62126" w:rsidRDefault="00883278" w:rsidP="00871A32">
      <w:pPr>
        <w:rPr>
          <w:highlight w:val="cyan"/>
          <w:lang w:val="en-US"/>
        </w:rPr>
      </w:pPr>
      <w:r w:rsidRPr="00E4708C">
        <w:rPr>
          <w:lang w:val="en-US"/>
        </w:rPr>
        <w:t xml:space="preserve">1 </w:t>
      </w:r>
      <w:r w:rsidRPr="00D62126">
        <w:rPr>
          <w:highlight w:val="cyan"/>
          <w:lang w:val="en-US"/>
        </w:rPr>
        <w:t xml:space="preserve">INTERNATIONALIZATION </w:t>
      </w:r>
      <w:r w:rsidR="000A36CB" w:rsidRPr="00D62126">
        <w:rPr>
          <w:highlight w:val="cyan"/>
          <w:lang w:val="en-US"/>
        </w:rPr>
        <w:t>TESTING (I18N)</w:t>
      </w:r>
    </w:p>
    <w:p w14:paraId="74A83A66" w14:textId="72F33CA3" w:rsidR="000A36CB" w:rsidRPr="00E4708C" w:rsidRDefault="000A36CB" w:rsidP="00871A32">
      <w:pPr>
        <w:rPr>
          <w:lang w:val="en-US"/>
        </w:rPr>
      </w:pPr>
      <w:r w:rsidRPr="00D62126">
        <w:rPr>
          <w:highlight w:val="cyan"/>
          <w:lang w:val="en-US"/>
        </w:rPr>
        <w:t>2 LOCALIZATION TESTING (L10N).</w:t>
      </w:r>
    </w:p>
    <w:p w14:paraId="1BC26B4C" w14:textId="77777777" w:rsidR="000A36CB" w:rsidRPr="00E4708C" w:rsidRDefault="000A36CB" w:rsidP="00871A32">
      <w:pPr>
        <w:rPr>
          <w:lang w:val="en-US"/>
        </w:rPr>
      </w:pPr>
    </w:p>
    <w:p w14:paraId="30CB3110" w14:textId="0C1E0076" w:rsidR="000A36CB" w:rsidRPr="00E4708C" w:rsidRDefault="000A36CB" w:rsidP="00871A32">
      <w:pPr>
        <w:pStyle w:val="Heading3"/>
        <w:rPr>
          <w:lang w:val="en-US"/>
        </w:rPr>
      </w:pPr>
      <w:r w:rsidRPr="00E4708C">
        <w:rPr>
          <w:lang w:val="en-US"/>
        </w:rPr>
        <w:t xml:space="preserve">1 </w:t>
      </w:r>
      <w:r w:rsidR="000B7D95" w:rsidRPr="00E4708C">
        <w:rPr>
          <w:lang w:val="en-US"/>
        </w:rPr>
        <w:t>INTERNATIONAL</w:t>
      </w:r>
      <w:r w:rsidR="00EB1944" w:rsidRPr="00E4708C">
        <w:rPr>
          <w:lang w:val="en-US"/>
        </w:rPr>
        <w:t xml:space="preserve">IZATION </w:t>
      </w:r>
      <w:r w:rsidR="000B7D95" w:rsidRPr="00E4708C">
        <w:rPr>
          <w:lang w:val="en-US"/>
        </w:rPr>
        <w:t>TESTING (I18N)=</w:t>
      </w:r>
    </w:p>
    <w:p w14:paraId="52AEFADE" w14:textId="7511EFE5" w:rsidR="00F71882" w:rsidRPr="00D62126" w:rsidRDefault="00E82BF1" w:rsidP="00871A32">
      <w:pPr>
        <w:pStyle w:val="ListParagraph"/>
        <w:numPr>
          <w:ilvl w:val="0"/>
          <w:numId w:val="161"/>
        </w:numPr>
        <w:rPr>
          <w:highlight w:val="cyan"/>
          <w:lang w:val="en-US"/>
        </w:rPr>
      </w:pPr>
      <w:r w:rsidRPr="00D62126">
        <w:rPr>
          <w:highlight w:val="cyan"/>
          <w:lang w:val="en-US"/>
        </w:rPr>
        <w:t>TESTING THE SOFTWARE WHICH IS DEVELOPED FOR MULTIPLE LANGU</w:t>
      </w:r>
      <w:r w:rsidR="00F71882" w:rsidRPr="00D62126">
        <w:rPr>
          <w:highlight w:val="cyan"/>
          <w:lang w:val="en-US"/>
        </w:rPr>
        <w:t>AGES IS CALLED AS I18N.</w:t>
      </w:r>
    </w:p>
    <w:p w14:paraId="76DDA1CF" w14:textId="3F311945" w:rsidR="00F71882" w:rsidRPr="00E4708C" w:rsidRDefault="0003331D" w:rsidP="00871A32">
      <w:pPr>
        <w:pStyle w:val="Heading3"/>
        <w:rPr>
          <w:lang w:val="en-US"/>
        </w:rPr>
      </w:pPr>
      <w:r w:rsidRPr="00E4708C">
        <w:rPr>
          <w:lang w:val="en-US"/>
        </w:rPr>
        <w:lastRenderedPageBreak/>
        <w:t>HERE WE CHECK WHETHER=</w:t>
      </w:r>
    </w:p>
    <w:p w14:paraId="6980F2A6" w14:textId="2B186964" w:rsidR="0003331D" w:rsidRPr="00E4708C" w:rsidRDefault="00860D53" w:rsidP="00871A32">
      <w:pPr>
        <w:pStyle w:val="ListParagraph"/>
        <w:numPr>
          <w:ilvl w:val="0"/>
          <w:numId w:val="161"/>
        </w:numPr>
        <w:rPr>
          <w:lang w:val="en-US"/>
        </w:rPr>
      </w:pPr>
      <w:r w:rsidRPr="00E4708C">
        <w:rPr>
          <w:lang w:val="en-US"/>
        </w:rPr>
        <w:t xml:space="preserve">1 </w:t>
      </w:r>
      <w:r w:rsidRPr="00D62126">
        <w:rPr>
          <w:highlight w:val="cyan"/>
          <w:lang w:val="en-US"/>
        </w:rPr>
        <w:t>CONTENT IS IN RIGHT LANGUAGE OR NOT</w:t>
      </w:r>
      <w:r w:rsidRPr="00E4708C">
        <w:rPr>
          <w:lang w:val="en-US"/>
        </w:rPr>
        <w:t xml:space="preserve"> </w:t>
      </w:r>
      <w:r w:rsidR="00590AFD" w:rsidRPr="00E4708C">
        <w:rPr>
          <w:lang w:val="en-US"/>
        </w:rPr>
        <w:t>.</w:t>
      </w:r>
    </w:p>
    <w:p w14:paraId="3A2B61DB" w14:textId="5D925687" w:rsidR="00860D53" w:rsidRPr="00E4708C" w:rsidRDefault="00860D53" w:rsidP="00871A32">
      <w:pPr>
        <w:pStyle w:val="ListParagraph"/>
        <w:numPr>
          <w:ilvl w:val="0"/>
          <w:numId w:val="161"/>
        </w:numPr>
        <w:rPr>
          <w:lang w:val="en-US"/>
        </w:rPr>
      </w:pPr>
      <w:r w:rsidRPr="00E4708C">
        <w:rPr>
          <w:lang w:val="en-US"/>
        </w:rPr>
        <w:t xml:space="preserve">2 </w:t>
      </w:r>
      <w:r w:rsidR="009F68ED" w:rsidRPr="00D62126">
        <w:rPr>
          <w:highlight w:val="cyan"/>
          <w:lang w:val="en-US"/>
        </w:rPr>
        <w:t>RIGHT CONTENT IS DISPLAYED IN RIGHT PLACE OR NOT</w:t>
      </w:r>
      <w:r w:rsidR="009F68ED" w:rsidRPr="00E4708C">
        <w:rPr>
          <w:lang w:val="en-US"/>
        </w:rPr>
        <w:t xml:space="preserve"> .</w:t>
      </w:r>
    </w:p>
    <w:p w14:paraId="483ED6D2" w14:textId="604E553F" w:rsidR="00590AFD" w:rsidRPr="00E4708C" w:rsidRDefault="00590AFD" w:rsidP="00871A32">
      <w:pPr>
        <w:pStyle w:val="ListParagraph"/>
        <w:numPr>
          <w:ilvl w:val="0"/>
          <w:numId w:val="161"/>
        </w:numPr>
        <w:rPr>
          <w:lang w:val="en-US"/>
        </w:rPr>
      </w:pPr>
      <w:r w:rsidRPr="00E4708C">
        <w:rPr>
          <w:lang w:val="en-US"/>
        </w:rPr>
        <w:t xml:space="preserve">3 </w:t>
      </w:r>
      <w:r w:rsidRPr="00D62126">
        <w:rPr>
          <w:highlight w:val="cyan"/>
          <w:lang w:val="en-US"/>
        </w:rPr>
        <w:t xml:space="preserve">FEATURES ARE BROKEN WHEN WE CHANGE </w:t>
      </w:r>
      <w:r w:rsidR="00927F62" w:rsidRPr="00D62126">
        <w:rPr>
          <w:highlight w:val="cyan"/>
          <w:lang w:val="en-US"/>
        </w:rPr>
        <w:t>THE LANGUAGE</w:t>
      </w:r>
      <w:r w:rsidR="00927F62" w:rsidRPr="00E4708C">
        <w:rPr>
          <w:lang w:val="en-US"/>
        </w:rPr>
        <w:t>.</w:t>
      </w:r>
    </w:p>
    <w:p w14:paraId="6209C005" w14:textId="77777777" w:rsidR="00590AFD" w:rsidRPr="00E4708C" w:rsidRDefault="00590AFD" w:rsidP="00871A32">
      <w:pPr>
        <w:pStyle w:val="ListParagraph"/>
        <w:rPr>
          <w:lang w:val="en-US"/>
        </w:rPr>
      </w:pPr>
    </w:p>
    <w:p w14:paraId="2239A54F" w14:textId="143B4465" w:rsidR="00927F62" w:rsidRPr="00E4708C" w:rsidRDefault="00927F62" w:rsidP="00871A32">
      <w:pPr>
        <w:pStyle w:val="Heading3"/>
        <w:rPr>
          <w:lang w:val="en-US"/>
        </w:rPr>
      </w:pPr>
      <w:r w:rsidRPr="00E4708C">
        <w:rPr>
          <w:lang w:val="en-US"/>
        </w:rPr>
        <w:t xml:space="preserve">HOW TO DO </w:t>
      </w:r>
      <w:r w:rsidR="00EB1944" w:rsidRPr="00E4708C">
        <w:rPr>
          <w:lang w:val="en-US"/>
        </w:rPr>
        <w:t>I18N TESTING =</w:t>
      </w:r>
    </w:p>
    <w:p w14:paraId="7579C7BF" w14:textId="03F7CC0E" w:rsidR="00EB1944" w:rsidRPr="00D62126" w:rsidRDefault="0068240C" w:rsidP="00871A32">
      <w:pPr>
        <w:pStyle w:val="ListParagraph"/>
        <w:numPr>
          <w:ilvl w:val="0"/>
          <w:numId w:val="162"/>
        </w:numPr>
        <w:rPr>
          <w:highlight w:val="cyan"/>
          <w:lang w:val="en-US"/>
        </w:rPr>
      </w:pPr>
      <w:r w:rsidRPr="00E4708C">
        <w:rPr>
          <w:lang w:val="en-US"/>
        </w:rPr>
        <w:t xml:space="preserve">1 </w:t>
      </w:r>
      <w:r w:rsidR="00415DEC" w:rsidRPr="00D62126">
        <w:rPr>
          <w:highlight w:val="cyan"/>
          <w:lang w:val="en-US"/>
        </w:rPr>
        <w:t>GO TO CHINEESE PROPERTY FILE .</w:t>
      </w:r>
    </w:p>
    <w:p w14:paraId="42B01BA3" w14:textId="62D0A6AF" w:rsidR="00415DEC" w:rsidRPr="00E4708C" w:rsidRDefault="0068240C" w:rsidP="00871A32">
      <w:pPr>
        <w:pStyle w:val="ListParagraph"/>
        <w:numPr>
          <w:ilvl w:val="0"/>
          <w:numId w:val="162"/>
        </w:numPr>
        <w:rPr>
          <w:lang w:val="en-US"/>
        </w:rPr>
      </w:pPr>
      <w:r w:rsidRPr="00D62126">
        <w:rPr>
          <w:highlight w:val="cyan"/>
          <w:lang w:val="en-US"/>
        </w:rPr>
        <w:t xml:space="preserve">2 </w:t>
      </w:r>
      <w:r w:rsidR="00415DEC" w:rsidRPr="00D62126">
        <w:rPr>
          <w:highlight w:val="cyan"/>
          <w:lang w:val="en-US"/>
        </w:rPr>
        <w:t xml:space="preserve">ADD PREFFIX AND SUFFIX </w:t>
      </w:r>
      <w:r w:rsidR="001E548F" w:rsidRPr="00D62126">
        <w:rPr>
          <w:highlight w:val="cyan"/>
          <w:lang w:val="en-US"/>
        </w:rPr>
        <w:t>TO THE CONTENT</w:t>
      </w:r>
      <w:r w:rsidR="001E548F" w:rsidRPr="00E4708C">
        <w:rPr>
          <w:lang w:val="en-US"/>
        </w:rPr>
        <w:t>.</w:t>
      </w:r>
    </w:p>
    <w:p w14:paraId="3BEB6EAA" w14:textId="747A256C" w:rsidR="001E548F" w:rsidRPr="00E4708C" w:rsidRDefault="0068240C" w:rsidP="00871A32">
      <w:pPr>
        <w:pStyle w:val="ListParagraph"/>
        <w:numPr>
          <w:ilvl w:val="0"/>
          <w:numId w:val="162"/>
        </w:numPr>
        <w:rPr>
          <w:lang w:val="en-US"/>
        </w:rPr>
      </w:pPr>
      <w:r w:rsidRPr="00E4708C">
        <w:rPr>
          <w:lang w:val="en-US"/>
        </w:rPr>
        <w:t xml:space="preserve">3 </w:t>
      </w:r>
      <w:r w:rsidR="001E548F" w:rsidRPr="00D62126">
        <w:rPr>
          <w:highlight w:val="cyan"/>
          <w:lang w:val="en-US"/>
        </w:rPr>
        <w:t>SAVE THE PROPERTY</w:t>
      </w:r>
      <w:r w:rsidR="001E548F" w:rsidRPr="00E4708C">
        <w:rPr>
          <w:lang w:val="en-US"/>
        </w:rPr>
        <w:t xml:space="preserve"> FILE</w:t>
      </w:r>
    </w:p>
    <w:p w14:paraId="376A957D" w14:textId="5A52F3E3" w:rsidR="00D14C8E" w:rsidRPr="00D62126" w:rsidRDefault="0068240C" w:rsidP="00871A32">
      <w:pPr>
        <w:pStyle w:val="ListParagraph"/>
        <w:numPr>
          <w:ilvl w:val="0"/>
          <w:numId w:val="162"/>
        </w:numPr>
        <w:rPr>
          <w:highlight w:val="cyan"/>
          <w:lang w:val="en-US"/>
        </w:rPr>
      </w:pPr>
      <w:r w:rsidRPr="00E4708C">
        <w:rPr>
          <w:lang w:val="en-US"/>
        </w:rPr>
        <w:t xml:space="preserve">4 </w:t>
      </w:r>
      <w:r w:rsidR="000606F1" w:rsidRPr="00D62126">
        <w:rPr>
          <w:highlight w:val="cyan"/>
          <w:lang w:val="en-US"/>
        </w:rPr>
        <w:t xml:space="preserve">OPEN THE APPLICATION AND </w:t>
      </w:r>
      <w:r w:rsidR="00D14C8E" w:rsidRPr="00D62126">
        <w:rPr>
          <w:highlight w:val="cyan"/>
          <w:lang w:val="en-US"/>
        </w:rPr>
        <w:t>SELECT THE LANGUAGE (CHINEESE)</w:t>
      </w:r>
      <w:r w:rsidR="007921C2" w:rsidRPr="00D62126">
        <w:rPr>
          <w:highlight w:val="cyan"/>
          <w:lang w:val="en-US"/>
        </w:rPr>
        <w:t xml:space="preserve"> CURRESPONDING PAGE </w:t>
      </w:r>
      <w:r w:rsidRPr="00D62126">
        <w:rPr>
          <w:highlight w:val="cyan"/>
          <w:lang w:val="en-US"/>
        </w:rPr>
        <w:t xml:space="preserve">                                                                                                    </w:t>
      </w:r>
      <w:r w:rsidR="007921C2" w:rsidRPr="00D62126">
        <w:rPr>
          <w:highlight w:val="cyan"/>
          <w:lang w:val="en-US"/>
        </w:rPr>
        <w:t>WILL BE DISPLAYED .</w:t>
      </w:r>
    </w:p>
    <w:p w14:paraId="05A21DE5" w14:textId="54C80D0E" w:rsidR="007921C2" w:rsidRPr="00D62126" w:rsidRDefault="0068240C" w:rsidP="00871A32">
      <w:pPr>
        <w:pStyle w:val="ListParagraph"/>
        <w:numPr>
          <w:ilvl w:val="0"/>
          <w:numId w:val="162"/>
        </w:numPr>
        <w:rPr>
          <w:highlight w:val="cyan"/>
          <w:lang w:val="en-US"/>
        </w:rPr>
      </w:pPr>
      <w:r w:rsidRPr="00E4708C">
        <w:rPr>
          <w:lang w:val="en-US"/>
        </w:rPr>
        <w:t xml:space="preserve">5 </w:t>
      </w:r>
      <w:r w:rsidR="005042BE" w:rsidRPr="00E4708C">
        <w:rPr>
          <w:lang w:val="en-US"/>
        </w:rPr>
        <w:t xml:space="preserve">CHECK FOR  </w:t>
      </w:r>
      <w:r w:rsidR="005042BE" w:rsidRPr="00D62126">
        <w:rPr>
          <w:highlight w:val="cyan"/>
          <w:lang w:val="en-US"/>
        </w:rPr>
        <w:t>PREFFIX , IF THE PREFFIX IS CORRECT</w:t>
      </w:r>
      <w:r w:rsidR="005042BE" w:rsidRPr="00E4708C">
        <w:rPr>
          <w:lang w:val="en-US"/>
        </w:rPr>
        <w:t xml:space="preserve"> </w:t>
      </w:r>
      <w:r w:rsidR="0015457E" w:rsidRPr="00E4708C">
        <w:rPr>
          <w:lang w:val="en-US"/>
        </w:rPr>
        <w:t xml:space="preserve">, </w:t>
      </w:r>
      <w:r w:rsidR="0015457E" w:rsidRPr="00D62126">
        <w:rPr>
          <w:highlight w:val="cyan"/>
          <w:lang w:val="en-US"/>
        </w:rPr>
        <w:t>THAT MEANS</w:t>
      </w:r>
      <w:r w:rsidR="00BF3AD8" w:rsidRPr="00D62126">
        <w:rPr>
          <w:highlight w:val="cyan"/>
          <w:lang w:val="en-US"/>
        </w:rPr>
        <w:t xml:space="preserve"> CONTENT IS IN RIGHT </w:t>
      </w:r>
      <w:r w:rsidRPr="00D62126">
        <w:rPr>
          <w:highlight w:val="cyan"/>
          <w:lang w:val="en-US"/>
        </w:rPr>
        <w:t xml:space="preserve">    </w:t>
      </w:r>
      <w:r w:rsidR="00FE0D34" w:rsidRPr="00D62126">
        <w:rPr>
          <w:highlight w:val="cyan"/>
          <w:lang w:val="en-US"/>
        </w:rPr>
        <w:t>LANGUAGE.</w:t>
      </w:r>
    </w:p>
    <w:p w14:paraId="33A8D60F" w14:textId="0CFA8EC2" w:rsidR="00FE0D34" w:rsidRPr="00D62126" w:rsidRDefault="0068240C" w:rsidP="00871A32">
      <w:pPr>
        <w:pStyle w:val="ListParagraph"/>
        <w:numPr>
          <w:ilvl w:val="0"/>
          <w:numId w:val="162"/>
        </w:numPr>
        <w:rPr>
          <w:highlight w:val="cyan"/>
          <w:lang w:val="en-US"/>
        </w:rPr>
      </w:pPr>
      <w:r w:rsidRPr="00E4708C">
        <w:rPr>
          <w:lang w:val="en-US"/>
        </w:rPr>
        <w:t>6</w:t>
      </w:r>
      <w:r w:rsidR="00FE0D34" w:rsidRPr="00E4708C">
        <w:rPr>
          <w:lang w:val="en-US"/>
        </w:rPr>
        <w:t xml:space="preserve">CHECK FOR </w:t>
      </w:r>
      <w:r w:rsidR="00FE0D34" w:rsidRPr="00D62126">
        <w:rPr>
          <w:highlight w:val="cyan"/>
          <w:lang w:val="en-US"/>
        </w:rPr>
        <w:t xml:space="preserve">SUFFIX </w:t>
      </w:r>
      <w:r w:rsidR="007E5F04" w:rsidRPr="00D62126">
        <w:rPr>
          <w:highlight w:val="cyan"/>
          <w:lang w:val="en-US"/>
        </w:rPr>
        <w:t>, IF SUFFIX IS CURRECT</w:t>
      </w:r>
      <w:r w:rsidR="007E5F04" w:rsidRPr="00E4708C">
        <w:rPr>
          <w:lang w:val="en-US"/>
        </w:rPr>
        <w:t xml:space="preserve"> THAT MEANS , </w:t>
      </w:r>
      <w:r w:rsidR="007E5F04" w:rsidRPr="00D62126">
        <w:rPr>
          <w:highlight w:val="cyan"/>
          <w:lang w:val="en-US"/>
        </w:rPr>
        <w:t>CONTENT IS DISPLAYED IN RIGHT PLACE.</w:t>
      </w:r>
    </w:p>
    <w:p w14:paraId="0F2033FA" w14:textId="40F08004" w:rsidR="00A61701" w:rsidRPr="00E4708C" w:rsidRDefault="00A61701" w:rsidP="00871A32">
      <w:pPr>
        <w:rPr>
          <w:lang w:val="en-US"/>
        </w:rPr>
      </w:pPr>
      <w:r w:rsidRPr="00E4708C">
        <w:rPr>
          <w:lang w:val="en-US"/>
        </w:rPr>
        <w:t>NOTE=</w:t>
      </w:r>
    </w:p>
    <w:p w14:paraId="77C92847" w14:textId="65AFADF8" w:rsidR="00A61701" w:rsidRPr="00E4708C" w:rsidRDefault="00A61701" w:rsidP="00871A32">
      <w:pPr>
        <w:pStyle w:val="ListParagraph"/>
        <w:numPr>
          <w:ilvl w:val="0"/>
          <w:numId w:val="164"/>
        </w:numPr>
        <w:rPr>
          <w:lang w:val="en-US"/>
        </w:rPr>
      </w:pPr>
      <w:r w:rsidRPr="00E4708C">
        <w:rPr>
          <w:lang w:val="en-US"/>
        </w:rPr>
        <w:t xml:space="preserve">TEST ENGINEERS FOR THEIR </w:t>
      </w:r>
      <w:r w:rsidR="00713E72" w:rsidRPr="00E4708C">
        <w:rPr>
          <w:lang w:val="en-US"/>
        </w:rPr>
        <w:t xml:space="preserve">UNDERSTANDING PURPOINSE  </w:t>
      </w:r>
      <w:r w:rsidR="00775408" w:rsidRPr="00E4708C">
        <w:rPr>
          <w:lang w:val="en-US"/>
        </w:rPr>
        <w:t xml:space="preserve">IN ORDER TO TEST THE SOFTWARE WILL GIVE PREFFIX AND SUFFIX </w:t>
      </w:r>
      <w:r w:rsidR="00B3596C" w:rsidRPr="00E4708C">
        <w:rPr>
          <w:lang w:val="en-US"/>
        </w:rPr>
        <w:t xml:space="preserve">FOR DIFFERENT LANGUAGE AND CONTENTS THIS CONCEPT IS CALLED AS </w:t>
      </w:r>
      <w:r w:rsidR="00AB290E" w:rsidRPr="00E4708C">
        <w:rPr>
          <w:lang w:val="en-US"/>
        </w:rPr>
        <w:t>“</w:t>
      </w:r>
      <w:r w:rsidR="00AB290E" w:rsidRPr="00A12A81">
        <w:rPr>
          <w:color w:val="0070C0"/>
          <w:lang w:val="en-US"/>
        </w:rPr>
        <w:t>PSEUDO TRANSLATION</w:t>
      </w:r>
      <w:r w:rsidR="00AB290E" w:rsidRPr="00E4708C">
        <w:rPr>
          <w:lang w:val="en-US"/>
        </w:rPr>
        <w:t>”.</w:t>
      </w:r>
    </w:p>
    <w:p w14:paraId="0672831F" w14:textId="6C4D32A3" w:rsidR="00AB290E" w:rsidRPr="00E4708C" w:rsidRDefault="00E6379B" w:rsidP="00871A32">
      <w:pPr>
        <w:pStyle w:val="Heading3"/>
        <w:rPr>
          <w:lang w:val="en-US"/>
        </w:rPr>
      </w:pPr>
      <w:r w:rsidRPr="00E4708C">
        <w:rPr>
          <w:lang w:val="en-US"/>
        </w:rPr>
        <w:t>WHAT KIND OF DEFECTS WE FIND IN I18N=</w:t>
      </w:r>
    </w:p>
    <w:p w14:paraId="58DD0777" w14:textId="141DAF7B" w:rsidR="00E6379B" w:rsidRPr="00E4708C" w:rsidRDefault="0068240C" w:rsidP="00871A32">
      <w:pPr>
        <w:pStyle w:val="ListParagraph"/>
        <w:numPr>
          <w:ilvl w:val="0"/>
          <w:numId w:val="163"/>
        </w:numPr>
        <w:rPr>
          <w:lang w:val="en-US"/>
        </w:rPr>
      </w:pPr>
      <w:r w:rsidRPr="00E4708C">
        <w:rPr>
          <w:lang w:val="en-US"/>
        </w:rPr>
        <w:t xml:space="preserve">1 </w:t>
      </w:r>
      <w:r w:rsidR="006A67BA" w:rsidRPr="00D62126">
        <w:rPr>
          <w:highlight w:val="cyan"/>
          <w:lang w:val="en-US"/>
        </w:rPr>
        <w:t>ALIGHNMENT SPECIFICATION PROBLEM FOR THE LANGUAGE</w:t>
      </w:r>
      <w:r w:rsidR="006A67BA" w:rsidRPr="00E4708C">
        <w:rPr>
          <w:lang w:val="en-US"/>
        </w:rPr>
        <w:t>.</w:t>
      </w:r>
    </w:p>
    <w:p w14:paraId="49A731B2" w14:textId="5BAD6F08" w:rsidR="00AD7ECA" w:rsidRPr="00E4708C" w:rsidRDefault="0068240C" w:rsidP="00871A32">
      <w:pPr>
        <w:pStyle w:val="ListParagraph"/>
        <w:numPr>
          <w:ilvl w:val="0"/>
          <w:numId w:val="163"/>
        </w:numPr>
        <w:rPr>
          <w:lang w:val="en-US"/>
        </w:rPr>
      </w:pPr>
      <w:r w:rsidRPr="00E4708C">
        <w:rPr>
          <w:lang w:val="en-US"/>
        </w:rPr>
        <w:t xml:space="preserve">2 </w:t>
      </w:r>
      <w:r w:rsidR="005641E7" w:rsidRPr="00E4708C">
        <w:rPr>
          <w:lang w:val="en-US"/>
        </w:rPr>
        <w:t xml:space="preserve">CHANCES ARE THERE </w:t>
      </w:r>
      <w:r w:rsidR="005641E7" w:rsidRPr="00D62126">
        <w:rPr>
          <w:highlight w:val="cyan"/>
          <w:lang w:val="en-US"/>
        </w:rPr>
        <w:t xml:space="preserve">RIGHT LANGUAGE </w:t>
      </w:r>
      <w:r w:rsidR="008E3C22" w:rsidRPr="00D62126">
        <w:rPr>
          <w:highlight w:val="cyan"/>
          <w:lang w:val="en-US"/>
        </w:rPr>
        <w:t>MIGHT NOT BE DISPLAYED .</w:t>
      </w:r>
    </w:p>
    <w:p w14:paraId="6124C58E" w14:textId="37E645B2" w:rsidR="007351A1" w:rsidRPr="00E4708C" w:rsidRDefault="0068240C" w:rsidP="00871A32">
      <w:pPr>
        <w:pStyle w:val="ListParagraph"/>
        <w:numPr>
          <w:ilvl w:val="0"/>
          <w:numId w:val="163"/>
        </w:numPr>
        <w:rPr>
          <w:lang w:val="en-US"/>
        </w:rPr>
      </w:pPr>
      <w:r w:rsidRPr="00E4708C">
        <w:rPr>
          <w:lang w:val="en-US"/>
        </w:rPr>
        <w:t xml:space="preserve">3 </w:t>
      </w:r>
      <w:r w:rsidR="008E3C22" w:rsidRPr="00E4708C">
        <w:rPr>
          <w:lang w:val="en-US"/>
        </w:rPr>
        <w:t xml:space="preserve">CHANCES ARE THERE </w:t>
      </w:r>
      <w:r w:rsidR="008E3C22" w:rsidRPr="00D62126">
        <w:rPr>
          <w:highlight w:val="cyan"/>
          <w:lang w:val="en-US"/>
        </w:rPr>
        <w:t xml:space="preserve">RIGHT CONTENT MAY BE </w:t>
      </w:r>
      <w:r w:rsidR="007351A1" w:rsidRPr="00D62126">
        <w:rPr>
          <w:highlight w:val="cyan"/>
          <w:lang w:val="en-US"/>
        </w:rPr>
        <w:t>NOT DISPLAYED IN RIGHT PLACE.</w:t>
      </w:r>
    </w:p>
    <w:p w14:paraId="5869E5D1" w14:textId="14959D9B" w:rsidR="007351A1" w:rsidRPr="00E4708C" w:rsidRDefault="0068240C" w:rsidP="00871A32">
      <w:pPr>
        <w:pStyle w:val="ListParagraph"/>
        <w:numPr>
          <w:ilvl w:val="0"/>
          <w:numId w:val="163"/>
        </w:numPr>
        <w:rPr>
          <w:lang w:val="en-US"/>
        </w:rPr>
      </w:pPr>
      <w:r w:rsidRPr="00E4708C">
        <w:rPr>
          <w:lang w:val="en-US"/>
        </w:rPr>
        <w:t xml:space="preserve">4 </w:t>
      </w:r>
      <w:r w:rsidR="007351A1" w:rsidRPr="00D62126">
        <w:rPr>
          <w:highlight w:val="cyan"/>
          <w:lang w:val="en-US"/>
        </w:rPr>
        <w:t>TOOL TIP</w:t>
      </w:r>
    </w:p>
    <w:p w14:paraId="0D4E9420" w14:textId="1436FCFA" w:rsidR="00094E0B" w:rsidRPr="00E4708C" w:rsidRDefault="00094E0B" w:rsidP="00871A32">
      <w:pPr>
        <w:pStyle w:val="Heading3"/>
        <w:rPr>
          <w:lang w:val="en-US"/>
        </w:rPr>
      </w:pPr>
      <w:r w:rsidRPr="00E4708C">
        <w:rPr>
          <w:lang w:val="en-US"/>
        </w:rPr>
        <w:t>TOOL TIP =</w:t>
      </w:r>
    </w:p>
    <w:p w14:paraId="6838A520" w14:textId="034358F6" w:rsidR="00094E0B" w:rsidRPr="00E4708C" w:rsidRDefault="00116F69" w:rsidP="00871A32">
      <w:pPr>
        <w:pStyle w:val="ListParagraph"/>
        <w:numPr>
          <w:ilvl w:val="0"/>
          <w:numId w:val="165"/>
        </w:numPr>
        <w:rPr>
          <w:lang w:val="en-US"/>
        </w:rPr>
      </w:pPr>
      <w:r w:rsidRPr="00E4708C">
        <w:rPr>
          <w:lang w:val="en-US"/>
        </w:rPr>
        <w:t xml:space="preserve">WHEN THE USER POINTS THE CURSUR ON THE IMAGE , RECTANGULAR </w:t>
      </w:r>
      <w:r w:rsidR="00A54EE5" w:rsidRPr="00E4708C">
        <w:rPr>
          <w:lang w:val="en-US"/>
        </w:rPr>
        <w:t xml:space="preserve">BOX WILL BE DISPLAYED WHICH EXPLAINS ABOUT IMAGE </w:t>
      </w:r>
      <w:r w:rsidR="006351CE" w:rsidRPr="00E4708C">
        <w:rPr>
          <w:lang w:val="en-US"/>
        </w:rPr>
        <w:t>OR TOOL  THIS IS CALLED AS TOOL TIP</w:t>
      </w:r>
    </w:p>
    <w:p w14:paraId="7A6005D5" w14:textId="0BB51A98" w:rsidR="008B3914" w:rsidRPr="00E4708C" w:rsidRDefault="008B3914" w:rsidP="00871A32">
      <w:pPr>
        <w:pStyle w:val="ListParagraph"/>
        <w:numPr>
          <w:ilvl w:val="0"/>
          <w:numId w:val="165"/>
        </w:numPr>
        <w:rPr>
          <w:lang w:val="en-US"/>
        </w:rPr>
      </w:pPr>
      <w:r w:rsidRPr="00E4708C">
        <w:rPr>
          <w:lang w:val="en-US"/>
        </w:rPr>
        <w:t xml:space="preserve">TOOL TIP SHOULD ALWAYS DISPLAYED </w:t>
      </w:r>
      <w:r w:rsidR="00976D73" w:rsidRPr="00E4708C">
        <w:rPr>
          <w:lang w:val="en-US"/>
        </w:rPr>
        <w:t xml:space="preserve">WITH THE LANGUAGE WHICH THE USER AS </w:t>
      </w:r>
      <w:r w:rsidR="00DD4EF6" w:rsidRPr="00E4708C">
        <w:rPr>
          <w:lang w:val="en-US"/>
        </w:rPr>
        <w:t>SELECTED , IF NOT IT WILL BE CALLED AS TOOL TIP DEFECT.</w:t>
      </w:r>
    </w:p>
    <w:p w14:paraId="4975C4E4" w14:textId="40FA373F" w:rsidR="00A41C4C" w:rsidRPr="00E4708C" w:rsidRDefault="00A41C4C" w:rsidP="00871A32">
      <w:pPr>
        <w:pStyle w:val="Heading3"/>
        <w:rPr>
          <w:lang w:val="en-US"/>
        </w:rPr>
      </w:pPr>
      <w:r w:rsidRPr="00E4708C">
        <w:rPr>
          <w:lang w:val="en-US"/>
        </w:rPr>
        <w:t>2 LOCALIZATION TESTING(LION)=</w:t>
      </w:r>
    </w:p>
    <w:p w14:paraId="0B30AC85" w14:textId="2A26B0B9" w:rsidR="00A41C4C" w:rsidRPr="00D62126" w:rsidRDefault="00AD70D5" w:rsidP="00871A32">
      <w:pPr>
        <w:pStyle w:val="ListParagraph"/>
        <w:numPr>
          <w:ilvl w:val="0"/>
          <w:numId w:val="166"/>
        </w:numPr>
        <w:rPr>
          <w:highlight w:val="cyan"/>
          <w:lang w:val="en-US"/>
        </w:rPr>
      </w:pPr>
      <w:r w:rsidRPr="00D62126">
        <w:rPr>
          <w:highlight w:val="cyan"/>
          <w:lang w:val="en-US"/>
        </w:rPr>
        <w:t xml:space="preserve">TESTING THE SOFTWARE TO CHECK WHETHER IT IS ACCORDING </w:t>
      </w:r>
      <w:r w:rsidR="00AD6707" w:rsidRPr="00D62126">
        <w:rPr>
          <w:highlight w:val="cyan"/>
          <w:lang w:val="en-US"/>
        </w:rPr>
        <w:t xml:space="preserve">TO THE STANDARDA /CULTURE CALLED AS THE </w:t>
      </w:r>
      <w:r w:rsidR="00F806FB" w:rsidRPr="00D62126">
        <w:rPr>
          <w:highlight w:val="cyan"/>
          <w:lang w:val="en-US"/>
        </w:rPr>
        <w:t>LOCALIZATION TESTING.</w:t>
      </w:r>
    </w:p>
    <w:p w14:paraId="74984FEE" w14:textId="49B8767C" w:rsidR="00F806FB" w:rsidRPr="00E4708C" w:rsidRDefault="00F806FB" w:rsidP="00871A32">
      <w:pPr>
        <w:ind w:left="360"/>
        <w:rPr>
          <w:lang w:val="en-US"/>
        </w:rPr>
      </w:pPr>
    </w:p>
    <w:p w14:paraId="5383029D" w14:textId="10E346C8" w:rsidR="00F806FB" w:rsidRPr="00E4708C" w:rsidRDefault="00F806FB" w:rsidP="00871A32">
      <w:pPr>
        <w:rPr>
          <w:lang w:val="en-US"/>
        </w:rPr>
      </w:pPr>
      <w:r w:rsidRPr="00E4708C">
        <w:rPr>
          <w:lang w:val="en-US"/>
        </w:rPr>
        <w:t xml:space="preserve">A) HERE WE WILL CHECK </w:t>
      </w:r>
      <w:r w:rsidR="006A164F" w:rsidRPr="00E4708C">
        <w:rPr>
          <w:lang w:val="en-US"/>
        </w:rPr>
        <w:t xml:space="preserve">THE </w:t>
      </w:r>
      <w:r w:rsidR="006A164F" w:rsidRPr="00D62126">
        <w:rPr>
          <w:highlight w:val="cyan"/>
          <w:lang w:val="en-US"/>
        </w:rPr>
        <w:t xml:space="preserve">CURRENCY FORMATES IS DISPLAYED </w:t>
      </w:r>
      <w:r w:rsidR="00714FF9" w:rsidRPr="00D62126">
        <w:rPr>
          <w:highlight w:val="cyan"/>
          <w:lang w:val="en-US"/>
        </w:rPr>
        <w:t>AS THE CUNTRY STANDARDS OR NOT.</w:t>
      </w:r>
    </w:p>
    <w:p w14:paraId="7ED9DDAE" w14:textId="77777777" w:rsidR="006F2007" w:rsidRPr="00E4708C" w:rsidRDefault="006F2007" w:rsidP="00871A32">
      <w:pPr>
        <w:pStyle w:val="ListParagraph"/>
        <w:rPr>
          <w:lang w:val="en-US"/>
        </w:rPr>
      </w:pPr>
    </w:p>
    <w:p w14:paraId="1496AEE8" w14:textId="598290B8" w:rsidR="00714FF9" w:rsidRPr="00E4708C" w:rsidRDefault="00714FF9" w:rsidP="00871A32">
      <w:pPr>
        <w:pStyle w:val="ListParagraph"/>
        <w:numPr>
          <w:ilvl w:val="0"/>
          <w:numId w:val="166"/>
        </w:numPr>
        <w:rPr>
          <w:lang w:val="en-US"/>
        </w:rPr>
      </w:pPr>
      <w:r w:rsidRPr="00E4708C">
        <w:rPr>
          <w:lang w:val="en-US"/>
        </w:rPr>
        <w:t>INDIAN =RUPEE</w:t>
      </w:r>
    </w:p>
    <w:p w14:paraId="1474F9F7" w14:textId="38E8C019" w:rsidR="00714FF9" w:rsidRPr="00E4708C" w:rsidRDefault="009A2240" w:rsidP="00871A32">
      <w:pPr>
        <w:pStyle w:val="ListParagraph"/>
        <w:numPr>
          <w:ilvl w:val="0"/>
          <w:numId w:val="166"/>
        </w:numPr>
        <w:rPr>
          <w:lang w:val="en-US"/>
        </w:rPr>
      </w:pPr>
      <w:r w:rsidRPr="00E4708C">
        <w:rPr>
          <w:lang w:val="en-US"/>
        </w:rPr>
        <w:t>US=DOLLAR</w:t>
      </w:r>
    </w:p>
    <w:p w14:paraId="28E4C2D3" w14:textId="291A0A7A" w:rsidR="009A2240" w:rsidRPr="00E4708C" w:rsidRDefault="009A2240" w:rsidP="00871A32">
      <w:pPr>
        <w:pStyle w:val="ListParagraph"/>
        <w:numPr>
          <w:ilvl w:val="0"/>
          <w:numId w:val="166"/>
        </w:numPr>
        <w:rPr>
          <w:lang w:val="en-US"/>
        </w:rPr>
      </w:pPr>
      <w:r w:rsidRPr="00E4708C">
        <w:rPr>
          <w:lang w:val="en-US"/>
        </w:rPr>
        <w:t>UK = POND</w:t>
      </w:r>
    </w:p>
    <w:p w14:paraId="08E06EF8" w14:textId="7EEAAE96" w:rsidR="009A2240" w:rsidRPr="00E4708C" w:rsidRDefault="009A2240" w:rsidP="00871A32">
      <w:pPr>
        <w:pStyle w:val="ListParagraph"/>
        <w:numPr>
          <w:ilvl w:val="0"/>
          <w:numId w:val="166"/>
        </w:numPr>
        <w:rPr>
          <w:lang w:val="en-US"/>
        </w:rPr>
      </w:pPr>
      <w:r w:rsidRPr="00E4708C">
        <w:rPr>
          <w:lang w:val="en-US"/>
        </w:rPr>
        <w:t>EUROPE=EURO</w:t>
      </w:r>
    </w:p>
    <w:p w14:paraId="750AB7FA" w14:textId="2E950A85" w:rsidR="009A2240" w:rsidRPr="00E4708C" w:rsidRDefault="009A2240" w:rsidP="00871A32">
      <w:pPr>
        <w:pStyle w:val="ListParagraph"/>
        <w:numPr>
          <w:ilvl w:val="0"/>
          <w:numId w:val="166"/>
        </w:numPr>
        <w:rPr>
          <w:lang w:val="en-US"/>
        </w:rPr>
      </w:pPr>
      <w:r w:rsidRPr="00E4708C">
        <w:rPr>
          <w:lang w:val="en-US"/>
        </w:rPr>
        <w:lastRenderedPageBreak/>
        <w:t>AFGANISTHAN= AFGAN</w:t>
      </w:r>
    </w:p>
    <w:p w14:paraId="340AFDBB" w14:textId="40B89908" w:rsidR="003A38E5" w:rsidRPr="00E4708C" w:rsidRDefault="003A38E5" w:rsidP="00871A32">
      <w:pPr>
        <w:pStyle w:val="ListParagraph"/>
        <w:numPr>
          <w:ilvl w:val="0"/>
          <w:numId w:val="166"/>
        </w:numPr>
        <w:rPr>
          <w:lang w:val="en-US"/>
        </w:rPr>
      </w:pPr>
      <w:r w:rsidRPr="00E4708C">
        <w:rPr>
          <w:lang w:val="en-US"/>
        </w:rPr>
        <w:t>EGYPT = POUND</w:t>
      </w:r>
    </w:p>
    <w:p w14:paraId="47527E27" w14:textId="63C756A1" w:rsidR="003A38E5" w:rsidRPr="00E4708C" w:rsidRDefault="003A38E5" w:rsidP="00871A32">
      <w:pPr>
        <w:pStyle w:val="ListParagraph"/>
        <w:numPr>
          <w:ilvl w:val="0"/>
          <w:numId w:val="166"/>
        </w:numPr>
        <w:rPr>
          <w:lang w:val="en-US"/>
        </w:rPr>
      </w:pPr>
      <w:r w:rsidRPr="00E4708C">
        <w:rPr>
          <w:lang w:val="en-US"/>
        </w:rPr>
        <w:t>THAILAND = B</w:t>
      </w:r>
      <w:r w:rsidR="006F2007" w:rsidRPr="00E4708C">
        <w:rPr>
          <w:lang w:val="en-US"/>
        </w:rPr>
        <w:t>AHT</w:t>
      </w:r>
    </w:p>
    <w:p w14:paraId="25B525DD" w14:textId="7BF2B4BA" w:rsidR="006F2007" w:rsidRPr="00E4708C" w:rsidRDefault="006F2007" w:rsidP="00871A32">
      <w:pPr>
        <w:pStyle w:val="ListParagraph"/>
        <w:numPr>
          <w:ilvl w:val="0"/>
          <w:numId w:val="166"/>
        </w:numPr>
        <w:rPr>
          <w:lang w:val="en-US"/>
        </w:rPr>
      </w:pPr>
      <w:r w:rsidRPr="00E4708C">
        <w:rPr>
          <w:lang w:val="en-US"/>
        </w:rPr>
        <w:t>JAPAN=YEN</w:t>
      </w:r>
    </w:p>
    <w:p w14:paraId="52FEBDCD" w14:textId="2647F205" w:rsidR="006F2007" w:rsidRPr="00E4708C" w:rsidRDefault="006F2007" w:rsidP="00871A32">
      <w:pPr>
        <w:pStyle w:val="ListParagraph"/>
        <w:numPr>
          <w:ilvl w:val="0"/>
          <w:numId w:val="166"/>
        </w:numPr>
        <w:rPr>
          <w:lang w:val="en-US"/>
        </w:rPr>
      </w:pPr>
      <w:r w:rsidRPr="00E4708C">
        <w:rPr>
          <w:lang w:val="en-US"/>
        </w:rPr>
        <w:t>NIGERIA=NIARA</w:t>
      </w:r>
    </w:p>
    <w:p w14:paraId="18E245A2" w14:textId="44A657D4" w:rsidR="006F2007" w:rsidRPr="00E4708C" w:rsidRDefault="006F2007" w:rsidP="00871A32">
      <w:pPr>
        <w:ind w:left="360"/>
        <w:rPr>
          <w:lang w:val="en-US"/>
        </w:rPr>
      </w:pPr>
    </w:p>
    <w:p w14:paraId="311E8984" w14:textId="1049C00F" w:rsidR="006F2007" w:rsidRPr="00E4708C" w:rsidRDefault="00146EA8" w:rsidP="00871A32">
      <w:pPr>
        <w:rPr>
          <w:lang w:val="en-US"/>
        </w:rPr>
      </w:pPr>
      <w:r w:rsidRPr="00E4708C">
        <w:rPr>
          <w:lang w:val="en-US"/>
        </w:rPr>
        <w:t xml:space="preserve">B) HERE WE </w:t>
      </w:r>
      <w:r w:rsidRPr="00D62126">
        <w:rPr>
          <w:highlight w:val="cyan"/>
          <w:lang w:val="en-US"/>
        </w:rPr>
        <w:t>CHECK WHETER THE DATE FORMATE IS DISPLAYED</w:t>
      </w:r>
      <w:r w:rsidRPr="00E4708C">
        <w:rPr>
          <w:lang w:val="en-US"/>
        </w:rPr>
        <w:t xml:space="preserve"> AS PER THE CUNTRY STANDARDS </w:t>
      </w:r>
      <w:r w:rsidR="00AC100F" w:rsidRPr="00E4708C">
        <w:rPr>
          <w:lang w:val="en-US"/>
        </w:rPr>
        <w:t>OR NOT.</w:t>
      </w:r>
      <w:r w:rsidR="00691F8D">
        <w:rPr>
          <w:lang w:val="en-US"/>
        </w:rPr>
        <w:t xml:space="preserve"> </w:t>
      </w:r>
    </w:p>
    <w:p w14:paraId="2D4964E6" w14:textId="186C2BCA" w:rsidR="00AC100F" w:rsidRPr="00E4708C" w:rsidRDefault="00AC100F" w:rsidP="00871A32">
      <w:pPr>
        <w:pStyle w:val="ListParagraph"/>
        <w:rPr>
          <w:lang w:val="en-US"/>
        </w:rPr>
      </w:pPr>
    </w:p>
    <w:p w14:paraId="45C31E54" w14:textId="4BC79CF1" w:rsidR="00AC100F" w:rsidRPr="00E4708C" w:rsidRDefault="00AC100F" w:rsidP="00871A32">
      <w:pPr>
        <w:pStyle w:val="ListParagraph"/>
        <w:numPr>
          <w:ilvl w:val="0"/>
          <w:numId w:val="166"/>
        </w:numPr>
        <w:rPr>
          <w:lang w:val="en-US"/>
        </w:rPr>
      </w:pPr>
      <w:r w:rsidRPr="00E4708C">
        <w:rPr>
          <w:lang w:val="en-US"/>
        </w:rPr>
        <w:t xml:space="preserve">INDIA  </w:t>
      </w:r>
      <w:r w:rsidR="00E74F73" w:rsidRPr="00E4708C">
        <w:rPr>
          <w:lang w:val="en-US"/>
        </w:rPr>
        <w:t xml:space="preserve">       =</w:t>
      </w:r>
      <w:r w:rsidRPr="00E4708C">
        <w:rPr>
          <w:lang w:val="en-US"/>
        </w:rPr>
        <w:t xml:space="preserve"> DD/MM/YYYY</w:t>
      </w:r>
    </w:p>
    <w:p w14:paraId="5A553978" w14:textId="47E8DF34" w:rsidR="00AC100F" w:rsidRPr="00E4708C" w:rsidRDefault="00AC100F" w:rsidP="00871A32">
      <w:pPr>
        <w:pStyle w:val="ListParagraph"/>
        <w:numPr>
          <w:ilvl w:val="0"/>
          <w:numId w:val="166"/>
        </w:numPr>
        <w:rPr>
          <w:lang w:val="en-US"/>
        </w:rPr>
      </w:pPr>
      <w:r w:rsidRPr="00E4708C">
        <w:rPr>
          <w:lang w:val="en-US"/>
        </w:rPr>
        <w:t xml:space="preserve">US        </w:t>
      </w:r>
      <w:r w:rsidR="00E74F73" w:rsidRPr="00E4708C">
        <w:rPr>
          <w:lang w:val="en-US"/>
        </w:rPr>
        <w:t xml:space="preserve">       =</w:t>
      </w:r>
      <w:r w:rsidRPr="00E4708C">
        <w:rPr>
          <w:lang w:val="en-US"/>
        </w:rPr>
        <w:t xml:space="preserve"> MM/DD/YYYY</w:t>
      </w:r>
    </w:p>
    <w:p w14:paraId="0055BD72" w14:textId="47546307" w:rsidR="00E74F73" w:rsidRPr="00E4708C" w:rsidRDefault="00AC100F" w:rsidP="00871A32">
      <w:pPr>
        <w:pStyle w:val="ListParagraph"/>
        <w:numPr>
          <w:ilvl w:val="0"/>
          <w:numId w:val="166"/>
        </w:numPr>
        <w:rPr>
          <w:lang w:val="en-US"/>
        </w:rPr>
      </w:pPr>
      <w:r w:rsidRPr="00E4708C">
        <w:rPr>
          <w:lang w:val="en-US"/>
        </w:rPr>
        <w:t>GERMANY</w:t>
      </w:r>
      <w:r w:rsidR="00E74F73" w:rsidRPr="00E4708C">
        <w:rPr>
          <w:lang w:val="en-US"/>
        </w:rPr>
        <w:t xml:space="preserve"> = YYYY /MM/DD</w:t>
      </w:r>
    </w:p>
    <w:p w14:paraId="29BED49F" w14:textId="3C843642" w:rsidR="00E74F73" w:rsidRPr="00E4708C" w:rsidRDefault="00E74F73" w:rsidP="00871A32">
      <w:pPr>
        <w:pStyle w:val="ListParagraph"/>
        <w:numPr>
          <w:ilvl w:val="0"/>
          <w:numId w:val="166"/>
        </w:numPr>
        <w:rPr>
          <w:lang w:val="en-US"/>
        </w:rPr>
      </w:pPr>
    </w:p>
    <w:p w14:paraId="352F2C30" w14:textId="01CF77A5" w:rsidR="00E74F73" w:rsidRPr="00E4708C" w:rsidRDefault="00A5074C" w:rsidP="00871A32">
      <w:pPr>
        <w:rPr>
          <w:lang w:val="en-US"/>
        </w:rPr>
      </w:pPr>
      <w:r w:rsidRPr="00E4708C">
        <w:rPr>
          <w:lang w:val="en-US"/>
        </w:rPr>
        <w:t>C)</w:t>
      </w:r>
      <w:r w:rsidR="00CB1570" w:rsidRPr="00E4708C">
        <w:rPr>
          <w:lang w:val="en-US"/>
        </w:rPr>
        <w:t xml:space="preserve">HERE WE CHECK WEATHER THE </w:t>
      </w:r>
      <w:r w:rsidR="00CB1570" w:rsidRPr="00D62126">
        <w:rPr>
          <w:highlight w:val="cyan"/>
          <w:lang w:val="en-US"/>
        </w:rPr>
        <w:t>PINCODE FORMATE IS DISPLAYED AS PER THE COUNTRAY STANDARDS OR NOT</w:t>
      </w:r>
      <w:r w:rsidR="00335134" w:rsidRPr="00D62126">
        <w:rPr>
          <w:highlight w:val="cyan"/>
          <w:lang w:val="en-US"/>
        </w:rPr>
        <w:t>.</w:t>
      </w:r>
    </w:p>
    <w:p w14:paraId="66D95493" w14:textId="3A061499" w:rsidR="00335134" w:rsidRPr="00E4708C" w:rsidRDefault="00335134" w:rsidP="00871A32">
      <w:pPr>
        <w:pStyle w:val="ListParagraph"/>
        <w:numPr>
          <w:ilvl w:val="0"/>
          <w:numId w:val="167"/>
        </w:numPr>
        <w:rPr>
          <w:lang w:val="en-US"/>
        </w:rPr>
      </w:pPr>
      <w:r w:rsidRPr="00E4708C">
        <w:rPr>
          <w:lang w:val="en-US"/>
        </w:rPr>
        <w:t xml:space="preserve">INDIA </w:t>
      </w:r>
      <w:r w:rsidR="009E2986" w:rsidRPr="00E4708C">
        <w:rPr>
          <w:lang w:val="en-US"/>
        </w:rPr>
        <w:t xml:space="preserve">             -</w:t>
      </w:r>
      <w:r w:rsidRPr="00E4708C">
        <w:rPr>
          <w:lang w:val="en-US"/>
        </w:rPr>
        <w:t>POSTAL CODE/PINCODE = 6 DIGIT</w:t>
      </w:r>
    </w:p>
    <w:p w14:paraId="5A8E4363" w14:textId="49BB876D" w:rsidR="00335134" w:rsidRPr="00E4708C" w:rsidRDefault="00335134" w:rsidP="00871A32">
      <w:pPr>
        <w:pStyle w:val="ListParagraph"/>
        <w:numPr>
          <w:ilvl w:val="0"/>
          <w:numId w:val="167"/>
        </w:numPr>
        <w:rPr>
          <w:lang w:val="en-US"/>
        </w:rPr>
      </w:pPr>
      <w:r w:rsidRPr="00E4708C">
        <w:rPr>
          <w:lang w:val="en-US"/>
        </w:rPr>
        <w:t xml:space="preserve">US         </w:t>
      </w:r>
      <w:r w:rsidR="009E2986" w:rsidRPr="00E4708C">
        <w:rPr>
          <w:lang w:val="en-US"/>
        </w:rPr>
        <w:t xml:space="preserve">        </w:t>
      </w:r>
      <w:r w:rsidRPr="00E4708C">
        <w:rPr>
          <w:lang w:val="en-US"/>
        </w:rPr>
        <w:t xml:space="preserve"> - ZIP CODE =5DIGIT</w:t>
      </w:r>
    </w:p>
    <w:p w14:paraId="4E698DA4" w14:textId="37225E70" w:rsidR="00335134" w:rsidRPr="00E4708C" w:rsidRDefault="00335134" w:rsidP="00871A32">
      <w:pPr>
        <w:pStyle w:val="ListParagraph"/>
        <w:numPr>
          <w:ilvl w:val="0"/>
          <w:numId w:val="167"/>
        </w:numPr>
        <w:rPr>
          <w:lang w:val="en-US"/>
        </w:rPr>
      </w:pPr>
      <w:r w:rsidRPr="00E4708C">
        <w:rPr>
          <w:lang w:val="en-US"/>
        </w:rPr>
        <w:t>CANADA</w:t>
      </w:r>
      <w:r w:rsidR="009E2986" w:rsidRPr="00E4708C">
        <w:rPr>
          <w:lang w:val="en-US"/>
        </w:rPr>
        <w:t xml:space="preserve">        </w:t>
      </w:r>
      <w:r w:rsidRPr="00E4708C">
        <w:rPr>
          <w:lang w:val="en-US"/>
        </w:rPr>
        <w:t xml:space="preserve">- </w:t>
      </w:r>
      <w:r w:rsidR="009E2986" w:rsidRPr="00E4708C">
        <w:rPr>
          <w:lang w:val="en-US"/>
        </w:rPr>
        <w:t>ALPHA NUMERIC= 6</w:t>
      </w:r>
    </w:p>
    <w:p w14:paraId="52B02243" w14:textId="7D4F041A" w:rsidR="009E2986" w:rsidRPr="00E4708C" w:rsidRDefault="00753082" w:rsidP="00871A32">
      <w:pPr>
        <w:rPr>
          <w:lang w:val="en-US"/>
        </w:rPr>
      </w:pPr>
      <w:r w:rsidRPr="00E4708C">
        <w:rPr>
          <w:lang w:val="en-US"/>
        </w:rPr>
        <w:t xml:space="preserve">D) HERE WE CHECK WHETER </w:t>
      </w:r>
      <w:r w:rsidRPr="00D62126">
        <w:rPr>
          <w:highlight w:val="cyan"/>
          <w:lang w:val="en-US"/>
        </w:rPr>
        <w:t xml:space="preserve">THE IMAGE FORMATE IS DISPLAYED </w:t>
      </w:r>
      <w:r w:rsidR="00491770" w:rsidRPr="00D62126">
        <w:rPr>
          <w:highlight w:val="cyan"/>
          <w:lang w:val="en-US"/>
        </w:rPr>
        <w:t xml:space="preserve">AS PER THE COUNTRY STANDARDS OR NOT (HERE WE CHECK </w:t>
      </w:r>
      <w:r w:rsidR="0085604E" w:rsidRPr="00D62126">
        <w:rPr>
          <w:highlight w:val="cyan"/>
          <w:lang w:val="en-US"/>
        </w:rPr>
        <w:t>THE COLOR / IMAGE OF THE NATIONAL FLAG).</w:t>
      </w:r>
    </w:p>
    <w:p w14:paraId="614A6C3E" w14:textId="77696F27" w:rsidR="008E33C6" w:rsidRPr="00E4708C" w:rsidRDefault="00F2621D" w:rsidP="00871A32">
      <w:pPr>
        <w:pStyle w:val="Heading1"/>
        <w:rPr>
          <w:color w:val="833C0B" w:themeColor="accent2" w:themeShade="80"/>
          <w:sz w:val="44"/>
          <w:szCs w:val="44"/>
          <w:lang w:val="en-US"/>
        </w:rPr>
      </w:pPr>
      <w:r w:rsidRPr="00E4708C">
        <w:rPr>
          <w:color w:val="833C0B" w:themeColor="accent2" w:themeShade="80"/>
          <w:sz w:val="44"/>
          <w:szCs w:val="44"/>
          <w:lang w:val="en-US"/>
        </w:rPr>
        <w:t>COMPATABILITY TESTING=</w:t>
      </w:r>
    </w:p>
    <w:p w14:paraId="26E6EB73" w14:textId="763B6A1C" w:rsidR="00F2621D" w:rsidRPr="00E4708C" w:rsidRDefault="007012BC" w:rsidP="00871A32">
      <w:pPr>
        <w:pStyle w:val="ListParagraph"/>
        <w:numPr>
          <w:ilvl w:val="0"/>
          <w:numId w:val="169"/>
        </w:numPr>
        <w:rPr>
          <w:lang w:val="en-US"/>
        </w:rPr>
      </w:pPr>
      <w:r w:rsidRPr="00D62126">
        <w:rPr>
          <w:highlight w:val="cyan"/>
          <w:lang w:val="en-US"/>
        </w:rPr>
        <w:t xml:space="preserve">TESTING THE FUNCTIONALITY OF AN APPLICATION IN DEFFERENT HARDWARE AND SOFTWARE </w:t>
      </w:r>
      <w:r w:rsidR="001871C4" w:rsidRPr="00D62126">
        <w:rPr>
          <w:highlight w:val="cyan"/>
          <w:lang w:val="en-US"/>
        </w:rPr>
        <w:t>CONFIGARATION , PLATFORM , ENVIRONMENT IS CALLED AS COMPATABILITY.</w:t>
      </w:r>
    </w:p>
    <w:p w14:paraId="6BEFD8DF" w14:textId="28348F69" w:rsidR="00274705" w:rsidRPr="00E4708C" w:rsidRDefault="00274705" w:rsidP="00871A32">
      <w:pPr>
        <w:pStyle w:val="Heading2"/>
        <w:rPr>
          <w:lang w:val="en-US"/>
        </w:rPr>
      </w:pPr>
      <w:r w:rsidRPr="00E4708C">
        <w:rPr>
          <w:lang w:val="en-US"/>
        </w:rPr>
        <w:t>WHY WE DO COMPATABILITY TESTING =</w:t>
      </w:r>
    </w:p>
    <w:p w14:paraId="3FC11D4B" w14:textId="3C8DCE12" w:rsidR="00274705" w:rsidRPr="00E4708C" w:rsidRDefault="00A52A96" w:rsidP="00871A32">
      <w:pPr>
        <w:pStyle w:val="ListParagraph"/>
        <w:numPr>
          <w:ilvl w:val="0"/>
          <w:numId w:val="169"/>
        </w:numPr>
        <w:rPr>
          <w:lang w:val="en-US"/>
        </w:rPr>
      </w:pPr>
      <w:r w:rsidRPr="00E4708C">
        <w:rPr>
          <w:lang w:val="en-US"/>
        </w:rPr>
        <w:t xml:space="preserve">DEV </w:t>
      </w:r>
      <w:r w:rsidRPr="00D62126">
        <w:rPr>
          <w:highlight w:val="cyan"/>
          <w:lang w:val="en-US"/>
        </w:rPr>
        <w:t>WILL DEVELOP S/W IN ONE PLATFORM , TE WILL</w:t>
      </w:r>
      <w:r w:rsidRPr="00E4708C">
        <w:rPr>
          <w:lang w:val="en-US"/>
        </w:rPr>
        <w:t xml:space="preserve"> </w:t>
      </w:r>
      <w:r w:rsidR="00111273" w:rsidRPr="00E4708C">
        <w:rPr>
          <w:lang w:val="en-US"/>
        </w:rPr>
        <w:t xml:space="preserve">ALSO TEST IN SAME PLATEFORM, IF </w:t>
      </w:r>
      <w:r w:rsidR="00111273" w:rsidRPr="00D62126">
        <w:rPr>
          <w:highlight w:val="cyan"/>
          <w:lang w:val="en-US"/>
        </w:rPr>
        <w:t xml:space="preserve">CUSTOMER WILL ALSO </w:t>
      </w:r>
      <w:r w:rsidR="0074079C" w:rsidRPr="00D62126">
        <w:rPr>
          <w:highlight w:val="cyan"/>
          <w:lang w:val="en-US"/>
        </w:rPr>
        <w:t>DOES THE ACCEPTANCE TESTING IN SAME PLATEFORM</w:t>
      </w:r>
    </w:p>
    <w:p w14:paraId="4E5808DB" w14:textId="06F92718" w:rsidR="0074079C" w:rsidRPr="00D62126" w:rsidRDefault="0074079C" w:rsidP="00871A32">
      <w:pPr>
        <w:pStyle w:val="ListParagraph"/>
        <w:numPr>
          <w:ilvl w:val="0"/>
          <w:numId w:val="169"/>
        </w:numPr>
        <w:rPr>
          <w:highlight w:val="cyan"/>
          <w:lang w:val="en-US"/>
        </w:rPr>
      </w:pPr>
      <w:r w:rsidRPr="00D62126">
        <w:rPr>
          <w:highlight w:val="cyan"/>
          <w:lang w:val="en-US"/>
        </w:rPr>
        <w:t xml:space="preserve">END USERS MIGHT USE </w:t>
      </w:r>
      <w:r w:rsidR="000E732D" w:rsidRPr="00D62126">
        <w:rPr>
          <w:highlight w:val="cyan"/>
          <w:lang w:val="en-US"/>
        </w:rPr>
        <w:t xml:space="preserve">THE S/W IN DIFFERENT PLATEFORM </w:t>
      </w:r>
      <w:r w:rsidR="005945CF" w:rsidRPr="00D62126">
        <w:rPr>
          <w:highlight w:val="cyan"/>
          <w:lang w:val="en-US"/>
        </w:rPr>
        <w:t xml:space="preserve"> TO CHECK THAT S/W WORKS IN ALL THE PLATFORMS WE DO COMPATABILITY.</w:t>
      </w:r>
      <w:r w:rsidR="00500958" w:rsidRPr="00D62126">
        <w:rPr>
          <w:highlight w:val="cyan"/>
          <w:lang w:val="en-US"/>
        </w:rPr>
        <w:t xml:space="preserve"> TESTING.</w:t>
      </w:r>
    </w:p>
    <w:p w14:paraId="61B233D0" w14:textId="34DADEB3" w:rsidR="00500958" w:rsidRPr="00D62126" w:rsidRDefault="00500958" w:rsidP="00871A32">
      <w:pPr>
        <w:pStyle w:val="ListParagraph"/>
        <w:numPr>
          <w:ilvl w:val="0"/>
          <w:numId w:val="169"/>
        </w:numPr>
        <w:rPr>
          <w:highlight w:val="cyan"/>
          <w:lang w:val="en-US"/>
        </w:rPr>
      </w:pPr>
      <w:r w:rsidRPr="00E4708C">
        <w:rPr>
          <w:lang w:val="en-US"/>
        </w:rPr>
        <w:t xml:space="preserve">TO CHCK </w:t>
      </w:r>
      <w:r w:rsidRPr="00D62126">
        <w:rPr>
          <w:highlight w:val="cyan"/>
          <w:lang w:val="en-US"/>
        </w:rPr>
        <w:t>S/W WORKS CONSISTEN</w:t>
      </w:r>
      <w:r w:rsidR="00841576" w:rsidRPr="00D62126">
        <w:rPr>
          <w:highlight w:val="cyan"/>
          <w:lang w:val="en-US"/>
        </w:rPr>
        <w:t>TLY IN ALL DIFFERENT PLATFORM WE DO COMPATABILITY TESTING .</w:t>
      </w:r>
    </w:p>
    <w:p w14:paraId="51B7DF21" w14:textId="60C37867" w:rsidR="003F6C7A" w:rsidRPr="00D62126" w:rsidRDefault="003F6C7A" w:rsidP="00871A32">
      <w:pPr>
        <w:pStyle w:val="ListParagraph"/>
        <w:numPr>
          <w:ilvl w:val="0"/>
          <w:numId w:val="169"/>
        </w:numPr>
        <w:rPr>
          <w:highlight w:val="cyan"/>
          <w:lang w:val="en-US"/>
        </w:rPr>
      </w:pPr>
      <w:r w:rsidRPr="00E4708C">
        <w:rPr>
          <w:lang w:val="en-US"/>
        </w:rPr>
        <w:t xml:space="preserve">TO CONFIRM THAT </w:t>
      </w:r>
      <w:r w:rsidRPr="00D62126">
        <w:rPr>
          <w:highlight w:val="cyan"/>
          <w:lang w:val="en-US"/>
        </w:rPr>
        <w:t xml:space="preserve">DEVELOPER HAS WRITTEN </w:t>
      </w:r>
      <w:r w:rsidR="00D51AE0" w:rsidRPr="00D62126">
        <w:rPr>
          <w:highlight w:val="cyan"/>
          <w:lang w:val="en-US"/>
        </w:rPr>
        <w:t xml:space="preserve">THE PLATFORM SPECIFIC CODE WE DO COMPATABILITY </w:t>
      </w:r>
      <w:r w:rsidR="009732E3" w:rsidRPr="00D62126">
        <w:rPr>
          <w:highlight w:val="cyan"/>
          <w:lang w:val="en-US"/>
        </w:rPr>
        <w:t>TESTING.</w:t>
      </w:r>
    </w:p>
    <w:p w14:paraId="04528DDF" w14:textId="6017C9EC" w:rsidR="00D51AE0" w:rsidRPr="00E4708C" w:rsidRDefault="009732E3" w:rsidP="00871A32">
      <w:pPr>
        <w:pStyle w:val="ListParagraph"/>
        <w:numPr>
          <w:ilvl w:val="0"/>
          <w:numId w:val="169"/>
        </w:numPr>
        <w:rPr>
          <w:lang w:val="en-US"/>
        </w:rPr>
      </w:pPr>
      <w:r w:rsidRPr="00E4708C">
        <w:rPr>
          <w:lang w:val="en-US"/>
        </w:rPr>
        <w:t xml:space="preserve">DEVELOPER WILL CLAIM THAT HE HAS WRITTEN </w:t>
      </w:r>
      <w:r w:rsidR="00C81FCA" w:rsidRPr="00E4708C">
        <w:rPr>
          <w:lang w:val="en-US"/>
        </w:rPr>
        <w:t xml:space="preserve">THE COMMON CODE AND IT WORKS FOR ALL THE PLATTFORMS </w:t>
      </w:r>
      <w:r w:rsidR="001A37D7" w:rsidRPr="00E4708C">
        <w:rPr>
          <w:lang w:val="en-US"/>
        </w:rPr>
        <w:t>TO CHECK THAT WORKS FOR ALL THE PLATFORM WE DO COMPATABILITY TESTING.</w:t>
      </w:r>
    </w:p>
    <w:p w14:paraId="712F4310" w14:textId="26F29B2E" w:rsidR="00174FB2" w:rsidRPr="00E4708C" w:rsidRDefault="00174FB2" w:rsidP="00871A32">
      <w:pPr>
        <w:pStyle w:val="Heading3"/>
        <w:rPr>
          <w:lang w:val="en-US"/>
        </w:rPr>
      </w:pPr>
      <w:r w:rsidRPr="00E4708C">
        <w:rPr>
          <w:lang w:val="en-US"/>
        </w:rPr>
        <w:t>WHEN WE DO COMPATABILITY TESTING =</w:t>
      </w:r>
    </w:p>
    <w:p w14:paraId="361AE055" w14:textId="0A83A068" w:rsidR="0066454B" w:rsidRPr="00D62126" w:rsidRDefault="00290D27" w:rsidP="00871A32">
      <w:pPr>
        <w:pStyle w:val="ListParagraph"/>
        <w:numPr>
          <w:ilvl w:val="0"/>
          <w:numId w:val="170"/>
        </w:numPr>
        <w:rPr>
          <w:highlight w:val="cyan"/>
          <w:lang w:val="en-US"/>
        </w:rPr>
      </w:pPr>
      <w:r w:rsidRPr="00D62126">
        <w:rPr>
          <w:highlight w:val="cyan"/>
          <w:lang w:val="en-US"/>
        </w:rPr>
        <w:t>WE DO COMPATABILITY TESTIN</w:t>
      </w:r>
      <w:r w:rsidR="0066454B" w:rsidRPr="00D62126">
        <w:rPr>
          <w:highlight w:val="cyan"/>
          <w:lang w:val="en-US"/>
        </w:rPr>
        <w:t>G</w:t>
      </w:r>
      <w:r w:rsidRPr="00D62126">
        <w:rPr>
          <w:highlight w:val="cyan"/>
          <w:lang w:val="en-US"/>
        </w:rPr>
        <w:t xml:space="preserve"> WHEN APPLICATION IS FUNCTIONALLY </w:t>
      </w:r>
      <w:r w:rsidR="0066454B" w:rsidRPr="00D62126">
        <w:rPr>
          <w:highlight w:val="cyan"/>
          <w:lang w:val="en-US"/>
        </w:rPr>
        <w:t>STABLE IN BASE PLATEFORM</w:t>
      </w:r>
      <w:r w:rsidR="00F579EB" w:rsidRPr="00D62126">
        <w:rPr>
          <w:highlight w:val="cyan"/>
          <w:lang w:val="en-US"/>
        </w:rPr>
        <w:t>.</w:t>
      </w:r>
    </w:p>
    <w:p w14:paraId="76A8CF44" w14:textId="60C029B1" w:rsidR="00F579EB" w:rsidRPr="00E4708C" w:rsidRDefault="00F579EB" w:rsidP="00871A32">
      <w:pPr>
        <w:pStyle w:val="Heading3"/>
        <w:rPr>
          <w:lang w:val="en-US"/>
        </w:rPr>
      </w:pPr>
      <w:r w:rsidRPr="00E4708C">
        <w:rPr>
          <w:lang w:val="en-US"/>
        </w:rPr>
        <w:lastRenderedPageBreak/>
        <w:t>COMPATABILITY DEFECTS /ISSUES=</w:t>
      </w:r>
    </w:p>
    <w:p w14:paraId="42096B19" w14:textId="2B9CF6A4" w:rsidR="00F579EB" w:rsidRPr="00D62126" w:rsidRDefault="00F579EB" w:rsidP="00871A32">
      <w:pPr>
        <w:pStyle w:val="ListParagraph"/>
        <w:numPr>
          <w:ilvl w:val="0"/>
          <w:numId w:val="170"/>
        </w:numPr>
        <w:rPr>
          <w:highlight w:val="cyan"/>
          <w:lang w:val="en-US"/>
        </w:rPr>
      </w:pPr>
      <w:r w:rsidRPr="00E4708C">
        <w:rPr>
          <w:lang w:val="en-US"/>
        </w:rPr>
        <w:t xml:space="preserve">1 </w:t>
      </w:r>
      <w:r w:rsidRPr="00D62126">
        <w:rPr>
          <w:highlight w:val="cyan"/>
          <w:lang w:val="en-US"/>
        </w:rPr>
        <w:t>SCROLL BAR ISSUES</w:t>
      </w:r>
    </w:p>
    <w:p w14:paraId="2CED1A01" w14:textId="7AEFD214" w:rsidR="00F579EB" w:rsidRPr="00D62126" w:rsidRDefault="00F579EB" w:rsidP="00871A32">
      <w:pPr>
        <w:pStyle w:val="ListParagraph"/>
        <w:numPr>
          <w:ilvl w:val="0"/>
          <w:numId w:val="170"/>
        </w:numPr>
        <w:rPr>
          <w:highlight w:val="cyan"/>
          <w:lang w:val="en-US"/>
        </w:rPr>
      </w:pPr>
      <w:r w:rsidRPr="00D62126">
        <w:rPr>
          <w:highlight w:val="cyan"/>
          <w:lang w:val="en-US"/>
        </w:rPr>
        <w:t>2 SCATTERING ISSUES</w:t>
      </w:r>
    </w:p>
    <w:p w14:paraId="109763EF" w14:textId="3C86257C" w:rsidR="00F579EB" w:rsidRPr="00D62126" w:rsidRDefault="00F579EB" w:rsidP="00871A32">
      <w:pPr>
        <w:pStyle w:val="ListParagraph"/>
        <w:numPr>
          <w:ilvl w:val="0"/>
          <w:numId w:val="170"/>
        </w:numPr>
        <w:rPr>
          <w:highlight w:val="cyan"/>
          <w:lang w:val="en-US"/>
        </w:rPr>
      </w:pPr>
      <w:r w:rsidRPr="00D62126">
        <w:rPr>
          <w:highlight w:val="cyan"/>
          <w:lang w:val="en-US"/>
        </w:rPr>
        <w:t>3 ALLIGNMENT ISSUES</w:t>
      </w:r>
    </w:p>
    <w:p w14:paraId="4838E8A8" w14:textId="5E63C98F" w:rsidR="00F579EB" w:rsidRPr="00D62126" w:rsidRDefault="00F579EB" w:rsidP="00871A32">
      <w:pPr>
        <w:pStyle w:val="ListParagraph"/>
        <w:numPr>
          <w:ilvl w:val="0"/>
          <w:numId w:val="170"/>
        </w:numPr>
        <w:rPr>
          <w:highlight w:val="cyan"/>
          <w:lang w:val="en-US"/>
        </w:rPr>
      </w:pPr>
      <w:r w:rsidRPr="00D62126">
        <w:rPr>
          <w:highlight w:val="cyan"/>
          <w:lang w:val="en-US"/>
        </w:rPr>
        <w:t xml:space="preserve">4 </w:t>
      </w:r>
      <w:r w:rsidR="00267343" w:rsidRPr="00D62126">
        <w:rPr>
          <w:highlight w:val="cyan"/>
          <w:lang w:val="en-US"/>
        </w:rPr>
        <w:t>OVERLAPING ISSUES.</w:t>
      </w:r>
    </w:p>
    <w:p w14:paraId="4F0E6EB7" w14:textId="19A6F715" w:rsidR="00267343" w:rsidRPr="00E4708C" w:rsidRDefault="00267343" w:rsidP="00871A32">
      <w:pPr>
        <w:pStyle w:val="Heading3"/>
        <w:rPr>
          <w:lang w:val="en-US"/>
        </w:rPr>
      </w:pPr>
      <w:r w:rsidRPr="00E4708C">
        <w:rPr>
          <w:lang w:val="en-US"/>
        </w:rPr>
        <w:t>HOW TO DO COMPATABILITY TESTING =</w:t>
      </w:r>
    </w:p>
    <w:p w14:paraId="7F9D71E3" w14:textId="27276B26" w:rsidR="00267343" w:rsidRPr="00D62126" w:rsidRDefault="00267343" w:rsidP="00871A32">
      <w:pPr>
        <w:rPr>
          <w:highlight w:val="cyan"/>
          <w:lang w:val="en-US"/>
        </w:rPr>
      </w:pPr>
      <w:r w:rsidRPr="00E4708C">
        <w:rPr>
          <w:lang w:val="en-US"/>
        </w:rPr>
        <w:t xml:space="preserve">1 </w:t>
      </w:r>
      <w:r w:rsidR="003F310B" w:rsidRPr="00D62126">
        <w:rPr>
          <w:highlight w:val="cyan"/>
          <w:lang w:val="en-US"/>
        </w:rPr>
        <w:t>STAND ALONE / DESKTOP APPLICATION</w:t>
      </w:r>
    </w:p>
    <w:p w14:paraId="6D0AB097" w14:textId="65932E39" w:rsidR="003F310B" w:rsidRPr="00D62126" w:rsidRDefault="003F310B" w:rsidP="00871A32">
      <w:pPr>
        <w:rPr>
          <w:highlight w:val="cyan"/>
          <w:lang w:val="en-US"/>
        </w:rPr>
      </w:pPr>
      <w:r w:rsidRPr="00D62126">
        <w:rPr>
          <w:highlight w:val="cyan"/>
          <w:lang w:val="en-US"/>
        </w:rPr>
        <w:t>2 CLIENT SERVER APPLICATION.</w:t>
      </w:r>
    </w:p>
    <w:p w14:paraId="5EB68B51" w14:textId="5A7A8002" w:rsidR="003F310B" w:rsidRPr="00E4708C" w:rsidRDefault="003F310B" w:rsidP="00871A32">
      <w:pPr>
        <w:rPr>
          <w:lang w:val="en-US"/>
        </w:rPr>
      </w:pPr>
      <w:r w:rsidRPr="00D62126">
        <w:rPr>
          <w:highlight w:val="cyan"/>
          <w:lang w:val="en-US"/>
        </w:rPr>
        <w:t xml:space="preserve">3 </w:t>
      </w:r>
      <w:r w:rsidR="00350157" w:rsidRPr="00D62126">
        <w:rPr>
          <w:highlight w:val="cyan"/>
          <w:lang w:val="en-US"/>
        </w:rPr>
        <w:t>WEB APPLICATION</w:t>
      </w:r>
    </w:p>
    <w:p w14:paraId="60B13283" w14:textId="3BE8CDB0" w:rsidR="00350157" w:rsidRPr="00E4708C" w:rsidRDefault="00350157" w:rsidP="00871A32">
      <w:pPr>
        <w:pStyle w:val="Heading2"/>
        <w:rPr>
          <w:lang w:val="en-US"/>
        </w:rPr>
      </w:pPr>
      <w:r w:rsidRPr="00E4708C">
        <w:rPr>
          <w:lang w:val="en-US"/>
        </w:rPr>
        <w:t>1 STAND ALONE /DESKTOP APPLICATION=</w:t>
      </w:r>
    </w:p>
    <w:p w14:paraId="27E8439F" w14:textId="2E4645C8" w:rsidR="00350157" w:rsidRPr="00D62126" w:rsidRDefault="004E1114" w:rsidP="00871A32">
      <w:pPr>
        <w:pStyle w:val="ListParagraph"/>
        <w:numPr>
          <w:ilvl w:val="0"/>
          <w:numId w:val="171"/>
        </w:numPr>
        <w:rPr>
          <w:highlight w:val="cyan"/>
          <w:lang w:val="en-US"/>
        </w:rPr>
      </w:pPr>
      <w:r w:rsidRPr="00D62126">
        <w:rPr>
          <w:noProof/>
          <w:highlight w:val="cyan"/>
          <w:lang w:val="en-US"/>
        </w:rPr>
        <mc:AlternateContent>
          <mc:Choice Requires="wps">
            <w:drawing>
              <wp:anchor distT="0" distB="0" distL="114300" distR="114300" simplePos="0" relativeHeight="251658280" behindDoc="0" locked="0" layoutInCell="1" allowOverlap="1" wp14:anchorId="4BED25FA" wp14:editId="4A60FDA7">
                <wp:simplePos x="0" y="0"/>
                <wp:positionH relativeFrom="column">
                  <wp:posOffset>1312333</wp:posOffset>
                </wp:positionH>
                <wp:positionV relativeFrom="paragraph">
                  <wp:posOffset>27728</wp:posOffset>
                </wp:positionV>
                <wp:extent cx="118534" cy="491067"/>
                <wp:effectExtent l="0" t="0" r="15240" b="23495"/>
                <wp:wrapNone/>
                <wp:docPr id="1163504502" name="Right Brace 11"/>
                <wp:cNvGraphicFramePr/>
                <a:graphic xmlns:a="http://schemas.openxmlformats.org/drawingml/2006/main">
                  <a:graphicData uri="http://schemas.microsoft.com/office/word/2010/wordprocessingShape">
                    <wps:wsp>
                      <wps:cNvSpPr/>
                      <wps:spPr>
                        <a:xfrm>
                          <a:off x="0" y="0"/>
                          <a:ext cx="118534" cy="491067"/>
                        </a:xfrm>
                        <a:prstGeom prst="rightBrace">
                          <a:avLst/>
                        </a:prstGeom>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2AB37A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1" o:spid="_x0000_s1026" type="#_x0000_t88" style="position:absolute;margin-left:103.35pt;margin-top:2.2pt;width:9.35pt;height:38.65pt;z-index:251658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" adj="434" strokecolor="black [3200]" strokeweight=".5pt">
                <v:stroke joinstyle="miter"/>
              </v:shape>
            </w:pict>
          </mc:Fallback>
        </mc:AlternateContent>
      </w:r>
      <w:r w:rsidRPr="00D62126">
        <w:rPr>
          <w:highlight w:val="cyan"/>
          <w:lang w:val="en-US"/>
        </w:rPr>
        <w:t>NO INTERNE</w:t>
      </w:r>
      <w:r w:rsidR="006E5578" w:rsidRPr="00D62126">
        <w:rPr>
          <w:highlight w:val="cyan"/>
          <w:lang w:val="en-US"/>
        </w:rPr>
        <w:t>T</w:t>
      </w:r>
    </w:p>
    <w:p w14:paraId="03093186" w14:textId="6D86265E" w:rsidR="004E1114" w:rsidRPr="00D62126" w:rsidRDefault="004E1114" w:rsidP="00871A32">
      <w:pPr>
        <w:pStyle w:val="ListParagraph"/>
        <w:numPr>
          <w:ilvl w:val="0"/>
          <w:numId w:val="171"/>
        </w:numPr>
        <w:rPr>
          <w:highlight w:val="cyan"/>
          <w:lang w:val="en-US"/>
        </w:rPr>
      </w:pPr>
      <w:r w:rsidRPr="00D62126">
        <w:rPr>
          <w:highlight w:val="cyan"/>
          <w:lang w:val="en-US"/>
        </w:rPr>
        <w:t xml:space="preserve">NO BROWSER              </w:t>
      </w:r>
      <w:r w:rsidR="002F502D" w:rsidRPr="00D62126">
        <w:rPr>
          <w:highlight w:val="cyan"/>
          <w:lang w:val="en-US"/>
        </w:rPr>
        <w:t>ONLY ONE PERSON CAN USE IT AT A TIME.</w:t>
      </w:r>
    </w:p>
    <w:p w14:paraId="61DB79F7" w14:textId="1FF3AC88" w:rsidR="004E1114" w:rsidRPr="00E4708C" w:rsidRDefault="004E1114" w:rsidP="00871A32">
      <w:pPr>
        <w:pStyle w:val="ListParagraph"/>
        <w:numPr>
          <w:ilvl w:val="0"/>
          <w:numId w:val="171"/>
        </w:numPr>
        <w:rPr>
          <w:lang w:val="en-US"/>
        </w:rPr>
      </w:pPr>
      <w:r w:rsidRPr="00D62126">
        <w:rPr>
          <w:highlight w:val="cyan"/>
          <w:lang w:val="en-US"/>
        </w:rPr>
        <w:t>NO SERVER</w:t>
      </w:r>
    </w:p>
    <w:p w14:paraId="59E7F5D7" w14:textId="6ED80FC9" w:rsidR="002F502D" w:rsidRPr="00E4708C" w:rsidRDefault="002F502D" w:rsidP="00871A32">
      <w:pPr>
        <w:rPr>
          <w:lang w:val="en-US"/>
        </w:rPr>
      </w:pPr>
      <w:r w:rsidRPr="00E4708C">
        <w:rPr>
          <w:lang w:val="en-US"/>
        </w:rPr>
        <w:t>EXAMPLE= NOTEPAD , CALCULATOR , PAINT.</w:t>
      </w:r>
    </w:p>
    <w:p w14:paraId="17815AF7" w14:textId="7CFA54E6" w:rsidR="002F502D" w:rsidRPr="00E4708C" w:rsidRDefault="002F502D" w:rsidP="00871A32">
      <w:pPr>
        <w:pStyle w:val="Heading2"/>
        <w:rPr>
          <w:lang w:val="en-US"/>
        </w:rPr>
      </w:pPr>
      <w:r w:rsidRPr="00E4708C">
        <w:rPr>
          <w:lang w:val="en-US"/>
        </w:rPr>
        <w:t>2</w:t>
      </w:r>
      <w:r w:rsidR="00EF162F" w:rsidRPr="00E4708C">
        <w:rPr>
          <w:lang w:val="en-US"/>
        </w:rPr>
        <w:t xml:space="preserve"> CLIENT SERVER APPLICATION=</w:t>
      </w:r>
    </w:p>
    <w:p w14:paraId="20C51421" w14:textId="184A14BF" w:rsidR="00EF162F" w:rsidRPr="00E4708C" w:rsidRDefault="00EF162F" w:rsidP="00871A32">
      <w:pPr>
        <w:pStyle w:val="ListParagraph"/>
        <w:numPr>
          <w:ilvl w:val="0"/>
          <w:numId w:val="172"/>
        </w:numPr>
        <w:rPr>
          <w:lang w:val="en-US"/>
        </w:rPr>
      </w:pPr>
      <w:r w:rsidRPr="00D62126">
        <w:rPr>
          <w:highlight w:val="cyan"/>
          <w:lang w:val="en-US"/>
        </w:rPr>
        <w:t>DOWNLOAD THE FILE , INTERNET NEEDED</w:t>
      </w:r>
      <w:r w:rsidRPr="00E4708C">
        <w:rPr>
          <w:lang w:val="en-US"/>
        </w:rPr>
        <w:t>.</w:t>
      </w:r>
    </w:p>
    <w:p w14:paraId="729ED2CA" w14:textId="54135091" w:rsidR="00C86689" w:rsidRPr="00E4708C" w:rsidRDefault="00C86689" w:rsidP="00871A32">
      <w:pPr>
        <w:pStyle w:val="Heading2"/>
        <w:rPr>
          <w:lang w:val="en-US"/>
        </w:rPr>
      </w:pPr>
      <w:r w:rsidRPr="00E4708C">
        <w:rPr>
          <w:lang w:val="en-US"/>
        </w:rPr>
        <w:t>HOW TO TEST FOR MOBILE APPLICATION=</w:t>
      </w:r>
    </w:p>
    <w:p w14:paraId="0E3869C0" w14:textId="190ADE9A" w:rsidR="00C86689" w:rsidRPr="00E4708C" w:rsidRDefault="0069310C" w:rsidP="00871A32">
      <w:pPr>
        <w:pStyle w:val="ListParagraph"/>
        <w:rPr>
          <w:lang w:val="en-US"/>
        </w:rPr>
      </w:pPr>
      <w:r w:rsidRPr="00D62126">
        <w:rPr>
          <w:b/>
          <w:bCs/>
          <w:highlight w:val="cyan"/>
          <w:lang w:val="en-US"/>
        </w:rPr>
        <w:t>EMULATORS</w:t>
      </w:r>
      <w:r w:rsidRPr="00D62126">
        <w:rPr>
          <w:highlight w:val="cyan"/>
          <w:lang w:val="en-US"/>
        </w:rPr>
        <w:t>=</w:t>
      </w:r>
    </w:p>
    <w:p w14:paraId="1C67481E" w14:textId="5AE743FF" w:rsidR="0069310C" w:rsidRPr="00D62126" w:rsidRDefault="0069310C" w:rsidP="00871A32">
      <w:pPr>
        <w:pStyle w:val="ListParagraph"/>
        <w:numPr>
          <w:ilvl w:val="0"/>
          <w:numId w:val="172"/>
        </w:numPr>
        <w:rPr>
          <w:highlight w:val="cyan"/>
          <w:lang w:val="en-US"/>
        </w:rPr>
      </w:pPr>
      <w:r w:rsidRPr="00D62126">
        <w:rPr>
          <w:highlight w:val="cyan"/>
          <w:lang w:val="en-US"/>
        </w:rPr>
        <w:t xml:space="preserve">MIMICS ALL THE HARDWARE AND SOFTWARE </w:t>
      </w:r>
      <w:r w:rsidR="00DB437B" w:rsidRPr="00D62126">
        <w:rPr>
          <w:highlight w:val="cyan"/>
          <w:lang w:val="en-US"/>
        </w:rPr>
        <w:t>FEATURES FOR THE ANDROID APPLICATION PRODUCTION ENVIRONMENT.</w:t>
      </w:r>
    </w:p>
    <w:p w14:paraId="2AA07EC9" w14:textId="58EFCD3E" w:rsidR="00DB437B" w:rsidRPr="00E4708C" w:rsidRDefault="00DB437B" w:rsidP="00871A32">
      <w:pPr>
        <w:pStyle w:val="ListParagraph"/>
        <w:rPr>
          <w:lang w:val="en-US"/>
        </w:rPr>
      </w:pPr>
    </w:p>
    <w:p w14:paraId="3EE814CB" w14:textId="0A77B129" w:rsidR="00DB437B" w:rsidRPr="00D62126" w:rsidRDefault="00BB458F" w:rsidP="00871A32">
      <w:pPr>
        <w:pStyle w:val="ListParagraph"/>
        <w:rPr>
          <w:highlight w:val="cyan"/>
          <w:lang w:val="en-US"/>
        </w:rPr>
      </w:pPr>
      <w:r w:rsidRPr="00D62126">
        <w:rPr>
          <w:b/>
          <w:bCs/>
          <w:highlight w:val="cyan"/>
          <w:lang w:val="en-US"/>
        </w:rPr>
        <w:t>SIMULATORS</w:t>
      </w:r>
      <w:r w:rsidRPr="00D62126">
        <w:rPr>
          <w:highlight w:val="cyan"/>
          <w:lang w:val="en-US"/>
        </w:rPr>
        <w:t>=</w:t>
      </w:r>
    </w:p>
    <w:p w14:paraId="60DB887E" w14:textId="799976F3" w:rsidR="00BB458F" w:rsidRPr="00D62126" w:rsidRDefault="00BB458F" w:rsidP="00871A32">
      <w:pPr>
        <w:pStyle w:val="ListParagraph"/>
        <w:numPr>
          <w:ilvl w:val="0"/>
          <w:numId w:val="172"/>
        </w:numPr>
        <w:rPr>
          <w:highlight w:val="cyan"/>
          <w:lang w:val="en-US"/>
        </w:rPr>
      </w:pPr>
      <w:r w:rsidRPr="00D62126">
        <w:rPr>
          <w:highlight w:val="cyan"/>
          <w:lang w:val="en-US"/>
        </w:rPr>
        <w:t xml:space="preserve">MIMICS ALL THE BEHAVIOUR , CONFIGARATION </w:t>
      </w:r>
      <w:r w:rsidR="009E42EF" w:rsidRPr="00D62126">
        <w:rPr>
          <w:highlight w:val="cyan"/>
          <w:lang w:val="en-US"/>
        </w:rPr>
        <w:t>THAT EXIST IN AN IOS APP PRODUCTION ENVIRONMENT</w:t>
      </w:r>
    </w:p>
    <w:p w14:paraId="2061F455" w14:textId="02A19739" w:rsidR="009E42EF" w:rsidRPr="00E4708C" w:rsidRDefault="009E42EF" w:rsidP="00871A32">
      <w:pPr>
        <w:pStyle w:val="ListParagraph"/>
        <w:rPr>
          <w:lang w:val="en-US"/>
        </w:rPr>
      </w:pPr>
    </w:p>
    <w:p w14:paraId="659CE25E" w14:textId="0C331511" w:rsidR="009E42EF" w:rsidRPr="00D62126" w:rsidRDefault="003A3D01" w:rsidP="00871A32">
      <w:pPr>
        <w:pStyle w:val="ListParagraph"/>
        <w:numPr>
          <w:ilvl w:val="0"/>
          <w:numId w:val="172"/>
        </w:numPr>
        <w:rPr>
          <w:highlight w:val="cyan"/>
          <w:lang w:val="en-US"/>
        </w:rPr>
      </w:pPr>
      <w:r w:rsidRPr="00D62126">
        <w:rPr>
          <w:highlight w:val="cyan"/>
          <w:lang w:val="en-US"/>
        </w:rPr>
        <w:t>1 BUY THE REAL DEVICE</w:t>
      </w:r>
    </w:p>
    <w:p w14:paraId="79E0CEE8" w14:textId="28780EBE" w:rsidR="003A3D01" w:rsidRPr="00D62126" w:rsidRDefault="003A3D01" w:rsidP="00871A32">
      <w:pPr>
        <w:pStyle w:val="ListParagraph"/>
        <w:numPr>
          <w:ilvl w:val="0"/>
          <w:numId w:val="172"/>
        </w:numPr>
        <w:rPr>
          <w:highlight w:val="cyan"/>
          <w:lang w:val="en-US"/>
        </w:rPr>
      </w:pPr>
      <w:r w:rsidRPr="00D62126">
        <w:rPr>
          <w:highlight w:val="cyan"/>
          <w:lang w:val="en-US"/>
        </w:rPr>
        <w:t>2 RENT THE REAL DEVICES</w:t>
      </w:r>
    </w:p>
    <w:p w14:paraId="734996BC" w14:textId="446A289B" w:rsidR="003A3D01" w:rsidRPr="00D62126" w:rsidRDefault="003A3D01" w:rsidP="00871A32">
      <w:pPr>
        <w:pStyle w:val="ListParagraph"/>
        <w:numPr>
          <w:ilvl w:val="0"/>
          <w:numId w:val="172"/>
        </w:numPr>
        <w:rPr>
          <w:highlight w:val="cyan"/>
          <w:lang w:val="en-US"/>
        </w:rPr>
      </w:pPr>
      <w:r w:rsidRPr="00D62126">
        <w:rPr>
          <w:highlight w:val="cyan"/>
          <w:lang w:val="en-US"/>
        </w:rPr>
        <w:t xml:space="preserve">3 VERTUALIZATION </w:t>
      </w:r>
      <w:r w:rsidR="00361D39" w:rsidRPr="00D62126">
        <w:rPr>
          <w:highlight w:val="cyan"/>
          <w:lang w:val="en-US"/>
        </w:rPr>
        <w:t>( VIRTUALLY)</w:t>
      </w:r>
    </w:p>
    <w:p w14:paraId="3E60CDFF" w14:textId="1EBBD8DD" w:rsidR="00361D39" w:rsidRPr="00D62126" w:rsidRDefault="00361D39" w:rsidP="00871A32">
      <w:pPr>
        <w:pStyle w:val="ListParagraph"/>
        <w:numPr>
          <w:ilvl w:val="0"/>
          <w:numId w:val="172"/>
        </w:numPr>
        <w:rPr>
          <w:highlight w:val="cyan"/>
          <w:lang w:val="en-US"/>
        </w:rPr>
      </w:pPr>
      <w:r w:rsidRPr="00D62126">
        <w:rPr>
          <w:highlight w:val="cyan"/>
          <w:lang w:val="en-US"/>
        </w:rPr>
        <w:t>BROWSER STACK (3000+DEVICES)</w:t>
      </w:r>
    </w:p>
    <w:p w14:paraId="244EFF83" w14:textId="277B5CC9" w:rsidR="00361D39" w:rsidRPr="00D62126" w:rsidRDefault="00361D39" w:rsidP="00871A32">
      <w:pPr>
        <w:pStyle w:val="ListParagraph"/>
        <w:numPr>
          <w:ilvl w:val="0"/>
          <w:numId w:val="172"/>
        </w:numPr>
        <w:rPr>
          <w:highlight w:val="cyan"/>
          <w:lang w:val="en-US"/>
        </w:rPr>
      </w:pPr>
      <w:r w:rsidRPr="00D62126">
        <w:rPr>
          <w:highlight w:val="cyan"/>
          <w:lang w:val="en-US"/>
        </w:rPr>
        <w:t>VM WA</w:t>
      </w:r>
      <w:r w:rsidR="006538BC" w:rsidRPr="00D62126">
        <w:rPr>
          <w:highlight w:val="cyan"/>
          <w:lang w:val="en-US"/>
        </w:rPr>
        <w:t>RE (CLOUD PLATEFORM)</w:t>
      </w:r>
    </w:p>
    <w:p w14:paraId="371C5868" w14:textId="1A853966" w:rsidR="006538BC" w:rsidRPr="00D62126" w:rsidRDefault="006538BC" w:rsidP="00871A32">
      <w:pPr>
        <w:pStyle w:val="ListParagraph"/>
        <w:numPr>
          <w:ilvl w:val="0"/>
          <w:numId w:val="172"/>
        </w:numPr>
        <w:rPr>
          <w:highlight w:val="cyan"/>
          <w:lang w:val="en-US"/>
        </w:rPr>
      </w:pPr>
      <w:r w:rsidRPr="00D62126">
        <w:rPr>
          <w:highlight w:val="cyan"/>
          <w:lang w:val="en-US"/>
        </w:rPr>
        <w:t>4 CROWD BETA TESTING.</w:t>
      </w:r>
    </w:p>
    <w:p w14:paraId="529BA679" w14:textId="1EDB9245" w:rsidR="006538BC" w:rsidRPr="00E4708C" w:rsidRDefault="00700F53" w:rsidP="00871A32">
      <w:pPr>
        <w:pStyle w:val="Heading2"/>
        <w:rPr>
          <w:lang w:val="en-US"/>
        </w:rPr>
      </w:pPr>
      <w:r w:rsidRPr="00E4708C">
        <w:rPr>
          <w:lang w:val="en-US"/>
        </w:rPr>
        <w:t>3 WEB APPLICATION =</w:t>
      </w:r>
    </w:p>
    <w:p w14:paraId="23902EA0" w14:textId="42A352B0" w:rsidR="00700F53" w:rsidRPr="00D62126" w:rsidRDefault="00700F53" w:rsidP="00871A32">
      <w:pPr>
        <w:pStyle w:val="ListParagraph"/>
        <w:numPr>
          <w:ilvl w:val="0"/>
          <w:numId w:val="173"/>
        </w:numPr>
        <w:rPr>
          <w:highlight w:val="cyan"/>
          <w:lang w:val="en-US"/>
        </w:rPr>
      </w:pPr>
      <w:r w:rsidRPr="00D62126">
        <w:rPr>
          <w:highlight w:val="cyan"/>
          <w:lang w:val="en-US"/>
        </w:rPr>
        <w:t>1 NO NEED TO DOWNLOAD</w:t>
      </w:r>
    </w:p>
    <w:p w14:paraId="00BDC428" w14:textId="369807CC" w:rsidR="00700F53" w:rsidRPr="00D62126" w:rsidRDefault="00700F53" w:rsidP="00871A32">
      <w:pPr>
        <w:pStyle w:val="ListParagraph"/>
        <w:numPr>
          <w:ilvl w:val="0"/>
          <w:numId w:val="173"/>
        </w:numPr>
        <w:rPr>
          <w:highlight w:val="cyan"/>
          <w:lang w:val="en-US"/>
        </w:rPr>
      </w:pPr>
      <w:r w:rsidRPr="00D62126">
        <w:rPr>
          <w:highlight w:val="cyan"/>
          <w:lang w:val="en-US"/>
        </w:rPr>
        <w:t xml:space="preserve">2 </w:t>
      </w:r>
      <w:r w:rsidR="00891F16" w:rsidRPr="00D62126">
        <w:rPr>
          <w:highlight w:val="cyan"/>
          <w:lang w:val="en-US"/>
        </w:rPr>
        <w:t>INTERNET IS NEEDED</w:t>
      </w:r>
    </w:p>
    <w:p w14:paraId="450C9B08" w14:textId="19FFCFBD" w:rsidR="00891F16" w:rsidRPr="00D62126" w:rsidRDefault="00891F16" w:rsidP="00871A32">
      <w:pPr>
        <w:pStyle w:val="ListParagraph"/>
        <w:numPr>
          <w:ilvl w:val="0"/>
          <w:numId w:val="173"/>
        </w:numPr>
        <w:rPr>
          <w:highlight w:val="cyan"/>
          <w:lang w:val="en-US"/>
        </w:rPr>
      </w:pPr>
      <w:r w:rsidRPr="00D62126">
        <w:rPr>
          <w:highlight w:val="cyan"/>
          <w:lang w:val="en-US"/>
        </w:rPr>
        <w:t>3 BROWSER</w:t>
      </w:r>
    </w:p>
    <w:p w14:paraId="47083FB2" w14:textId="02BC27C3" w:rsidR="008E3118" w:rsidRPr="00D62126" w:rsidRDefault="00891F16" w:rsidP="00871A32">
      <w:pPr>
        <w:pStyle w:val="ListParagraph"/>
        <w:numPr>
          <w:ilvl w:val="0"/>
          <w:numId w:val="173"/>
        </w:numPr>
        <w:rPr>
          <w:highlight w:val="cyan"/>
          <w:lang w:val="en-US"/>
        </w:rPr>
      </w:pPr>
      <w:r w:rsidRPr="00D62126">
        <w:rPr>
          <w:highlight w:val="cyan"/>
          <w:lang w:val="en-US"/>
        </w:rPr>
        <w:t>4 SERVER</w:t>
      </w:r>
    </w:p>
    <w:p w14:paraId="5B14E243" w14:textId="000A1BA7" w:rsidR="00891F16" w:rsidRPr="00D62126" w:rsidRDefault="00891F16" w:rsidP="00871A32">
      <w:pPr>
        <w:pStyle w:val="ListParagraph"/>
        <w:rPr>
          <w:highlight w:val="cyan"/>
          <w:lang w:val="en-US"/>
        </w:rPr>
      </w:pPr>
    </w:p>
    <w:p w14:paraId="22F80E8F" w14:textId="0EA80CF5" w:rsidR="00891F16" w:rsidRPr="00D62126" w:rsidRDefault="00891F16" w:rsidP="00871A32">
      <w:pPr>
        <w:pStyle w:val="ListParagraph"/>
        <w:numPr>
          <w:ilvl w:val="0"/>
          <w:numId w:val="173"/>
        </w:numPr>
        <w:rPr>
          <w:highlight w:val="cyan"/>
          <w:lang w:val="en-US"/>
        </w:rPr>
      </w:pPr>
      <w:r w:rsidRPr="00D62126">
        <w:rPr>
          <w:highlight w:val="cyan"/>
          <w:lang w:val="en-US"/>
        </w:rPr>
        <w:t xml:space="preserve">DOWNLOAD THE </w:t>
      </w:r>
      <w:r w:rsidR="00E4767D" w:rsidRPr="00D62126">
        <w:rPr>
          <w:highlight w:val="cyan"/>
          <w:lang w:val="en-US"/>
        </w:rPr>
        <w:t>BROWSER FROM</w:t>
      </w:r>
    </w:p>
    <w:p w14:paraId="3B8FEB01" w14:textId="6005DB15" w:rsidR="00E4767D" w:rsidRPr="00D62126" w:rsidRDefault="00E4767D" w:rsidP="00871A32">
      <w:pPr>
        <w:pStyle w:val="ListParagraph"/>
        <w:numPr>
          <w:ilvl w:val="0"/>
          <w:numId w:val="173"/>
        </w:numPr>
        <w:rPr>
          <w:highlight w:val="cyan"/>
          <w:lang w:val="en-US"/>
        </w:rPr>
      </w:pPr>
      <w:r w:rsidRPr="00D62126">
        <w:rPr>
          <w:highlight w:val="cyan"/>
          <w:lang w:val="en-US"/>
        </w:rPr>
        <w:t>CHROME</w:t>
      </w:r>
    </w:p>
    <w:p w14:paraId="0F9F96EB" w14:textId="1F6A6D92" w:rsidR="00E4767D" w:rsidRPr="00D62126" w:rsidRDefault="00E4767D" w:rsidP="00871A32">
      <w:pPr>
        <w:pStyle w:val="ListParagraph"/>
        <w:numPr>
          <w:ilvl w:val="0"/>
          <w:numId w:val="173"/>
        </w:numPr>
        <w:rPr>
          <w:highlight w:val="cyan"/>
          <w:lang w:val="en-US"/>
        </w:rPr>
      </w:pPr>
      <w:r w:rsidRPr="00D62126">
        <w:rPr>
          <w:highlight w:val="cyan"/>
          <w:lang w:val="en-US"/>
        </w:rPr>
        <w:t>VM WARE</w:t>
      </w:r>
    </w:p>
    <w:p w14:paraId="2D2BDF07" w14:textId="02A14614" w:rsidR="00E4767D" w:rsidRPr="00D62126" w:rsidRDefault="00E4767D" w:rsidP="00871A32">
      <w:pPr>
        <w:pStyle w:val="ListParagraph"/>
        <w:numPr>
          <w:ilvl w:val="0"/>
          <w:numId w:val="173"/>
        </w:numPr>
        <w:rPr>
          <w:highlight w:val="cyan"/>
          <w:lang w:val="en-US"/>
        </w:rPr>
      </w:pPr>
      <w:r w:rsidRPr="00D62126">
        <w:rPr>
          <w:highlight w:val="cyan"/>
          <w:lang w:val="en-US"/>
        </w:rPr>
        <w:lastRenderedPageBreak/>
        <w:t>BROWSER STALK</w:t>
      </w:r>
    </w:p>
    <w:p w14:paraId="106CD0EF" w14:textId="6039605E" w:rsidR="009907DD" w:rsidRDefault="008E3118" w:rsidP="00C311B9">
      <w:pPr>
        <w:rPr>
          <w:lang w:val="en-US"/>
        </w:rPr>
      </w:pPr>
      <w:r w:rsidRPr="00D62126">
        <w:rPr>
          <w:highlight w:val="cyan"/>
          <w:lang w:val="en-US"/>
        </w:rPr>
        <w:t>EXAMPLE= CHROME -     SAFARI , OPERA , MS EDGE, FIREFOX</w:t>
      </w:r>
    </w:p>
    <w:p w14:paraId="4863C2A9" w14:textId="77777777" w:rsidR="001631E5" w:rsidRDefault="001631E5" w:rsidP="00C311B9">
      <w:pPr>
        <w:rPr>
          <w:lang w:val="en-US"/>
        </w:rPr>
      </w:pPr>
    </w:p>
    <w:p w14:paraId="42B90C5D" w14:textId="37B80D8F" w:rsidR="00706746" w:rsidRDefault="00B40B70" w:rsidP="00501148">
      <w:pPr>
        <w:rPr>
          <w:lang w:val="en-US"/>
        </w:rPr>
      </w:pPr>
      <w:r>
        <w:rPr>
          <w:lang w:val="en-US"/>
        </w:rPr>
        <w:t xml:space="preserve">Artifacts also known as documents. Product backlog and </w:t>
      </w:r>
      <w:r w:rsidR="00501148">
        <w:rPr>
          <w:lang w:val="en-US"/>
        </w:rPr>
        <w:t>sprint</w:t>
      </w:r>
    </w:p>
    <w:p w14:paraId="59A0E65F" w14:textId="3A3CB5BF" w:rsidR="00413CE2" w:rsidRDefault="00413CE2" w:rsidP="00501148">
      <w:pPr>
        <w:rPr>
          <w:lang w:val="en-US"/>
        </w:rPr>
      </w:pPr>
      <w:r>
        <w:rPr>
          <w:lang w:val="en-US"/>
        </w:rPr>
        <w:t xml:space="preserve">Product backlog meeting </w:t>
      </w:r>
      <w:r w:rsidR="00AA6238">
        <w:rPr>
          <w:lang w:val="en-US"/>
        </w:rPr>
        <w:t>=</w:t>
      </w:r>
    </w:p>
    <w:p w14:paraId="36288319" w14:textId="7C43C8C7" w:rsidR="00AA6238" w:rsidRDefault="00AA6238" w:rsidP="00501148">
      <w:pPr>
        <w:rPr>
          <w:lang w:val="en-US"/>
        </w:rPr>
      </w:pPr>
      <w:r>
        <w:rPr>
          <w:lang w:val="en-US"/>
        </w:rPr>
        <w:t>RCA = ENVIRONMENT RELATED BUG.</w:t>
      </w:r>
    </w:p>
    <w:p w14:paraId="261F49E4" w14:textId="3615423C" w:rsidR="00AA6238" w:rsidRDefault="00AA6238" w:rsidP="00501148">
      <w:pPr>
        <w:rPr>
          <w:lang w:val="en-US"/>
        </w:rPr>
      </w:pPr>
      <w:r>
        <w:rPr>
          <w:lang w:val="en-US"/>
        </w:rPr>
        <w:t>STORY POINT =</w:t>
      </w:r>
      <w:r w:rsidR="007C3A9B">
        <w:rPr>
          <w:lang w:val="en-US"/>
        </w:rPr>
        <w:t>1 story point 8 hours</w:t>
      </w:r>
      <w:r>
        <w:rPr>
          <w:lang w:val="en-US"/>
        </w:rPr>
        <w:t>.</w:t>
      </w:r>
      <w:r w:rsidR="00630DCD">
        <w:rPr>
          <w:lang w:val="en-US"/>
        </w:rPr>
        <w:t xml:space="preserve">              SWAG = DAY.</w:t>
      </w:r>
    </w:p>
    <w:p w14:paraId="0365AB6B" w14:textId="7877339A" w:rsidR="0031127B" w:rsidRDefault="00630DCD" w:rsidP="0031127B">
      <w:pPr>
        <w:rPr>
          <w:lang w:val="en-US"/>
        </w:rPr>
      </w:pPr>
      <w:r>
        <w:rPr>
          <w:lang w:val="en-US"/>
        </w:rPr>
        <w:t>CHICKENS = STAKEHOLDERS , CUSTOMER.</w:t>
      </w:r>
    </w:p>
    <w:p w14:paraId="71B4FCF8" w14:textId="4BF660C5" w:rsidR="0031127B" w:rsidRDefault="0031127B" w:rsidP="0031127B">
      <w:pPr>
        <w:rPr>
          <w:lang w:val="en-US"/>
        </w:rPr>
      </w:pPr>
      <w:r>
        <w:rPr>
          <w:lang w:val="en-US"/>
        </w:rPr>
        <w:t xml:space="preserve">BURN DOWN CHART = REMAINING TASK.                  </w:t>
      </w:r>
      <w:r w:rsidR="00E70CBD">
        <w:rPr>
          <w:lang w:val="en-US"/>
        </w:rPr>
        <w:t>BURN UP CHART = COMPLETED W</w:t>
      </w:r>
      <w:r w:rsidR="00B61B87">
        <w:rPr>
          <w:lang w:val="en-US"/>
        </w:rPr>
        <w:t>o</w:t>
      </w:r>
      <w:r w:rsidR="00E70CBD">
        <w:rPr>
          <w:lang w:val="en-US"/>
        </w:rPr>
        <w:t>RK.</w:t>
      </w:r>
    </w:p>
    <w:p w14:paraId="0F0B12D8" w14:textId="5ECDB4EB" w:rsidR="00E70CBD" w:rsidRDefault="00E70CBD" w:rsidP="0031127B">
      <w:pPr>
        <w:rPr>
          <w:lang w:val="en-US"/>
        </w:rPr>
      </w:pPr>
      <w:r>
        <w:rPr>
          <w:lang w:val="en-US"/>
        </w:rPr>
        <w:t>TEAM LEAD IS SC</w:t>
      </w:r>
      <w:r w:rsidR="00456AC2">
        <w:rPr>
          <w:lang w:val="en-US"/>
        </w:rPr>
        <w:t>RUM MASTER.</w:t>
      </w:r>
    </w:p>
    <w:p w14:paraId="3C54124B" w14:textId="338A259D" w:rsidR="00456AC2" w:rsidRDefault="00456AC2" w:rsidP="0031127B">
      <w:pPr>
        <w:rPr>
          <w:lang w:val="en-US"/>
        </w:rPr>
      </w:pPr>
      <w:r>
        <w:rPr>
          <w:lang w:val="en-US"/>
        </w:rPr>
        <w:t>SPILL OVER = PENDING TASK TO BE DONE IN NEXT SPRINT.</w:t>
      </w:r>
    </w:p>
    <w:p w14:paraId="6BFD6099" w14:textId="4A58A7D4" w:rsidR="00456AC2" w:rsidRDefault="00754F4E" w:rsidP="0031127B">
      <w:pPr>
        <w:rPr>
          <w:lang w:val="en-US"/>
        </w:rPr>
      </w:pPr>
      <w:r>
        <w:rPr>
          <w:lang w:val="en-US"/>
        </w:rPr>
        <w:t>CAPACITY = INDIVIDUAL WORK BY ENGINEER.</w:t>
      </w:r>
    </w:p>
    <w:p w14:paraId="065E20FE" w14:textId="117AAE36" w:rsidR="00754F4E" w:rsidRDefault="00754F4E" w:rsidP="0031127B">
      <w:pPr>
        <w:rPr>
          <w:lang w:val="en-US"/>
        </w:rPr>
      </w:pPr>
      <w:r>
        <w:rPr>
          <w:lang w:val="en-US"/>
        </w:rPr>
        <w:t>VELOCITY =</w:t>
      </w:r>
      <w:r w:rsidR="00E72D8C">
        <w:rPr>
          <w:lang w:val="en-US"/>
        </w:rPr>
        <w:t>WORK OF ENTIRE TEAM.</w:t>
      </w:r>
    </w:p>
    <w:p w14:paraId="25C8048C" w14:textId="71A4EF5C" w:rsidR="00E72D8C" w:rsidRDefault="009748B0" w:rsidP="0031127B">
      <w:pPr>
        <w:rPr>
          <w:lang w:val="en-US"/>
        </w:rPr>
      </w:pPr>
      <w:r>
        <w:rPr>
          <w:lang w:val="en-US"/>
        </w:rPr>
        <w:t>SPRINT RELEASE / REVIEW MEETING = PPT DEV.</w:t>
      </w:r>
    </w:p>
    <w:p w14:paraId="3C8904CE" w14:textId="4120CD8A" w:rsidR="009748B0" w:rsidRDefault="00FC3271" w:rsidP="0031127B">
      <w:pPr>
        <w:rPr>
          <w:lang w:val="en-US"/>
        </w:rPr>
      </w:pPr>
      <w:r>
        <w:rPr>
          <w:lang w:val="en-US"/>
        </w:rPr>
        <w:t>BRAIN STORM MEETING = INTUTION , PRESENTATION.</w:t>
      </w:r>
    </w:p>
    <w:p w14:paraId="3C8FC72F" w14:textId="29C7C832" w:rsidR="00277429" w:rsidRPr="00706746" w:rsidRDefault="00277429" w:rsidP="0031127B">
      <w:pPr>
        <w:rPr>
          <w:lang w:val="en-US"/>
        </w:rPr>
      </w:pPr>
      <w:r>
        <w:rPr>
          <w:lang w:val="en-US"/>
        </w:rPr>
        <w:t>JIRA = DEFECT MANAGEMENT TOOL , PROJECT MANAGEMENT TOOL , TESTCASE MANAGEMENT TOOL.</w:t>
      </w:r>
    </w:p>
    <w:p w14:paraId="558E629C" w14:textId="5FAC699D" w:rsidR="004B3B5D" w:rsidRDefault="00DD3501" w:rsidP="00DD3501">
      <w:pPr>
        <w:pStyle w:val="Heading1"/>
        <w:rPr>
          <w:rStyle w:val="Emphasis"/>
          <w:lang w:val="en-US"/>
        </w:rPr>
      </w:pPr>
      <w:r>
        <w:rPr>
          <w:rStyle w:val="Emphasis"/>
          <w:lang w:val="en-US"/>
        </w:rPr>
        <w:t>BUG LIFE CYCLE=</w:t>
      </w:r>
    </w:p>
    <w:p w14:paraId="64853AA6" w14:textId="1447DA3A" w:rsidR="00B35032" w:rsidRPr="00B35032" w:rsidRDefault="00B35032" w:rsidP="00B35032">
      <w:pPr>
        <w:pStyle w:val="Heading3"/>
        <w:rPr>
          <w:lang w:val="en-US"/>
        </w:rPr>
      </w:pPr>
      <w:r>
        <w:rPr>
          <w:lang w:val="en-US"/>
        </w:rPr>
        <w:t>INTRODUCTION=</w:t>
      </w:r>
    </w:p>
    <w:p w14:paraId="1F37B524" w14:textId="235C7E08" w:rsidR="00DD3501" w:rsidRDefault="00E279F2" w:rsidP="00DD3501">
      <w:pPr>
        <w:pStyle w:val="ListParagraph"/>
        <w:numPr>
          <w:ilvl w:val="0"/>
          <w:numId w:val="175"/>
        </w:numPr>
        <w:rPr>
          <w:lang w:val="en-US"/>
        </w:rPr>
      </w:pPr>
      <w:r>
        <w:rPr>
          <w:lang w:val="en-US"/>
        </w:rPr>
        <w:t>BUG CAN BE DEFINED AS ABNORMAL BEHAVIOUR OF THE SOFTWARE .</w:t>
      </w:r>
    </w:p>
    <w:p w14:paraId="1AA4B496" w14:textId="144D1144" w:rsidR="005C3A49" w:rsidRDefault="005C3A49" w:rsidP="00DD3501">
      <w:pPr>
        <w:pStyle w:val="ListParagraph"/>
        <w:numPr>
          <w:ilvl w:val="0"/>
          <w:numId w:val="175"/>
        </w:numPr>
        <w:rPr>
          <w:lang w:val="en-US"/>
        </w:rPr>
      </w:pPr>
      <w:r>
        <w:rPr>
          <w:lang w:val="en-US"/>
        </w:rPr>
        <w:t>NO SOFTWARE EXISTS WITHOUT A BUG .</w:t>
      </w:r>
    </w:p>
    <w:p w14:paraId="5CB38A3C" w14:textId="3353E17A" w:rsidR="005C3A49" w:rsidRDefault="005C3A49" w:rsidP="00DD3501">
      <w:pPr>
        <w:pStyle w:val="ListParagraph"/>
        <w:numPr>
          <w:ilvl w:val="0"/>
          <w:numId w:val="175"/>
        </w:numPr>
        <w:rPr>
          <w:lang w:val="en-US"/>
        </w:rPr>
      </w:pPr>
      <w:r>
        <w:rPr>
          <w:lang w:val="en-US"/>
        </w:rPr>
        <w:t xml:space="preserve">THE ELIMINATION OF THE </w:t>
      </w:r>
      <w:r w:rsidR="00080123">
        <w:rPr>
          <w:lang w:val="en-US"/>
        </w:rPr>
        <w:t>SOFTWARE DEPENDS UPON THE EFFICIENCY OF TESTING DONE ON THE SOFTWARE.</w:t>
      </w:r>
    </w:p>
    <w:p w14:paraId="2A815AEF" w14:textId="17389748" w:rsidR="00080123" w:rsidRDefault="00B35032" w:rsidP="00B35032">
      <w:pPr>
        <w:pStyle w:val="Heading1"/>
        <w:rPr>
          <w:lang w:val="en-US"/>
        </w:rPr>
      </w:pPr>
      <w:r>
        <w:rPr>
          <w:lang w:val="en-US"/>
        </w:rPr>
        <w:t>BUG LIFE CYCLE=</w:t>
      </w:r>
    </w:p>
    <w:p w14:paraId="1A02C917" w14:textId="7DC86CA3" w:rsidR="00B35032" w:rsidRDefault="00D71864" w:rsidP="00B35032">
      <w:pPr>
        <w:pStyle w:val="ListParagraph"/>
        <w:numPr>
          <w:ilvl w:val="0"/>
          <w:numId w:val="176"/>
        </w:numPr>
        <w:rPr>
          <w:lang w:val="en-US"/>
        </w:rPr>
      </w:pPr>
      <w:r>
        <w:rPr>
          <w:lang w:val="en-US"/>
        </w:rPr>
        <w:t>IN SOFTWARE DEVELOPMENT PROCESS , THE BUG HAS A LIFE CYCLE .</w:t>
      </w:r>
    </w:p>
    <w:p w14:paraId="55103334" w14:textId="24EA4C8A" w:rsidR="00D71864" w:rsidRDefault="00D71864" w:rsidP="00B35032">
      <w:pPr>
        <w:pStyle w:val="ListParagraph"/>
        <w:numPr>
          <w:ilvl w:val="0"/>
          <w:numId w:val="176"/>
        </w:numPr>
        <w:rPr>
          <w:lang w:val="en-US"/>
        </w:rPr>
      </w:pPr>
      <w:r>
        <w:rPr>
          <w:lang w:val="en-US"/>
        </w:rPr>
        <w:t>THE BUG SHOULD GO THRUOGH THE CYCLE TO BE CLOSED .</w:t>
      </w:r>
    </w:p>
    <w:p w14:paraId="772B94C9" w14:textId="50079A0A" w:rsidR="00B22C23" w:rsidRDefault="00B22C23" w:rsidP="00B35032">
      <w:pPr>
        <w:pStyle w:val="ListParagraph"/>
        <w:numPr>
          <w:ilvl w:val="0"/>
          <w:numId w:val="176"/>
        </w:numPr>
        <w:rPr>
          <w:lang w:val="en-US"/>
        </w:rPr>
      </w:pPr>
      <w:r>
        <w:rPr>
          <w:lang w:val="en-US"/>
        </w:rPr>
        <w:t xml:space="preserve">THE BUG ATTAINS DIFFERENT </w:t>
      </w:r>
      <w:r w:rsidR="00E63667">
        <w:rPr>
          <w:lang w:val="en-US"/>
        </w:rPr>
        <w:t>S</w:t>
      </w:r>
      <w:r w:rsidR="005E4032">
        <w:rPr>
          <w:lang w:val="en-US"/>
        </w:rPr>
        <w:t>TA</w:t>
      </w:r>
      <w:r w:rsidR="00C22C35">
        <w:rPr>
          <w:lang w:val="en-US"/>
        </w:rPr>
        <w:t>G</w:t>
      </w:r>
      <w:r w:rsidR="005E4032">
        <w:rPr>
          <w:lang w:val="en-US"/>
        </w:rPr>
        <w:t>ES IN THE LIFE CYCLE .</w:t>
      </w:r>
    </w:p>
    <w:p w14:paraId="04BAA640" w14:textId="46C76CF6" w:rsidR="005E4032" w:rsidRDefault="005E4032" w:rsidP="00B35032">
      <w:pPr>
        <w:pStyle w:val="ListParagraph"/>
        <w:numPr>
          <w:ilvl w:val="0"/>
          <w:numId w:val="176"/>
        </w:numPr>
        <w:rPr>
          <w:lang w:val="en-US"/>
        </w:rPr>
      </w:pPr>
      <w:r>
        <w:rPr>
          <w:lang w:val="en-US"/>
        </w:rPr>
        <w:t>SHOWN IN DIAGRAMMATICALLY</w:t>
      </w:r>
      <w:r w:rsidR="00FF33A4">
        <w:rPr>
          <w:lang w:val="en-US"/>
        </w:rPr>
        <w:t>.</w:t>
      </w:r>
    </w:p>
    <w:p w14:paraId="682CF0AA" w14:textId="6B40B10A" w:rsidR="00DB2D73" w:rsidRDefault="00DB2D73" w:rsidP="00DB2D73">
      <w:pPr>
        <w:rPr>
          <w:lang w:val="en-US"/>
        </w:rPr>
      </w:pPr>
      <w:r w:rsidRPr="00DB2D73">
        <w:rPr>
          <w:noProof/>
          <w:lang w:val="en-US"/>
        </w:rPr>
        <w:lastRenderedPageBreak/>
        <w:drawing>
          <wp:inline distT="0" distB="0" distL="0" distR="0" wp14:anchorId="2BD4AF64" wp14:editId="5EDB9F20">
            <wp:extent cx="4579620" cy="2065020"/>
            <wp:effectExtent l="0" t="0" r="0" b="0"/>
            <wp:docPr id="109374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42847" name=""/>
                    <pic:cNvPicPr/>
                  </pic:nvPicPr>
                  <pic:blipFill>
                    <a:blip r:embed="rId76"/>
                    <a:stretch>
                      <a:fillRect/>
                    </a:stretch>
                  </pic:blipFill>
                  <pic:spPr>
                    <a:xfrm>
                      <a:off x="0" y="0"/>
                      <a:ext cx="4580021" cy="2065201"/>
                    </a:xfrm>
                    <a:prstGeom prst="rect">
                      <a:avLst/>
                    </a:prstGeom>
                  </pic:spPr>
                </pic:pic>
              </a:graphicData>
            </a:graphic>
          </wp:inline>
        </w:drawing>
      </w:r>
    </w:p>
    <w:p w14:paraId="13F2FF42" w14:textId="5F6B9BF7" w:rsidR="00DB2D73" w:rsidRDefault="00C1118B" w:rsidP="00DB2D73">
      <w:pPr>
        <w:rPr>
          <w:lang w:val="en-US"/>
        </w:rPr>
      </w:pPr>
      <w:r>
        <w:rPr>
          <w:lang w:val="en-US"/>
        </w:rPr>
        <w:t>THE DIFFERENT STATES OF A BUG CAN BE SUMMARIZED AS FOLLOWS=</w:t>
      </w:r>
    </w:p>
    <w:p w14:paraId="646FB4EB" w14:textId="4E4EC9F7" w:rsidR="00C1118B" w:rsidRDefault="00C1118B" w:rsidP="00DA3CC1">
      <w:pPr>
        <w:pStyle w:val="ListParagraph"/>
        <w:numPr>
          <w:ilvl w:val="0"/>
          <w:numId w:val="177"/>
        </w:numPr>
        <w:rPr>
          <w:lang w:val="en-US"/>
        </w:rPr>
      </w:pPr>
      <w:r>
        <w:rPr>
          <w:lang w:val="en-US"/>
        </w:rPr>
        <w:t>NEW</w:t>
      </w:r>
    </w:p>
    <w:p w14:paraId="00A228F7" w14:textId="1FC84EBF" w:rsidR="00C1118B" w:rsidRDefault="00C1118B" w:rsidP="00DA3CC1">
      <w:pPr>
        <w:pStyle w:val="ListParagraph"/>
        <w:numPr>
          <w:ilvl w:val="0"/>
          <w:numId w:val="177"/>
        </w:numPr>
        <w:rPr>
          <w:lang w:val="en-US"/>
        </w:rPr>
      </w:pPr>
      <w:r>
        <w:rPr>
          <w:lang w:val="en-US"/>
        </w:rPr>
        <w:t>OPEN</w:t>
      </w:r>
    </w:p>
    <w:p w14:paraId="2534C111" w14:textId="2E521A21" w:rsidR="00C1118B" w:rsidRDefault="00C1118B" w:rsidP="00DA3CC1">
      <w:pPr>
        <w:pStyle w:val="ListParagraph"/>
        <w:numPr>
          <w:ilvl w:val="0"/>
          <w:numId w:val="177"/>
        </w:numPr>
        <w:rPr>
          <w:lang w:val="en-US"/>
        </w:rPr>
      </w:pPr>
      <w:r>
        <w:rPr>
          <w:lang w:val="en-US"/>
        </w:rPr>
        <w:t>ASSIGN</w:t>
      </w:r>
    </w:p>
    <w:p w14:paraId="734EBAA4" w14:textId="7470FBE0" w:rsidR="00C1118B" w:rsidRDefault="00C1118B" w:rsidP="00DA3CC1">
      <w:pPr>
        <w:pStyle w:val="ListParagraph"/>
        <w:numPr>
          <w:ilvl w:val="0"/>
          <w:numId w:val="177"/>
        </w:numPr>
        <w:rPr>
          <w:lang w:val="en-US"/>
        </w:rPr>
      </w:pPr>
      <w:r>
        <w:rPr>
          <w:lang w:val="en-US"/>
        </w:rPr>
        <w:t>TEST</w:t>
      </w:r>
    </w:p>
    <w:p w14:paraId="7EB1C9DB" w14:textId="30ACF08D" w:rsidR="00C1118B" w:rsidRDefault="00C1118B" w:rsidP="00DA3CC1">
      <w:pPr>
        <w:pStyle w:val="ListParagraph"/>
        <w:numPr>
          <w:ilvl w:val="0"/>
          <w:numId w:val="177"/>
        </w:numPr>
        <w:rPr>
          <w:lang w:val="en-US"/>
        </w:rPr>
      </w:pPr>
      <w:r>
        <w:rPr>
          <w:lang w:val="en-US"/>
        </w:rPr>
        <w:t>VERIFIED</w:t>
      </w:r>
    </w:p>
    <w:p w14:paraId="022D0FDD" w14:textId="1DE9AD1B" w:rsidR="00430F3C" w:rsidRDefault="00430F3C" w:rsidP="00DA3CC1">
      <w:pPr>
        <w:pStyle w:val="ListParagraph"/>
        <w:numPr>
          <w:ilvl w:val="0"/>
          <w:numId w:val="177"/>
        </w:numPr>
        <w:rPr>
          <w:lang w:val="en-US"/>
        </w:rPr>
      </w:pPr>
      <w:r>
        <w:rPr>
          <w:lang w:val="en-US"/>
        </w:rPr>
        <w:t>DEFERRED</w:t>
      </w:r>
    </w:p>
    <w:p w14:paraId="72E4A18C" w14:textId="00714E42" w:rsidR="00C1118B" w:rsidRDefault="00C1118B" w:rsidP="00DA3CC1">
      <w:pPr>
        <w:pStyle w:val="ListParagraph"/>
        <w:numPr>
          <w:ilvl w:val="0"/>
          <w:numId w:val="177"/>
        </w:numPr>
        <w:rPr>
          <w:lang w:val="en-US"/>
        </w:rPr>
      </w:pPr>
      <w:r>
        <w:rPr>
          <w:lang w:val="en-US"/>
        </w:rPr>
        <w:t>REOPENED</w:t>
      </w:r>
    </w:p>
    <w:p w14:paraId="7EADE849" w14:textId="181E6E03" w:rsidR="00C1118B" w:rsidRDefault="00430F3C" w:rsidP="00DA3CC1">
      <w:pPr>
        <w:pStyle w:val="ListParagraph"/>
        <w:numPr>
          <w:ilvl w:val="0"/>
          <w:numId w:val="177"/>
        </w:numPr>
        <w:rPr>
          <w:lang w:val="en-US"/>
        </w:rPr>
      </w:pPr>
      <w:r>
        <w:rPr>
          <w:lang w:val="en-US"/>
        </w:rPr>
        <w:t>DUPLICATE</w:t>
      </w:r>
    </w:p>
    <w:p w14:paraId="5ADE8166" w14:textId="52C853F6" w:rsidR="00430F3C" w:rsidRDefault="00B46F6D" w:rsidP="00DA3CC1">
      <w:pPr>
        <w:pStyle w:val="ListParagraph"/>
        <w:numPr>
          <w:ilvl w:val="0"/>
          <w:numId w:val="177"/>
        </w:numPr>
        <w:rPr>
          <w:lang w:val="en-US"/>
        </w:rPr>
      </w:pPr>
      <w:r>
        <w:rPr>
          <w:lang w:val="en-US"/>
        </w:rPr>
        <w:t>REJECTED</w:t>
      </w:r>
    </w:p>
    <w:p w14:paraId="2F90A0E9" w14:textId="22DDA3FD" w:rsidR="00B46F6D" w:rsidRDefault="00B46F6D" w:rsidP="00DA3CC1">
      <w:pPr>
        <w:pStyle w:val="ListParagraph"/>
        <w:numPr>
          <w:ilvl w:val="0"/>
          <w:numId w:val="177"/>
        </w:numPr>
        <w:rPr>
          <w:lang w:val="en-US"/>
        </w:rPr>
      </w:pPr>
      <w:r>
        <w:rPr>
          <w:lang w:val="en-US"/>
        </w:rPr>
        <w:t>CLOSED</w:t>
      </w:r>
    </w:p>
    <w:p w14:paraId="2061D208" w14:textId="668E4B1B" w:rsidR="00B46F6D" w:rsidRDefault="00B46F6D" w:rsidP="00514863">
      <w:pPr>
        <w:pStyle w:val="Heading3"/>
        <w:rPr>
          <w:lang w:val="en-US"/>
        </w:rPr>
      </w:pPr>
      <w:r>
        <w:rPr>
          <w:lang w:val="en-US"/>
        </w:rPr>
        <w:t>1 NEW=</w:t>
      </w:r>
    </w:p>
    <w:p w14:paraId="7B8F7844" w14:textId="66989E5D" w:rsidR="00B46F6D" w:rsidRDefault="00B46F6D" w:rsidP="00DA3CC1">
      <w:pPr>
        <w:pStyle w:val="ListParagraph"/>
        <w:numPr>
          <w:ilvl w:val="0"/>
          <w:numId w:val="178"/>
        </w:numPr>
        <w:rPr>
          <w:lang w:val="en-US"/>
        </w:rPr>
      </w:pPr>
      <w:r>
        <w:rPr>
          <w:lang w:val="en-US"/>
        </w:rPr>
        <w:t xml:space="preserve">WHEN THE BUG IS NOT POSTED IN </w:t>
      </w:r>
      <w:r w:rsidR="00CD73F2">
        <w:rPr>
          <w:lang w:val="en-US"/>
        </w:rPr>
        <w:t>TESTMANAGEMENT TOOL.</w:t>
      </w:r>
    </w:p>
    <w:p w14:paraId="0BB3ED57" w14:textId="2C0785E4" w:rsidR="00CD73F2" w:rsidRDefault="00CD73F2" w:rsidP="00DA3CC1">
      <w:pPr>
        <w:pStyle w:val="ListParagraph"/>
        <w:numPr>
          <w:ilvl w:val="0"/>
          <w:numId w:val="178"/>
        </w:numPr>
        <w:rPr>
          <w:lang w:val="en-US"/>
        </w:rPr>
      </w:pPr>
      <w:r>
        <w:rPr>
          <w:lang w:val="en-US"/>
        </w:rPr>
        <w:t>THE BUG IS NOT YET APPROVED.</w:t>
      </w:r>
    </w:p>
    <w:p w14:paraId="4E75A39B" w14:textId="6C88C606" w:rsidR="00CD73F2" w:rsidRDefault="00CD73F2" w:rsidP="00514863">
      <w:pPr>
        <w:pStyle w:val="Heading3"/>
        <w:rPr>
          <w:lang w:val="en-US"/>
        </w:rPr>
      </w:pPr>
      <w:r>
        <w:rPr>
          <w:lang w:val="en-US"/>
        </w:rPr>
        <w:t>2 OPEN=</w:t>
      </w:r>
    </w:p>
    <w:p w14:paraId="68C11DA9" w14:textId="0A55146A" w:rsidR="00CD73F2" w:rsidRDefault="00205308" w:rsidP="00DA3CC1">
      <w:pPr>
        <w:pStyle w:val="ListParagraph"/>
        <w:numPr>
          <w:ilvl w:val="0"/>
          <w:numId w:val="179"/>
        </w:numPr>
        <w:rPr>
          <w:lang w:val="en-US"/>
        </w:rPr>
      </w:pPr>
      <w:r>
        <w:rPr>
          <w:lang w:val="en-US"/>
        </w:rPr>
        <w:t>AFTER A TESTER HAS POSTED A BUG .</w:t>
      </w:r>
    </w:p>
    <w:p w14:paraId="0B37EABD" w14:textId="5054DC84" w:rsidR="00205308" w:rsidRDefault="00205308" w:rsidP="00DA3CC1">
      <w:pPr>
        <w:pStyle w:val="ListParagraph"/>
        <w:numPr>
          <w:ilvl w:val="0"/>
          <w:numId w:val="179"/>
        </w:numPr>
        <w:rPr>
          <w:lang w:val="en-US"/>
        </w:rPr>
      </w:pPr>
      <w:r>
        <w:rPr>
          <w:lang w:val="en-US"/>
        </w:rPr>
        <w:t>THE LEAD OF THE TESTER APPROVES THAT THE BUG IS GENIUNE AND HE CHANGES THE STATE OPEN.</w:t>
      </w:r>
    </w:p>
    <w:p w14:paraId="3F617926" w14:textId="77E444A8" w:rsidR="00EC66A4" w:rsidRDefault="00EC66A4" w:rsidP="00514863">
      <w:pPr>
        <w:pStyle w:val="Heading3"/>
        <w:rPr>
          <w:lang w:val="en-US"/>
        </w:rPr>
      </w:pPr>
      <w:r>
        <w:rPr>
          <w:lang w:val="en-US"/>
        </w:rPr>
        <w:t>3 ASSIGN=</w:t>
      </w:r>
    </w:p>
    <w:p w14:paraId="0301DB4F" w14:textId="1F0C9BAA" w:rsidR="00EC66A4" w:rsidRDefault="00FD39F3" w:rsidP="00DA3CC1">
      <w:pPr>
        <w:pStyle w:val="ListParagraph"/>
        <w:numPr>
          <w:ilvl w:val="0"/>
          <w:numId w:val="180"/>
        </w:numPr>
        <w:rPr>
          <w:lang w:val="en-US"/>
        </w:rPr>
      </w:pPr>
      <w:r>
        <w:rPr>
          <w:lang w:val="en-US"/>
        </w:rPr>
        <w:t xml:space="preserve">AFTER BUG IS OPEN STATE , HE ASSIGNS  THE BUG TO CORRESPONDING DEVELOPER </w:t>
      </w:r>
      <w:r w:rsidR="00E075D9">
        <w:rPr>
          <w:lang w:val="en-US"/>
        </w:rPr>
        <w:t>OR DEVELOPMENT TEAM .</w:t>
      </w:r>
    </w:p>
    <w:p w14:paraId="77081AB1" w14:textId="74F37C7C" w:rsidR="00E075D9" w:rsidRDefault="00E075D9" w:rsidP="00DA3CC1">
      <w:pPr>
        <w:pStyle w:val="ListParagraph"/>
        <w:numPr>
          <w:ilvl w:val="0"/>
          <w:numId w:val="180"/>
        </w:numPr>
        <w:rPr>
          <w:lang w:val="en-US"/>
        </w:rPr>
      </w:pPr>
      <w:r>
        <w:rPr>
          <w:lang w:val="en-US"/>
        </w:rPr>
        <w:t>THE STATE OF THE BUG IS CHANGED TO ASSIGN.</w:t>
      </w:r>
    </w:p>
    <w:p w14:paraId="3DA859F8" w14:textId="16C45209" w:rsidR="00E075D9" w:rsidRDefault="00E075D9" w:rsidP="00514863">
      <w:pPr>
        <w:pStyle w:val="Heading3"/>
        <w:rPr>
          <w:lang w:val="en-US"/>
        </w:rPr>
      </w:pPr>
      <w:r>
        <w:rPr>
          <w:lang w:val="en-US"/>
        </w:rPr>
        <w:t>4 TEST=</w:t>
      </w:r>
    </w:p>
    <w:p w14:paraId="06D21B6F" w14:textId="0A2CD135" w:rsidR="00E075D9" w:rsidRDefault="00612C1D" w:rsidP="00DA3CC1">
      <w:pPr>
        <w:pStyle w:val="ListParagraph"/>
        <w:numPr>
          <w:ilvl w:val="0"/>
          <w:numId w:val="181"/>
        </w:numPr>
        <w:rPr>
          <w:lang w:val="en-US"/>
        </w:rPr>
      </w:pPr>
      <w:r>
        <w:rPr>
          <w:lang w:val="en-US"/>
        </w:rPr>
        <w:t>ONCE THE DEVELOPER FIXES THE BUG</w:t>
      </w:r>
    </w:p>
    <w:p w14:paraId="041BC902" w14:textId="0519B114" w:rsidR="00612C1D" w:rsidRDefault="00612C1D" w:rsidP="00DA3CC1">
      <w:pPr>
        <w:pStyle w:val="ListParagraph"/>
        <w:numPr>
          <w:ilvl w:val="0"/>
          <w:numId w:val="181"/>
        </w:numPr>
        <w:rPr>
          <w:lang w:val="en-US"/>
        </w:rPr>
      </w:pPr>
      <w:r>
        <w:rPr>
          <w:lang w:val="en-US"/>
        </w:rPr>
        <w:t xml:space="preserve">HE HAS TO ASSIGN THE BUG TO TESTING TEAM </w:t>
      </w:r>
      <w:r w:rsidR="001B26A2">
        <w:rPr>
          <w:lang w:val="en-US"/>
        </w:rPr>
        <w:t xml:space="preserve">FOR NEXT ROUND OF TESTING (RETESTING) </w:t>
      </w:r>
    </w:p>
    <w:p w14:paraId="4EAE7056" w14:textId="545C8B10" w:rsidR="001B26A2" w:rsidRDefault="001B26A2" w:rsidP="00DA3CC1">
      <w:pPr>
        <w:pStyle w:val="ListParagraph"/>
        <w:numPr>
          <w:ilvl w:val="0"/>
          <w:numId w:val="181"/>
        </w:numPr>
        <w:rPr>
          <w:lang w:val="en-US"/>
        </w:rPr>
      </w:pPr>
      <w:r>
        <w:rPr>
          <w:lang w:val="en-US"/>
        </w:rPr>
        <w:t xml:space="preserve">BEFORE HE RELEASES </w:t>
      </w:r>
      <w:r w:rsidR="00015809">
        <w:rPr>
          <w:lang w:val="en-US"/>
        </w:rPr>
        <w:t>THE SOFTWARE WITH BUG FIXED.</w:t>
      </w:r>
    </w:p>
    <w:p w14:paraId="7ADB5599" w14:textId="6BEF6F62" w:rsidR="00015809" w:rsidRDefault="00015809" w:rsidP="00DA3CC1">
      <w:pPr>
        <w:pStyle w:val="ListParagraph"/>
        <w:numPr>
          <w:ilvl w:val="0"/>
          <w:numId w:val="181"/>
        </w:numPr>
        <w:rPr>
          <w:lang w:val="en-US"/>
        </w:rPr>
      </w:pPr>
      <w:r>
        <w:rPr>
          <w:lang w:val="en-US"/>
        </w:rPr>
        <w:t xml:space="preserve">HE CHANGES THE STATE OF BUG TO TEST </w:t>
      </w:r>
      <w:r w:rsidR="00FD61D8">
        <w:rPr>
          <w:lang w:val="en-US"/>
        </w:rPr>
        <w:t>.</w:t>
      </w:r>
    </w:p>
    <w:p w14:paraId="63D7F995" w14:textId="21BE9621" w:rsidR="00FD61D8" w:rsidRDefault="00FD61D8" w:rsidP="00DA3CC1">
      <w:pPr>
        <w:pStyle w:val="ListParagraph"/>
        <w:numPr>
          <w:ilvl w:val="0"/>
          <w:numId w:val="181"/>
        </w:numPr>
        <w:rPr>
          <w:lang w:val="en-US"/>
        </w:rPr>
      </w:pPr>
      <w:r>
        <w:rPr>
          <w:lang w:val="en-US"/>
        </w:rPr>
        <w:t>IT SPECIFIES THAT THE BUG HAS BEEN FIXED AND IS RELEASED TO TESTING TEAM.</w:t>
      </w:r>
    </w:p>
    <w:p w14:paraId="30D3EAF3" w14:textId="779AF35E" w:rsidR="00FD61D8" w:rsidRDefault="00FD61D8" w:rsidP="00514863">
      <w:pPr>
        <w:pStyle w:val="Heading3"/>
        <w:rPr>
          <w:lang w:val="en-US"/>
        </w:rPr>
      </w:pPr>
      <w:r>
        <w:rPr>
          <w:lang w:val="en-US"/>
        </w:rPr>
        <w:t>5 DEF</w:t>
      </w:r>
      <w:r w:rsidR="00072635">
        <w:rPr>
          <w:lang w:val="en-US"/>
        </w:rPr>
        <w:t>E</w:t>
      </w:r>
      <w:r>
        <w:rPr>
          <w:lang w:val="en-US"/>
        </w:rPr>
        <w:t>RRED</w:t>
      </w:r>
      <w:r w:rsidR="00072635">
        <w:rPr>
          <w:lang w:val="en-US"/>
        </w:rPr>
        <w:t>=</w:t>
      </w:r>
    </w:p>
    <w:p w14:paraId="1193367C" w14:textId="69C21BE7" w:rsidR="00072635" w:rsidRDefault="00072635" w:rsidP="00DA3CC1">
      <w:pPr>
        <w:pStyle w:val="ListParagraph"/>
        <w:numPr>
          <w:ilvl w:val="0"/>
          <w:numId w:val="182"/>
        </w:numPr>
        <w:rPr>
          <w:lang w:val="en-US"/>
        </w:rPr>
      </w:pPr>
      <w:r>
        <w:rPr>
          <w:lang w:val="en-US"/>
        </w:rPr>
        <w:t>THE BUG IS EXPOSED TO BE FIXED IN NEXT RELEASE .</w:t>
      </w:r>
    </w:p>
    <w:p w14:paraId="0FDF43AD" w14:textId="6EBDF9E0" w:rsidR="00DA0392" w:rsidRDefault="00DA0392" w:rsidP="00DA3CC1">
      <w:pPr>
        <w:pStyle w:val="ListParagraph"/>
        <w:numPr>
          <w:ilvl w:val="0"/>
          <w:numId w:val="182"/>
        </w:numPr>
        <w:rPr>
          <w:lang w:val="en-US"/>
        </w:rPr>
      </w:pPr>
      <w:r>
        <w:rPr>
          <w:lang w:val="en-US"/>
        </w:rPr>
        <w:lastRenderedPageBreak/>
        <w:t>IF THE PRIORITY OF THE BUG MAY BE LOW , LACK OF TIME FOR THE RELEASE OR THE BUG MAY NOT HAVE MAJOR EFFECT ON THE SOFTWARE.</w:t>
      </w:r>
    </w:p>
    <w:p w14:paraId="5CA2EF57" w14:textId="144C0BA1" w:rsidR="00DA0392" w:rsidRDefault="00DA0392" w:rsidP="00514863">
      <w:pPr>
        <w:pStyle w:val="Heading3"/>
        <w:rPr>
          <w:lang w:val="en-US"/>
        </w:rPr>
      </w:pPr>
      <w:r>
        <w:rPr>
          <w:lang w:val="en-US"/>
        </w:rPr>
        <w:t>6 REJECTED=</w:t>
      </w:r>
    </w:p>
    <w:p w14:paraId="3844F911" w14:textId="513A8107" w:rsidR="00DA0392" w:rsidRDefault="00641509" w:rsidP="00DA3CC1">
      <w:pPr>
        <w:pStyle w:val="ListParagraph"/>
        <w:numPr>
          <w:ilvl w:val="0"/>
          <w:numId w:val="183"/>
        </w:numPr>
        <w:rPr>
          <w:lang w:val="en-US"/>
        </w:rPr>
      </w:pPr>
      <w:r>
        <w:rPr>
          <w:lang w:val="en-US"/>
        </w:rPr>
        <w:t xml:space="preserve">IF THE DEVELOPER FEELS THAT THE BUG IS NOT GENIUNE </w:t>
      </w:r>
      <w:r w:rsidR="00544D9A">
        <w:rPr>
          <w:lang w:val="en-US"/>
        </w:rPr>
        <w:t>.</w:t>
      </w:r>
    </w:p>
    <w:p w14:paraId="3A46CC6F" w14:textId="3011CE47" w:rsidR="00544D9A" w:rsidRDefault="00544D9A" w:rsidP="00DA3CC1">
      <w:pPr>
        <w:pStyle w:val="ListParagraph"/>
        <w:numPr>
          <w:ilvl w:val="0"/>
          <w:numId w:val="183"/>
        </w:numPr>
        <w:rPr>
          <w:lang w:val="en-US"/>
        </w:rPr>
      </w:pPr>
      <w:r>
        <w:rPr>
          <w:lang w:val="en-US"/>
        </w:rPr>
        <w:t>DEVELOPER REJECTS THE BUG .</w:t>
      </w:r>
    </w:p>
    <w:p w14:paraId="00165B87" w14:textId="71AB812C" w:rsidR="00544D9A" w:rsidRDefault="00544D9A" w:rsidP="00DA3CC1">
      <w:pPr>
        <w:pStyle w:val="ListParagraph"/>
        <w:numPr>
          <w:ilvl w:val="0"/>
          <w:numId w:val="183"/>
        </w:numPr>
        <w:rPr>
          <w:lang w:val="en-US"/>
        </w:rPr>
      </w:pPr>
      <w:r>
        <w:rPr>
          <w:lang w:val="en-US"/>
        </w:rPr>
        <w:t>THEN THE STATE OF THE BUG IS REJECTED.</w:t>
      </w:r>
    </w:p>
    <w:p w14:paraId="6D1072A6" w14:textId="0CB59138" w:rsidR="00544D9A" w:rsidRDefault="00544D9A" w:rsidP="00514863">
      <w:pPr>
        <w:pStyle w:val="Heading3"/>
        <w:rPr>
          <w:lang w:val="en-US"/>
        </w:rPr>
      </w:pPr>
      <w:r>
        <w:rPr>
          <w:lang w:val="en-US"/>
        </w:rPr>
        <w:t>7 DUPLICATE=</w:t>
      </w:r>
    </w:p>
    <w:p w14:paraId="48BBDF62" w14:textId="3F25771A" w:rsidR="00544D9A" w:rsidRDefault="00AE027E" w:rsidP="00DA3CC1">
      <w:pPr>
        <w:pStyle w:val="ListParagraph"/>
        <w:numPr>
          <w:ilvl w:val="0"/>
          <w:numId w:val="184"/>
        </w:numPr>
        <w:rPr>
          <w:lang w:val="en-US"/>
        </w:rPr>
      </w:pPr>
      <w:r>
        <w:rPr>
          <w:lang w:val="en-US"/>
        </w:rPr>
        <w:t xml:space="preserve">IF THE BUG IS REPEATED TWICE OR THE 2 BUGS MENTIONED THE SAME CONCEPT OF THE BEG (2 TE </w:t>
      </w:r>
      <w:r w:rsidR="00C00406">
        <w:rPr>
          <w:lang w:val="en-US"/>
        </w:rPr>
        <w:t>SHOWN SAME MODULE WITH SAME BUG).</w:t>
      </w:r>
    </w:p>
    <w:p w14:paraId="706B2F9B" w14:textId="795758CE" w:rsidR="00C00406" w:rsidRDefault="00C00406" w:rsidP="00514863">
      <w:pPr>
        <w:pStyle w:val="Heading3"/>
        <w:rPr>
          <w:lang w:val="en-US"/>
        </w:rPr>
      </w:pPr>
      <w:r>
        <w:rPr>
          <w:lang w:val="en-US"/>
        </w:rPr>
        <w:t>8 VERIFIED=</w:t>
      </w:r>
    </w:p>
    <w:p w14:paraId="638B1012" w14:textId="30518555" w:rsidR="00C00406" w:rsidRDefault="00C00406" w:rsidP="00DA3CC1">
      <w:pPr>
        <w:pStyle w:val="ListParagraph"/>
        <w:numPr>
          <w:ilvl w:val="0"/>
          <w:numId w:val="184"/>
        </w:numPr>
        <w:rPr>
          <w:lang w:val="en-US"/>
        </w:rPr>
      </w:pPr>
      <w:r>
        <w:rPr>
          <w:lang w:val="en-US"/>
        </w:rPr>
        <w:t xml:space="preserve">ONCE BUG IS FIXED </w:t>
      </w:r>
      <w:r w:rsidR="00715F21">
        <w:rPr>
          <w:lang w:val="en-US"/>
        </w:rPr>
        <w:t>AND THE STATUS IS CHANGED TO TEST.</w:t>
      </w:r>
    </w:p>
    <w:p w14:paraId="18AE1DBF" w14:textId="200479E6" w:rsidR="00715F21" w:rsidRDefault="00715F21" w:rsidP="00DA3CC1">
      <w:pPr>
        <w:pStyle w:val="ListParagraph"/>
        <w:numPr>
          <w:ilvl w:val="0"/>
          <w:numId w:val="184"/>
        </w:numPr>
        <w:rPr>
          <w:lang w:val="en-US"/>
        </w:rPr>
      </w:pPr>
      <w:r>
        <w:rPr>
          <w:lang w:val="en-US"/>
        </w:rPr>
        <w:t>IF THE BUG IS NOT PRESENT IN THE SOFTWARE .</w:t>
      </w:r>
    </w:p>
    <w:p w14:paraId="3613E5EE" w14:textId="19877714" w:rsidR="00715F21" w:rsidRDefault="00715F21" w:rsidP="00DA3CC1">
      <w:pPr>
        <w:pStyle w:val="ListParagraph"/>
        <w:numPr>
          <w:ilvl w:val="0"/>
          <w:numId w:val="184"/>
        </w:numPr>
        <w:rPr>
          <w:lang w:val="en-US"/>
        </w:rPr>
      </w:pPr>
      <w:r>
        <w:rPr>
          <w:lang w:val="en-US"/>
        </w:rPr>
        <w:t xml:space="preserve">HE APPROVES THAT THE BUG IS FIXED AND CHANGES THE STATUS TO </w:t>
      </w:r>
      <w:r w:rsidR="00F208F7">
        <w:rPr>
          <w:lang w:val="en-US"/>
        </w:rPr>
        <w:t>VERIFIED.</w:t>
      </w:r>
    </w:p>
    <w:p w14:paraId="1F549799" w14:textId="1F336088" w:rsidR="00F208F7" w:rsidRDefault="00F208F7" w:rsidP="00514863">
      <w:pPr>
        <w:pStyle w:val="Heading3"/>
        <w:rPr>
          <w:lang w:val="en-US"/>
        </w:rPr>
      </w:pPr>
      <w:r>
        <w:rPr>
          <w:lang w:val="en-US"/>
        </w:rPr>
        <w:t>9 REOPENED=</w:t>
      </w:r>
    </w:p>
    <w:p w14:paraId="6DBD241F" w14:textId="37B949AF" w:rsidR="00F208F7" w:rsidRDefault="00F208F7" w:rsidP="00DA3CC1">
      <w:pPr>
        <w:pStyle w:val="ListParagraph"/>
        <w:numPr>
          <w:ilvl w:val="0"/>
          <w:numId w:val="185"/>
        </w:numPr>
        <w:rPr>
          <w:lang w:val="en-US"/>
        </w:rPr>
      </w:pPr>
      <w:r>
        <w:rPr>
          <w:lang w:val="en-US"/>
        </w:rPr>
        <w:t>IF THE BUG STILL EXITS EVEN AFTER THE BUG IS FIXED BY DEVELOPER .</w:t>
      </w:r>
    </w:p>
    <w:p w14:paraId="47BF2956" w14:textId="50450FF5" w:rsidR="00F208F7" w:rsidRDefault="00F208F7" w:rsidP="00DA3CC1">
      <w:pPr>
        <w:pStyle w:val="ListParagraph"/>
        <w:numPr>
          <w:ilvl w:val="0"/>
          <w:numId w:val="185"/>
        </w:numPr>
        <w:rPr>
          <w:lang w:val="en-US"/>
        </w:rPr>
      </w:pPr>
      <w:r>
        <w:rPr>
          <w:lang w:val="en-US"/>
        </w:rPr>
        <w:t>THE TESTER CHANGES</w:t>
      </w:r>
      <w:r w:rsidR="0096443E">
        <w:rPr>
          <w:lang w:val="en-US"/>
        </w:rPr>
        <w:t xml:space="preserve"> THE STATUS TO REOPENED.</w:t>
      </w:r>
    </w:p>
    <w:p w14:paraId="0C36177F" w14:textId="7F9C9FCF" w:rsidR="0096443E" w:rsidRDefault="0096443E" w:rsidP="00DA3CC1">
      <w:pPr>
        <w:pStyle w:val="ListParagraph"/>
        <w:numPr>
          <w:ilvl w:val="0"/>
          <w:numId w:val="185"/>
        </w:numPr>
        <w:rPr>
          <w:lang w:val="en-US"/>
        </w:rPr>
      </w:pPr>
      <w:r>
        <w:rPr>
          <w:lang w:val="en-US"/>
        </w:rPr>
        <w:t>THE BUG TRAVERSE THE LIFE CYCLE AGAIN.</w:t>
      </w:r>
    </w:p>
    <w:p w14:paraId="74FAC2C5" w14:textId="6F548581" w:rsidR="0096443E" w:rsidRDefault="0096443E" w:rsidP="00514863">
      <w:pPr>
        <w:pStyle w:val="Heading3"/>
        <w:rPr>
          <w:lang w:val="en-US"/>
        </w:rPr>
      </w:pPr>
      <w:r>
        <w:rPr>
          <w:lang w:val="en-US"/>
        </w:rPr>
        <w:t>10 CLOSED=</w:t>
      </w:r>
    </w:p>
    <w:p w14:paraId="4D9D847A" w14:textId="4DF2FFBB" w:rsidR="0096443E" w:rsidRDefault="0096443E" w:rsidP="00DA3CC1">
      <w:pPr>
        <w:pStyle w:val="ListParagraph"/>
        <w:numPr>
          <w:ilvl w:val="0"/>
          <w:numId w:val="186"/>
        </w:numPr>
        <w:rPr>
          <w:lang w:val="en-US"/>
        </w:rPr>
      </w:pPr>
      <w:r>
        <w:rPr>
          <w:lang w:val="en-US"/>
        </w:rPr>
        <w:t xml:space="preserve">ONCE THE BUG IS FIXED </w:t>
      </w:r>
      <w:r w:rsidR="00AD3E72">
        <w:rPr>
          <w:lang w:val="en-US"/>
        </w:rPr>
        <w:t>,</w:t>
      </w:r>
    </w:p>
    <w:p w14:paraId="66E563AF" w14:textId="1FD81290" w:rsidR="00AD3E72" w:rsidRDefault="00AD3E72" w:rsidP="00DA3CC1">
      <w:pPr>
        <w:pStyle w:val="ListParagraph"/>
        <w:numPr>
          <w:ilvl w:val="0"/>
          <w:numId w:val="186"/>
        </w:numPr>
        <w:rPr>
          <w:lang w:val="en-US"/>
        </w:rPr>
      </w:pPr>
      <w:r>
        <w:rPr>
          <w:lang w:val="en-US"/>
        </w:rPr>
        <w:t>IT IS TESTED BY THE TESTER .</w:t>
      </w:r>
    </w:p>
    <w:p w14:paraId="0609CB28" w14:textId="35DC69EB" w:rsidR="00AD3E72" w:rsidRDefault="00AD3E72" w:rsidP="00DA3CC1">
      <w:pPr>
        <w:pStyle w:val="ListParagraph"/>
        <w:numPr>
          <w:ilvl w:val="0"/>
          <w:numId w:val="186"/>
        </w:numPr>
        <w:rPr>
          <w:lang w:val="en-US"/>
        </w:rPr>
      </w:pPr>
      <w:r>
        <w:rPr>
          <w:lang w:val="en-US"/>
        </w:rPr>
        <w:t xml:space="preserve">IF TESTER FELLS  THAT THE BUG NO LONGER EXISTS IN THE SOFTWARE </w:t>
      </w:r>
      <w:r w:rsidR="00FB7162">
        <w:rPr>
          <w:lang w:val="en-US"/>
        </w:rPr>
        <w:t>, HE CHANGES THE STATUS OF THE BUG TO CLOSED.</w:t>
      </w:r>
    </w:p>
    <w:p w14:paraId="769F1E91" w14:textId="403F5D8E" w:rsidR="00FB7162" w:rsidRDefault="001F0F3A" w:rsidP="00514863">
      <w:pPr>
        <w:pStyle w:val="Heading2"/>
        <w:rPr>
          <w:lang w:val="en-US"/>
        </w:rPr>
      </w:pPr>
      <w:r>
        <w:rPr>
          <w:lang w:val="en-US"/>
        </w:rPr>
        <w:t>DECIDING SEVERITY OF THE BUG=</w:t>
      </w:r>
    </w:p>
    <w:p w14:paraId="23C6A9CA" w14:textId="4D9BE8BB" w:rsidR="001F0F3A" w:rsidRDefault="00BD190E" w:rsidP="00DA3CC1">
      <w:pPr>
        <w:pStyle w:val="ListParagraph"/>
        <w:numPr>
          <w:ilvl w:val="0"/>
          <w:numId w:val="187"/>
        </w:numPr>
        <w:rPr>
          <w:lang w:val="en-US"/>
        </w:rPr>
      </w:pPr>
      <w:r>
        <w:rPr>
          <w:lang w:val="en-US"/>
        </w:rPr>
        <w:t>INDICATES THE IMPACT EACH DEFECT HAS ON TESTING EFFORTS OR USERS AND ADMINISTRATION OF THE APPLICATION UNDER TEST.</w:t>
      </w:r>
    </w:p>
    <w:p w14:paraId="2B44AED0" w14:textId="5785C1A4" w:rsidR="00BD190E" w:rsidRDefault="00B268CD" w:rsidP="00DA3CC1">
      <w:pPr>
        <w:pStyle w:val="ListParagraph"/>
        <w:numPr>
          <w:ilvl w:val="0"/>
          <w:numId w:val="187"/>
        </w:numPr>
        <w:rPr>
          <w:lang w:val="en-US"/>
        </w:rPr>
      </w:pPr>
      <w:r>
        <w:rPr>
          <w:lang w:val="en-US"/>
        </w:rPr>
        <w:t>THIS INFORMATION IS USED BY DEVELOPERS AND MANAGEMENT AS THE BASIS FOR ASSIGNING OF WORK ON DEFECTS.</w:t>
      </w:r>
      <w:r w:rsidR="00DB3C4B">
        <w:rPr>
          <w:lang w:val="en-US"/>
        </w:rPr>
        <w:t xml:space="preserve"> </w:t>
      </w:r>
    </w:p>
    <w:p w14:paraId="2769861D" w14:textId="2CF835D4" w:rsidR="00C72EE9" w:rsidRDefault="00C72EE9" w:rsidP="00C72EE9">
      <w:pPr>
        <w:rPr>
          <w:lang w:val="en-US"/>
        </w:rPr>
      </w:pPr>
      <w:r>
        <w:rPr>
          <w:lang w:val="en-US"/>
        </w:rPr>
        <w:t xml:space="preserve">A SAMPLE GUIDELINES FOR ASSIGNMENT OF PRIORITY LEVELS DURING THE PRODUCT </w:t>
      </w:r>
      <w:r w:rsidR="00E90C9D">
        <w:rPr>
          <w:lang w:val="en-US"/>
        </w:rPr>
        <w:t>TEST PHASE INCLUDES =</w:t>
      </w:r>
    </w:p>
    <w:p w14:paraId="3238AD79" w14:textId="05E95D2F" w:rsidR="00E90C9D" w:rsidRDefault="00E90C9D" w:rsidP="00514863">
      <w:pPr>
        <w:pStyle w:val="Heading3"/>
        <w:rPr>
          <w:lang w:val="en-US"/>
        </w:rPr>
      </w:pPr>
      <w:r>
        <w:rPr>
          <w:lang w:val="en-US"/>
        </w:rPr>
        <w:t>1 CRITICAL / SHOW STOPPER=</w:t>
      </w:r>
    </w:p>
    <w:p w14:paraId="3202EB46" w14:textId="624B610C" w:rsidR="00E90C9D" w:rsidRDefault="00010CA9" w:rsidP="00DA3CC1">
      <w:pPr>
        <w:pStyle w:val="ListParagraph"/>
        <w:numPr>
          <w:ilvl w:val="0"/>
          <w:numId w:val="188"/>
        </w:numPr>
        <w:rPr>
          <w:lang w:val="en-US"/>
        </w:rPr>
      </w:pPr>
      <w:r>
        <w:rPr>
          <w:lang w:val="en-US"/>
        </w:rPr>
        <w:t>AN ITE, THAT PREVENTS FURTHER TESTING OF THE PRODUCT OR</w:t>
      </w:r>
    </w:p>
    <w:p w14:paraId="542C4FC5" w14:textId="69DB8FBF" w:rsidR="00010CA9" w:rsidRDefault="00010CA9" w:rsidP="00DA3CC1">
      <w:pPr>
        <w:pStyle w:val="ListParagraph"/>
        <w:numPr>
          <w:ilvl w:val="0"/>
          <w:numId w:val="188"/>
        </w:numPr>
        <w:rPr>
          <w:lang w:val="en-US"/>
        </w:rPr>
      </w:pPr>
      <w:r>
        <w:rPr>
          <w:lang w:val="en-US"/>
        </w:rPr>
        <w:t>FUNCTION UNDER TEST CAN BE CLASSIFIED AS CRITICAL BUG.</w:t>
      </w:r>
    </w:p>
    <w:p w14:paraId="7B96C9D0" w14:textId="79FC5134" w:rsidR="00066C13" w:rsidRDefault="00066C13" w:rsidP="00DA3CC1">
      <w:pPr>
        <w:pStyle w:val="ListParagraph"/>
        <w:numPr>
          <w:ilvl w:val="0"/>
          <w:numId w:val="188"/>
        </w:numPr>
        <w:rPr>
          <w:lang w:val="en-US"/>
        </w:rPr>
      </w:pPr>
      <w:r>
        <w:rPr>
          <w:lang w:val="en-US"/>
        </w:rPr>
        <w:t xml:space="preserve">EXAMPLE= IF MISSING MENU OPTION OR SECURITY PERMISSION REQUIRED TO ACCESS </w:t>
      </w:r>
      <w:r w:rsidR="003B0D4E">
        <w:rPr>
          <w:lang w:val="en-US"/>
        </w:rPr>
        <w:t>A FUNCTION UNDER TEST.</w:t>
      </w:r>
    </w:p>
    <w:p w14:paraId="052A4829" w14:textId="0CF8648A" w:rsidR="003B0D4E" w:rsidRDefault="003B0D4E" w:rsidP="00514863">
      <w:pPr>
        <w:pStyle w:val="Heading3"/>
        <w:rPr>
          <w:lang w:val="en-US"/>
        </w:rPr>
      </w:pPr>
      <w:r>
        <w:rPr>
          <w:lang w:val="en-US"/>
        </w:rPr>
        <w:t>2 MAJOR / HIGH =</w:t>
      </w:r>
    </w:p>
    <w:p w14:paraId="1617EF46" w14:textId="490C5A86" w:rsidR="003B0D4E" w:rsidRDefault="003265C4" w:rsidP="00DA3CC1">
      <w:pPr>
        <w:pStyle w:val="ListParagraph"/>
        <w:numPr>
          <w:ilvl w:val="0"/>
          <w:numId w:val="189"/>
        </w:numPr>
        <w:rPr>
          <w:lang w:val="en-US"/>
        </w:rPr>
      </w:pPr>
      <w:r>
        <w:rPr>
          <w:lang w:val="en-US"/>
        </w:rPr>
        <w:t xml:space="preserve">A DEFECT THAT DOES NOT FUNCTION AS EXPECTED / DESIGNED OR CAUSE OTHER FUNCTIONALITY TO FAIL TO MEET REQUIREMENTS </w:t>
      </w:r>
      <w:r w:rsidR="00032E2A">
        <w:rPr>
          <w:lang w:val="en-US"/>
        </w:rPr>
        <w:t>CAN BE CLASSIFIED AS MAJOR BUG.</w:t>
      </w:r>
    </w:p>
    <w:p w14:paraId="785F022F" w14:textId="5BFAE68B" w:rsidR="00032E2A" w:rsidRDefault="00032E2A" w:rsidP="00DA3CC1">
      <w:pPr>
        <w:pStyle w:val="ListParagraph"/>
        <w:numPr>
          <w:ilvl w:val="0"/>
          <w:numId w:val="189"/>
        </w:numPr>
        <w:rPr>
          <w:lang w:val="en-US"/>
        </w:rPr>
      </w:pPr>
      <w:r>
        <w:rPr>
          <w:lang w:val="en-US"/>
        </w:rPr>
        <w:t xml:space="preserve">EXAMPLE = IF THERE IS </w:t>
      </w:r>
      <w:r w:rsidR="00467109">
        <w:rPr>
          <w:lang w:val="en-US"/>
        </w:rPr>
        <w:t>INACCURATE CALCULATIONS , THE WRONG FIELD BEING UPDATED.</w:t>
      </w:r>
    </w:p>
    <w:p w14:paraId="14E1A384" w14:textId="00344293" w:rsidR="00742AC6" w:rsidRPr="00923D02" w:rsidRDefault="00742AC6" w:rsidP="00742AC6">
      <w:pPr>
        <w:pStyle w:val="ListParagraph"/>
        <w:numPr>
          <w:ilvl w:val="0"/>
          <w:numId w:val="189"/>
        </w:numPr>
        <w:rPr>
          <w:color w:val="EE0000"/>
          <w:lang w:val="en-US"/>
        </w:rPr>
      </w:pPr>
      <w:r w:rsidRPr="00742AC6">
        <w:rPr>
          <w:color w:val="EE0000"/>
        </w:rPr>
        <w:t>Payment Fails for All Users</w:t>
      </w:r>
    </w:p>
    <w:p w14:paraId="7F90D4B4" w14:textId="6A75E176" w:rsidR="00923D02" w:rsidRPr="00923D02" w:rsidRDefault="00923D02" w:rsidP="00923D02">
      <w:pPr>
        <w:pStyle w:val="ListParagraph"/>
        <w:numPr>
          <w:ilvl w:val="0"/>
          <w:numId w:val="189"/>
        </w:numPr>
        <w:rPr>
          <w:color w:val="EE0000"/>
          <w:lang w:val="en-US"/>
        </w:rPr>
      </w:pPr>
      <w:r w:rsidRPr="00923D02">
        <w:rPr>
          <w:color w:val="EE0000"/>
        </w:rPr>
        <w:lastRenderedPageBreak/>
        <w:t>Data Loss on Save</w:t>
      </w:r>
    </w:p>
    <w:p w14:paraId="37CD4F10" w14:textId="745D5FD5" w:rsidR="00923D02" w:rsidRPr="00742AC6" w:rsidRDefault="00923D02" w:rsidP="00923D02">
      <w:pPr>
        <w:pStyle w:val="ListParagraph"/>
        <w:numPr>
          <w:ilvl w:val="0"/>
          <w:numId w:val="189"/>
        </w:numPr>
        <w:rPr>
          <w:color w:val="EE0000"/>
          <w:lang w:val="en-US"/>
        </w:rPr>
      </w:pPr>
      <w:r w:rsidRPr="00923D02">
        <w:rPr>
          <w:color w:val="EE0000"/>
        </w:rPr>
        <w:t>Unable to log in as admin user</w:t>
      </w:r>
    </w:p>
    <w:p w14:paraId="069722A8" w14:textId="6EED0730" w:rsidR="00467109" w:rsidRDefault="00467109" w:rsidP="00514863">
      <w:pPr>
        <w:pStyle w:val="Heading3"/>
        <w:rPr>
          <w:lang w:val="en-US"/>
        </w:rPr>
      </w:pPr>
      <w:r>
        <w:rPr>
          <w:lang w:val="en-US"/>
        </w:rPr>
        <w:t>3 AVERAGE / MEDIUM =</w:t>
      </w:r>
    </w:p>
    <w:p w14:paraId="3C57DBBF" w14:textId="3A2D8CA8" w:rsidR="00467109" w:rsidRDefault="00472FDC" w:rsidP="00DA3CC1">
      <w:pPr>
        <w:pStyle w:val="ListParagraph"/>
        <w:numPr>
          <w:ilvl w:val="0"/>
          <w:numId w:val="190"/>
        </w:numPr>
        <w:rPr>
          <w:lang w:val="en-US"/>
        </w:rPr>
      </w:pPr>
      <w:r>
        <w:rPr>
          <w:lang w:val="en-US"/>
        </w:rPr>
        <w:t xml:space="preserve">THE DEFECTS WHICH DO NOT CONFIRM TO STANDARDS AND CONVENTIONS CAN BE CLASSIFIED </w:t>
      </w:r>
      <w:r w:rsidR="00344FEB">
        <w:rPr>
          <w:lang w:val="en-US"/>
        </w:rPr>
        <w:t>AS MEDIUM BUGS.</w:t>
      </w:r>
    </w:p>
    <w:p w14:paraId="5BDF5AC4" w14:textId="17197CDC" w:rsidR="00344FEB" w:rsidRDefault="00344FEB" w:rsidP="00DA3CC1">
      <w:pPr>
        <w:pStyle w:val="ListParagraph"/>
        <w:numPr>
          <w:ilvl w:val="0"/>
          <w:numId w:val="190"/>
        </w:numPr>
        <w:rPr>
          <w:lang w:val="en-US"/>
        </w:rPr>
      </w:pPr>
      <w:r>
        <w:rPr>
          <w:lang w:val="en-US"/>
        </w:rPr>
        <w:t xml:space="preserve">EXAMPLE= </w:t>
      </w:r>
      <w:r w:rsidR="00397C44">
        <w:rPr>
          <w:lang w:val="en-US"/>
        </w:rPr>
        <w:t>INCLUDE MATCHING VISUAL AND TEXT LINKS WHICH LEAD TO DIFFERENT END POINTS.</w:t>
      </w:r>
    </w:p>
    <w:p w14:paraId="1CFE4831" w14:textId="0EB891B9" w:rsidR="00F51EDA" w:rsidRPr="00F51EDA" w:rsidRDefault="00F51EDA" w:rsidP="00F51EDA">
      <w:pPr>
        <w:pStyle w:val="ListParagraph"/>
        <w:numPr>
          <w:ilvl w:val="0"/>
          <w:numId w:val="190"/>
        </w:numPr>
        <w:rPr>
          <w:color w:val="EE0000"/>
          <w:lang w:val="en-US"/>
        </w:rPr>
      </w:pPr>
      <w:r w:rsidRPr="00F51EDA">
        <w:rPr>
          <w:color w:val="EE0000"/>
        </w:rPr>
        <w:t>Order Placed but Confirmation Email Not Sent</w:t>
      </w:r>
    </w:p>
    <w:p w14:paraId="6481676F" w14:textId="6F8511D5" w:rsidR="00F51EDA" w:rsidRPr="00F51EDA" w:rsidRDefault="004C0511" w:rsidP="004C0511">
      <w:pPr>
        <w:pStyle w:val="ListParagraph"/>
        <w:numPr>
          <w:ilvl w:val="0"/>
          <w:numId w:val="190"/>
        </w:numPr>
        <w:rPr>
          <w:color w:val="EE0000"/>
          <w:lang w:val="en-US"/>
        </w:rPr>
      </w:pPr>
      <w:r w:rsidRPr="004C0511">
        <w:rPr>
          <w:color w:val="EE0000"/>
        </w:rPr>
        <w:t>User Unable to Reset Password via Email Link</w:t>
      </w:r>
    </w:p>
    <w:p w14:paraId="38E01E85" w14:textId="0FCE8DF9" w:rsidR="00397C44" w:rsidRDefault="00397C44" w:rsidP="00514863">
      <w:pPr>
        <w:pStyle w:val="Heading3"/>
        <w:rPr>
          <w:lang w:val="en-US"/>
        </w:rPr>
      </w:pPr>
      <w:r>
        <w:rPr>
          <w:lang w:val="en-US"/>
        </w:rPr>
        <w:t>4 MINOR / LOW=</w:t>
      </w:r>
    </w:p>
    <w:p w14:paraId="067D472F" w14:textId="78AB4E61" w:rsidR="00397C44" w:rsidRDefault="00397C44" w:rsidP="00DA3CC1">
      <w:pPr>
        <w:pStyle w:val="ListParagraph"/>
        <w:numPr>
          <w:ilvl w:val="0"/>
          <w:numId w:val="191"/>
        </w:numPr>
        <w:rPr>
          <w:lang w:val="en-US"/>
        </w:rPr>
      </w:pPr>
      <w:r>
        <w:rPr>
          <w:lang w:val="en-US"/>
        </w:rPr>
        <w:t xml:space="preserve">COSMETIC DEFECTS  </w:t>
      </w:r>
      <w:r w:rsidR="00D75898">
        <w:rPr>
          <w:lang w:val="en-US"/>
        </w:rPr>
        <w:t>WHICH DOES NOT AFFECT THE FUNCTIONALITY OF THE SYSTEM CAN BE CLASSIFIED AS MINOR BUGS.</w:t>
      </w:r>
    </w:p>
    <w:p w14:paraId="00B06797" w14:textId="07FD3AE7" w:rsidR="00BA03BE" w:rsidRDefault="00BA03BE" w:rsidP="00BA03BE">
      <w:pPr>
        <w:rPr>
          <w:lang w:val="en-US"/>
        </w:rPr>
      </w:pPr>
      <w:r>
        <w:rPr>
          <w:lang w:val="en-US"/>
        </w:rPr>
        <w:t xml:space="preserve">BLOCKER = </w:t>
      </w:r>
      <w:r w:rsidR="00DA3CC1">
        <w:rPr>
          <w:lang w:val="en-US"/>
        </w:rPr>
        <w:t xml:space="preserve">BLOCKS ( CLICK ON ADD TO CART FREEZE). </w:t>
      </w:r>
    </w:p>
    <w:p w14:paraId="3D985B83" w14:textId="07338916" w:rsidR="004C0511" w:rsidRDefault="00F872F8" w:rsidP="00F872F8">
      <w:r w:rsidRPr="00F872F8">
        <w:t>"Password" label slightly overlaps with input box</w:t>
      </w:r>
    </w:p>
    <w:p w14:paraId="6024F228" w14:textId="71A20199" w:rsidR="00F872F8" w:rsidRDefault="00AC6BD4" w:rsidP="00AC6BD4">
      <w:r w:rsidRPr="00AC6BD4">
        <w:t>Misspelled Word in Footer</w:t>
      </w:r>
    </w:p>
    <w:p w14:paraId="4EDAEF9C" w14:textId="4027057E" w:rsidR="00AC6BD4" w:rsidRPr="00BA03BE" w:rsidRDefault="00AC6BD4" w:rsidP="00AC6BD4">
      <w:pPr>
        <w:rPr>
          <w:lang w:val="en-US"/>
        </w:rPr>
      </w:pPr>
      <w:r>
        <w:t xml:space="preserve"> </w:t>
      </w:r>
    </w:p>
    <w:sectPr w:rsidR="00AC6BD4" w:rsidRPr="00BA03BE" w:rsidSect="006E5FD1">
      <w:headerReference w:type="default" r:id="rId77"/>
      <w:footerReference w:type="default" r:id="rId7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7590E" w14:textId="77777777" w:rsidR="001771AB" w:rsidRDefault="001771AB" w:rsidP="008319A8">
      <w:pPr>
        <w:spacing w:after="0" w:line="240" w:lineRule="auto"/>
      </w:pPr>
      <w:r>
        <w:separator/>
      </w:r>
    </w:p>
  </w:endnote>
  <w:endnote w:type="continuationSeparator" w:id="0">
    <w:p w14:paraId="6754B207" w14:textId="77777777" w:rsidR="001771AB" w:rsidRDefault="001771AB" w:rsidP="008319A8">
      <w:pPr>
        <w:spacing w:after="0" w:line="240" w:lineRule="auto"/>
      </w:pPr>
      <w:r>
        <w:continuationSeparator/>
      </w:r>
    </w:p>
  </w:endnote>
  <w:endnote w:type="continuationNotice" w:id="1">
    <w:p w14:paraId="77D97E64" w14:textId="77777777" w:rsidR="001771AB" w:rsidRDefault="001771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CE84F" w14:textId="44BFB05C" w:rsidR="008C0C9D" w:rsidRDefault="008C0C9D">
    <w:pPr>
      <w:pStyle w:val="Footer"/>
    </w:pPr>
  </w:p>
  <w:p w14:paraId="6AD4C9F2" w14:textId="420495F1" w:rsidR="008C0C9D" w:rsidRDefault="008C0C9D" w:rsidP="008C0C9D">
    <w:pPr>
      <w:pStyle w:val="Footer"/>
    </w:pPr>
  </w:p>
  <w:p w14:paraId="77E1F95C" w14:textId="3FBAD8AA" w:rsidR="002D7E7C" w:rsidRPr="00ED34B9" w:rsidRDefault="006E5FD1">
    <w:pPr>
      <w:pStyle w:val="Footer"/>
      <w:rPr>
        <w:sz w:val="18"/>
        <w:szCs w:val="18"/>
      </w:rPr>
    </w:pPr>
    <w:r w:rsidRPr="00ED34B9">
      <w:rPr>
        <w:sz w:val="18"/>
        <w:szCs w:val="18"/>
      </w:rPr>
      <w:t xml:space="preserve">GURUKIRAN V </w:t>
    </w:r>
  </w:p>
  <w:p w14:paraId="49379927" w14:textId="3832F8A4" w:rsidR="006E5FD1" w:rsidRPr="00ED34B9" w:rsidRDefault="006E5FD1">
    <w:pPr>
      <w:pStyle w:val="Footer"/>
      <w:rPr>
        <w:sz w:val="18"/>
        <w:szCs w:val="18"/>
      </w:rPr>
    </w:pPr>
    <w:r w:rsidRPr="00ED34B9">
      <w:rPr>
        <w:sz w:val="18"/>
        <w:szCs w:val="18"/>
      </w:rPr>
      <w:t>FV(SEQUENCE)</w:t>
    </w:r>
  </w:p>
  <w:p w14:paraId="4FD2021A" w14:textId="4799CAF8" w:rsidR="006E5FD1" w:rsidRPr="00ED34B9" w:rsidRDefault="006E5FD1">
    <w:pPr>
      <w:pStyle w:val="Footer"/>
      <w:rPr>
        <w:sz w:val="18"/>
        <w:szCs w:val="18"/>
      </w:rPr>
    </w:pPr>
    <w:r w:rsidRPr="00ED34B9">
      <w:rPr>
        <w:sz w:val="18"/>
        <w:szCs w:val="18"/>
      </w:rPr>
      <w:t>37950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F30DE" w14:textId="77777777" w:rsidR="001771AB" w:rsidRDefault="001771AB" w:rsidP="008319A8">
      <w:pPr>
        <w:spacing w:after="0" w:line="240" w:lineRule="auto"/>
      </w:pPr>
      <w:r>
        <w:separator/>
      </w:r>
    </w:p>
  </w:footnote>
  <w:footnote w:type="continuationSeparator" w:id="0">
    <w:p w14:paraId="2BA453E6" w14:textId="77777777" w:rsidR="001771AB" w:rsidRDefault="001771AB" w:rsidP="008319A8">
      <w:pPr>
        <w:spacing w:after="0" w:line="240" w:lineRule="auto"/>
      </w:pPr>
      <w:r>
        <w:continuationSeparator/>
      </w:r>
    </w:p>
  </w:footnote>
  <w:footnote w:type="continuationNotice" w:id="1">
    <w:p w14:paraId="00B60DDD" w14:textId="77777777" w:rsidR="001771AB" w:rsidRDefault="001771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3325" w14:textId="2169734E" w:rsidR="008319A8" w:rsidRDefault="00EE4B93">
    <w:pPr>
      <w:pStyle w:val="Header"/>
    </w:pPr>
    <w:r>
      <w:t>Q SPIDERS</w:t>
    </w:r>
  </w:p>
  <w:p w14:paraId="000FE3C8" w14:textId="77777777" w:rsidR="008319A8" w:rsidRDefault="008319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1C0"/>
    <w:multiLevelType w:val="hybridMultilevel"/>
    <w:tmpl w:val="B508AA16"/>
    <w:lvl w:ilvl="0" w:tplc="EF80AEC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BA119C"/>
    <w:multiLevelType w:val="hybridMultilevel"/>
    <w:tmpl w:val="A2447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525994"/>
    <w:multiLevelType w:val="hybridMultilevel"/>
    <w:tmpl w:val="AF585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07026D"/>
    <w:multiLevelType w:val="hybridMultilevel"/>
    <w:tmpl w:val="8CD2C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A40284"/>
    <w:multiLevelType w:val="hybridMultilevel"/>
    <w:tmpl w:val="7D4EB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2E82DCC"/>
    <w:multiLevelType w:val="hybridMultilevel"/>
    <w:tmpl w:val="66A06B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37955F7"/>
    <w:multiLevelType w:val="hybridMultilevel"/>
    <w:tmpl w:val="34A62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3B67D6A"/>
    <w:multiLevelType w:val="hybridMultilevel"/>
    <w:tmpl w:val="2A9E54D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3BA36FB"/>
    <w:multiLevelType w:val="hybridMultilevel"/>
    <w:tmpl w:val="148EC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3FD2953"/>
    <w:multiLevelType w:val="hybridMultilevel"/>
    <w:tmpl w:val="F94C7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2A630E"/>
    <w:multiLevelType w:val="hybridMultilevel"/>
    <w:tmpl w:val="AA502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D33BCE"/>
    <w:multiLevelType w:val="hybridMultilevel"/>
    <w:tmpl w:val="10E8E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5B347CE"/>
    <w:multiLevelType w:val="hybridMultilevel"/>
    <w:tmpl w:val="C7547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644124E"/>
    <w:multiLevelType w:val="hybridMultilevel"/>
    <w:tmpl w:val="FB2670F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66576BC"/>
    <w:multiLevelType w:val="hybridMultilevel"/>
    <w:tmpl w:val="B3869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7DA7529"/>
    <w:multiLevelType w:val="hybridMultilevel"/>
    <w:tmpl w:val="DC289FB0"/>
    <w:lvl w:ilvl="0" w:tplc="EF80AEC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84F75CF"/>
    <w:multiLevelType w:val="hybridMultilevel"/>
    <w:tmpl w:val="90F6D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9BF160E"/>
    <w:multiLevelType w:val="hybridMultilevel"/>
    <w:tmpl w:val="BE208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A4353E5"/>
    <w:multiLevelType w:val="hybridMultilevel"/>
    <w:tmpl w:val="68806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A563A2A"/>
    <w:multiLevelType w:val="hybridMultilevel"/>
    <w:tmpl w:val="25629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AF15E6A"/>
    <w:multiLevelType w:val="hybridMultilevel"/>
    <w:tmpl w:val="A03CB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BF319CA"/>
    <w:multiLevelType w:val="hybridMultilevel"/>
    <w:tmpl w:val="0504E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C891140"/>
    <w:multiLevelType w:val="hybridMultilevel"/>
    <w:tmpl w:val="E56C1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CBF35E3"/>
    <w:multiLevelType w:val="hybridMultilevel"/>
    <w:tmpl w:val="295E6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DA9430B"/>
    <w:multiLevelType w:val="hybridMultilevel"/>
    <w:tmpl w:val="5E0A18E8"/>
    <w:lvl w:ilvl="0" w:tplc="EF80AEC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E1D259A"/>
    <w:multiLevelType w:val="hybridMultilevel"/>
    <w:tmpl w:val="786AD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0EA62017"/>
    <w:multiLevelType w:val="hybridMultilevel"/>
    <w:tmpl w:val="858CA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04142AE"/>
    <w:multiLevelType w:val="hybridMultilevel"/>
    <w:tmpl w:val="A2785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07D45ED"/>
    <w:multiLevelType w:val="hybridMultilevel"/>
    <w:tmpl w:val="B0DC8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2A73BB7"/>
    <w:multiLevelType w:val="hybridMultilevel"/>
    <w:tmpl w:val="DC58D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4704481"/>
    <w:multiLevelType w:val="hybridMultilevel"/>
    <w:tmpl w:val="0D50F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6002F62"/>
    <w:multiLevelType w:val="hybridMultilevel"/>
    <w:tmpl w:val="01F0B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6FE5568"/>
    <w:multiLevelType w:val="hybridMultilevel"/>
    <w:tmpl w:val="7FE27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7CE6DF0"/>
    <w:multiLevelType w:val="hybridMultilevel"/>
    <w:tmpl w:val="FBF47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7D576D6"/>
    <w:multiLevelType w:val="hybridMultilevel"/>
    <w:tmpl w:val="1048E788"/>
    <w:lvl w:ilvl="0" w:tplc="EF80AEC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90D4EAF"/>
    <w:multiLevelType w:val="hybridMultilevel"/>
    <w:tmpl w:val="951CF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9307D94"/>
    <w:multiLevelType w:val="hybridMultilevel"/>
    <w:tmpl w:val="36967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9AC1235"/>
    <w:multiLevelType w:val="hybridMultilevel"/>
    <w:tmpl w:val="53E61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9D941C8"/>
    <w:multiLevelType w:val="hybridMultilevel"/>
    <w:tmpl w:val="AF060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A2E179B"/>
    <w:multiLevelType w:val="hybridMultilevel"/>
    <w:tmpl w:val="B2EA4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A852396"/>
    <w:multiLevelType w:val="hybridMultilevel"/>
    <w:tmpl w:val="B130E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AB07CF5"/>
    <w:multiLevelType w:val="hybridMultilevel"/>
    <w:tmpl w:val="158AA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B844AF0"/>
    <w:multiLevelType w:val="hybridMultilevel"/>
    <w:tmpl w:val="223E2A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3" w15:restartNumberingAfterBreak="0">
    <w:nsid w:val="1C552229"/>
    <w:multiLevelType w:val="hybridMultilevel"/>
    <w:tmpl w:val="7E9A7774"/>
    <w:lvl w:ilvl="0" w:tplc="EF80AEC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E5B3A26"/>
    <w:multiLevelType w:val="hybridMultilevel"/>
    <w:tmpl w:val="F1B8A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E717AF0"/>
    <w:multiLevelType w:val="hybridMultilevel"/>
    <w:tmpl w:val="543AA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EC2207A"/>
    <w:multiLevelType w:val="hybridMultilevel"/>
    <w:tmpl w:val="225EF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FE25D1C"/>
    <w:multiLevelType w:val="hybridMultilevel"/>
    <w:tmpl w:val="59DEF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1A03B1C"/>
    <w:multiLevelType w:val="hybridMultilevel"/>
    <w:tmpl w:val="68F4C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21F3490"/>
    <w:multiLevelType w:val="hybridMultilevel"/>
    <w:tmpl w:val="8126F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238657E"/>
    <w:multiLevelType w:val="hybridMultilevel"/>
    <w:tmpl w:val="CC3A4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26E0B39"/>
    <w:multiLevelType w:val="hybridMultilevel"/>
    <w:tmpl w:val="2F400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2776E6F"/>
    <w:multiLevelType w:val="hybridMultilevel"/>
    <w:tmpl w:val="E99C8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2B81305"/>
    <w:multiLevelType w:val="hybridMultilevel"/>
    <w:tmpl w:val="8F842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33431F8"/>
    <w:multiLevelType w:val="hybridMultilevel"/>
    <w:tmpl w:val="A2622FC2"/>
    <w:lvl w:ilvl="0" w:tplc="EF80AEC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3534F24"/>
    <w:multiLevelType w:val="hybridMultilevel"/>
    <w:tmpl w:val="D92AD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39073AA"/>
    <w:multiLevelType w:val="hybridMultilevel"/>
    <w:tmpl w:val="283E5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4B2018D"/>
    <w:multiLevelType w:val="hybridMultilevel"/>
    <w:tmpl w:val="31A01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55F5F19"/>
    <w:multiLevelType w:val="hybridMultilevel"/>
    <w:tmpl w:val="00AC1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5D7575D"/>
    <w:multiLevelType w:val="hybridMultilevel"/>
    <w:tmpl w:val="C3262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63443D2"/>
    <w:multiLevelType w:val="hybridMultilevel"/>
    <w:tmpl w:val="2250C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6E00A31"/>
    <w:multiLevelType w:val="hybridMultilevel"/>
    <w:tmpl w:val="4D2CF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7FC37B5"/>
    <w:multiLevelType w:val="hybridMultilevel"/>
    <w:tmpl w:val="3B989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8F75556"/>
    <w:multiLevelType w:val="hybridMultilevel"/>
    <w:tmpl w:val="F56E2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2A5E1849"/>
    <w:multiLevelType w:val="hybridMultilevel"/>
    <w:tmpl w:val="D88AA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2B981137"/>
    <w:multiLevelType w:val="hybridMultilevel"/>
    <w:tmpl w:val="C0BC8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CF20CD6"/>
    <w:multiLevelType w:val="hybridMultilevel"/>
    <w:tmpl w:val="4C6A1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2D0973F1"/>
    <w:multiLevelType w:val="hybridMultilevel"/>
    <w:tmpl w:val="59E4D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2E7457F0"/>
    <w:multiLevelType w:val="hybridMultilevel"/>
    <w:tmpl w:val="D0AA8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2E7B6E5B"/>
    <w:multiLevelType w:val="hybridMultilevel"/>
    <w:tmpl w:val="CE485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1327589"/>
    <w:multiLevelType w:val="hybridMultilevel"/>
    <w:tmpl w:val="ADFE7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2620503"/>
    <w:multiLevelType w:val="hybridMultilevel"/>
    <w:tmpl w:val="0D668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3311321"/>
    <w:multiLevelType w:val="hybridMultilevel"/>
    <w:tmpl w:val="F9BC5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3D06202"/>
    <w:multiLevelType w:val="hybridMultilevel"/>
    <w:tmpl w:val="E0E8A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4112477"/>
    <w:multiLevelType w:val="hybridMultilevel"/>
    <w:tmpl w:val="45461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63C598D"/>
    <w:multiLevelType w:val="hybridMultilevel"/>
    <w:tmpl w:val="8C96C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7922D1C"/>
    <w:multiLevelType w:val="hybridMultilevel"/>
    <w:tmpl w:val="6D8AC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86413A1"/>
    <w:multiLevelType w:val="hybridMultilevel"/>
    <w:tmpl w:val="5762C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89A1EE0"/>
    <w:multiLevelType w:val="hybridMultilevel"/>
    <w:tmpl w:val="741CE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38B94644"/>
    <w:multiLevelType w:val="hybridMultilevel"/>
    <w:tmpl w:val="E0F22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39676118"/>
    <w:multiLevelType w:val="hybridMultilevel"/>
    <w:tmpl w:val="5EC63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3A934B8B"/>
    <w:multiLevelType w:val="hybridMultilevel"/>
    <w:tmpl w:val="93745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B55624E"/>
    <w:multiLevelType w:val="hybridMultilevel"/>
    <w:tmpl w:val="49DCF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C275C3C"/>
    <w:multiLevelType w:val="hybridMultilevel"/>
    <w:tmpl w:val="63923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3CF01004"/>
    <w:multiLevelType w:val="hybridMultilevel"/>
    <w:tmpl w:val="5768B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3D511D3B"/>
    <w:multiLevelType w:val="hybridMultilevel"/>
    <w:tmpl w:val="5372B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3D7C7BDE"/>
    <w:multiLevelType w:val="hybridMultilevel"/>
    <w:tmpl w:val="ECC86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3F210C51"/>
    <w:multiLevelType w:val="hybridMultilevel"/>
    <w:tmpl w:val="7EF60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3F265959"/>
    <w:multiLevelType w:val="hybridMultilevel"/>
    <w:tmpl w:val="E2C2E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3FE43DDC"/>
    <w:multiLevelType w:val="hybridMultilevel"/>
    <w:tmpl w:val="A224A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0263322"/>
    <w:multiLevelType w:val="hybridMultilevel"/>
    <w:tmpl w:val="D910C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12E55DF"/>
    <w:multiLevelType w:val="hybridMultilevel"/>
    <w:tmpl w:val="157A6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1AB11A3"/>
    <w:multiLevelType w:val="hybridMultilevel"/>
    <w:tmpl w:val="86587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4271258E"/>
    <w:multiLevelType w:val="hybridMultilevel"/>
    <w:tmpl w:val="D1822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42E879E7"/>
    <w:multiLevelType w:val="hybridMultilevel"/>
    <w:tmpl w:val="B5389EFC"/>
    <w:lvl w:ilvl="0" w:tplc="EF80AEC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5410F38"/>
    <w:multiLevelType w:val="hybridMultilevel"/>
    <w:tmpl w:val="326E1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5620917"/>
    <w:multiLevelType w:val="hybridMultilevel"/>
    <w:tmpl w:val="CD528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60D2E36"/>
    <w:multiLevelType w:val="hybridMultilevel"/>
    <w:tmpl w:val="07A80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6D50EBC"/>
    <w:multiLevelType w:val="hybridMultilevel"/>
    <w:tmpl w:val="106A0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70973DD"/>
    <w:multiLevelType w:val="hybridMultilevel"/>
    <w:tmpl w:val="AFFE2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47497B21"/>
    <w:multiLevelType w:val="hybridMultilevel"/>
    <w:tmpl w:val="E912F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79322B8"/>
    <w:multiLevelType w:val="hybridMultilevel"/>
    <w:tmpl w:val="5DA04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480F3BC3"/>
    <w:multiLevelType w:val="hybridMultilevel"/>
    <w:tmpl w:val="D102C0C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03" w15:restartNumberingAfterBreak="0">
    <w:nsid w:val="48262410"/>
    <w:multiLevelType w:val="hybridMultilevel"/>
    <w:tmpl w:val="ECA8A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49562C00"/>
    <w:multiLevelType w:val="hybridMultilevel"/>
    <w:tmpl w:val="5B9AA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B58BB"/>
    <w:multiLevelType w:val="hybridMultilevel"/>
    <w:tmpl w:val="8E20E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49F511C1"/>
    <w:multiLevelType w:val="hybridMultilevel"/>
    <w:tmpl w:val="76287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4B6C31E9"/>
    <w:multiLevelType w:val="hybridMultilevel"/>
    <w:tmpl w:val="FE606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B7918FA"/>
    <w:multiLevelType w:val="hybridMultilevel"/>
    <w:tmpl w:val="A7CE3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4BB82612"/>
    <w:multiLevelType w:val="hybridMultilevel"/>
    <w:tmpl w:val="2E106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4DC261A8"/>
    <w:multiLevelType w:val="hybridMultilevel"/>
    <w:tmpl w:val="58F66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4E18456A"/>
    <w:multiLevelType w:val="hybridMultilevel"/>
    <w:tmpl w:val="2D7A1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4E596F84"/>
    <w:multiLevelType w:val="hybridMultilevel"/>
    <w:tmpl w:val="C798A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F6C3549"/>
    <w:multiLevelType w:val="hybridMultilevel"/>
    <w:tmpl w:val="C0C4D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4FC575DA"/>
    <w:multiLevelType w:val="hybridMultilevel"/>
    <w:tmpl w:val="93F49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03F4CF2"/>
    <w:multiLevelType w:val="hybridMultilevel"/>
    <w:tmpl w:val="69F41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51DB731A"/>
    <w:multiLevelType w:val="hybridMultilevel"/>
    <w:tmpl w:val="E274F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1F740A0"/>
    <w:multiLevelType w:val="hybridMultilevel"/>
    <w:tmpl w:val="37320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530C3523"/>
    <w:multiLevelType w:val="hybridMultilevel"/>
    <w:tmpl w:val="04826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53564550"/>
    <w:multiLevelType w:val="hybridMultilevel"/>
    <w:tmpl w:val="BC407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54545E6B"/>
    <w:multiLevelType w:val="hybridMultilevel"/>
    <w:tmpl w:val="F8567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54DA6C46"/>
    <w:multiLevelType w:val="hybridMultilevel"/>
    <w:tmpl w:val="F60CB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54E35E80"/>
    <w:multiLevelType w:val="hybridMultilevel"/>
    <w:tmpl w:val="39DAE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555269BA"/>
    <w:multiLevelType w:val="hybridMultilevel"/>
    <w:tmpl w:val="DDE096EA"/>
    <w:lvl w:ilvl="0" w:tplc="EF80AEC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55A25FF3"/>
    <w:multiLevelType w:val="hybridMultilevel"/>
    <w:tmpl w:val="784C8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563A3B7B"/>
    <w:multiLevelType w:val="hybridMultilevel"/>
    <w:tmpl w:val="33DCF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564679C4"/>
    <w:multiLevelType w:val="hybridMultilevel"/>
    <w:tmpl w:val="2F809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5694212A"/>
    <w:multiLevelType w:val="hybridMultilevel"/>
    <w:tmpl w:val="EEA25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57E8363D"/>
    <w:multiLevelType w:val="hybridMultilevel"/>
    <w:tmpl w:val="0B481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58E7602C"/>
    <w:multiLevelType w:val="hybridMultilevel"/>
    <w:tmpl w:val="64184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59474F00"/>
    <w:multiLevelType w:val="hybridMultilevel"/>
    <w:tmpl w:val="D5E658A6"/>
    <w:lvl w:ilvl="0" w:tplc="EF80AEC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59EA20E2"/>
    <w:multiLevelType w:val="hybridMultilevel"/>
    <w:tmpl w:val="55644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59EB64CE"/>
    <w:multiLevelType w:val="hybridMultilevel"/>
    <w:tmpl w:val="5E3A3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A397C5A"/>
    <w:multiLevelType w:val="hybridMultilevel"/>
    <w:tmpl w:val="4FD05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5A623714"/>
    <w:multiLevelType w:val="hybridMultilevel"/>
    <w:tmpl w:val="68027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5A972D71"/>
    <w:multiLevelType w:val="hybridMultilevel"/>
    <w:tmpl w:val="AF248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5BB62AD8"/>
    <w:multiLevelType w:val="hybridMultilevel"/>
    <w:tmpl w:val="C9AA3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5C0B50CF"/>
    <w:multiLevelType w:val="hybridMultilevel"/>
    <w:tmpl w:val="7A8E2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5C2D700D"/>
    <w:multiLevelType w:val="hybridMultilevel"/>
    <w:tmpl w:val="D486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5D610F9D"/>
    <w:multiLevelType w:val="hybridMultilevel"/>
    <w:tmpl w:val="7584C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5DB8189D"/>
    <w:multiLevelType w:val="hybridMultilevel"/>
    <w:tmpl w:val="D44A9218"/>
    <w:lvl w:ilvl="0" w:tplc="EF80AEC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5EBE60E5"/>
    <w:multiLevelType w:val="hybridMultilevel"/>
    <w:tmpl w:val="15604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60A312CB"/>
    <w:multiLevelType w:val="hybridMultilevel"/>
    <w:tmpl w:val="42FAC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60AD2037"/>
    <w:multiLevelType w:val="hybridMultilevel"/>
    <w:tmpl w:val="9244B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60C47F14"/>
    <w:multiLevelType w:val="hybridMultilevel"/>
    <w:tmpl w:val="02664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60EE6496"/>
    <w:multiLevelType w:val="hybridMultilevel"/>
    <w:tmpl w:val="88B04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61D43B46"/>
    <w:multiLevelType w:val="hybridMultilevel"/>
    <w:tmpl w:val="4DEE0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624776BC"/>
    <w:multiLevelType w:val="hybridMultilevel"/>
    <w:tmpl w:val="A8508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63935D15"/>
    <w:multiLevelType w:val="hybridMultilevel"/>
    <w:tmpl w:val="4E428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63D954A3"/>
    <w:multiLevelType w:val="hybridMultilevel"/>
    <w:tmpl w:val="76F4D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648B71FB"/>
    <w:multiLevelType w:val="hybridMultilevel"/>
    <w:tmpl w:val="EB1E9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654302AE"/>
    <w:multiLevelType w:val="hybridMultilevel"/>
    <w:tmpl w:val="EB20B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661755EB"/>
    <w:multiLevelType w:val="hybridMultilevel"/>
    <w:tmpl w:val="D570B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66E933F8"/>
    <w:multiLevelType w:val="hybridMultilevel"/>
    <w:tmpl w:val="DB9ED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672706E7"/>
    <w:multiLevelType w:val="hybridMultilevel"/>
    <w:tmpl w:val="E2BA88AE"/>
    <w:lvl w:ilvl="0" w:tplc="4E46221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5" w15:restartNumberingAfterBreak="0">
    <w:nsid w:val="677F4804"/>
    <w:multiLevelType w:val="hybridMultilevel"/>
    <w:tmpl w:val="F5E84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67F874BD"/>
    <w:multiLevelType w:val="hybridMultilevel"/>
    <w:tmpl w:val="8BB88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6850108D"/>
    <w:multiLevelType w:val="hybridMultilevel"/>
    <w:tmpl w:val="606EF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68D75E97"/>
    <w:multiLevelType w:val="hybridMultilevel"/>
    <w:tmpl w:val="0A469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68DE5528"/>
    <w:multiLevelType w:val="hybridMultilevel"/>
    <w:tmpl w:val="72188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69EA790E"/>
    <w:multiLevelType w:val="hybridMultilevel"/>
    <w:tmpl w:val="C1768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6AC543CD"/>
    <w:multiLevelType w:val="hybridMultilevel"/>
    <w:tmpl w:val="A4143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6B171D75"/>
    <w:multiLevelType w:val="hybridMultilevel"/>
    <w:tmpl w:val="83AE4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6B9575D4"/>
    <w:multiLevelType w:val="hybridMultilevel"/>
    <w:tmpl w:val="1F8ED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6DF22E09"/>
    <w:multiLevelType w:val="hybridMultilevel"/>
    <w:tmpl w:val="94EC8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6E307C52"/>
    <w:multiLevelType w:val="hybridMultilevel"/>
    <w:tmpl w:val="2F02B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6E394546"/>
    <w:multiLevelType w:val="hybridMultilevel"/>
    <w:tmpl w:val="6276C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6F1702E4"/>
    <w:multiLevelType w:val="hybridMultilevel"/>
    <w:tmpl w:val="14A2F5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8" w15:restartNumberingAfterBreak="0">
    <w:nsid w:val="6F9565BD"/>
    <w:multiLevelType w:val="hybridMultilevel"/>
    <w:tmpl w:val="50C85DB6"/>
    <w:lvl w:ilvl="0" w:tplc="EF80AEC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703908D1"/>
    <w:multiLevelType w:val="hybridMultilevel"/>
    <w:tmpl w:val="BCC0B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70E56367"/>
    <w:multiLevelType w:val="hybridMultilevel"/>
    <w:tmpl w:val="5734C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73067170"/>
    <w:multiLevelType w:val="hybridMultilevel"/>
    <w:tmpl w:val="4DB46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73CF17B9"/>
    <w:multiLevelType w:val="hybridMultilevel"/>
    <w:tmpl w:val="76C28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784E25A0"/>
    <w:multiLevelType w:val="hybridMultilevel"/>
    <w:tmpl w:val="81BEB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78825419"/>
    <w:multiLevelType w:val="hybridMultilevel"/>
    <w:tmpl w:val="65607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78CA2249"/>
    <w:multiLevelType w:val="hybridMultilevel"/>
    <w:tmpl w:val="16227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78FC2BB1"/>
    <w:multiLevelType w:val="hybridMultilevel"/>
    <w:tmpl w:val="C1349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791140C4"/>
    <w:multiLevelType w:val="hybridMultilevel"/>
    <w:tmpl w:val="B99AC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79A579D9"/>
    <w:multiLevelType w:val="hybridMultilevel"/>
    <w:tmpl w:val="84647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79BC6DBE"/>
    <w:multiLevelType w:val="hybridMultilevel"/>
    <w:tmpl w:val="E0362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7A042DCF"/>
    <w:multiLevelType w:val="hybridMultilevel"/>
    <w:tmpl w:val="94FACE68"/>
    <w:lvl w:ilvl="0" w:tplc="EF80AEC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1" w15:restartNumberingAfterBreak="0">
    <w:nsid w:val="7A3C1B5A"/>
    <w:multiLevelType w:val="hybridMultilevel"/>
    <w:tmpl w:val="F8603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7A556766"/>
    <w:multiLevelType w:val="hybridMultilevel"/>
    <w:tmpl w:val="E84C6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7B030743"/>
    <w:multiLevelType w:val="hybridMultilevel"/>
    <w:tmpl w:val="9B8CBBCC"/>
    <w:lvl w:ilvl="0" w:tplc="EF80AEC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7B443F8C"/>
    <w:multiLevelType w:val="hybridMultilevel"/>
    <w:tmpl w:val="D61EF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7B5E2216"/>
    <w:multiLevelType w:val="hybridMultilevel"/>
    <w:tmpl w:val="D7F2D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7BBE6D77"/>
    <w:multiLevelType w:val="hybridMultilevel"/>
    <w:tmpl w:val="619E7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7C603DDB"/>
    <w:multiLevelType w:val="hybridMultilevel"/>
    <w:tmpl w:val="9692D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7F4A7C47"/>
    <w:multiLevelType w:val="hybridMultilevel"/>
    <w:tmpl w:val="273A3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9" w15:restartNumberingAfterBreak="0">
    <w:nsid w:val="7F6B0959"/>
    <w:multiLevelType w:val="hybridMultilevel"/>
    <w:tmpl w:val="8DA2E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0" w15:restartNumberingAfterBreak="0">
    <w:nsid w:val="7F9B2C98"/>
    <w:multiLevelType w:val="hybridMultilevel"/>
    <w:tmpl w:val="F28EDB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2182476">
    <w:abstractNumId w:val="108"/>
  </w:num>
  <w:num w:numId="2" w16cid:durableId="1567447387">
    <w:abstractNumId w:val="111"/>
  </w:num>
  <w:num w:numId="3" w16cid:durableId="1365904418">
    <w:abstractNumId w:val="62"/>
  </w:num>
  <w:num w:numId="4" w16cid:durableId="634145922">
    <w:abstractNumId w:val="117"/>
  </w:num>
  <w:num w:numId="5" w16cid:durableId="893855352">
    <w:abstractNumId w:val="25"/>
  </w:num>
  <w:num w:numId="6" w16cid:durableId="1084301116">
    <w:abstractNumId w:val="158"/>
  </w:num>
  <w:num w:numId="7" w16cid:durableId="434978196">
    <w:abstractNumId w:val="13"/>
  </w:num>
  <w:num w:numId="8" w16cid:durableId="845750076">
    <w:abstractNumId w:val="6"/>
  </w:num>
  <w:num w:numId="9" w16cid:durableId="1370032794">
    <w:abstractNumId w:val="166"/>
  </w:num>
  <w:num w:numId="10" w16cid:durableId="1410616896">
    <w:abstractNumId w:val="86"/>
  </w:num>
  <w:num w:numId="11" w16cid:durableId="693842353">
    <w:abstractNumId w:val="2"/>
  </w:num>
  <w:num w:numId="12" w16cid:durableId="1925534471">
    <w:abstractNumId w:val="163"/>
  </w:num>
  <w:num w:numId="13" w16cid:durableId="866986466">
    <w:abstractNumId w:val="5"/>
  </w:num>
  <w:num w:numId="14" w16cid:durableId="1930580880">
    <w:abstractNumId w:val="190"/>
  </w:num>
  <w:num w:numId="15" w16cid:durableId="522284364">
    <w:abstractNumId w:val="116"/>
  </w:num>
  <w:num w:numId="16" w16cid:durableId="206065875">
    <w:abstractNumId w:val="177"/>
  </w:num>
  <w:num w:numId="17" w16cid:durableId="101343338">
    <w:abstractNumId w:val="8"/>
  </w:num>
  <w:num w:numId="18" w16cid:durableId="1953631871">
    <w:abstractNumId w:val="105"/>
  </w:num>
  <w:num w:numId="19" w16cid:durableId="494418093">
    <w:abstractNumId w:val="171"/>
  </w:num>
  <w:num w:numId="20" w16cid:durableId="2147038651">
    <w:abstractNumId w:val="4"/>
  </w:num>
  <w:num w:numId="21" w16cid:durableId="2362263">
    <w:abstractNumId w:val="143"/>
  </w:num>
  <w:num w:numId="22" w16cid:durableId="644243473">
    <w:abstractNumId w:val="65"/>
  </w:num>
  <w:num w:numId="23" w16cid:durableId="1002388549">
    <w:abstractNumId w:val="138"/>
  </w:num>
  <w:num w:numId="24" w16cid:durableId="1016231616">
    <w:abstractNumId w:val="10"/>
  </w:num>
  <w:num w:numId="25" w16cid:durableId="1363554878">
    <w:abstractNumId w:val="82"/>
  </w:num>
  <w:num w:numId="26" w16cid:durableId="990718035">
    <w:abstractNumId w:val="50"/>
  </w:num>
  <w:num w:numId="27" w16cid:durableId="1460759468">
    <w:abstractNumId w:val="3"/>
  </w:num>
  <w:num w:numId="28" w16cid:durableId="816608662">
    <w:abstractNumId w:val="125"/>
  </w:num>
  <w:num w:numId="29" w16cid:durableId="658269217">
    <w:abstractNumId w:val="49"/>
  </w:num>
  <w:num w:numId="30" w16cid:durableId="332881213">
    <w:abstractNumId w:val="71"/>
  </w:num>
  <w:num w:numId="31" w16cid:durableId="1332178500">
    <w:abstractNumId w:val="7"/>
  </w:num>
  <w:num w:numId="32" w16cid:durableId="350881242">
    <w:abstractNumId w:val="154"/>
  </w:num>
  <w:num w:numId="33" w16cid:durableId="1192449753">
    <w:abstractNumId w:val="39"/>
  </w:num>
  <w:num w:numId="34" w16cid:durableId="173229549">
    <w:abstractNumId w:val="121"/>
  </w:num>
  <w:num w:numId="35" w16cid:durableId="1679775286">
    <w:abstractNumId w:val="54"/>
  </w:num>
  <w:num w:numId="36" w16cid:durableId="2025090982">
    <w:abstractNumId w:val="180"/>
  </w:num>
  <w:num w:numId="37" w16cid:durableId="1806192707">
    <w:abstractNumId w:val="168"/>
  </w:num>
  <w:num w:numId="38" w16cid:durableId="1113671937">
    <w:abstractNumId w:val="167"/>
  </w:num>
  <w:num w:numId="39" w16cid:durableId="299389097">
    <w:abstractNumId w:val="34"/>
  </w:num>
  <w:num w:numId="40" w16cid:durableId="1172573084">
    <w:abstractNumId w:val="15"/>
  </w:num>
  <w:num w:numId="41" w16cid:durableId="472524629">
    <w:abstractNumId w:val="43"/>
  </w:num>
  <w:num w:numId="42" w16cid:durableId="1772048365">
    <w:abstractNumId w:val="183"/>
  </w:num>
  <w:num w:numId="43" w16cid:durableId="1304040107">
    <w:abstractNumId w:val="130"/>
  </w:num>
  <w:num w:numId="44" w16cid:durableId="2242770">
    <w:abstractNumId w:val="0"/>
  </w:num>
  <w:num w:numId="45" w16cid:durableId="198278560">
    <w:abstractNumId w:val="101"/>
  </w:num>
  <w:num w:numId="46" w16cid:durableId="284166729">
    <w:abstractNumId w:val="90"/>
  </w:num>
  <w:num w:numId="47" w16cid:durableId="537857669">
    <w:abstractNumId w:val="68"/>
  </w:num>
  <w:num w:numId="48" w16cid:durableId="1424109046">
    <w:abstractNumId w:val="189"/>
  </w:num>
  <w:num w:numId="49" w16cid:durableId="1930625951">
    <w:abstractNumId w:val="32"/>
  </w:num>
  <w:num w:numId="50" w16cid:durableId="1893034579">
    <w:abstractNumId w:val="94"/>
  </w:num>
  <w:num w:numId="51" w16cid:durableId="977488243">
    <w:abstractNumId w:val="24"/>
  </w:num>
  <w:num w:numId="52" w16cid:durableId="1712530946">
    <w:abstractNumId w:val="140"/>
  </w:num>
  <w:num w:numId="53" w16cid:durableId="360470949">
    <w:abstractNumId w:val="123"/>
  </w:num>
  <w:num w:numId="54" w16cid:durableId="1596549029">
    <w:abstractNumId w:val="1"/>
  </w:num>
  <w:num w:numId="55" w16cid:durableId="1745297314">
    <w:abstractNumId w:val="106"/>
  </w:num>
  <w:num w:numId="56" w16cid:durableId="1344864982">
    <w:abstractNumId w:val="178"/>
  </w:num>
  <w:num w:numId="57" w16cid:durableId="881402242">
    <w:abstractNumId w:val="79"/>
  </w:num>
  <w:num w:numId="58" w16cid:durableId="2128575789">
    <w:abstractNumId w:val="9"/>
  </w:num>
  <w:num w:numId="59" w16cid:durableId="834034192">
    <w:abstractNumId w:val="128"/>
  </w:num>
  <w:num w:numId="60" w16cid:durableId="1771198864">
    <w:abstractNumId w:val="95"/>
  </w:num>
  <w:num w:numId="61" w16cid:durableId="795954621">
    <w:abstractNumId w:val="51"/>
  </w:num>
  <w:num w:numId="62" w16cid:durableId="2077386982">
    <w:abstractNumId w:val="29"/>
  </w:num>
  <w:num w:numId="63" w16cid:durableId="963999045">
    <w:abstractNumId w:val="40"/>
  </w:num>
  <w:num w:numId="64" w16cid:durableId="85420377">
    <w:abstractNumId w:val="122"/>
  </w:num>
  <w:num w:numId="65" w16cid:durableId="1759256220">
    <w:abstractNumId w:val="175"/>
  </w:num>
  <w:num w:numId="66" w16cid:durableId="1927953139">
    <w:abstractNumId w:val="73"/>
  </w:num>
  <w:num w:numId="67" w16cid:durableId="2092971286">
    <w:abstractNumId w:val="118"/>
  </w:num>
  <w:num w:numId="68" w16cid:durableId="1088847074">
    <w:abstractNumId w:val="109"/>
  </w:num>
  <w:num w:numId="69" w16cid:durableId="2028942209">
    <w:abstractNumId w:val="23"/>
  </w:num>
  <w:num w:numId="70" w16cid:durableId="2084915049">
    <w:abstractNumId w:val="126"/>
  </w:num>
  <w:num w:numId="71" w16cid:durableId="1019086300">
    <w:abstractNumId w:val="160"/>
  </w:num>
  <w:num w:numId="72" w16cid:durableId="1605722147">
    <w:abstractNumId w:val="146"/>
  </w:num>
  <w:num w:numId="73" w16cid:durableId="1552571141">
    <w:abstractNumId w:val="37"/>
  </w:num>
  <w:num w:numId="74" w16cid:durableId="385223606">
    <w:abstractNumId w:val="155"/>
  </w:num>
  <w:num w:numId="75" w16cid:durableId="158544622">
    <w:abstractNumId w:val="11"/>
  </w:num>
  <w:num w:numId="76" w16cid:durableId="985431587">
    <w:abstractNumId w:val="148"/>
  </w:num>
  <w:num w:numId="77" w16cid:durableId="220137334">
    <w:abstractNumId w:val="170"/>
  </w:num>
  <w:num w:numId="78" w16cid:durableId="157505423">
    <w:abstractNumId w:val="104"/>
  </w:num>
  <w:num w:numId="79" w16cid:durableId="1924946962">
    <w:abstractNumId w:val="152"/>
  </w:num>
  <w:num w:numId="80" w16cid:durableId="664865383">
    <w:abstractNumId w:val="74"/>
  </w:num>
  <w:num w:numId="81" w16cid:durableId="1127550818">
    <w:abstractNumId w:val="145"/>
  </w:num>
  <w:num w:numId="82" w16cid:durableId="581139037">
    <w:abstractNumId w:val="36"/>
  </w:num>
  <w:num w:numId="83" w16cid:durableId="1896315236">
    <w:abstractNumId w:val="99"/>
  </w:num>
  <w:num w:numId="84" w16cid:durableId="1268195875">
    <w:abstractNumId w:val="132"/>
  </w:num>
  <w:num w:numId="85" w16cid:durableId="2140030417">
    <w:abstractNumId w:val="47"/>
  </w:num>
  <w:num w:numId="86" w16cid:durableId="1145196569">
    <w:abstractNumId w:val="35"/>
  </w:num>
  <w:num w:numId="87" w16cid:durableId="1635519266">
    <w:abstractNumId w:val="107"/>
  </w:num>
  <w:num w:numId="88" w16cid:durableId="1318612794">
    <w:abstractNumId w:val="102"/>
  </w:num>
  <w:num w:numId="89" w16cid:durableId="1657294715">
    <w:abstractNumId w:val="179"/>
  </w:num>
  <w:num w:numId="90" w16cid:durableId="786581537">
    <w:abstractNumId w:val="124"/>
  </w:num>
  <w:num w:numId="91" w16cid:durableId="2099714870">
    <w:abstractNumId w:val="18"/>
  </w:num>
  <w:num w:numId="92" w16cid:durableId="1268192094">
    <w:abstractNumId w:val="58"/>
  </w:num>
  <w:num w:numId="93" w16cid:durableId="1265377707">
    <w:abstractNumId w:val="149"/>
  </w:num>
  <w:num w:numId="94" w16cid:durableId="1117945532">
    <w:abstractNumId w:val="115"/>
  </w:num>
  <w:num w:numId="95" w16cid:durableId="199367104">
    <w:abstractNumId w:val="52"/>
  </w:num>
  <w:num w:numId="96" w16cid:durableId="1928424225">
    <w:abstractNumId w:val="61"/>
  </w:num>
  <w:num w:numId="97" w16cid:durableId="975991462">
    <w:abstractNumId w:val="20"/>
  </w:num>
  <w:num w:numId="98" w16cid:durableId="1351418209">
    <w:abstractNumId w:val="19"/>
  </w:num>
  <w:num w:numId="99" w16cid:durableId="434984634">
    <w:abstractNumId w:val="141"/>
  </w:num>
  <w:num w:numId="100" w16cid:durableId="7409952">
    <w:abstractNumId w:val="76"/>
  </w:num>
  <w:num w:numId="101" w16cid:durableId="300621218">
    <w:abstractNumId w:val="187"/>
  </w:num>
  <w:num w:numId="102" w16cid:durableId="388842525">
    <w:abstractNumId w:val="134"/>
  </w:num>
  <w:num w:numId="103" w16cid:durableId="440222186">
    <w:abstractNumId w:val="161"/>
  </w:num>
  <w:num w:numId="104" w16cid:durableId="1481187515">
    <w:abstractNumId w:val="114"/>
  </w:num>
  <w:num w:numId="105" w16cid:durableId="1484076848">
    <w:abstractNumId w:val="133"/>
  </w:num>
  <w:num w:numId="106" w16cid:durableId="1828016370">
    <w:abstractNumId w:val="17"/>
  </w:num>
  <w:num w:numId="107" w16cid:durableId="803086321">
    <w:abstractNumId w:val="28"/>
  </w:num>
  <w:num w:numId="108" w16cid:durableId="1020741990">
    <w:abstractNumId w:val="22"/>
  </w:num>
  <w:num w:numId="109" w16cid:durableId="1535189665">
    <w:abstractNumId w:val="69"/>
  </w:num>
  <w:num w:numId="110" w16cid:durableId="1254126638">
    <w:abstractNumId w:val="110"/>
  </w:num>
  <w:num w:numId="111" w16cid:durableId="387194287">
    <w:abstractNumId w:val="173"/>
  </w:num>
  <w:num w:numId="112" w16cid:durableId="1866668699">
    <w:abstractNumId w:val="157"/>
  </w:num>
  <w:num w:numId="113" w16cid:durableId="719207087">
    <w:abstractNumId w:val="181"/>
  </w:num>
  <w:num w:numId="114" w16cid:durableId="1576235906">
    <w:abstractNumId w:val="45"/>
  </w:num>
  <w:num w:numId="115" w16cid:durableId="772553392">
    <w:abstractNumId w:val="81"/>
  </w:num>
  <w:num w:numId="116" w16cid:durableId="915699862">
    <w:abstractNumId w:val="150"/>
  </w:num>
  <w:num w:numId="117" w16cid:durableId="1723167702">
    <w:abstractNumId w:val="38"/>
  </w:num>
  <w:num w:numId="118" w16cid:durableId="511191576">
    <w:abstractNumId w:val="31"/>
  </w:num>
  <w:num w:numId="119" w16cid:durableId="1952474497">
    <w:abstractNumId w:val="131"/>
  </w:num>
  <w:num w:numId="120" w16cid:durableId="172382219">
    <w:abstractNumId w:val="162"/>
  </w:num>
  <w:num w:numId="121" w16cid:durableId="319432064">
    <w:abstractNumId w:val="139"/>
  </w:num>
  <w:num w:numId="122" w16cid:durableId="1093748003">
    <w:abstractNumId w:val="16"/>
  </w:num>
  <w:num w:numId="123" w16cid:durableId="111099286">
    <w:abstractNumId w:val="147"/>
  </w:num>
  <w:num w:numId="124" w16cid:durableId="332805739">
    <w:abstractNumId w:val="164"/>
  </w:num>
  <w:num w:numId="125" w16cid:durableId="1007487828">
    <w:abstractNumId w:val="112"/>
  </w:num>
  <w:num w:numId="126" w16cid:durableId="1118523564">
    <w:abstractNumId w:val="48"/>
  </w:num>
  <w:num w:numId="127" w16cid:durableId="2015380621">
    <w:abstractNumId w:val="55"/>
  </w:num>
  <w:num w:numId="128" w16cid:durableId="34282902">
    <w:abstractNumId w:val="93"/>
  </w:num>
  <w:num w:numId="129" w16cid:durableId="1277179584">
    <w:abstractNumId w:val="44"/>
  </w:num>
  <w:num w:numId="130" w16cid:durableId="401681921">
    <w:abstractNumId w:val="33"/>
  </w:num>
  <w:num w:numId="131" w16cid:durableId="2045665749">
    <w:abstractNumId w:val="159"/>
  </w:num>
  <w:num w:numId="132" w16cid:durableId="1987389475">
    <w:abstractNumId w:val="21"/>
  </w:num>
  <w:num w:numId="133" w16cid:durableId="957837002">
    <w:abstractNumId w:val="12"/>
  </w:num>
  <w:num w:numId="134" w16cid:durableId="1273131030">
    <w:abstractNumId w:val="98"/>
  </w:num>
  <w:num w:numId="135" w16cid:durableId="658003439">
    <w:abstractNumId w:val="188"/>
  </w:num>
  <w:num w:numId="136" w16cid:durableId="69154653">
    <w:abstractNumId w:val="64"/>
  </w:num>
  <w:num w:numId="137" w16cid:durableId="274797222">
    <w:abstractNumId w:val="26"/>
  </w:num>
  <w:num w:numId="138" w16cid:durableId="757101440">
    <w:abstractNumId w:val="92"/>
  </w:num>
  <w:num w:numId="139" w16cid:durableId="1615869073">
    <w:abstractNumId w:val="142"/>
  </w:num>
  <w:num w:numId="140" w16cid:durableId="1841850799">
    <w:abstractNumId w:val="84"/>
  </w:num>
  <w:num w:numId="141" w16cid:durableId="2005278828">
    <w:abstractNumId w:val="184"/>
  </w:num>
  <w:num w:numId="142" w16cid:durableId="359009369">
    <w:abstractNumId w:val="172"/>
  </w:num>
  <w:num w:numId="143" w16cid:durableId="1618096193">
    <w:abstractNumId w:val="135"/>
  </w:num>
  <w:num w:numId="144" w16cid:durableId="1164933441">
    <w:abstractNumId w:val="182"/>
  </w:num>
  <w:num w:numId="145" w16cid:durableId="313066103">
    <w:abstractNumId w:val="72"/>
  </w:num>
  <w:num w:numId="146" w16cid:durableId="523204507">
    <w:abstractNumId w:val="119"/>
  </w:num>
  <w:num w:numId="147" w16cid:durableId="978145680">
    <w:abstractNumId w:val="103"/>
  </w:num>
  <w:num w:numId="148" w16cid:durableId="1667438346">
    <w:abstractNumId w:val="41"/>
  </w:num>
  <w:num w:numId="149" w16cid:durableId="107239120">
    <w:abstractNumId w:val="59"/>
  </w:num>
  <w:num w:numId="150" w16cid:durableId="1651981811">
    <w:abstractNumId w:val="127"/>
  </w:num>
  <w:num w:numId="151" w16cid:durableId="1045911001">
    <w:abstractNumId w:val="66"/>
  </w:num>
  <w:num w:numId="152" w16cid:durableId="197284845">
    <w:abstractNumId w:val="169"/>
  </w:num>
  <w:num w:numId="153" w16cid:durableId="1743410434">
    <w:abstractNumId w:val="176"/>
  </w:num>
  <w:num w:numId="154" w16cid:durableId="1613827447">
    <w:abstractNumId w:val="100"/>
  </w:num>
  <w:num w:numId="155" w16cid:durableId="628584453">
    <w:abstractNumId w:val="91"/>
  </w:num>
  <w:num w:numId="156" w16cid:durableId="922497055">
    <w:abstractNumId w:val="113"/>
  </w:num>
  <w:num w:numId="157" w16cid:durableId="1421682477">
    <w:abstractNumId w:val="70"/>
  </w:num>
  <w:num w:numId="158" w16cid:durableId="450906059">
    <w:abstractNumId w:val="186"/>
  </w:num>
  <w:num w:numId="159" w16cid:durableId="1965579841">
    <w:abstractNumId w:val="85"/>
  </w:num>
  <w:num w:numId="160" w16cid:durableId="1076055547">
    <w:abstractNumId w:val="137"/>
  </w:num>
  <w:num w:numId="161" w16cid:durableId="1411543847">
    <w:abstractNumId w:val="174"/>
  </w:num>
  <w:num w:numId="162" w16cid:durableId="2110392474">
    <w:abstractNumId w:val="87"/>
  </w:num>
  <w:num w:numId="163" w16cid:durableId="430900143">
    <w:abstractNumId w:val="165"/>
  </w:num>
  <w:num w:numId="164" w16cid:durableId="1106732583">
    <w:abstractNumId w:val="89"/>
  </w:num>
  <w:num w:numId="165" w16cid:durableId="2023701953">
    <w:abstractNumId w:val="136"/>
  </w:num>
  <w:num w:numId="166" w16cid:durableId="1544321744">
    <w:abstractNumId w:val="129"/>
  </w:num>
  <w:num w:numId="167" w16cid:durableId="850872977">
    <w:abstractNumId w:val="156"/>
  </w:num>
  <w:num w:numId="168" w16cid:durableId="803353118">
    <w:abstractNumId w:val="153"/>
  </w:num>
  <w:num w:numId="169" w16cid:durableId="1906408050">
    <w:abstractNumId w:val="67"/>
  </w:num>
  <w:num w:numId="170" w16cid:durableId="566765297">
    <w:abstractNumId w:val="30"/>
  </w:num>
  <w:num w:numId="171" w16cid:durableId="1359429786">
    <w:abstractNumId w:val="27"/>
  </w:num>
  <w:num w:numId="172" w16cid:durableId="1370497433">
    <w:abstractNumId w:val="57"/>
  </w:num>
  <w:num w:numId="173" w16cid:durableId="1338850355">
    <w:abstractNumId w:val="77"/>
  </w:num>
  <w:num w:numId="174" w16cid:durableId="299697936">
    <w:abstractNumId w:val="60"/>
  </w:num>
  <w:num w:numId="175" w16cid:durableId="326254500">
    <w:abstractNumId w:val="78"/>
  </w:num>
  <w:num w:numId="176" w16cid:durableId="475610176">
    <w:abstractNumId w:val="46"/>
  </w:num>
  <w:num w:numId="177" w16cid:durableId="1546676845">
    <w:abstractNumId w:val="42"/>
  </w:num>
  <w:num w:numId="178" w16cid:durableId="1843428802">
    <w:abstractNumId w:val="88"/>
  </w:num>
  <w:num w:numId="179" w16cid:durableId="753553611">
    <w:abstractNumId w:val="80"/>
  </w:num>
  <w:num w:numId="180" w16cid:durableId="1546524147">
    <w:abstractNumId w:val="83"/>
  </w:num>
  <w:num w:numId="181" w16cid:durableId="190191515">
    <w:abstractNumId w:val="120"/>
  </w:num>
  <w:num w:numId="182" w16cid:durableId="20785700">
    <w:abstractNumId w:val="144"/>
  </w:num>
  <w:num w:numId="183" w16cid:durableId="2114279569">
    <w:abstractNumId w:val="185"/>
  </w:num>
  <w:num w:numId="184" w16cid:durableId="1872455460">
    <w:abstractNumId w:val="53"/>
  </w:num>
  <w:num w:numId="185" w16cid:durableId="1316489364">
    <w:abstractNumId w:val="97"/>
  </w:num>
  <w:num w:numId="186" w16cid:durableId="2005428578">
    <w:abstractNumId w:val="63"/>
  </w:num>
  <w:num w:numId="187" w16cid:durableId="296422288">
    <w:abstractNumId w:val="96"/>
  </w:num>
  <w:num w:numId="188" w16cid:durableId="1916208579">
    <w:abstractNumId w:val="75"/>
  </w:num>
  <w:num w:numId="189" w16cid:durableId="185339404">
    <w:abstractNumId w:val="56"/>
  </w:num>
  <w:num w:numId="190" w16cid:durableId="1031609715">
    <w:abstractNumId w:val="14"/>
  </w:num>
  <w:num w:numId="191" w16cid:durableId="2135558847">
    <w:abstractNumId w:val="151"/>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B34"/>
    <w:rsid w:val="00002AEC"/>
    <w:rsid w:val="00004A18"/>
    <w:rsid w:val="000056D7"/>
    <w:rsid w:val="00006017"/>
    <w:rsid w:val="00007C19"/>
    <w:rsid w:val="00010CA9"/>
    <w:rsid w:val="000140D5"/>
    <w:rsid w:val="000153DF"/>
    <w:rsid w:val="00015447"/>
    <w:rsid w:val="0001560C"/>
    <w:rsid w:val="00015809"/>
    <w:rsid w:val="00015948"/>
    <w:rsid w:val="00015DD3"/>
    <w:rsid w:val="00016559"/>
    <w:rsid w:val="00017815"/>
    <w:rsid w:val="00017CF3"/>
    <w:rsid w:val="00017EBF"/>
    <w:rsid w:val="0002082B"/>
    <w:rsid w:val="00021E50"/>
    <w:rsid w:val="0002421B"/>
    <w:rsid w:val="000251A7"/>
    <w:rsid w:val="00032E2A"/>
    <w:rsid w:val="0003331D"/>
    <w:rsid w:val="00033757"/>
    <w:rsid w:val="000346F3"/>
    <w:rsid w:val="000365CF"/>
    <w:rsid w:val="00036EBF"/>
    <w:rsid w:val="00037C2A"/>
    <w:rsid w:val="00040BE3"/>
    <w:rsid w:val="00041511"/>
    <w:rsid w:val="0004257A"/>
    <w:rsid w:val="00042642"/>
    <w:rsid w:val="0004320B"/>
    <w:rsid w:val="0004386F"/>
    <w:rsid w:val="00046439"/>
    <w:rsid w:val="000465D6"/>
    <w:rsid w:val="00046B92"/>
    <w:rsid w:val="00053445"/>
    <w:rsid w:val="0005564A"/>
    <w:rsid w:val="000606F1"/>
    <w:rsid w:val="000608F1"/>
    <w:rsid w:val="00063B68"/>
    <w:rsid w:val="0006604D"/>
    <w:rsid w:val="000662D0"/>
    <w:rsid w:val="00066C13"/>
    <w:rsid w:val="00072635"/>
    <w:rsid w:val="00072843"/>
    <w:rsid w:val="000751BA"/>
    <w:rsid w:val="000751F1"/>
    <w:rsid w:val="00080123"/>
    <w:rsid w:val="00080683"/>
    <w:rsid w:val="000834F8"/>
    <w:rsid w:val="0008436D"/>
    <w:rsid w:val="00086872"/>
    <w:rsid w:val="00086F0E"/>
    <w:rsid w:val="00090277"/>
    <w:rsid w:val="00090C8D"/>
    <w:rsid w:val="00093444"/>
    <w:rsid w:val="00094E0B"/>
    <w:rsid w:val="00096727"/>
    <w:rsid w:val="00096879"/>
    <w:rsid w:val="0009762E"/>
    <w:rsid w:val="000A36CB"/>
    <w:rsid w:val="000B073D"/>
    <w:rsid w:val="000B5957"/>
    <w:rsid w:val="000B5F7F"/>
    <w:rsid w:val="000B7D95"/>
    <w:rsid w:val="000C0B89"/>
    <w:rsid w:val="000C3593"/>
    <w:rsid w:val="000C6F75"/>
    <w:rsid w:val="000C7729"/>
    <w:rsid w:val="000C7A0F"/>
    <w:rsid w:val="000D1723"/>
    <w:rsid w:val="000D506A"/>
    <w:rsid w:val="000D7010"/>
    <w:rsid w:val="000E013D"/>
    <w:rsid w:val="000E0A22"/>
    <w:rsid w:val="000E0E07"/>
    <w:rsid w:val="000E19F3"/>
    <w:rsid w:val="000E2587"/>
    <w:rsid w:val="000E2795"/>
    <w:rsid w:val="000E6755"/>
    <w:rsid w:val="000E71EF"/>
    <w:rsid w:val="000E732D"/>
    <w:rsid w:val="000E7631"/>
    <w:rsid w:val="000F0126"/>
    <w:rsid w:val="000F0C34"/>
    <w:rsid w:val="000F1660"/>
    <w:rsid w:val="000F25F9"/>
    <w:rsid w:val="000F42A5"/>
    <w:rsid w:val="000F4F76"/>
    <w:rsid w:val="000F56CD"/>
    <w:rsid w:val="00100720"/>
    <w:rsid w:val="0010297B"/>
    <w:rsid w:val="00102D30"/>
    <w:rsid w:val="00103ACB"/>
    <w:rsid w:val="001053DB"/>
    <w:rsid w:val="001064D1"/>
    <w:rsid w:val="001074EB"/>
    <w:rsid w:val="00110897"/>
    <w:rsid w:val="00111273"/>
    <w:rsid w:val="0011167C"/>
    <w:rsid w:val="001136EA"/>
    <w:rsid w:val="00113784"/>
    <w:rsid w:val="00113DFC"/>
    <w:rsid w:val="00115611"/>
    <w:rsid w:val="00116F69"/>
    <w:rsid w:val="00117A42"/>
    <w:rsid w:val="001200CC"/>
    <w:rsid w:val="001213C4"/>
    <w:rsid w:val="00122B1B"/>
    <w:rsid w:val="001244C9"/>
    <w:rsid w:val="0013127E"/>
    <w:rsid w:val="00131495"/>
    <w:rsid w:val="0013255B"/>
    <w:rsid w:val="0013450B"/>
    <w:rsid w:val="00136CB2"/>
    <w:rsid w:val="001376AE"/>
    <w:rsid w:val="00140047"/>
    <w:rsid w:val="0014134E"/>
    <w:rsid w:val="001419B9"/>
    <w:rsid w:val="001447C9"/>
    <w:rsid w:val="001454F2"/>
    <w:rsid w:val="0014683A"/>
    <w:rsid w:val="00146EA8"/>
    <w:rsid w:val="00150B61"/>
    <w:rsid w:val="00153419"/>
    <w:rsid w:val="0015457E"/>
    <w:rsid w:val="001549A1"/>
    <w:rsid w:val="001553D9"/>
    <w:rsid w:val="0015629B"/>
    <w:rsid w:val="00162A92"/>
    <w:rsid w:val="001631E5"/>
    <w:rsid w:val="00172FA2"/>
    <w:rsid w:val="001744F9"/>
    <w:rsid w:val="00174FB2"/>
    <w:rsid w:val="00174FBD"/>
    <w:rsid w:val="00176126"/>
    <w:rsid w:val="001770FC"/>
    <w:rsid w:val="001771AB"/>
    <w:rsid w:val="00182C28"/>
    <w:rsid w:val="00182DAB"/>
    <w:rsid w:val="001861B7"/>
    <w:rsid w:val="00186AFA"/>
    <w:rsid w:val="001871C4"/>
    <w:rsid w:val="00187356"/>
    <w:rsid w:val="0018737B"/>
    <w:rsid w:val="00190D60"/>
    <w:rsid w:val="00190DBC"/>
    <w:rsid w:val="00191284"/>
    <w:rsid w:val="00194E65"/>
    <w:rsid w:val="00197B75"/>
    <w:rsid w:val="001A0019"/>
    <w:rsid w:val="001A240B"/>
    <w:rsid w:val="001A3278"/>
    <w:rsid w:val="001A37D7"/>
    <w:rsid w:val="001A58A0"/>
    <w:rsid w:val="001A5FFC"/>
    <w:rsid w:val="001A6FDD"/>
    <w:rsid w:val="001B26A2"/>
    <w:rsid w:val="001B3117"/>
    <w:rsid w:val="001B38F4"/>
    <w:rsid w:val="001B439A"/>
    <w:rsid w:val="001B5172"/>
    <w:rsid w:val="001B6521"/>
    <w:rsid w:val="001C0EE8"/>
    <w:rsid w:val="001C1CD9"/>
    <w:rsid w:val="001C1F77"/>
    <w:rsid w:val="001D0B90"/>
    <w:rsid w:val="001D1005"/>
    <w:rsid w:val="001D1D06"/>
    <w:rsid w:val="001D45E0"/>
    <w:rsid w:val="001D599F"/>
    <w:rsid w:val="001E49B9"/>
    <w:rsid w:val="001E4A8A"/>
    <w:rsid w:val="001E4DF8"/>
    <w:rsid w:val="001E548F"/>
    <w:rsid w:val="001E5654"/>
    <w:rsid w:val="001F0585"/>
    <w:rsid w:val="001F0F3A"/>
    <w:rsid w:val="001F2C31"/>
    <w:rsid w:val="001F36D8"/>
    <w:rsid w:val="001F72C3"/>
    <w:rsid w:val="001F790D"/>
    <w:rsid w:val="0020061A"/>
    <w:rsid w:val="00201069"/>
    <w:rsid w:val="00202EFD"/>
    <w:rsid w:val="00204943"/>
    <w:rsid w:val="00205308"/>
    <w:rsid w:val="002054E9"/>
    <w:rsid w:val="00206CDD"/>
    <w:rsid w:val="00206EA9"/>
    <w:rsid w:val="0021071E"/>
    <w:rsid w:val="00212F40"/>
    <w:rsid w:val="00213F0F"/>
    <w:rsid w:val="002142AC"/>
    <w:rsid w:val="00215364"/>
    <w:rsid w:val="00215E81"/>
    <w:rsid w:val="00217272"/>
    <w:rsid w:val="00217F15"/>
    <w:rsid w:val="0022122E"/>
    <w:rsid w:val="00222D7B"/>
    <w:rsid w:val="00223C24"/>
    <w:rsid w:val="00226717"/>
    <w:rsid w:val="002268CE"/>
    <w:rsid w:val="00226B1C"/>
    <w:rsid w:val="0023171C"/>
    <w:rsid w:val="002320FC"/>
    <w:rsid w:val="002331B3"/>
    <w:rsid w:val="0023354A"/>
    <w:rsid w:val="00233680"/>
    <w:rsid w:val="00233860"/>
    <w:rsid w:val="00236A0E"/>
    <w:rsid w:val="0024085D"/>
    <w:rsid w:val="0024198A"/>
    <w:rsid w:val="002420E7"/>
    <w:rsid w:val="00243B34"/>
    <w:rsid w:val="00243D11"/>
    <w:rsid w:val="00244E0D"/>
    <w:rsid w:val="0024639E"/>
    <w:rsid w:val="00246945"/>
    <w:rsid w:val="00246D47"/>
    <w:rsid w:val="00255395"/>
    <w:rsid w:val="00255455"/>
    <w:rsid w:val="002573D6"/>
    <w:rsid w:val="00257A3C"/>
    <w:rsid w:val="0026099A"/>
    <w:rsid w:val="002658FF"/>
    <w:rsid w:val="00266B2A"/>
    <w:rsid w:val="0026702D"/>
    <w:rsid w:val="00267343"/>
    <w:rsid w:val="002711AB"/>
    <w:rsid w:val="00271F5D"/>
    <w:rsid w:val="00274705"/>
    <w:rsid w:val="00274B24"/>
    <w:rsid w:val="00277429"/>
    <w:rsid w:val="00277D52"/>
    <w:rsid w:val="002800BE"/>
    <w:rsid w:val="00280FD7"/>
    <w:rsid w:val="00282876"/>
    <w:rsid w:val="002829E5"/>
    <w:rsid w:val="00283313"/>
    <w:rsid w:val="00284ED4"/>
    <w:rsid w:val="0028616D"/>
    <w:rsid w:val="00286517"/>
    <w:rsid w:val="00287C56"/>
    <w:rsid w:val="00290051"/>
    <w:rsid w:val="00290D27"/>
    <w:rsid w:val="00292FD4"/>
    <w:rsid w:val="002944B5"/>
    <w:rsid w:val="002958A4"/>
    <w:rsid w:val="002A338A"/>
    <w:rsid w:val="002A43BE"/>
    <w:rsid w:val="002A66D3"/>
    <w:rsid w:val="002A71A2"/>
    <w:rsid w:val="002B033D"/>
    <w:rsid w:val="002B0C43"/>
    <w:rsid w:val="002B24FB"/>
    <w:rsid w:val="002B50F4"/>
    <w:rsid w:val="002C2D4E"/>
    <w:rsid w:val="002C3F10"/>
    <w:rsid w:val="002C4421"/>
    <w:rsid w:val="002C4D88"/>
    <w:rsid w:val="002D0966"/>
    <w:rsid w:val="002D2A10"/>
    <w:rsid w:val="002D2A7B"/>
    <w:rsid w:val="002D33CB"/>
    <w:rsid w:val="002D5EA3"/>
    <w:rsid w:val="002D7E7C"/>
    <w:rsid w:val="002D7F86"/>
    <w:rsid w:val="002E28FC"/>
    <w:rsid w:val="002E55B1"/>
    <w:rsid w:val="002E68E9"/>
    <w:rsid w:val="002E690D"/>
    <w:rsid w:val="002F0998"/>
    <w:rsid w:val="002F0B71"/>
    <w:rsid w:val="002F1DB4"/>
    <w:rsid w:val="002F502D"/>
    <w:rsid w:val="002F5DAC"/>
    <w:rsid w:val="002F5DD5"/>
    <w:rsid w:val="00301234"/>
    <w:rsid w:val="00302809"/>
    <w:rsid w:val="00303F5F"/>
    <w:rsid w:val="0031127B"/>
    <w:rsid w:val="003135F5"/>
    <w:rsid w:val="003149B9"/>
    <w:rsid w:val="00315D12"/>
    <w:rsid w:val="00316469"/>
    <w:rsid w:val="00316FBF"/>
    <w:rsid w:val="00320BB3"/>
    <w:rsid w:val="0032204F"/>
    <w:rsid w:val="00322A22"/>
    <w:rsid w:val="00322BCA"/>
    <w:rsid w:val="00323DD6"/>
    <w:rsid w:val="00325DEB"/>
    <w:rsid w:val="00325ECA"/>
    <w:rsid w:val="003265C4"/>
    <w:rsid w:val="00327339"/>
    <w:rsid w:val="00335134"/>
    <w:rsid w:val="0033520C"/>
    <w:rsid w:val="00336907"/>
    <w:rsid w:val="00336D6D"/>
    <w:rsid w:val="00344FEB"/>
    <w:rsid w:val="003457BD"/>
    <w:rsid w:val="003477B3"/>
    <w:rsid w:val="00347B94"/>
    <w:rsid w:val="00350157"/>
    <w:rsid w:val="00351928"/>
    <w:rsid w:val="0035410D"/>
    <w:rsid w:val="00356E92"/>
    <w:rsid w:val="0036142F"/>
    <w:rsid w:val="00361493"/>
    <w:rsid w:val="0036186E"/>
    <w:rsid w:val="00361D39"/>
    <w:rsid w:val="003635D3"/>
    <w:rsid w:val="0036365C"/>
    <w:rsid w:val="0036670E"/>
    <w:rsid w:val="00367657"/>
    <w:rsid w:val="00372ACB"/>
    <w:rsid w:val="0037358B"/>
    <w:rsid w:val="0037489F"/>
    <w:rsid w:val="00374E07"/>
    <w:rsid w:val="003750F4"/>
    <w:rsid w:val="00375B6E"/>
    <w:rsid w:val="00376D1C"/>
    <w:rsid w:val="00377E3B"/>
    <w:rsid w:val="0038174C"/>
    <w:rsid w:val="0038358B"/>
    <w:rsid w:val="00390D6B"/>
    <w:rsid w:val="00391F81"/>
    <w:rsid w:val="003930C7"/>
    <w:rsid w:val="00396468"/>
    <w:rsid w:val="00396AC0"/>
    <w:rsid w:val="00397C44"/>
    <w:rsid w:val="003A2345"/>
    <w:rsid w:val="003A38E5"/>
    <w:rsid w:val="003A3D01"/>
    <w:rsid w:val="003A513D"/>
    <w:rsid w:val="003A6F14"/>
    <w:rsid w:val="003B0D4E"/>
    <w:rsid w:val="003B16CB"/>
    <w:rsid w:val="003B178F"/>
    <w:rsid w:val="003B355A"/>
    <w:rsid w:val="003B3B46"/>
    <w:rsid w:val="003B5C71"/>
    <w:rsid w:val="003B6034"/>
    <w:rsid w:val="003B6983"/>
    <w:rsid w:val="003C094C"/>
    <w:rsid w:val="003C5528"/>
    <w:rsid w:val="003C6659"/>
    <w:rsid w:val="003D372D"/>
    <w:rsid w:val="003D3770"/>
    <w:rsid w:val="003D59D8"/>
    <w:rsid w:val="003D6160"/>
    <w:rsid w:val="003D617E"/>
    <w:rsid w:val="003E21B4"/>
    <w:rsid w:val="003E270B"/>
    <w:rsid w:val="003E2D59"/>
    <w:rsid w:val="003E4489"/>
    <w:rsid w:val="003E5EA6"/>
    <w:rsid w:val="003E6B99"/>
    <w:rsid w:val="003E750C"/>
    <w:rsid w:val="003F26F0"/>
    <w:rsid w:val="003F310B"/>
    <w:rsid w:val="003F6C7A"/>
    <w:rsid w:val="0040413A"/>
    <w:rsid w:val="0040432F"/>
    <w:rsid w:val="00404D91"/>
    <w:rsid w:val="00407B02"/>
    <w:rsid w:val="00410B64"/>
    <w:rsid w:val="00411FB1"/>
    <w:rsid w:val="00412F58"/>
    <w:rsid w:val="00413CE2"/>
    <w:rsid w:val="004142EF"/>
    <w:rsid w:val="00415DEC"/>
    <w:rsid w:val="0041603A"/>
    <w:rsid w:val="0041728C"/>
    <w:rsid w:val="004235A7"/>
    <w:rsid w:val="0042780C"/>
    <w:rsid w:val="0043052A"/>
    <w:rsid w:val="00430F3C"/>
    <w:rsid w:val="00435950"/>
    <w:rsid w:val="004375BA"/>
    <w:rsid w:val="0043771C"/>
    <w:rsid w:val="00442093"/>
    <w:rsid w:val="00445736"/>
    <w:rsid w:val="004458BF"/>
    <w:rsid w:val="00446007"/>
    <w:rsid w:val="00446345"/>
    <w:rsid w:val="00447A96"/>
    <w:rsid w:val="00451FC8"/>
    <w:rsid w:val="0045522F"/>
    <w:rsid w:val="00455463"/>
    <w:rsid w:val="00456AC2"/>
    <w:rsid w:val="00467109"/>
    <w:rsid w:val="004702AA"/>
    <w:rsid w:val="0047105F"/>
    <w:rsid w:val="004716AE"/>
    <w:rsid w:val="00472B55"/>
    <w:rsid w:val="00472D77"/>
    <w:rsid w:val="00472FDC"/>
    <w:rsid w:val="00473E46"/>
    <w:rsid w:val="00475D32"/>
    <w:rsid w:val="00477868"/>
    <w:rsid w:val="00483A3B"/>
    <w:rsid w:val="00485CD4"/>
    <w:rsid w:val="004904CF"/>
    <w:rsid w:val="00491508"/>
    <w:rsid w:val="00491770"/>
    <w:rsid w:val="00492B53"/>
    <w:rsid w:val="004939B5"/>
    <w:rsid w:val="004940BE"/>
    <w:rsid w:val="004A03E5"/>
    <w:rsid w:val="004A0636"/>
    <w:rsid w:val="004A338B"/>
    <w:rsid w:val="004A37B6"/>
    <w:rsid w:val="004A37C2"/>
    <w:rsid w:val="004A548C"/>
    <w:rsid w:val="004A54F9"/>
    <w:rsid w:val="004A7E07"/>
    <w:rsid w:val="004B1252"/>
    <w:rsid w:val="004B2BA1"/>
    <w:rsid w:val="004B3B5D"/>
    <w:rsid w:val="004B42FA"/>
    <w:rsid w:val="004B4D2B"/>
    <w:rsid w:val="004B64F7"/>
    <w:rsid w:val="004B6803"/>
    <w:rsid w:val="004C0511"/>
    <w:rsid w:val="004C1B4E"/>
    <w:rsid w:val="004C35C7"/>
    <w:rsid w:val="004C7767"/>
    <w:rsid w:val="004D2487"/>
    <w:rsid w:val="004D3D99"/>
    <w:rsid w:val="004D3EDD"/>
    <w:rsid w:val="004D4CA5"/>
    <w:rsid w:val="004D7B69"/>
    <w:rsid w:val="004E1114"/>
    <w:rsid w:val="004E15AC"/>
    <w:rsid w:val="004E6B89"/>
    <w:rsid w:val="004E6E36"/>
    <w:rsid w:val="004F072F"/>
    <w:rsid w:val="004F0E20"/>
    <w:rsid w:val="004F22D2"/>
    <w:rsid w:val="004F75D8"/>
    <w:rsid w:val="00500958"/>
    <w:rsid w:val="00501148"/>
    <w:rsid w:val="00501C89"/>
    <w:rsid w:val="005032DB"/>
    <w:rsid w:val="00503B52"/>
    <w:rsid w:val="005042BE"/>
    <w:rsid w:val="00507541"/>
    <w:rsid w:val="0050762A"/>
    <w:rsid w:val="00507CCC"/>
    <w:rsid w:val="0051043C"/>
    <w:rsid w:val="00510936"/>
    <w:rsid w:val="005128E5"/>
    <w:rsid w:val="00513E4A"/>
    <w:rsid w:val="005147D6"/>
    <w:rsid w:val="00514863"/>
    <w:rsid w:val="00515910"/>
    <w:rsid w:val="00515BC2"/>
    <w:rsid w:val="0052309C"/>
    <w:rsid w:val="005249B8"/>
    <w:rsid w:val="00527F1C"/>
    <w:rsid w:val="0053052D"/>
    <w:rsid w:val="005331B3"/>
    <w:rsid w:val="00535A3B"/>
    <w:rsid w:val="00537921"/>
    <w:rsid w:val="0054080F"/>
    <w:rsid w:val="00542028"/>
    <w:rsid w:val="00542157"/>
    <w:rsid w:val="00542CCD"/>
    <w:rsid w:val="00543F82"/>
    <w:rsid w:val="0054468E"/>
    <w:rsid w:val="00544D9A"/>
    <w:rsid w:val="00547CA7"/>
    <w:rsid w:val="005501EC"/>
    <w:rsid w:val="00553001"/>
    <w:rsid w:val="00555363"/>
    <w:rsid w:val="00556480"/>
    <w:rsid w:val="00561057"/>
    <w:rsid w:val="00562EDB"/>
    <w:rsid w:val="005641E7"/>
    <w:rsid w:val="00565285"/>
    <w:rsid w:val="005661E8"/>
    <w:rsid w:val="00566326"/>
    <w:rsid w:val="00566CEF"/>
    <w:rsid w:val="00567CC7"/>
    <w:rsid w:val="005704A5"/>
    <w:rsid w:val="005714BF"/>
    <w:rsid w:val="005720A6"/>
    <w:rsid w:val="00572D36"/>
    <w:rsid w:val="0057329C"/>
    <w:rsid w:val="00581C69"/>
    <w:rsid w:val="00584C35"/>
    <w:rsid w:val="00585508"/>
    <w:rsid w:val="0058691E"/>
    <w:rsid w:val="0058700E"/>
    <w:rsid w:val="005905E4"/>
    <w:rsid w:val="00590AFD"/>
    <w:rsid w:val="00590E42"/>
    <w:rsid w:val="00591B0C"/>
    <w:rsid w:val="00592110"/>
    <w:rsid w:val="0059229D"/>
    <w:rsid w:val="00592B16"/>
    <w:rsid w:val="00594453"/>
    <w:rsid w:val="005945CF"/>
    <w:rsid w:val="00596AD0"/>
    <w:rsid w:val="00597917"/>
    <w:rsid w:val="005A1ED9"/>
    <w:rsid w:val="005A361F"/>
    <w:rsid w:val="005A3724"/>
    <w:rsid w:val="005A63D8"/>
    <w:rsid w:val="005B260B"/>
    <w:rsid w:val="005B315D"/>
    <w:rsid w:val="005B333F"/>
    <w:rsid w:val="005B4863"/>
    <w:rsid w:val="005C0252"/>
    <w:rsid w:val="005C12BB"/>
    <w:rsid w:val="005C3A49"/>
    <w:rsid w:val="005C57DE"/>
    <w:rsid w:val="005C5DA2"/>
    <w:rsid w:val="005C6C0E"/>
    <w:rsid w:val="005C72D9"/>
    <w:rsid w:val="005D08AD"/>
    <w:rsid w:val="005D331B"/>
    <w:rsid w:val="005D3461"/>
    <w:rsid w:val="005E0462"/>
    <w:rsid w:val="005E0CBB"/>
    <w:rsid w:val="005E10F2"/>
    <w:rsid w:val="005E1955"/>
    <w:rsid w:val="005E33BF"/>
    <w:rsid w:val="005E4032"/>
    <w:rsid w:val="005F0421"/>
    <w:rsid w:val="005F1457"/>
    <w:rsid w:val="005F3C0E"/>
    <w:rsid w:val="005F6141"/>
    <w:rsid w:val="005F7997"/>
    <w:rsid w:val="00602D7E"/>
    <w:rsid w:val="00603319"/>
    <w:rsid w:val="00604F6E"/>
    <w:rsid w:val="006061F2"/>
    <w:rsid w:val="006065D4"/>
    <w:rsid w:val="00607562"/>
    <w:rsid w:val="00607CDE"/>
    <w:rsid w:val="00612C0D"/>
    <w:rsid w:val="00612C1D"/>
    <w:rsid w:val="00613EFC"/>
    <w:rsid w:val="00614B56"/>
    <w:rsid w:val="0061652D"/>
    <w:rsid w:val="00620B95"/>
    <w:rsid w:val="00622618"/>
    <w:rsid w:val="00624121"/>
    <w:rsid w:val="00625687"/>
    <w:rsid w:val="00626428"/>
    <w:rsid w:val="0062763D"/>
    <w:rsid w:val="00627DD5"/>
    <w:rsid w:val="00630DCD"/>
    <w:rsid w:val="00632DB7"/>
    <w:rsid w:val="00633E47"/>
    <w:rsid w:val="006351CE"/>
    <w:rsid w:val="00636AF0"/>
    <w:rsid w:val="00636E94"/>
    <w:rsid w:val="00641509"/>
    <w:rsid w:val="00642EE6"/>
    <w:rsid w:val="0064494E"/>
    <w:rsid w:val="00646D43"/>
    <w:rsid w:val="006474F7"/>
    <w:rsid w:val="00647527"/>
    <w:rsid w:val="0065228E"/>
    <w:rsid w:val="006523BD"/>
    <w:rsid w:val="006529DE"/>
    <w:rsid w:val="0065376C"/>
    <w:rsid w:val="006538BC"/>
    <w:rsid w:val="00653E68"/>
    <w:rsid w:val="0065624F"/>
    <w:rsid w:val="006604AE"/>
    <w:rsid w:val="00660DA8"/>
    <w:rsid w:val="006617F0"/>
    <w:rsid w:val="00661B3A"/>
    <w:rsid w:val="00662036"/>
    <w:rsid w:val="00663AB8"/>
    <w:rsid w:val="0066454B"/>
    <w:rsid w:val="0066488E"/>
    <w:rsid w:val="00664C69"/>
    <w:rsid w:val="00671683"/>
    <w:rsid w:val="0067269B"/>
    <w:rsid w:val="0067312B"/>
    <w:rsid w:val="00673985"/>
    <w:rsid w:val="00675E1A"/>
    <w:rsid w:val="006767D9"/>
    <w:rsid w:val="00677B23"/>
    <w:rsid w:val="00680731"/>
    <w:rsid w:val="00680D6A"/>
    <w:rsid w:val="0068240C"/>
    <w:rsid w:val="0068420C"/>
    <w:rsid w:val="00686C5F"/>
    <w:rsid w:val="0068715C"/>
    <w:rsid w:val="00691F8D"/>
    <w:rsid w:val="0069310C"/>
    <w:rsid w:val="00693F43"/>
    <w:rsid w:val="0069475B"/>
    <w:rsid w:val="00696D5C"/>
    <w:rsid w:val="006A066A"/>
    <w:rsid w:val="006A164F"/>
    <w:rsid w:val="006A1753"/>
    <w:rsid w:val="006A195C"/>
    <w:rsid w:val="006A1CA9"/>
    <w:rsid w:val="006A2631"/>
    <w:rsid w:val="006A2999"/>
    <w:rsid w:val="006A2EFE"/>
    <w:rsid w:val="006A3D5B"/>
    <w:rsid w:val="006A5EE4"/>
    <w:rsid w:val="006A67BA"/>
    <w:rsid w:val="006A6AC1"/>
    <w:rsid w:val="006A70BD"/>
    <w:rsid w:val="006B1045"/>
    <w:rsid w:val="006B43B1"/>
    <w:rsid w:val="006B6775"/>
    <w:rsid w:val="006B7FDA"/>
    <w:rsid w:val="006C033C"/>
    <w:rsid w:val="006C46C9"/>
    <w:rsid w:val="006C47D0"/>
    <w:rsid w:val="006C553E"/>
    <w:rsid w:val="006C5C92"/>
    <w:rsid w:val="006C7F8F"/>
    <w:rsid w:val="006D24FC"/>
    <w:rsid w:val="006D29DD"/>
    <w:rsid w:val="006D5566"/>
    <w:rsid w:val="006E0735"/>
    <w:rsid w:val="006E3CC6"/>
    <w:rsid w:val="006E5578"/>
    <w:rsid w:val="006E559D"/>
    <w:rsid w:val="006E5FD1"/>
    <w:rsid w:val="006E6FF8"/>
    <w:rsid w:val="006F0202"/>
    <w:rsid w:val="006F02A4"/>
    <w:rsid w:val="006F06C7"/>
    <w:rsid w:val="006F16DE"/>
    <w:rsid w:val="006F2007"/>
    <w:rsid w:val="006F7492"/>
    <w:rsid w:val="00700F53"/>
    <w:rsid w:val="007012BC"/>
    <w:rsid w:val="00706746"/>
    <w:rsid w:val="0071091F"/>
    <w:rsid w:val="00711FCD"/>
    <w:rsid w:val="007120C5"/>
    <w:rsid w:val="00713424"/>
    <w:rsid w:val="00713E72"/>
    <w:rsid w:val="00714DA4"/>
    <w:rsid w:val="00714FF9"/>
    <w:rsid w:val="00715616"/>
    <w:rsid w:val="00715F21"/>
    <w:rsid w:val="007161BD"/>
    <w:rsid w:val="007206E7"/>
    <w:rsid w:val="007222BF"/>
    <w:rsid w:val="0072295C"/>
    <w:rsid w:val="00722EDA"/>
    <w:rsid w:val="00727523"/>
    <w:rsid w:val="00731A89"/>
    <w:rsid w:val="00731C95"/>
    <w:rsid w:val="007333CD"/>
    <w:rsid w:val="007351A1"/>
    <w:rsid w:val="007378C6"/>
    <w:rsid w:val="0074079C"/>
    <w:rsid w:val="0074293B"/>
    <w:rsid w:val="00742AC6"/>
    <w:rsid w:val="007449BB"/>
    <w:rsid w:val="00744A86"/>
    <w:rsid w:val="00745DB4"/>
    <w:rsid w:val="0074698A"/>
    <w:rsid w:val="00753082"/>
    <w:rsid w:val="00754699"/>
    <w:rsid w:val="00754B96"/>
    <w:rsid w:val="00754F4E"/>
    <w:rsid w:val="0075739B"/>
    <w:rsid w:val="00760B2B"/>
    <w:rsid w:val="007618A8"/>
    <w:rsid w:val="00763A71"/>
    <w:rsid w:val="00766B34"/>
    <w:rsid w:val="00771BE8"/>
    <w:rsid w:val="00773553"/>
    <w:rsid w:val="00773C81"/>
    <w:rsid w:val="00775408"/>
    <w:rsid w:val="007761D7"/>
    <w:rsid w:val="0077625B"/>
    <w:rsid w:val="00776D5F"/>
    <w:rsid w:val="00777DAE"/>
    <w:rsid w:val="0078194C"/>
    <w:rsid w:val="007858C7"/>
    <w:rsid w:val="007914EC"/>
    <w:rsid w:val="007921C2"/>
    <w:rsid w:val="00795328"/>
    <w:rsid w:val="00797711"/>
    <w:rsid w:val="007A0208"/>
    <w:rsid w:val="007A067C"/>
    <w:rsid w:val="007A1225"/>
    <w:rsid w:val="007A2EDB"/>
    <w:rsid w:val="007A4526"/>
    <w:rsid w:val="007A5108"/>
    <w:rsid w:val="007A54D4"/>
    <w:rsid w:val="007B1018"/>
    <w:rsid w:val="007B135F"/>
    <w:rsid w:val="007B1C87"/>
    <w:rsid w:val="007B5BDA"/>
    <w:rsid w:val="007B5E4C"/>
    <w:rsid w:val="007C1E48"/>
    <w:rsid w:val="007C2B73"/>
    <w:rsid w:val="007C3032"/>
    <w:rsid w:val="007C3A9B"/>
    <w:rsid w:val="007C42DC"/>
    <w:rsid w:val="007C489D"/>
    <w:rsid w:val="007C627F"/>
    <w:rsid w:val="007D2823"/>
    <w:rsid w:val="007D5919"/>
    <w:rsid w:val="007D639C"/>
    <w:rsid w:val="007D63BC"/>
    <w:rsid w:val="007D669F"/>
    <w:rsid w:val="007D6EB4"/>
    <w:rsid w:val="007E08A4"/>
    <w:rsid w:val="007E0DFD"/>
    <w:rsid w:val="007E11B8"/>
    <w:rsid w:val="007E2DEB"/>
    <w:rsid w:val="007E323A"/>
    <w:rsid w:val="007E3A40"/>
    <w:rsid w:val="007E5444"/>
    <w:rsid w:val="007E5F04"/>
    <w:rsid w:val="007E744D"/>
    <w:rsid w:val="007F088C"/>
    <w:rsid w:val="007F356E"/>
    <w:rsid w:val="007F656E"/>
    <w:rsid w:val="007F6EBF"/>
    <w:rsid w:val="0080580A"/>
    <w:rsid w:val="00805A6C"/>
    <w:rsid w:val="008122B4"/>
    <w:rsid w:val="00814EEC"/>
    <w:rsid w:val="008158D7"/>
    <w:rsid w:val="00815BF7"/>
    <w:rsid w:val="008166A0"/>
    <w:rsid w:val="00816A51"/>
    <w:rsid w:val="00822F26"/>
    <w:rsid w:val="008245C5"/>
    <w:rsid w:val="00825CF1"/>
    <w:rsid w:val="0082732D"/>
    <w:rsid w:val="00830B75"/>
    <w:rsid w:val="00830D13"/>
    <w:rsid w:val="008319A8"/>
    <w:rsid w:val="00831FC9"/>
    <w:rsid w:val="0083418A"/>
    <w:rsid w:val="008405D2"/>
    <w:rsid w:val="00840B58"/>
    <w:rsid w:val="00841576"/>
    <w:rsid w:val="008428CC"/>
    <w:rsid w:val="008442C4"/>
    <w:rsid w:val="00852F7E"/>
    <w:rsid w:val="0085327D"/>
    <w:rsid w:val="00854255"/>
    <w:rsid w:val="00854361"/>
    <w:rsid w:val="0085604E"/>
    <w:rsid w:val="0085618A"/>
    <w:rsid w:val="00856ABD"/>
    <w:rsid w:val="00860D53"/>
    <w:rsid w:val="00871643"/>
    <w:rsid w:val="00871A32"/>
    <w:rsid w:val="008729C0"/>
    <w:rsid w:val="00872E70"/>
    <w:rsid w:val="00877168"/>
    <w:rsid w:val="008778CD"/>
    <w:rsid w:val="0088039E"/>
    <w:rsid w:val="00880716"/>
    <w:rsid w:val="00882048"/>
    <w:rsid w:val="00883278"/>
    <w:rsid w:val="00886598"/>
    <w:rsid w:val="008874A0"/>
    <w:rsid w:val="00891F16"/>
    <w:rsid w:val="008922E4"/>
    <w:rsid w:val="008949B5"/>
    <w:rsid w:val="00895F2F"/>
    <w:rsid w:val="00897001"/>
    <w:rsid w:val="00897308"/>
    <w:rsid w:val="00897E87"/>
    <w:rsid w:val="008A034D"/>
    <w:rsid w:val="008A112E"/>
    <w:rsid w:val="008A3206"/>
    <w:rsid w:val="008B16D6"/>
    <w:rsid w:val="008B3914"/>
    <w:rsid w:val="008B634E"/>
    <w:rsid w:val="008B6569"/>
    <w:rsid w:val="008B6D35"/>
    <w:rsid w:val="008B6FB8"/>
    <w:rsid w:val="008B7480"/>
    <w:rsid w:val="008B7AEF"/>
    <w:rsid w:val="008C0C9D"/>
    <w:rsid w:val="008C11BA"/>
    <w:rsid w:val="008C2330"/>
    <w:rsid w:val="008C3B4A"/>
    <w:rsid w:val="008C4584"/>
    <w:rsid w:val="008C4DD4"/>
    <w:rsid w:val="008C5B86"/>
    <w:rsid w:val="008D3B8C"/>
    <w:rsid w:val="008E2FE3"/>
    <w:rsid w:val="008E3118"/>
    <w:rsid w:val="008E33C6"/>
    <w:rsid w:val="008E3C22"/>
    <w:rsid w:val="008E5F41"/>
    <w:rsid w:val="008F0732"/>
    <w:rsid w:val="008F0C15"/>
    <w:rsid w:val="008F1886"/>
    <w:rsid w:val="008F1B3F"/>
    <w:rsid w:val="008F2D12"/>
    <w:rsid w:val="008F3036"/>
    <w:rsid w:val="008F34DF"/>
    <w:rsid w:val="008F5E27"/>
    <w:rsid w:val="008F6026"/>
    <w:rsid w:val="008F6E8A"/>
    <w:rsid w:val="008F7508"/>
    <w:rsid w:val="00900A49"/>
    <w:rsid w:val="00900AF8"/>
    <w:rsid w:val="0090229B"/>
    <w:rsid w:val="009047E9"/>
    <w:rsid w:val="00905F9D"/>
    <w:rsid w:val="0090686B"/>
    <w:rsid w:val="00910AE3"/>
    <w:rsid w:val="00910D4C"/>
    <w:rsid w:val="009117F9"/>
    <w:rsid w:val="009156FA"/>
    <w:rsid w:val="00915D18"/>
    <w:rsid w:val="0091740B"/>
    <w:rsid w:val="009178F4"/>
    <w:rsid w:val="009233A0"/>
    <w:rsid w:val="0092384F"/>
    <w:rsid w:val="00923D02"/>
    <w:rsid w:val="00924C96"/>
    <w:rsid w:val="00925E54"/>
    <w:rsid w:val="009264E9"/>
    <w:rsid w:val="009269DB"/>
    <w:rsid w:val="00927F62"/>
    <w:rsid w:val="00932B4B"/>
    <w:rsid w:val="009347D3"/>
    <w:rsid w:val="00934C67"/>
    <w:rsid w:val="00935F64"/>
    <w:rsid w:val="00936865"/>
    <w:rsid w:val="00937618"/>
    <w:rsid w:val="00946683"/>
    <w:rsid w:val="009472A1"/>
    <w:rsid w:val="00951873"/>
    <w:rsid w:val="00953034"/>
    <w:rsid w:val="0095505E"/>
    <w:rsid w:val="009556A1"/>
    <w:rsid w:val="00956D44"/>
    <w:rsid w:val="00957533"/>
    <w:rsid w:val="00963655"/>
    <w:rsid w:val="0096443E"/>
    <w:rsid w:val="00965E12"/>
    <w:rsid w:val="00965E91"/>
    <w:rsid w:val="00967C2F"/>
    <w:rsid w:val="009710DE"/>
    <w:rsid w:val="0097146C"/>
    <w:rsid w:val="00971613"/>
    <w:rsid w:val="00971AD9"/>
    <w:rsid w:val="00972751"/>
    <w:rsid w:val="009728F4"/>
    <w:rsid w:val="009732E3"/>
    <w:rsid w:val="009748B0"/>
    <w:rsid w:val="00975B94"/>
    <w:rsid w:val="00976D73"/>
    <w:rsid w:val="00981B1C"/>
    <w:rsid w:val="0098422C"/>
    <w:rsid w:val="009879F3"/>
    <w:rsid w:val="009907DD"/>
    <w:rsid w:val="00996960"/>
    <w:rsid w:val="00997990"/>
    <w:rsid w:val="009A0158"/>
    <w:rsid w:val="009A0624"/>
    <w:rsid w:val="009A2240"/>
    <w:rsid w:val="009A2921"/>
    <w:rsid w:val="009A3FA8"/>
    <w:rsid w:val="009A4A1A"/>
    <w:rsid w:val="009A5423"/>
    <w:rsid w:val="009A557F"/>
    <w:rsid w:val="009B40E1"/>
    <w:rsid w:val="009C1F73"/>
    <w:rsid w:val="009C3385"/>
    <w:rsid w:val="009C5905"/>
    <w:rsid w:val="009C65C2"/>
    <w:rsid w:val="009C7F52"/>
    <w:rsid w:val="009D1AD0"/>
    <w:rsid w:val="009D1D1B"/>
    <w:rsid w:val="009D1D2A"/>
    <w:rsid w:val="009D1DB5"/>
    <w:rsid w:val="009D3E4D"/>
    <w:rsid w:val="009D6386"/>
    <w:rsid w:val="009E23AB"/>
    <w:rsid w:val="009E2986"/>
    <w:rsid w:val="009E2B35"/>
    <w:rsid w:val="009E2FAF"/>
    <w:rsid w:val="009E42EF"/>
    <w:rsid w:val="009E54B1"/>
    <w:rsid w:val="009E5DA8"/>
    <w:rsid w:val="009E67F0"/>
    <w:rsid w:val="009F0FE5"/>
    <w:rsid w:val="009F26FF"/>
    <w:rsid w:val="009F277A"/>
    <w:rsid w:val="009F33F9"/>
    <w:rsid w:val="009F4535"/>
    <w:rsid w:val="009F68ED"/>
    <w:rsid w:val="009F68EF"/>
    <w:rsid w:val="00A0300C"/>
    <w:rsid w:val="00A037E8"/>
    <w:rsid w:val="00A0713A"/>
    <w:rsid w:val="00A1231E"/>
    <w:rsid w:val="00A12A81"/>
    <w:rsid w:val="00A12ED7"/>
    <w:rsid w:val="00A13B97"/>
    <w:rsid w:val="00A14EEB"/>
    <w:rsid w:val="00A153C3"/>
    <w:rsid w:val="00A156B1"/>
    <w:rsid w:val="00A22E07"/>
    <w:rsid w:val="00A2351D"/>
    <w:rsid w:val="00A236FA"/>
    <w:rsid w:val="00A237AD"/>
    <w:rsid w:val="00A269F2"/>
    <w:rsid w:val="00A277BE"/>
    <w:rsid w:val="00A27D16"/>
    <w:rsid w:val="00A323DE"/>
    <w:rsid w:val="00A323FA"/>
    <w:rsid w:val="00A3655D"/>
    <w:rsid w:val="00A3683F"/>
    <w:rsid w:val="00A3692F"/>
    <w:rsid w:val="00A3784F"/>
    <w:rsid w:val="00A41C4C"/>
    <w:rsid w:val="00A4215F"/>
    <w:rsid w:val="00A427C7"/>
    <w:rsid w:val="00A4281A"/>
    <w:rsid w:val="00A43A02"/>
    <w:rsid w:val="00A4456C"/>
    <w:rsid w:val="00A44AE3"/>
    <w:rsid w:val="00A45DE1"/>
    <w:rsid w:val="00A50418"/>
    <w:rsid w:val="00A5074C"/>
    <w:rsid w:val="00A52115"/>
    <w:rsid w:val="00A52A96"/>
    <w:rsid w:val="00A53193"/>
    <w:rsid w:val="00A531B4"/>
    <w:rsid w:val="00A53581"/>
    <w:rsid w:val="00A537FF"/>
    <w:rsid w:val="00A54EE5"/>
    <w:rsid w:val="00A606E7"/>
    <w:rsid w:val="00A60E55"/>
    <w:rsid w:val="00A61701"/>
    <w:rsid w:val="00A63B42"/>
    <w:rsid w:val="00A668DD"/>
    <w:rsid w:val="00A67646"/>
    <w:rsid w:val="00A679A1"/>
    <w:rsid w:val="00A70C74"/>
    <w:rsid w:val="00A727F7"/>
    <w:rsid w:val="00A72B63"/>
    <w:rsid w:val="00A72D3C"/>
    <w:rsid w:val="00A74E25"/>
    <w:rsid w:val="00A75360"/>
    <w:rsid w:val="00A75F3F"/>
    <w:rsid w:val="00A76545"/>
    <w:rsid w:val="00A771CC"/>
    <w:rsid w:val="00A82460"/>
    <w:rsid w:val="00A83E9F"/>
    <w:rsid w:val="00A852A9"/>
    <w:rsid w:val="00A862C2"/>
    <w:rsid w:val="00A90123"/>
    <w:rsid w:val="00A90587"/>
    <w:rsid w:val="00A9489B"/>
    <w:rsid w:val="00A955F2"/>
    <w:rsid w:val="00AA0F70"/>
    <w:rsid w:val="00AA1A65"/>
    <w:rsid w:val="00AA1B58"/>
    <w:rsid w:val="00AA30B3"/>
    <w:rsid w:val="00AA43A9"/>
    <w:rsid w:val="00AA47DB"/>
    <w:rsid w:val="00AA4B0A"/>
    <w:rsid w:val="00AA4BFF"/>
    <w:rsid w:val="00AA6138"/>
    <w:rsid w:val="00AA6238"/>
    <w:rsid w:val="00AB1747"/>
    <w:rsid w:val="00AB290E"/>
    <w:rsid w:val="00AB5AB6"/>
    <w:rsid w:val="00AB6D64"/>
    <w:rsid w:val="00AB7A1B"/>
    <w:rsid w:val="00AC100F"/>
    <w:rsid w:val="00AC1B93"/>
    <w:rsid w:val="00AC26C6"/>
    <w:rsid w:val="00AC30C2"/>
    <w:rsid w:val="00AC3688"/>
    <w:rsid w:val="00AC448D"/>
    <w:rsid w:val="00AC49A2"/>
    <w:rsid w:val="00AC6BD4"/>
    <w:rsid w:val="00AD0F9E"/>
    <w:rsid w:val="00AD1850"/>
    <w:rsid w:val="00AD3E72"/>
    <w:rsid w:val="00AD580F"/>
    <w:rsid w:val="00AD5EFA"/>
    <w:rsid w:val="00AD6707"/>
    <w:rsid w:val="00AD689D"/>
    <w:rsid w:val="00AD70D5"/>
    <w:rsid w:val="00AD7ECA"/>
    <w:rsid w:val="00AD7FD4"/>
    <w:rsid w:val="00AE027E"/>
    <w:rsid w:val="00AE4763"/>
    <w:rsid w:val="00AF0670"/>
    <w:rsid w:val="00AF1309"/>
    <w:rsid w:val="00AF184C"/>
    <w:rsid w:val="00AF2F36"/>
    <w:rsid w:val="00AF466B"/>
    <w:rsid w:val="00AF5F0F"/>
    <w:rsid w:val="00AF66B8"/>
    <w:rsid w:val="00AF70E9"/>
    <w:rsid w:val="00B0201D"/>
    <w:rsid w:val="00B052E9"/>
    <w:rsid w:val="00B07ED9"/>
    <w:rsid w:val="00B12221"/>
    <w:rsid w:val="00B13C07"/>
    <w:rsid w:val="00B148C1"/>
    <w:rsid w:val="00B14CE5"/>
    <w:rsid w:val="00B164DC"/>
    <w:rsid w:val="00B2265D"/>
    <w:rsid w:val="00B22C23"/>
    <w:rsid w:val="00B23284"/>
    <w:rsid w:val="00B247E6"/>
    <w:rsid w:val="00B268CD"/>
    <w:rsid w:val="00B277FD"/>
    <w:rsid w:val="00B33137"/>
    <w:rsid w:val="00B35032"/>
    <w:rsid w:val="00B35619"/>
    <w:rsid w:val="00B3596C"/>
    <w:rsid w:val="00B37FBD"/>
    <w:rsid w:val="00B40185"/>
    <w:rsid w:val="00B40B70"/>
    <w:rsid w:val="00B41E69"/>
    <w:rsid w:val="00B427F9"/>
    <w:rsid w:val="00B434A9"/>
    <w:rsid w:val="00B43A41"/>
    <w:rsid w:val="00B43B94"/>
    <w:rsid w:val="00B46F6D"/>
    <w:rsid w:val="00B50F84"/>
    <w:rsid w:val="00B52CF6"/>
    <w:rsid w:val="00B53CA7"/>
    <w:rsid w:val="00B54AE6"/>
    <w:rsid w:val="00B56DD0"/>
    <w:rsid w:val="00B57A83"/>
    <w:rsid w:val="00B61B87"/>
    <w:rsid w:val="00B61E6F"/>
    <w:rsid w:val="00B63E9B"/>
    <w:rsid w:val="00B6406F"/>
    <w:rsid w:val="00B64201"/>
    <w:rsid w:val="00B64583"/>
    <w:rsid w:val="00B65927"/>
    <w:rsid w:val="00B6607E"/>
    <w:rsid w:val="00B67151"/>
    <w:rsid w:val="00B736DD"/>
    <w:rsid w:val="00B75495"/>
    <w:rsid w:val="00B7550D"/>
    <w:rsid w:val="00B80154"/>
    <w:rsid w:val="00B82A0B"/>
    <w:rsid w:val="00B85A21"/>
    <w:rsid w:val="00B877FC"/>
    <w:rsid w:val="00B878C7"/>
    <w:rsid w:val="00B901D6"/>
    <w:rsid w:val="00B925DB"/>
    <w:rsid w:val="00B92A82"/>
    <w:rsid w:val="00B93C23"/>
    <w:rsid w:val="00BA0165"/>
    <w:rsid w:val="00BA03BE"/>
    <w:rsid w:val="00BA27F4"/>
    <w:rsid w:val="00BA4108"/>
    <w:rsid w:val="00BA4D33"/>
    <w:rsid w:val="00BA6758"/>
    <w:rsid w:val="00BA7BD0"/>
    <w:rsid w:val="00BB0E12"/>
    <w:rsid w:val="00BB3F5A"/>
    <w:rsid w:val="00BB458F"/>
    <w:rsid w:val="00BB6E50"/>
    <w:rsid w:val="00BB7A21"/>
    <w:rsid w:val="00BC04B4"/>
    <w:rsid w:val="00BC494A"/>
    <w:rsid w:val="00BC531B"/>
    <w:rsid w:val="00BC7419"/>
    <w:rsid w:val="00BD0190"/>
    <w:rsid w:val="00BD144B"/>
    <w:rsid w:val="00BD190E"/>
    <w:rsid w:val="00BD3510"/>
    <w:rsid w:val="00BD720B"/>
    <w:rsid w:val="00BE090D"/>
    <w:rsid w:val="00BE11E9"/>
    <w:rsid w:val="00BE3EC7"/>
    <w:rsid w:val="00BE6C8B"/>
    <w:rsid w:val="00BF07F1"/>
    <w:rsid w:val="00BF14A0"/>
    <w:rsid w:val="00BF167B"/>
    <w:rsid w:val="00BF17EB"/>
    <w:rsid w:val="00BF21C0"/>
    <w:rsid w:val="00BF28CA"/>
    <w:rsid w:val="00BF3A31"/>
    <w:rsid w:val="00BF3AD8"/>
    <w:rsid w:val="00BF67B9"/>
    <w:rsid w:val="00C00406"/>
    <w:rsid w:val="00C02AF6"/>
    <w:rsid w:val="00C0356F"/>
    <w:rsid w:val="00C03576"/>
    <w:rsid w:val="00C07B37"/>
    <w:rsid w:val="00C1118B"/>
    <w:rsid w:val="00C123A4"/>
    <w:rsid w:val="00C13E9E"/>
    <w:rsid w:val="00C147B6"/>
    <w:rsid w:val="00C1545A"/>
    <w:rsid w:val="00C170E1"/>
    <w:rsid w:val="00C176FF"/>
    <w:rsid w:val="00C2050E"/>
    <w:rsid w:val="00C22C35"/>
    <w:rsid w:val="00C23375"/>
    <w:rsid w:val="00C25134"/>
    <w:rsid w:val="00C311B9"/>
    <w:rsid w:val="00C36197"/>
    <w:rsid w:val="00C369B4"/>
    <w:rsid w:val="00C41519"/>
    <w:rsid w:val="00C448FA"/>
    <w:rsid w:val="00C449D2"/>
    <w:rsid w:val="00C44D1E"/>
    <w:rsid w:val="00C45AEC"/>
    <w:rsid w:val="00C476D2"/>
    <w:rsid w:val="00C47D6D"/>
    <w:rsid w:val="00C51899"/>
    <w:rsid w:val="00C53727"/>
    <w:rsid w:val="00C53DDB"/>
    <w:rsid w:val="00C553A0"/>
    <w:rsid w:val="00C55B10"/>
    <w:rsid w:val="00C61510"/>
    <w:rsid w:val="00C62FAA"/>
    <w:rsid w:val="00C633B3"/>
    <w:rsid w:val="00C67992"/>
    <w:rsid w:val="00C70089"/>
    <w:rsid w:val="00C71332"/>
    <w:rsid w:val="00C71577"/>
    <w:rsid w:val="00C72EE9"/>
    <w:rsid w:val="00C741E1"/>
    <w:rsid w:val="00C76620"/>
    <w:rsid w:val="00C77568"/>
    <w:rsid w:val="00C81C94"/>
    <w:rsid w:val="00C81FCA"/>
    <w:rsid w:val="00C83066"/>
    <w:rsid w:val="00C832BB"/>
    <w:rsid w:val="00C86689"/>
    <w:rsid w:val="00C87597"/>
    <w:rsid w:val="00C87816"/>
    <w:rsid w:val="00C87A2C"/>
    <w:rsid w:val="00C87FC5"/>
    <w:rsid w:val="00C9204C"/>
    <w:rsid w:val="00C93136"/>
    <w:rsid w:val="00C97853"/>
    <w:rsid w:val="00C978CB"/>
    <w:rsid w:val="00CA28EB"/>
    <w:rsid w:val="00CA6A10"/>
    <w:rsid w:val="00CB1570"/>
    <w:rsid w:val="00CB17F5"/>
    <w:rsid w:val="00CB4704"/>
    <w:rsid w:val="00CB61C0"/>
    <w:rsid w:val="00CC023A"/>
    <w:rsid w:val="00CC26D2"/>
    <w:rsid w:val="00CC2B6F"/>
    <w:rsid w:val="00CC4F66"/>
    <w:rsid w:val="00CC639E"/>
    <w:rsid w:val="00CC7742"/>
    <w:rsid w:val="00CD0D23"/>
    <w:rsid w:val="00CD1186"/>
    <w:rsid w:val="00CD46AD"/>
    <w:rsid w:val="00CD73F2"/>
    <w:rsid w:val="00CE1299"/>
    <w:rsid w:val="00CE2B29"/>
    <w:rsid w:val="00CE3990"/>
    <w:rsid w:val="00CE3F03"/>
    <w:rsid w:val="00CE4796"/>
    <w:rsid w:val="00CE5989"/>
    <w:rsid w:val="00CE70B2"/>
    <w:rsid w:val="00CF1CE6"/>
    <w:rsid w:val="00CF2409"/>
    <w:rsid w:val="00CF241C"/>
    <w:rsid w:val="00CF72C0"/>
    <w:rsid w:val="00CF76DE"/>
    <w:rsid w:val="00D001F7"/>
    <w:rsid w:val="00D009C5"/>
    <w:rsid w:val="00D030ED"/>
    <w:rsid w:val="00D07BF1"/>
    <w:rsid w:val="00D104F5"/>
    <w:rsid w:val="00D11C47"/>
    <w:rsid w:val="00D122E6"/>
    <w:rsid w:val="00D12F2C"/>
    <w:rsid w:val="00D146D3"/>
    <w:rsid w:val="00D14C8E"/>
    <w:rsid w:val="00D179FD"/>
    <w:rsid w:val="00D20858"/>
    <w:rsid w:val="00D22F25"/>
    <w:rsid w:val="00D23EEE"/>
    <w:rsid w:val="00D30788"/>
    <w:rsid w:val="00D3528C"/>
    <w:rsid w:val="00D37346"/>
    <w:rsid w:val="00D409FC"/>
    <w:rsid w:val="00D4109B"/>
    <w:rsid w:val="00D41B82"/>
    <w:rsid w:val="00D420E1"/>
    <w:rsid w:val="00D45266"/>
    <w:rsid w:val="00D509C6"/>
    <w:rsid w:val="00D50B03"/>
    <w:rsid w:val="00D51AE0"/>
    <w:rsid w:val="00D52DF9"/>
    <w:rsid w:val="00D53B6B"/>
    <w:rsid w:val="00D540F5"/>
    <w:rsid w:val="00D55A00"/>
    <w:rsid w:val="00D56454"/>
    <w:rsid w:val="00D56AF3"/>
    <w:rsid w:val="00D6030A"/>
    <w:rsid w:val="00D62126"/>
    <w:rsid w:val="00D63151"/>
    <w:rsid w:val="00D64EF1"/>
    <w:rsid w:val="00D67A49"/>
    <w:rsid w:val="00D67B13"/>
    <w:rsid w:val="00D67C67"/>
    <w:rsid w:val="00D71864"/>
    <w:rsid w:val="00D71AA4"/>
    <w:rsid w:val="00D720B9"/>
    <w:rsid w:val="00D72248"/>
    <w:rsid w:val="00D739D0"/>
    <w:rsid w:val="00D73D62"/>
    <w:rsid w:val="00D7534D"/>
    <w:rsid w:val="00D75898"/>
    <w:rsid w:val="00D75C9A"/>
    <w:rsid w:val="00D76208"/>
    <w:rsid w:val="00D76507"/>
    <w:rsid w:val="00D76D1F"/>
    <w:rsid w:val="00D7782D"/>
    <w:rsid w:val="00D804BC"/>
    <w:rsid w:val="00D8168E"/>
    <w:rsid w:val="00D819A2"/>
    <w:rsid w:val="00D8547D"/>
    <w:rsid w:val="00D86544"/>
    <w:rsid w:val="00D86899"/>
    <w:rsid w:val="00D86EF1"/>
    <w:rsid w:val="00D905DD"/>
    <w:rsid w:val="00D906A9"/>
    <w:rsid w:val="00D92016"/>
    <w:rsid w:val="00D9300A"/>
    <w:rsid w:val="00D9327D"/>
    <w:rsid w:val="00D93891"/>
    <w:rsid w:val="00D9514C"/>
    <w:rsid w:val="00D96CAE"/>
    <w:rsid w:val="00D97519"/>
    <w:rsid w:val="00DA0392"/>
    <w:rsid w:val="00DA0410"/>
    <w:rsid w:val="00DA0F67"/>
    <w:rsid w:val="00DA1D51"/>
    <w:rsid w:val="00DA3CC1"/>
    <w:rsid w:val="00DB08F9"/>
    <w:rsid w:val="00DB2D73"/>
    <w:rsid w:val="00DB3C4B"/>
    <w:rsid w:val="00DB3D35"/>
    <w:rsid w:val="00DB437B"/>
    <w:rsid w:val="00DB6F24"/>
    <w:rsid w:val="00DC2B80"/>
    <w:rsid w:val="00DC37A1"/>
    <w:rsid w:val="00DC402B"/>
    <w:rsid w:val="00DC7C74"/>
    <w:rsid w:val="00DD078F"/>
    <w:rsid w:val="00DD3501"/>
    <w:rsid w:val="00DD4EF6"/>
    <w:rsid w:val="00DE0B76"/>
    <w:rsid w:val="00DE1168"/>
    <w:rsid w:val="00DE3EFF"/>
    <w:rsid w:val="00DE47B1"/>
    <w:rsid w:val="00DE4E1F"/>
    <w:rsid w:val="00DE7DDF"/>
    <w:rsid w:val="00DE7E83"/>
    <w:rsid w:val="00DF01F9"/>
    <w:rsid w:val="00DF05D8"/>
    <w:rsid w:val="00DF22CC"/>
    <w:rsid w:val="00DF29FA"/>
    <w:rsid w:val="00DF52DC"/>
    <w:rsid w:val="00DF5DE8"/>
    <w:rsid w:val="00DF7815"/>
    <w:rsid w:val="00E0192D"/>
    <w:rsid w:val="00E020B9"/>
    <w:rsid w:val="00E022E2"/>
    <w:rsid w:val="00E0408C"/>
    <w:rsid w:val="00E07089"/>
    <w:rsid w:val="00E075D9"/>
    <w:rsid w:val="00E10EF6"/>
    <w:rsid w:val="00E11026"/>
    <w:rsid w:val="00E13B99"/>
    <w:rsid w:val="00E156AF"/>
    <w:rsid w:val="00E1624D"/>
    <w:rsid w:val="00E16665"/>
    <w:rsid w:val="00E209DB"/>
    <w:rsid w:val="00E225FE"/>
    <w:rsid w:val="00E23774"/>
    <w:rsid w:val="00E24E24"/>
    <w:rsid w:val="00E25EFF"/>
    <w:rsid w:val="00E26739"/>
    <w:rsid w:val="00E279F2"/>
    <w:rsid w:val="00E3113B"/>
    <w:rsid w:val="00E33115"/>
    <w:rsid w:val="00E332EA"/>
    <w:rsid w:val="00E369EF"/>
    <w:rsid w:val="00E378A8"/>
    <w:rsid w:val="00E43643"/>
    <w:rsid w:val="00E45690"/>
    <w:rsid w:val="00E459E6"/>
    <w:rsid w:val="00E4708C"/>
    <w:rsid w:val="00E4767D"/>
    <w:rsid w:val="00E47A78"/>
    <w:rsid w:val="00E47F2B"/>
    <w:rsid w:val="00E50DC2"/>
    <w:rsid w:val="00E525DE"/>
    <w:rsid w:val="00E52FCF"/>
    <w:rsid w:val="00E543E3"/>
    <w:rsid w:val="00E57DF0"/>
    <w:rsid w:val="00E63667"/>
    <w:rsid w:val="00E6379B"/>
    <w:rsid w:val="00E64060"/>
    <w:rsid w:val="00E70CBD"/>
    <w:rsid w:val="00E71076"/>
    <w:rsid w:val="00E72D8C"/>
    <w:rsid w:val="00E73343"/>
    <w:rsid w:val="00E74F73"/>
    <w:rsid w:val="00E7704A"/>
    <w:rsid w:val="00E82BF1"/>
    <w:rsid w:val="00E84C7E"/>
    <w:rsid w:val="00E84E52"/>
    <w:rsid w:val="00E85E4A"/>
    <w:rsid w:val="00E862C6"/>
    <w:rsid w:val="00E86C43"/>
    <w:rsid w:val="00E87C02"/>
    <w:rsid w:val="00E90C9D"/>
    <w:rsid w:val="00E92D34"/>
    <w:rsid w:val="00E9562B"/>
    <w:rsid w:val="00E95CD0"/>
    <w:rsid w:val="00E97358"/>
    <w:rsid w:val="00EA0D59"/>
    <w:rsid w:val="00EA4179"/>
    <w:rsid w:val="00EA7D29"/>
    <w:rsid w:val="00EB1944"/>
    <w:rsid w:val="00EB39B8"/>
    <w:rsid w:val="00EB5CEC"/>
    <w:rsid w:val="00EB5E04"/>
    <w:rsid w:val="00EB6BFA"/>
    <w:rsid w:val="00EB7B37"/>
    <w:rsid w:val="00EC05BC"/>
    <w:rsid w:val="00EC23D3"/>
    <w:rsid w:val="00EC66A4"/>
    <w:rsid w:val="00EC71D2"/>
    <w:rsid w:val="00ED0E9C"/>
    <w:rsid w:val="00ED278A"/>
    <w:rsid w:val="00ED34B9"/>
    <w:rsid w:val="00ED71CC"/>
    <w:rsid w:val="00ED7258"/>
    <w:rsid w:val="00EE07D9"/>
    <w:rsid w:val="00EE3B1D"/>
    <w:rsid w:val="00EE4171"/>
    <w:rsid w:val="00EE4B93"/>
    <w:rsid w:val="00EE5322"/>
    <w:rsid w:val="00EE55D8"/>
    <w:rsid w:val="00EE7496"/>
    <w:rsid w:val="00EF162F"/>
    <w:rsid w:val="00EF4623"/>
    <w:rsid w:val="00EF491C"/>
    <w:rsid w:val="00EF62C6"/>
    <w:rsid w:val="00EF71D7"/>
    <w:rsid w:val="00F00F3B"/>
    <w:rsid w:val="00F0314D"/>
    <w:rsid w:val="00F04761"/>
    <w:rsid w:val="00F04CD2"/>
    <w:rsid w:val="00F078C0"/>
    <w:rsid w:val="00F10D99"/>
    <w:rsid w:val="00F12F16"/>
    <w:rsid w:val="00F16CAC"/>
    <w:rsid w:val="00F208F7"/>
    <w:rsid w:val="00F21285"/>
    <w:rsid w:val="00F21A3D"/>
    <w:rsid w:val="00F23CE8"/>
    <w:rsid w:val="00F2621D"/>
    <w:rsid w:val="00F30A4B"/>
    <w:rsid w:val="00F3147B"/>
    <w:rsid w:val="00F316B4"/>
    <w:rsid w:val="00F35027"/>
    <w:rsid w:val="00F37489"/>
    <w:rsid w:val="00F37EC2"/>
    <w:rsid w:val="00F41CA6"/>
    <w:rsid w:val="00F41F68"/>
    <w:rsid w:val="00F44035"/>
    <w:rsid w:val="00F478DB"/>
    <w:rsid w:val="00F51EDA"/>
    <w:rsid w:val="00F5494D"/>
    <w:rsid w:val="00F563D7"/>
    <w:rsid w:val="00F573F1"/>
    <w:rsid w:val="00F5753B"/>
    <w:rsid w:val="00F579EB"/>
    <w:rsid w:val="00F57AC0"/>
    <w:rsid w:val="00F619CB"/>
    <w:rsid w:val="00F61A4F"/>
    <w:rsid w:val="00F63C92"/>
    <w:rsid w:val="00F63DBD"/>
    <w:rsid w:val="00F67859"/>
    <w:rsid w:val="00F6788F"/>
    <w:rsid w:val="00F67A8F"/>
    <w:rsid w:val="00F71882"/>
    <w:rsid w:val="00F72219"/>
    <w:rsid w:val="00F742A7"/>
    <w:rsid w:val="00F74622"/>
    <w:rsid w:val="00F751F5"/>
    <w:rsid w:val="00F806FB"/>
    <w:rsid w:val="00F81278"/>
    <w:rsid w:val="00F833C4"/>
    <w:rsid w:val="00F840B8"/>
    <w:rsid w:val="00F851A7"/>
    <w:rsid w:val="00F854F6"/>
    <w:rsid w:val="00F8576D"/>
    <w:rsid w:val="00F872F8"/>
    <w:rsid w:val="00F879B8"/>
    <w:rsid w:val="00F902A6"/>
    <w:rsid w:val="00F91423"/>
    <w:rsid w:val="00F92536"/>
    <w:rsid w:val="00F92705"/>
    <w:rsid w:val="00F95377"/>
    <w:rsid w:val="00F95D12"/>
    <w:rsid w:val="00FA0CC0"/>
    <w:rsid w:val="00FA3C97"/>
    <w:rsid w:val="00FA42DD"/>
    <w:rsid w:val="00FA43BC"/>
    <w:rsid w:val="00FA4FF8"/>
    <w:rsid w:val="00FA5872"/>
    <w:rsid w:val="00FA7EF2"/>
    <w:rsid w:val="00FB1054"/>
    <w:rsid w:val="00FB1674"/>
    <w:rsid w:val="00FB2018"/>
    <w:rsid w:val="00FB288B"/>
    <w:rsid w:val="00FB3F2F"/>
    <w:rsid w:val="00FB587F"/>
    <w:rsid w:val="00FB7162"/>
    <w:rsid w:val="00FB7961"/>
    <w:rsid w:val="00FC0545"/>
    <w:rsid w:val="00FC174E"/>
    <w:rsid w:val="00FC3271"/>
    <w:rsid w:val="00FD0311"/>
    <w:rsid w:val="00FD23E6"/>
    <w:rsid w:val="00FD33D6"/>
    <w:rsid w:val="00FD39F3"/>
    <w:rsid w:val="00FD3FC4"/>
    <w:rsid w:val="00FD61D8"/>
    <w:rsid w:val="00FD781E"/>
    <w:rsid w:val="00FE0D34"/>
    <w:rsid w:val="00FE2211"/>
    <w:rsid w:val="00FE295E"/>
    <w:rsid w:val="00FE55F9"/>
    <w:rsid w:val="00FE6547"/>
    <w:rsid w:val="00FF33A4"/>
    <w:rsid w:val="00FF387D"/>
    <w:rsid w:val="00FF3E47"/>
    <w:rsid w:val="00FF4050"/>
    <w:rsid w:val="00FF4BF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91784"/>
  <w15:chartTrackingRefBased/>
  <w15:docId w15:val="{E8078CA7-F9AF-4013-9D80-28DCDD8FE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6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F26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76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6B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B3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66B34"/>
    <w:pPr>
      <w:ind w:left="720"/>
      <w:contextualSpacing/>
    </w:pPr>
  </w:style>
  <w:style w:type="character" w:customStyle="1" w:styleId="Heading1Char">
    <w:name w:val="Heading 1 Char"/>
    <w:basedOn w:val="DefaultParagraphFont"/>
    <w:link w:val="Heading1"/>
    <w:uiPriority w:val="9"/>
    <w:rsid w:val="003F26F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F26F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7646"/>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2F0B71"/>
    <w:rPr>
      <w:i/>
      <w:iCs/>
    </w:rPr>
  </w:style>
  <w:style w:type="paragraph" w:styleId="Subtitle">
    <w:name w:val="Subtitle"/>
    <w:basedOn w:val="Normal"/>
    <w:next w:val="Normal"/>
    <w:link w:val="SubtitleChar"/>
    <w:uiPriority w:val="11"/>
    <w:qFormat/>
    <w:rsid w:val="0030280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02809"/>
    <w:rPr>
      <w:rFonts w:eastAsiaTheme="minorEastAsia"/>
      <w:color w:val="5A5A5A" w:themeColor="text1" w:themeTint="A5"/>
      <w:spacing w:val="15"/>
    </w:rPr>
  </w:style>
  <w:style w:type="paragraph" w:styleId="NoSpacing">
    <w:name w:val="No Spacing"/>
    <w:uiPriority w:val="1"/>
    <w:qFormat/>
    <w:rsid w:val="004142EF"/>
    <w:pPr>
      <w:spacing w:after="0" w:line="240" w:lineRule="auto"/>
    </w:pPr>
  </w:style>
  <w:style w:type="character" w:styleId="IntenseReference">
    <w:name w:val="Intense Reference"/>
    <w:basedOn w:val="DefaultParagraphFont"/>
    <w:uiPriority w:val="32"/>
    <w:qFormat/>
    <w:rsid w:val="004142EF"/>
    <w:rPr>
      <w:b/>
      <w:bCs/>
      <w:smallCaps/>
      <w:color w:val="4472C4" w:themeColor="accent1"/>
      <w:spacing w:val="5"/>
    </w:rPr>
  </w:style>
  <w:style w:type="character" w:styleId="BookTitle">
    <w:name w:val="Book Title"/>
    <w:basedOn w:val="DefaultParagraphFont"/>
    <w:uiPriority w:val="33"/>
    <w:qFormat/>
    <w:rsid w:val="004142EF"/>
    <w:rPr>
      <w:b/>
      <w:bCs/>
      <w:i/>
      <w:iCs/>
      <w:spacing w:val="5"/>
    </w:rPr>
  </w:style>
  <w:style w:type="character" w:styleId="Strong">
    <w:name w:val="Strong"/>
    <w:basedOn w:val="DefaultParagraphFont"/>
    <w:uiPriority w:val="22"/>
    <w:qFormat/>
    <w:rsid w:val="00102D30"/>
    <w:rPr>
      <w:b/>
      <w:bCs/>
    </w:rPr>
  </w:style>
  <w:style w:type="paragraph" w:styleId="Revision">
    <w:name w:val="Revision"/>
    <w:hidden/>
    <w:uiPriority w:val="99"/>
    <w:semiHidden/>
    <w:rsid w:val="002268CE"/>
    <w:pPr>
      <w:spacing w:after="0" w:line="240" w:lineRule="auto"/>
    </w:pPr>
  </w:style>
  <w:style w:type="paragraph" w:styleId="Header">
    <w:name w:val="header"/>
    <w:basedOn w:val="Normal"/>
    <w:link w:val="HeaderChar"/>
    <w:uiPriority w:val="99"/>
    <w:unhideWhenUsed/>
    <w:rsid w:val="008319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19A8"/>
  </w:style>
  <w:style w:type="paragraph" w:styleId="Footer">
    <w:name w:val="footer"/>
    <w:basedOn w:val="Normal"/>
    <w:link w:val="FooterChar"/>
    <w:uiPriority w:val="99"/>
    <w:unhideWhenUsed/>
    <w:rsid w:val="008319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19A8"/>
  </w:style>
  <w:style w:type="character" w:styleId="Hyperlink">
    <w:name w:val="Hyperlink"/>
    <w:basedOn w:val="DefaultParagraphFont"/>
    <w:uiPriority w:val="99"/>
    <w:unhideWhenUsed/>
    <w:rsid w:val="005704A5"/>
    <w:rPr>
      <w:color w:val="0563C1" w:themeColor="hyperlink"/>
      <w:u w:val="single"/>
    </w:rPr>
  </w:style>
  <w:style w:type="character" w:styleId="UnresolvedMention">
    <w:name w:val="Unresolved Mention"/>
    <w:basedOn w:val="DefaultParagraphFont"/>
    <w:uiPriority w:val="99"/>
    <w:semiHidden/>
    <w:unhideWhenUsed/>
    <w:rsid w:val="005704A5"/>
    <w:rPr>
      <w:color w:val="605E5C"/>
      <w:shd w:val="clear" w:color="auto" w:fill="E1DFDD"/>
    </w:rPr>
  </w:style>
  <w:style w:type="table" w:styleId="TableGrid">
    <w:name w:val="Table Grid"/>
    <w:basedOn w:val="TableNormal"/>
    <w:uiPriority w:val="39"/>
    <w:rsid w:val="00EC2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410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03975">
      <w:bodyDiv w:val="1"/>
      <w:marLeft w:val="0"/>
      <w:marRight w:val="0"/>
      <w:marTop w:val="0"/>
      <w:marBottom w:val="0"/>
      <w:divBdr>
        <w:top w:val="none" w:sz="0" w:space="0" w:color="auto"/>
        <w:left w:val="none" w:sz="0" w:space="0" w:color="auto"/>
        <w:bottom w:val="none" w:sz="0" w:space="0" w:color="auto"/>
        <w:right w:val="none" w:sz="0" w:space="0" w:color="auto"/>
      </w:divBdr>
      <w:divsChild>
        <w:div w:id="2104766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337693">
      <w:bodyDiv w:val="1"/>
      <w:marLeft w:val="0"/>
      <w:marRight w:val="0"/>
      <w:marTop w:val="0"/>
      <w:marBottom w:val="0"/>
      <w:divBdr>
        <w:top w:val="none" w:sz="0" w:space="0" w:color="auto"/>
        <w:left w:val="none" w:sz="0" w:space="0" w:color="auto"/>
        <w:bottom w:val="none" w:sz="0" w:space="0" w:color="auto"/>
        <w:right w:val="none" w:sz="0" w:space="0" w:color="auto"/>
      </w:divBdr>
    </w:div>
    <w:div w:id="1104031951">
      <w:bodyDiv w:val="1"/>
      <w:marLeft w:val="0"/>
      <w:marRight w:val="0"/>
      <w:marTop w:val="0"/>
      <w:marBottom w:val="0"/>
      <w:divBdr>
        <w:top w:val="none" w:sz="0" w:space="0" w:color="auto"/>
        <w:left w:val="none" w:sz="0" w:space="0" w:color="auto"/>
        <w:bottom w:val="none" w:sz="0" w:space="0" w:color="auto"/>
        <w:right w:val="none" w:sz="0" w:space="0" w:color="auto"/>
      </w:divBdr>
    </w:div>
    <w:div w:id="1557155955">
      <w:bodyDiv w:val="1"/>
      <w:marLeft w:val="0"/>
      <w:marRight w:val="0"/>
      <w:marTop w:val="0"/>
      <w:marBottom w:val="0"/>
      <w:divBdr>
        <w:top w:val="none" w:sz="0" w:space="0" w:color="auto"/>
        <w:left w:val="none" w:sz="0" w:space="0" w:color="auto"/>
        <w:bottom w:val="none" w:sz="0" w:space="0" w:color="auto"/>
        <w:right w:val="none" w:sz="0" w:space="0" w:color="auto"/>
      </w:divBdr>
      <w:divsChild>
        <w:div w:id="33577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7422337">
      <w:bodyDiv w:val="1"/>
      <w:marLeft w:val="0"/>
      <w:marRight w:val="0"/>
      <w:marTop w:val="0"/>
      <w:marBottom w:val="0"/>
      <w:divBdr>
        <w:top w:val="none" w:sz="0" w:space="0" w:color="auto"/>
        <w:left w:val="none" w:sz="0" w:space="0" w:color="auto"/>
        <w:bottom w:val="none" w:sz="0" w:space="0" w:color="auto"/>
        <w:right w:val="none" w:sz="0" w:space="0" w:color="auto"/>
      </w:divBdr>
    </w:div>
    <w:div w:id="1971282367">
      <w:bodyDiv w:val="1"/>
      <w:marLeft w:val="0"/>
      <w:marRight w:val="0"/>
      <w:marTop w:val="0"/>
      <w:marBottom w:val="0"/>
      <w:divBdr>
        <w:top w:val="none" w:sz="0" w:space="0" w:color="auto"/>
        <w:left w:val="none" w:sz="0" w:space="0" w:color="auto"/>
        <w:bottom w:val="none" w:sz="0" w:space="0" w:color="auto"/>
        <w:right w:val="none" w:sz="0" w:space="0" w:color="auto"/>
      </w:divBdr>
    </w:div>
    <w:div w:id="2025284744">
      <w:bodyDiv w:val="1"/>
      <w:marLeft w:val="0"/>
      <w:marRight w:val="0"/>
      <w:marTop w:val="0"/>
      <w:marBottom w:val="0"/>
      <w:divBdr>
        <w:top w:val="none" w:sz="0" w:space="0" w:color="auto"/>
        <w:left w:val="none" w:sz="0" w:space="0" w:color="auto"/>
        <w:bottom w:val="none" w:sz="0" w:space="0" w:color="auto"/>
        <w:right w:val="none" w:sz="0" w:space="0" w:color="auto"/>
      </w:divBdr>
    </w:div>
    <w:div w:id="2116440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9.xml"/><Relationship Id="rId21" Type="http://schemas.openxmlformats.org/officeDocument/2006/relationships/image" Target="media/image6.png"/><Relationship Id="rId42" Type="http://schemas.openxmlformats.org/officeDocument/2006/relationships/customXml" Target="ink/ink17.xml"/><Relationship Id="rId47" Type="http://schemas.openxmlformats.org/officeDocument/2006/relationships/image" Target="media/image19.png"/><Relationship Id="rId63" Type="http://schemas.openxmlformats.org/officeDocument/2006/relationships/image" Target="media/image27.png"/><Relationship Id="rId68" Type="http://schemas.openxmlformats.org/officeDocument/2006/relationships/customXml" Target="ink/ink30.xml"/><Relationship Id="rId16" Type="http://schemas.openxmlformats.org/officeDocument/2006/relationships/customXml" Target="ink/ink4.xml"/><Relationship Id="rId11" Type="http://schemas.openxmlformats.org/officeDocument/2006/relationships/hyperlink" Target="mailto:DING@GMAIL123.COM" TargetMode="External"/><Relationship Id="rId24" Type="http://schemas.openxmlformats.org/officeDocument/2006/relationships/customXml" Target="ink/ink8.xml"/><Relationship Id="rId32" Type="http://schemas.openxmlformats.org/officeDocument/2006/relationships/customXml" Target="ink/ink12.xml"/><Relationship Id="rId37" Type="http://schemas.openxmlformats.org/officeDocument/2006/relationships/image" Target="media/image14.png"/><Relationship Id="rId40" Type="http://schemas.openxmlformats.org/officeDocument/2006/relationships/customXml" Target="ink/ink16.xml"/><Relationship Id="rId45" Type="http://schemas.openxmlformats.org/officeDocument/2006/relationships/image" Target="media/image18.png"/><Relationship Id="rId53" Type="http://schemas.openxmlformats.org/officeDocument/2006/relationships/image" Target="media/image22.png"/><Relationship Id="rId58" Type="http://schemas.openxmlformats.org/officeDocument/2006/relationships/customXml" Target="ink/ink25.xml"/><Relationship Id="rId66" Type="http://schemas.openxmlformats.org/officeDocument/2006/relationships/customXml" Target="ink/ink29.xml"/><Relationship Id="rId74" Type="http://schemas.openxmlformats.org/officeDocument/2006/relationships/customXml" Target="ink/ink33.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6.png"/><Relationship Id="rId19" Type="http://schemas.openxmlformats.org/officeDocument/2006/relationships/image" Target="media/image5.png"/><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image" Target="media/image9.png"/><Relationship Id="rId30" Type="http://schemas.openxmlformats.org/officeDocument/2006/relationships/customXml" Target="ink/ink11.xml"/><Relationship Id="rId35" Type="http://schemas.openxmlformats.org/officeDocument/2006/relationships/image" Target="media/image13.png"/><Relationship Id="rId43" Type="http://schemas.openxmlformats.org/officeDocument/2006/relationships/image" Target="media/image17.png"/><Relationship Id="rId48" Type="http://schemas.openxmlformats.org/officeDocument/2006/relationships/customXml" Target="ink/ink20.xml"/><Relationship Id="rId56" Type="http://schemas.openxmlformats.org/officeDocument/2006/relationships/customXml" Target="ink/ink24.xml"/><Relationship Id="rId64" Type="http://schemas.openxmlformats.org/officeDocument/2006/relationships/customXml" Target="ink/ink28.xml"/><Relationship Id="rId69" Type="http://schemas.openxmlformats.org/officeDocument/2006/relationships/image" Target="media/image30.png"/><Relationship Id="rId77" Type="http://schemas.openxmlformats.org/officeDocument/2006/relationships/header" Target="header1.xml"/><Relationship Id="rId8" Type="http://schemas.openxmlformats.org/officeDocument/2006/relationships/customXml" Target="ink/ink1.xml"/><Relationship Id="rId51" Type="http://schemas.openxmlformats.org/officeDocument/2006/relationships/image" Target="media/image21.png"/><Relationship Id="rId72" Type="http://schemas.openxmlformats.org/officeDocument/2006/relationships/customXml" Target="ink/ink32.xm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customXml" Target="ink/ink15.xml"/><Relationship Id="rId46" Type="http://schemas.openxmlformats.org/officeDocument/2006/relationships/customXml" Target="ink/ink19.xml"/><Relationship Id="rId59" Type="http://schemas.openxmlformats.org/officeDocument/2006/relationships/image" Target="media/image25.png"/><Relationship Id="rId67" Type="http://schemas.openxmlformats.org/officeDocument/2006/relationships/image" Target="media/image29.png"/><Relationship Id="rId20" Type="http://schemas.openxmlformats.org/officeDocument/2006/relationships/customXml" Target="ink/ink6.xml"/><Relationship Id="rId41" Type="http://schemas.openxmlformats.org/officeDocument/2006/relationships/image" Target="media/image16.png"/><Relationship Id="rId54" Type="http://schemas.openxmlformats.org/officeDocument/2006/relationships/customXml" Target="ink/ink23.xml"/><Relationship Id="rId62" Type="http://schemas.openxmlformats.org/officeDocument/2006/relationships/customXml" Target="ink/ink27.xml"/><Relationship Id="rId70" Type="http://schemas.openxmlformats.org/officeDocument/2006/relationships/customXml" Target="ink/ink31.xml"/><Relationship Id="rId75"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customXml" Target="ink/ink10.xml"/><Relationship Id="rId36" Type="http://schemas.openxmlformats.org/officeDocument/2006/relationships/customXml" Target="ink/ink14.xml"/><Relationship Id="rId49" Type="http://schemas.openxmlformats.org/officeDocument/2006/relationships/image" Target="media/image20.png"/><Relationship Id="rId57" Type="http://schemas.openxmlformats.org/officeDocument/2006/relationships/image" Target="media/image24.png"/><Relationship Id="rId10" Type="http://schemas.openxmlformats.org/officeDocument/2006/relationships/hyperlink" Target="http://WWW.GMAIL.COM" TargetMode="External"/><Relationship Id="rId31" Type="http://schemas.openxmlformats.org/officeDocument/2006/relationships/image" Target="media/image11.png"/><Relationship Id="rId44" Type="http://schemas.openxmlformats.org/officeDocument/2006/relationships/customXml" Target="ink/ink18.xml"/><Relationship Id="rId52" Type="http://schemas.openxmlformats.org/officeDocument/2006/relationships/customXml" Target="ink/ink22.xml"/><Relationship Id="rId60" Type="http://schemas.openxmlformats.org/officeDocument/2006/relationships/customXml" Target="ink/ink26.xml"/><Relationship Id="rId65" Type="http://schemas.openxmlformats.org/officeDocument/2006/relationships/image" Target="media/image28.png"/><Relationship Id="rId73" Type="http://schemas.openxmlformats.org/officeDocument/2006/relationships/image" Target="media/image32.png"/><Relationship Id="rId7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customXml" Target="ink/ink5.xml"/><Relationship Id="rId39" Type="http://schemas.openxmlformats.org/officeDocument/2006/relationships/image" Target="media/image15.png"/><Relationship Id="rId34" Type="http://schemas.openxmlformats.org/officeDocument/2006/relationships/customXml" Target="ink/ink13.xml"/><Relationship Id="rId50" Type="http://schemas.openxmlformats.org/officeDocument/2006/relationships/customXml" Target="ink/ink21.xml"/><Relationship Id="rId55" Type="http://schemas.openxmlformats.org/officeDocument/2006/relationships/image" Target="media/image23.png"/><Relationship Id="rId76" Type="http://schemas.openxmlformats.org/officeDocument/2006/relationships/image" Target="media/image34.png"/><Relationship Id="rId7" Type="http://schemas.openxmlformats.org/officeDocument/2006/relationships/endnotes" Target="endnotes.xml"/><Relationship Id="rId71" Type="http://schemas.openxmlformats.org/officeDocument/2006/relationships/image" Target="media/image31.png"/><Relationship Id="rId2" Type="http://schemas.openxmlformats.org/officeDocument/2006/relationships/numbering" Target="numbering.xml"/><Relationship Id="rId29" Type="http://schemas.openxmlformats.org/officeDocument/2006/relationships/image" Target="media/image1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7T10:28:48.931"/>
    </inkml:context>
    <inkml:brush xml:id="br0">
      <inkml:brushProperty name="width" value="0.035" units="cm"/>
      <inkml:brushProperty name="height" value="0.035" units="cm"/>
      <inkml:brushProperty name="ignorePressure" value="1"/>
    </inkml:brush>
  </inkml:definitions>
  <inkml:trace contextRef="#ctx0" brushRef="#br0">0 1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27:21.518"/>
    </inkml:context>
    <inkml:brush xml:id="br0">
      <inkml:brushProperty name="width" value="0.035" units="cm"/>
      <inkml:brushProperty name="height" value="0.035" units="cm"/>
    </inkml:brush>
  </inkml:definitions>
  <inkml:trace contextRef="#ctx0" brushRef="#br0">84 2644 24575,'0'52'0,"2"0"0,2 0 0,20 91 0,-16-110 0,24 83 0,-28-104-455,-1 0 0,3 24 0,-4-18-6371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28:03.403"/>
    </inkml:context>
    <inkml:brush xml:id="br0">
      <inkml:brushProperty name="width" value="0.035" units="cm"/>
      <inkml:brushProperty name="height" value="0.035" units="cm"/>
    </inkml:brush>
  </inkml:definitions>
  <inkml:trace contextRef="#ctx0" brushRef="#br0">254 1291 24575,'0'4'0,"0"4"0,0 5 0,0 3 0,0 4 0,0 1 0,0 0 0,0 1 0,0 0 0,0 0 0,0 0 0,0 0 0,0-1 0,0-3-8191</inkml:trace>
  <inkml:trace contextRef="#ctx0" brushRef="#br0" timeOffset="1836.58">0 1439 24575,'4'1'0,"-1"0"0,1 1 0,-1-1 0,1 1 0,-1-1 0,0 1 0,0 0 0,1 0 0,3 4 0,5 3 0,162 93 0,-149-89 0,-19-11 0,0 1 0,-1 0 0,1 0 0,-1 0 0,1 1 0,-1 0 0,-1 0 0,1 0 0,4 5 0,-5-5 0,0 0 0,0 0 0,0-1 0,0 0 0,1 0 0,-1 0 0,1-1 0,0 1 0,-1-1 0,1 0 0,0 0 0,1-1 0,-1 0 0,9 2 0,-13-4 0,0 1 0,0-1 0,0 1 0,0-1 0,0 1 0,0-1 0,0 0 0,0 0 0,0 1 0,0-1 0,0 0 0,0 0 0,-1 0 0,1 0 0,0 0 0,-1 0 0,1 0 0,-1 0 0,1 0 0,-1 0 0,1 0 0,-1-1 0,0 1 0,0 0 0,1 0 0,-1-2 0,2-36 0,-2 33 0,-3-147-1365,3 135-5461</inkml:trace>
  <inkml:trace contextRef="#ctx0" brushRef="#br0" timeOffset="4794.89">508 1 24575,'620'0'0,"-617"0"0,1 0 0,-1 0 0,1 0 0,0 1 0,-1-1 0,1 1 0,-1 0 0,1 0 0,-1 0 0,1 1 0,-1-1 0,0 1 0,0-1 0,1 1 0,-1 0 0,-1 1 0,6 3 0,-4 0 0,0 0 0,0 0 0,0 0 0,0 1 0,-1 0 0,0-1 0,3 15 0,20 74 0,-4 0 0,11 124 0,-6-11 0,-24-192 0,1 0 0,1-1 0,13 29 0,-12-30 0,0 0 0,-1 1 0,0-1 0,4 26 0,-5-11 0,1 0 0,1-1 0,1 1 0,21 48 0,-25-66 0,1 0 0,-1 0 0,-1 1 0,0-1 0,-1 1 0,0 19 0,0-16 0,0 0 0,1 0 0,3 18 0,2 1-19,-2 0 1,-2 0-1,-1 1 0,-4 59 0,0-20-1252,2-56-5555</inkml:trace>
  <inkml:trace contextRef="#ctx0" brushRef="#br0" timeOffset="6608.91">1205 1397 24575,'20'12'0,"-1"0"0,0 2 0,-1 0 0,26 25 0,3 4 0,-8-8 0,-26-22 0,0-1 0,1-1 0,1 0 0,17 11 0,-30-22 0,-1 1 0,1 0 0,0-1 0,-1 1 0,1 0 0,0-1 0,0 0 0,0 0 0,-1 1 0,1-1 0,0 0 0,0 0 0,0-1 0,0 1 0,-1 0 0,1-1 0,0 1 0,0-1 0,-1 1 0,1-1 0,0 0 0,-1 0 0,1 1 0,0-1 0,-1 0 0,1-1 0,1-1 0,4-3 0,-1-1 0,0-1 0,0 1 0,6-12 0,1 0 0,-3 6 0,177-227 0,-142 182 73,15-19-1511,-47 64-5388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27:59.807"/>
    </inkml:context>
    <inkml:brush xml:id="br0">
      <inkml:brushProperty name="width" value="0.035" units="cm"/>
      <inkml:brushProperty name="height" value="0.035" units="cm"/>
    </inkml:brush>
  </inkml:definitions>
  <inkml:trace contextRef="#ctx0" brushRef="#br0">86 0 24575,'0'4'0,"0"4"0,0 5 0,0 4 0,0 2 0,0 2 0,0 1 0,0 0 0,4-4 0,0 0 0,1-1 0,-1 1 0,-2 0 0,3-2 0,1 0 0,-1 0 0,-2 2 0,0-3-8191</inkml:trace>
  <inkml:trace contextRef="#ctx0" brushRef="#br0" timeOffset="1665.78">0 127 24575,'11'16'0,"0"0"0,1 0 0,0-2 0,27 25 0,-17-17 0,-17-17 0,-1 0 0,1-1 0,-1 1 0,1-1 0,0 0 0,0 0 0,0-1 0,8 5 0,-12-8 0,0 0 0,0 1 0,0-1 0,0 0 0,0 0 0,0 1 0,1-1 0,-1 0 0,0 0 0,0 0 0,0-1 0,0 1 0,1 0 0,-1 0 0,0-1 0,0 1 0,0 0 0,1-1 0,0-1 0,0 1 0,0-1 0,0 0 0,0 1 0,-1-1 0,1 0 0,-1 0 0,1 0 0,-1 0 0,1 0 0,0-4 0,7-15 5,-1 0-1,8-31 0,-8 24 17,13-32 0,-18 53-163,0 0 0,1 0 0,0 0 0,0 0 0,1 1 0,0 0 0,0 0 0,0 0 0,7-5 0,-2 3-6684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27:56.285"/>
    </inkml:context>
    <inkml:brush xml:id="br0">
      <inkml:brushProperty name="width" value="0.035" units="cm"/>
      <inkml:brushProperty name="height" value="0.035" units="cm"/>
    </inkml:brush>
  </inkml:definitions>
  <inkml:trace contextRef="#ctx0" brushRef="#br0">85 0 24575,'4'5'0,"-1"1"0,1-1 0,-1 1 0,-1-1 0,1 1 0,-1 0 0,0 0 0,3 13 0,9 22 0,3-9 0,-9-19 0,-1 0 0,-1 1 0,7 21 0,-2-2-26,8 40-1313,-16-55-5487</inkml:trace>
  <inkml:trace contextRef="#ctx0" brushRef="#br0" timeOffset="1529.41">0 273 24575,'4'1'0,"1"0"0,-1 1 0,1-1 0,-1 1 0,0 0 0,5 3 0,4 2 0,51 22 0,-30-12 0,1-2 0,0-2 0,50 13 0,-81-25 5,-1 0 0,0-1 1,1 1-1,-1-1 0,0 0 0,1 0 0,-1 0 0,1-1 0,-1 1 0,0-1 1,1 0-1,-1 0 0,0 0 0,0 0 0,0 0 0,0-1 0,0 1 0,0-1 1,0 0-1,4-4 0,0-1-192,0-1 1,0 0-1,-1 0 1,0-1-1,6-12 1,-9 14-168,6-7-6472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27:52.649"/>
    </inkml:context>
    <inkml:brush xml:id="br0">
      <inkml:brushProperty name="width" value="0.035" units="cm"/>
      <inkml:brushProperty name="height" value="0.035" units="cm"/>
    </inkml:brush>
  </inkml:definitions>
  <inkml:trace contextRef="#ctx0" brushRef="#br0">233 0 24575,'0'4'0,"0"8"0,0 5 0,0 4 0,0 2 0,0 1 0,0-1 0,0 0 0,0-1 0,0 0 0,0 0 0,0-1 0,0-3-8191</inkml:trace>
  <inkml:trace contextRef="#ctx0" brushRef="#br0" timeOffset="1543.54">0 147 24575,'3'1'0,"0"0"0,0 0 0,-1 1 0,1-1 0,0 1 0,-1 0 0,0-1 0,1 1 0,-1 0 0,3 3 0,6 4 0,23 15 0,-2 2 0,56 56 0,-87-80 0,1 0 0,0 0 0,-1 0 0,1-1 0,0 1 0,0 0 0,0-1 0,1 1 0,-1-1 0,0 0 0,0 0 0,1 0 0,-1 0 0,1 0 0,-1 0 0,1 0 0,-1-1 0,1 0 0,-1 1 0,1-1 0,-1 0 0,1 0 0,-1 0 0,1-1 0,0 1 0,-1-1 0,1 1 0,-1-1 0,1 0 0,-1 0 0,0 0 0,1 0 0,-1 0 0,0 0 0,0-1 0,0 1 0,0-1 0,0 0 0,0 0 0,2-2 0,7-8 0,0-1 0,-1 0 0,-1-1 0,15-30 0,-19 35 0,8-10-189,1 0 0,1 1 0,1 0 1,0 1-1,1 1 0,28-21 0,-44 36 146,11-8-6783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27:48.602"/>
    </inkml:context>
    <inkml:brush xml:id="br0">
      <inkml:brushProperty name="width" value="0.035" units="cm"/>
      <inkml:brushProperty name="height" value="0.035" units="cm"/>
    </inkml:brush>
  </inkml:definitions>
  <inkml:trace contextRef="#ctx0" brushRef="#br0">170 0 24575,'0'7'0,"0"10"0,0 6 0,0 2 0,0 0 0,0 0 0,0-1 0,0 0 0,0-2 0,0 0 0,0-1 0,0 0 0,0 0 0,0 1 0,0-1 0,0-1 0,0-2-8191</inkml:trace>
  <inkml:trace contextRef="#ctx0" brushRef="#br0" timeOffset="1804.8">0 298 24575,'58'57'0,"83"90"0,-141-146 0,1 1 0,0-1 0,0 1 0,0-1 0,0 0 0,0 0 0,1 0 0,-1 1 0,0-1 0,1 0 0,-1-1 0,0 1 0,1 0 0,-1 0 0,1 0 0,-1-1 0,1 1 0,-1-1 0,1 1 0,0-1 0,-1 0 0,1 0 0,0 0 0,-1 0 0,1 0 0,-1 0 0,1 0 0,0 0 0,-1 0 0,1-1 0,0 1 0,-1-1 0,1 1 0,-1-1 0,1 0 0,-1 0 0,1 1 0,-1-1 0,0 0 0,0 0 0,1 0 0,1-2 0,5-7 0,0 1 0,-1-1 0,0 0 0,11-21 0,-2 5 0,-3 6 0,22-36 0,-33 53-170,0-1-1,0 1 0,0 0 1,0 0-1,0 0 0,1 0 1,2-2-1,6-4-6655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27:46.813"/>
    </inkml:context>
    <inkml:brush xml:id="br0">
      <inkml:brushProperty name="width" value="0.035" units="cm"/>
      <inkml:brushProperty name="height" value="0.035" units="cm"/>
    </inkml:brush>
  </inkml:definitions>
  <inkml:trace contextRef="#ctx0" brushRef="#br0">0 210 24575,'18'0'0,"37"3"0,-52-3 0,0 1 0,1 0 0,-1 0 0,0 0 0,0 0 0,0 1 0,0-1 0,0 1 0,0 0 0,-1 0 0,1 0 0,0 0 0,-1 0 0,3 4 0,4 3 0,1-1 0,0 1 0,0-2 0,0 0 0,1 0 0,17 8 0,-27-15 0,-1 0 0,1 0 0,0 0 0,-1 1 0,1-1 0,0 0 0,-1 0 0,1 0 0,0 0 0,0 0 0,-1 0 0,1 0 0,0 0 0,-1 0 0,1-1 0,0 1 0,-1 0 0,1 0 0,0-1 0,-1 1 0,1 0 0,0-1 0,-1 1 0,1 0 0,-1-1 0,1 1 0,-1-1 0,1 1 0,-1-1 0,1 1 0,-1-1 0,1 0 0,-1 1 0,0-1 0,1 1 0,-1-1 0,0 0 0,0 1 0,1-1 0,-1 0 0,0 1 0,0-1 0,0 0 0,0 0 0,0-1 0,5-41 0,-4 34 0,5-33-341,2 0 0,2 0-1,17-46 1,-21 70-6485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27:43.807"/>
    </inkml:context>
    <inkml:brush xml:id="br0">
      <inkml:brushProperty name="width" value="0.035" units="cm"/>
      <inkml:brushProperty name="height" value="0.035" units="cm"/>
    </inkml:brush>
  </inkml:definitions>
  <inkml:trace contextRef="#ctx0" brushRef="#br0">0 0 24575,'13'1'0,"1"0"0,-1 0 0,0 1 0,0 1 0,0 0 0,17 8 0,70 37 0,-67-31 0,44 17 0,-12-4 0,-48-21 0,0-1 0,0 0 0,19 4 0,-1 5 0,-29-14 0,0 1 0,0-1 0,0-1 0,0 1 0,1-1 0,10 3 0,-16-5 0,0 0 0,1 0 0,-1-1 0,1 1 0,-1 0 0,0 0 0,1-1 0,-1 1 0,0-1 0,1 1 0,-1-1 0,0 1 0,0-1 0,0 0 0,1 0 0,-1 1 0,0-1 0,0 0 0,0 0 0,0 0 0,0 0 0,-1 0 0,1 0 0,0-1 0,0 1 0,-1 0 0,1 0 0,-1-1 0,1 1 0,-1 0 0,1-1 0,-1 1 0,0 0 0,0-1 0,1 1 0,-1 0 0,0-2 0,1-11 31,0 1 0,-1-25 0,0 27-323,-1 0 1,2-1-1,0 1 1,4-22-1,-1 19-6534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27:17.835"/>
    </inkml:context>
    <inkml:brush xml:id="br0">
      <inkml:brushProperty name="width" value="0.035" units="cm"/>
      <inkml:brushProperty name="height" value="0.035" units="cm"/>
    </inkml:brush>
  </inkml:definitions>
  <inkml:trace contextRef="#ctx0" brushRef="#br0">106 0 24575,'0'4'0,"0"4"0,0 5 0,0 3 0,0 4 0,0 1 0,0 0 0,0 1 0,4-3 0,0-2 0,1 0 0,-2 1 0,0 1 0,-1 1 0,-1 0 0,2-3 0,2-4-8191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27:13.592"/>
    </inkml:context>
    <inkml:brush xml:id="br0">
      <inkml:brushProperty name="width" value="0.035" units="cm"/>
      <inkml:brushProperty name="height" value="0.035" units="cm"/>
    </inkml:brush>
  </inkml:definitions>
  <inkml:trace contextRef="#ctx0" brushRef="#br0">148 0 24575,'0'4'0,"0"4"0,0 6 0,0 2 0,0 3 0,0 2 0,0 1 0,0 0 0,0 0 0,0 0 0,0 0 0,0-1 0,4-3 0,1-2 0,-1 1 0,0 1 0,-1 0 0,-1-2-8191</inkml:trace>
  <inkml:trace contextRef="#ctx0" brushRef="#br0" timeOffset="2155.44">0 297 24575,'6'1'0,"1"0"0,-1 0 0,1 0 0,-1 1 0,0 0 0,0 0 0,0 1 0,0 0 0,6 3 0,51 36 0,-52-35 0,-6-2 0,2-1 0,-1 0 0,0-1 0,1 1 0,0-1 0,0-1 0,0 1 0,0-1 0,0 0 0,9 1 0,-12-3 0,-1 0 0,1 0 0,-1-1 0,1 1 0,-1-1 0,0 0 0,1 1 0,-1-2 0,1 1 0,-1 0 0,0-1 0,0 1 0,0-1 0,0 0 0,0 0 0,0 0 0,-1 0 0,1-1 0,-1 1 0,1-1 0,-1 0 0,0 1 0,3-6 0,-2 4 0,-1-1 0,0-1 0,0 1 0,0 0 0,0-1 0,-1 1 0,0-1 0,0 1 0,0-1 0,-1 1 0,0-9 0,1 7 0,-1-1 0,1 1 0,0 0 0,0-1 0,3-7 0,3 2-1365,2 3-5461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27:09.078"/>
    </inkml:context>
    <inkml:brush xml:id="br0">
      <inkml:brushProperty name="width" value="0.035" units="cm"/>
      <inkml:brushProperty name="height" value="0.035" units="cm"/>
    </inkml:brush>
  </inkml:definitions>
  <inkml:trace contextRef="#ctx0" brushRef="#br0">529 0 24575,'-156'168'0,"133"-138"0,-23 40 0,30-43 0,-2-2 0,-35 43 0,47-62 0,1 1 0,1-1 0,-1 1 0,-4 10 0,6-10 0,-1 0 0,0-1 0,0 0 0,-1 1 0,-5 5 0,6-8 0,0 1 0,1-1 0,0 1 0,0 0 0,0-1 0,1 1 0,-1 1 0,1-1 0,1 0 0,-1 0 0,1 1 0,-1-1 0,2 1 0,-1 5 0,-1 13 0,2 0 0,2 25 0,1-3 0,-4 27 0,-14 108 0,10-126-12,4 90-1,2-71-1327,-1-55-5486</inkml:trace>
  <inkml:trace contextRef="#ctx0" brushRef="#br0" timeOffset="2454.69">0 1227 24575,'3'2'0,"1"0"0,-1 0 0,0 1 0,0-1 0,0 1 0,0 0 0,4 5 0,7 6 0,106 77 0,-118-89 0,0-1 0,0 0 0,1 0 0,-1 1 0,0-2 0,0 1 0,1 0 0,-1 0 0,1-1 0,-1 1 0,1-1 0,-1 0 0,1 0 0,-1 0 0,1 0 0,-1 0 0,1-1 0,-1 1 0,1-1 0,-1 1 0,0-1 0,1 0 0,-1 0 0,0 0 0,0 0 0,1 0 0,-1-1 0,0 1 0,0-1 0,1-1 0,4-3 0,-1-1 0,0 1 0,-1-1 0,1 0 0,-2 0 0,1-1 0,6-13 0,-4 4-54,-4 9-274,1 1 0,-1-1 1,10-12-1,-5 10-6498</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37:06.510"/>
    </inkml:context>
    <inkml:brush xml:id="br0">
      <inkml:brushProperty name="width" value="0.025" units="cm"/>
      <inkml:brushProperty name="height" value="0.025" units="cm"/>
      <inkml:brushProperty name="color" value="#DA0C07"/>
      <inkml:brushProperty name="inkEffects" value="lava"/>
      <inkml:brushProperty name="anchorX" value="-3377.86646"/>
      <inkml:brushProperty name="anchorY" value="-3966.48804"/>
      <inkml:brushProperty name="scaleFactor" value="0.5"/>
    </inkml:brush>
  </inkml:definitions>
  <inkml:trace contextRef="#ctx0" brushRef="#br0">0 1 24575,'0'0'0,"0"3"0,5 8 0,4-2 0,1 5 0,3-3 0,-1 3 0,2-2 0,-2 1 0,2-1 0,-3 1 0,2-2 0,3-3 0,-3 3 0,2-3 0,-3 3 0,2-1 0,-3 2 0,2-2 0,3-2 0,-3-7 0,2-2 0,-3-7 0,-2-5 0,-4-4 0,2 1 0,-1-2 0,3 4 0,3 3 0,-1-1 0,-2-2 0,2 2 0,-2 3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37:03.174"/>
    </inkml:context>
    <inkml:brush xml:id="br0">
      <inkml:brushProperty name="width" value="0.025" units="cm"/>
      <inkml:brushProperty name="height" value="0.025" units="cm"/>
      <inkml:brushProperty name="color" value="#DA0C07"/>
      <inkml:brushProperty name="inkEffects" value="lava"/>
      <inkml:brushProperty name="anchorX" value="-2328.66675"/>
      <inkml:brushProperty name="anchorY" value="-2540.28247"/>
      <inkml:brushProperty name="scaleFactor" value="0.5"/>
    </inkml:brush>
  </inkml:definitions>
  <inkml:trace contextRef="#ctx0" brushRef="#br0">1 0 24575,'0'0'0,"0"4"0,0 6 0,0 5 0,0 3 0,0 3 0,0 3 0,0-1 0,0 2 0,0-1 0,4-4 0,1-1 0,0 1 0,-1-1 0,-1 2 0,-2 1 0,0 0 0,0 1 0,-1 1 0,0-1 0,4-4 0,1-4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36:56.705"/>
    </inkml:context>
    <inkml:brush xml:id="br0">
      <inkml:brushProperty name="width" value="0.025" units="cm"/>
      <inkml:brushProperty name="height" value="0.025" units="cm"/>
      <inkml:brushProperty name="color" value="#DA0C07"/>
      <inkml:brushProperty name="inkEffects" value="lava"/>
      <inkml:brushProperty name="anchorX" value="0"/>
      <inkml:brushProperty name="anchorY" value="0"/>
      <inkml:brushProperty name="scaleFactor" value="0.5"/>
    </inkml:brush>
    <inkml:brush xml:id="br1">
      <inkml:brushProperty name="width" value="0.025" units="cm"/>
      <inkml:brushProperty name="height" value="0.025" units="cm"/>
      <inkml:brushProperty name="color" value="#DA0C07"/>
      <inkml:brushProperty name="inkEffects" value="lava"/>
      <inkml:brushProperty name="anchorX" value="-1016"/>
      <inkml:brushProperty name="anchorY" value="-1506.974"/>
      <inkml:brushProperty name="scaleFactor" value="0.5"/>
    </inkml:brush>
  </inkml:definitions>
  <inkml:trace contextRef="#ctx0" brushRef="#br0">141 1 24575,'0'0'0,"0"4"0,0 6 0,0 4 0,0 5 0,0 2 0,0 2 0,0 1 0,0 0 0,0 1 0,0-1 0,0 0 0,0 0 0,0 0 0,0 0 0,0-1 0,0 1 0,0-1 0,0 1 0,0-1 0,0 1 0,0-1 0,0 1 0,0-5 0</inkml:trace>
  <inkml:trace contextRef="#ctx0" brushRef="#br1" timeOffset="2572.5">0 423 24575,'0'0'0,"4"4"0,2 6 0,4 0 0,3-1 0,0 3 0,2 2 0,2-2 0,-2 3 0,1-3 0,2-2 0,-3 1 0,1-3 0,1-1 0,-3-7 0,2-2 0,-4-6 0,-2-5 0,1 0 0,-3-2 0,3 2 0,-2-2 0,3 2 0,-1-1 0,-3 3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37:26.946"/>
    </inkml:context>
    <inkml:brush xml:id="br0">
      <inkml:brushProperty name="width" value="0.025" units="cm"/>
      <inkml:brushProperty name="height" value="0.025" units="cm"/>
    </inkml:brush>
  </inkml:definitions>
  <inkml:trace contextRef="#ctx0" brushRef="#br0">142 1 24575,'0'4'0,"0"5"0,0 5 0,0 5 0,0 2 0,0 2 0,0 1 0,0 1 0,0-5-8191</inkml:trace>
  <inkml:trace contextRef="#ctx0" brushRef="#br0" timeOffset="1843.95">1 142 24575,'0'5'0,"1"1"0,0-1 0,1 1 0,-1-1 0,1 0 0,0 0 0,0 0 0,1 0 0,0 0 0,-1 0 0,2 0 0,-1-1 0,0 0 0,1 0 0,0 0 0,7 6 0,-4-4 0,1 0 0,-1 0 0,1-1 0,0 0 0,0-1 0,0 0 0,1 0 0,-1-1 0,13 4 0,-13-6 0,0 1 0,1-2 0,-1 1 0,1-1 0,0 0 0,-1-1 0,0 0 0,1 0 0,-1-1 0,1 0 0,-1 0 0,0-1 0,10-5 0,-3 0 0,-1 0 0,-1-1 0,1-1 0,-2 0 0,1-1 0,11-13 0,47-38-1365,-58 51-5461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37:22.153"/>
    </inkml:context>
    <inkml:brush xml:id="br0">
      <inkml:brushProperty name="width" value="0.025" units="cm"/>
      <inkml:brushProperty name="height" value="0.025" units="cm"/>
    </inkml:brush>
  </inkml:definitions>
  <inkml:trace contextRef="#ctx0" brushRef="#br0">117 1 24575,'0'874'-1365,"0"-854"-5461</inkml:trace>
  <inkml:trace contextRef="#ctx0" brushRef="#br0" timeOffset="2239.3">0 732 24575,'1'9'0,"0"-1"0,0 1 0,1 0 0,1-1 0,-1 1 0,1-1 0,5 10 0,32 56 0,-38-70 0,0 0 0,0 0 0,1-1 0,-1 1 0,1-1 0,-1 1 0,1-1 0,0 0 0,0 0 0,1 0 0,-1 0 0,1-1 0,-1 0 0,1 1 0,0-1 0,6 2 0,-7-3 0,1-1 0,-1 0 0,1 1 0,-1-1 0,1 0 0,-1-1 0,1 1 0,-1-1 0,1 0 0,-1 1 0,0-1 0,1-1 0,-1 1 0,0 0 0,0-1 0,1 0 0,-1 0 0,-1 0 0,5-3 0,19-17 0,0-1 0,-2-2 0,29-35 0,0-1 0,-22 17-1365,-22 32-5461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37:30.490"/>
    </inkml:context>
    <inkml:brush xml:id="br0">
      <inkml:brushProperty name="width" value="0.025" units="cm"/>
      <inkml:brushProperty name="height" value="0.025" units="cm"/>
    </inkml:brush>
  </inkml:definitions>
  <inkml:trace contextRef="#ctx0" brushRef="#br0">187 1 24575,'0'4'0,"0"9"0,0 11 0,0 5 0,0 1 0,0 0 0,0-1 0,0-2 0,0 3 0,0 0 0,0-1 0,0-1 0,0-2 0,0-1 0,0-1 0,0 0 0,0-5-8191</inkml:trace>
  <inkml:trace contextRef="#ctx0" brushRef="#br0" timeOffset="1760.2">1 330 24575,'0'2'0,"0"0"0,1 1 0,-1-1 0,1 0 0,0 1 0,0-1 0,0 0 0,0 0 0,0 0 0,1 0 0,-1 0 0,1 0 0,2 3 0,26 24 0,-18-19 0,0 3 0,1-2 0,1 0 0,0 0 0,1-1 0,0-1 0,19 9 0,-31-17 0,-1 0 0,1-1 0,-1 1 0,1-1 0,-1 1 0,1-1 0,-1 0 0,1 0 0,-1 0 0,1 0 0,-1-1 0,1 1 0,-1-1 0,1 1 0,-1-1 0,0 0 0,1 0 0,-1 0 0,0 0 0,0 0 0,0-1 0,0 1 0,0-1 0,0 1 0,0-1 0,0 0 0,0 0 0,2-2 0,4-7 0,-1-1 0,1 1 0,-2-1 0,7-16 0,-1 3 0,19-34-74,64-108-1217,-86 155-5535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41:50.504"/>
    </inkml:context>
    <inkml:brush xml:id="br0">
      <inkml:brushProperty name="width" value="0.025" units="cm"/>
      <inkml:brushProperty name="height" value="0.025" units="cm"/>
    </inkml:brush>
  </inkml:definitions>
  <inkml:trace contextRef="#ctx0" brushRef="#br0">1 1 24575,'0'0'-8191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41:41.248"/>
    </inkml:context>
    <inkml:brush xml:id="br0">
      <inkml:brushProperty name="width" value="0.025" units="cm"/>
      <inkml:brushProperty name="height" value="0.025" units="cm"/>
    </inkml:brush>
  </inkml:definitions>
  <inkml:trace contextRef="#ctx0" brushRef="#br0">0 47 24575,'12'1'0,"0"0"0,0 1 0,14 5 0,12 1 0,-10-4 0,21 3 0,-1 1 0,92 30 0,-45-7 0,-55-19 0,42 18 0,-69-26 0,-1 0 0,1-1 0,0 0 0,0-1 0,0 0 0,0-1 0,14-1 0,-7 0 0,38 6 0,-8 1 0,1-2 0,-1-2 0,69-6 0,81 5 0,-197-1-57,-1-1 0,0 0 1,0 0-1,0 1 0,0-1 0,0 1 0,0 0 0,0 0 0,0 0 0,0 0 1,0 0-1,-1 0 0,1 0 0,0 0 0,-1 1 0,1-1 0,0 1 0,-1-1 0,0 1 1,1 0-1,-1-1 0,0 1 0,1 2 0,4 10-6769</inkml:trace>
  <inkml:trace contextRef="#ctx0" brushRef="#br0" timeOffset="2597.19">1222 189 24575,'6'2'0,"-1"0"0,0 0 0,0 0 0,0 0 0,-1 1 0,1 0 0,0 0 0,7 7 0,-2-2 0,94 74 0,-101-79 0,0-1 0,0 0 0,-1 1 0,0 0 0,1-1 0,-1 1 0,0 0 0,0 0 0,-1 0 0,1 0 0,-1 1 0,1-1 0,0 6 0,-2-7 0,0 0 0,0 0 0,-1 0 0,1 0 0,-1 0 0,1 0 0,-1 0 0,0 0 0,0 0 0,0-1 0,0 1 0,0 0 0,0-1 0,0 1 0,-1 0 0,1-1 0,0 1 0,-1-1 0,1 0 0,-1 1 0,0-1 0,0 0 0,1 0 0,-4 1 0,-131 83-1365,123-78-5461</inkml:trace>
  <inkml:trace contextRef="#ctx0" brushRef="#br0" timeOffset="5635.83">1106 0 24575,'29'18'0,"0"0"0,-1 2 0,-1 1 0,30 30 0,25 19 0,-80-68 0,0-1 0,0 0 0,0 1 0,0-1 0,-1 1 0,1-1 0,0 1 0,-1 0 0,1 0 0,-1 0 0,1 0 0,-1 0 0,0 0 0,0 0 0,0 0 0,0 1 0,0-1 0,-1 0 0,1 0 0,-1 1 0,1-1 0,-1 1 0,0-1 0,0 0 0,0 1 0,0-1 0,-1 1 0,1-1 0,0 0 0,-1 1 0,0-1 0,1 0 0,-1 0 0,0 1 0,0-1 0,-1 0 0,1 0 0,0 0 0,-1 0 0,1 0 0,-1-1 0,1 1 0,-4 2 0,-7 7 0,0-1 0,-1-1 0,0 0 0,0-1 0,-17 8 0,-154 87-1365,171-96-5461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49:07.790"/>
    </inkml:context>
    <inkml:brush xml:id="br0">
      <inkml:brushProperty name="width" value="0.025" units="cm"/>
      <inkml:brushProperty name="height" value="0.025" units="cm"/>
    </inkml:brush>
  </inkml:definitions>
  <inkml:trace contextRef="#ctx0" brushRef="#br0">190 1 24575,'0'379'0,"1"-358"44,1 1-1,6 25 1,2 16-1540,-8-38-5330</inkml:trace>
  <inkml:trace contextRef="#ctx0" brushRef="#br0" timeOffset="2357.04">0 211 24575,'1'3'0,"1"0"0,-1 0 0,0 0 0,1 0 0,0 0 0,0 0 0,0 0 0,0-1 0,0 1 0,1-1 0,-1 1 0,1-1 0,3 3 0,9 9 0,80 95 0,-85-98 0,-2 0 0,0 0 0,0 1 0,9 20 0,16 25 0,-20-36 0,-12-18 0,0 1 0,1-1 0,0 0 0,0 0 0,0 0 0,0 0 0,0 0 0,1 0 0,-1-1 0,1 1 0,4 2 0,-7-4 0,1-1 0,0 0 0,0 0 0,-1 0 0,1 0 0,0 0 0,-1 0 0,1 0 0,0 0 0,0 0 0,-1-1 0,1 1 0,0 0 0,-1 0 0,1-1 0,0 1 0,-1 0 0,1-1 0,0 1 0,-1 0 0,1-1 0,-1 1 0,1-1 0,-1 1 0,1-1 0,-1 1 0,1-1 0,-1 0 0,1 0 0,13-22 0,-11 18 0,15-22 0,1 0 0,2 2 0,1 0 0,28-24 0,-4 3 0,-6 16-1365,-29 21-5461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49:03.719"/>
    </inkml:context>
    <inkml:brush xml:id="br0">
      <inkml:brushProperty name="width" value="0.025" units="cm"/>
      <inkml:brushProperty name="height" value="0.025" units="cm"/>
    </inkml:brush>
  </inkml:definitions>
  <inkml:trace contextRef="#ctx0" brushRef="#br0">189 1 24575,'2'30'0,"8"50"0,-5-47 0,2 36 0,-7-5-83,1 35 280,0-87-409,1-1 1,0 1 0,0-1 0,1 1-1,1-1 1,6 14 0,-3-12-6615</inkml:trace>
  <inkml:trace contextRef="#ctx0" brushRef="#br0" timeOffset="1709.1">0 259 24575,'16'14'0,"0"0"0,28 18 0,12 10 0,-4-5 0,6 6 0,-56-41 0,1 1 0,0 0 0,0-1 0,0 0 0,0 0 0,1 0 0,-1 0 0,1 0 0,-1-1 0,1 1 0,-1-1 0,1 0 0,0 0 0,0 0 0,0-1 0,-1 1 0,1-1 0,0 0 0,0 0 0,0 0 0,0-1 0,0 1 0,-1-1 0,1 0 0,0 0 0,-1 0 0,1-1 0,0 1 0,-1-1 0,1 0 0,-1 0 0,0 0 0,0-1 0,0 1 0,0-1 0,0 1 0,0-1 0,-1 0 0,0 0 0,1 0 0,1-5 0,64-86-1365,-52 75-5461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48:08.383"/>
    </inkml:context>
    <inkml:brush xml:id="br0">
      <inkml:brushProperty name="width" value="0.035" units="cm"/>
      <inkml:brushProperty name="height" value="0.035" units="cm"/>
      <inkml:brushProperty name="color" value="#E71224"/>
    </inkml:brush>
  </inkml:definitions>
  <inkml:trace contextRef="#ctx0" brushRef="#br0">1364 584 24575,'-12'-2'0,"1"0"0,-1-1 0,1 0 0,-1 0 0,1-1 0,0-1 0,-17-9 0,-19-7 0,-15-3 0,-122-29 0,130 40 0,36 8 0,-1 0 0,1 2 0,-24-2 0,19 2 0,0 0 0,1-2 0,0 0 0,-37-15 0,38 12 0,-1 1 0,-1 1 0,1 1 0,-37-4 0,36 7 0,0-1 0,0-1 0,0 0 0,1-2 0,-1-1 0,1-1 0,-24-12 0,39 17-227,-1 0-1,1 0 1,-1 1-1,1 1 1,-11-2-1,0 1-6598</inkml:trace>
  <inkml:trace contextRef="#ctx0" brushRef="#br0" timeOffset="2347.05">351 441 24575,'-24'1'0,"-1"-2"0,1-1 0,-1-1 0,1-1 0,0-1 0,1-1 0,-1-1 0,-24-12 0,30 12 0,9 4 0,-1-1 0,1 0 0,0-1 0,1 0 0,-1 0 0,-11-10 0,18 13 0,0 0 0,1 0 0,-1 0 0,1 0 0,0 0 0,-1 0 0,1 0 0,0-1 0,0 1 0,0 0 0,1-1 0,-1 1 0,1-1 0,-1 1 0,1-1 0,0 1 0,0-1 0,0 1 0,0-1 0,0 1 0,0-1 0,1 1 0,-1-1 0,1 1 0,0-1 0,0 1 0,0 0 0,0-1 0,0 1 0,0 0 0,3-4 0,61-86 0,-46 68 0,-2-1 0,27-48 0,-41 68-124,-1 1 0,1-1 0,1 1 0,-1 0 0,0 0 0,1 0-1,0 0 1,0 1 0,0-1 0,7-3 0,1 0-6702</inkml:trace>
  <inkml:trace contextRef="#ctx0" brushRef="#br0" timeOffset="5339.92">1175 559 24575,'0'0'-8191</inkml:trace>
  <inkml:trace contextRef="#ctx0" brushRef="#br0" timeOffset="5729.72">1175 559 24575,'0'0'-8191</inkml:trace>
  <inkml:trace contextRef="#ctx0" brushRef="#br0" timeOffset="7229.1">1175 559 24575,'8'1'0,"0"0"0,-1 0 0,1 1 0,13 4 0,21 4 0,49-8 0,-71-3 0,-1 1 0,1 0 0,0 2 0,38 7 0,11 14 0,-46-15 0,0 0 0,0-1 0,1-2 0,0 0 0,33 2 0,-42-6 19,-1 1-1,25 5 0,-7 0-1438,-15-4-5406</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48:03.476"/>
    </inkml:context>
    <inkml:brush xml:id="br0">
      <inkml:brushProperty name="width" value="0.035" units="cm"/>
      <inkml:brushProperty name="height" value="0.035" units="cm"/>
      <inkml:brushProperty name="color" value="#E71224"/>
    </inkml:brush>
  </inkml:definitions>
  <inkml:trace contextRef="#ctx0" brushRef="#br0">0 283 24575,'160'1'0,"164"-3"0,-285-2 0,71-16 0,-77 13 0,1 0 0,0 2 0,35 0 0,69-7 0,4 1 0,92 12-1365,-213-1-5461</inkml:trace>
  <inkml:trace contextRef="#ctx0" brushRef="#br0" timeOffset="1757.46">1222 0 24575,'3'1'0,"0"0"0,0 0 0,-1 0 0,1 1 0,0-1 0,-1 1 0,1-1 0,-1 1 0,0 0 0,0 0 0,4 4 0,3 1 0,65 51 0,62 53 0,-93-73 0,-27-25 0,-1 0 0,0 1 0,-1 1 0,14 19 0,-25-29 0,0 0 0,0 0 0,-1 0 0,0 1 0,0-1 0,0 0 0,-1 1 0,0 0 0,0-1 0,0 1 0,-1-1 0,0 1 0,0 0 0,0 0 0,-1-1 0,1 1 0,-1-1 0,-1 1 0,1 0 0,-1-1 0,0 0 0,0 1 0,-1-1 0,1 0 0,-1 0 0,-5 6 0,-1 1 0,0-1 0,0 0 0,-1 0 0,-1 0 0,0-2 0,0 1 0,-1-1 0,0-1 0,-14 7 0,-53 19 110,32-16-1585,27-9-5351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47:57.141"/>
    </inkml:context>
    <inkml:brush xml:id="br0">
      <inkml:brushProperty name="width" value="0.035" units="cm"/>
      <inkml:brushProperty name="height" value="0.035" units="cm"/>
      <inkml:brushProperty name="color" value="#E71224"/>
    </inkml:brush>
  </inkml:definitions>
  <inkml:trace contextRef="#ctx0" brushRef="#br0">1557 2 24575,'-1483'0'0,"1479"-1"0,1 1 0,0 0 0,0 0 0,0 1 0,-1-1 0,1 1 0,0-1 0,0 1 0,0 0 0,0 0 0,0 1 0,0-1 0,0 1 0,0-1 0,1 1 0,-4 2 0,4-1 0,0 0 0,0 0 0,0 0 0,0 0 0,1 0 0,-1 0 0,1 1 0,0-1 0,0 0 0,0 1 0,1-1 0,-1 1 0,1-1 0,0 8 0,1 218 0,2-82 0,-4-99 0,-1-20 0,2 0 0,5 37 0,-3-56 0,-1-1 0,1 0 0,1 1 0,-1-1 0,1 0 0,1 0 0,0-1 0,0 1 0,0-1 0,1 0 0,0 0 0,6 7 0,-6-10 0,-1 1 0,1 0 0,0-1 0,0 0 0,1-1 0,-1 1 0,1-1 0,0 0 0,9 3 0,-2-2 0,0-1 0,1 0 0,18 0 0,31 7 0,-42-6 0,43 3 0,756-5 0,-397-4 0,-387 1 0,1-1 0,55-10 0,-63 8 0,1 1 0,36 2 0,-39 1 0,0-1 0,52-9 0,-23-3 0,67-13 0,-119 25 0,1 0 0,-1 0 0,0-1 0,0 0 0,0 1 0,0-2 0,0 1 0,0 0 0,-1-1 0,1 0 0,-1 1 0,1-1 0,-1-1 0,0 1 0,0 0 0,-1-1 0,1 0 0,-1 1 0,0-1 0,0 0 0,0 0 0,0 0 0,1-7 0,3-6 0,-1-1 0,-1 0 0,-1 0 0,2-26 0,-3-131 0,-3 92 0,1 78 0,-1 0 0,1 0 0,-1 0 0,0 0 0,0 0 0,-1 0 0,1 0 0,-1 0 0,0 1 0,-1-1 0,1 0 0,-1 1 0,0 0 0,0 0 0,0-1 0,0 2 0,-1-1 0,1 0 0,-1 1 0,0 0 0,-8-5 0,-26-27 0,31 27 0,0 1 0,0 1 0,-1-1 0,0 1 0,0 0 0,0 1 0,-1 0 0,0 0 0,-13-4 0,-24-4 0,22 7 0,-40-17 0,43 15 9,1 1 0,-1 1 0,0 1 0,0 0 0,-37-2 0,-109 5-330,89 4-777,58-2-5728</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48:17.667"/>
    </inkml:context>
    <inkml:brush xml:id="br0">
      <inkml:brushProperty name="width" value="0.035" units="cm"/>
      <inkml:brushProperty name="height" value="0.035" units="cm"/>
      <inkml:brushProperty name="color" value="#E71224"/>
    </inkml:brush>
  </inkml:definitions>
  <inkml:trace contextRef="#ctx0" brushRef="#br0">1423 239 24575,'-69'-1'0,"0"-2"0,0-4 0,-131-29 0,164 27 0,0 2 0,-1 2 0,-38 0 0,-112 6 0,69 1 0,97-2 0,-1-1 0,1-1 0,0-1 0,-21-6 0,-21 2 118,49 6-612,1 0-1,-23-5 1,21 1-6332</inkml:trace>
  <inkml:trace contextRef="#ctx0" brushRef="#br0" timeOffset="1959.16">316 403 24575,'-2'-4'0,"0"1"0,0-1 0,0 1 0,0-1 0,-1 1 0,1 0 0,-1 0 0,0 0 0,0 0 0,-5-4 0,2 2 0,-147-139 0,146 138 0,-1 0 0,0 1 0,0-1 0,-10-3 0,8 4 0,0 0 0,1-1 0,-14-11 0,21 15 0,0 0 0,0 0 0,0-1 0,0 1 0,0 0 0,1-1 0,-1 1 0,1-1 0,-1 0 0,1 1 0,0-1 0,0 0 0,0 0 0,1 0 0,-1 0 0,1 0 0,-1-4 0,1 4 0,1 1 0,-1 0 0,1 0 0,0 0 0,0 0 0,0 0 0,0 0 0,0 0 0,0 0 0,0 0 0,1 0 0,-1 0 0,0 1 0,1-1 0,0 0 0,-1 1 0,1 0 0,0-1 0,0 1 0,0 0 0,0 0 0,0 0 0,0 0 0,3-1 0,9-4 0,1 1 0,22-6 0,-20 7 0,26-6-43,1 3-1,0 1 0,0 2 0,0 2 1,48 4-1,-19-1-1059,-53-1-5723</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54:23.436"/>
    </inkml:context>
    <inkml:brush xml:id="br0">
      <inkml:brushProperty name="width" value="0.025" units="cm"/>
      <inkml:brushProperty name="height" value="0.025" units="cm"/>
    </inkml:brush>
  </inkml:definitions>
  <inkml:trace contextRef="#ctx0" brushRef="#br0">164 0 24575,'0'401'0,"4"-359"-1365,1-27-5461</inkml:trace>
  <inkml:trace contextRef="#ctx0" brushRef="#br0" timeOffset="2765.33">1 351 24575,'3'2'0,"1"-1"0,-1 1 0,1-1 0,-1 1 0,0 0 0,1 0 0,-1 0 0,0 1 0,5 4 0,8 6 0,-6-5 0,0 0 0,0 0 0,13 15 0,12 11 0,-30-30 0,0 1 0,1-1 0,0-1 0,0 1 0,0-1 0,0 0 0,0 0 0,0 0 0,1-1 0,8 2 0,-12-4 0,0 0 0,0 0 0,0 0 0,0 0 0,0 0 0,0-1 0,0 0 0,0 1 0,0-1 0,0 0 0,0 0 0,-1-1 0,1 1 0,0 0 0,-1-1 0,1 0 0,-1 1 0,1-1 0,-1 0 0,0-1 0,0 1 0,0 0 0,0 0 0,0-1 0,2-5 0,17-29 18,-17 27-248,1 1-1,1 0 1,-1 0-1,1 0 0,8-8 1,-3 7-6596</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55:08.793"/>
    </inkml:context>
    <inkml:brush xml:id="br0">
      <inkml:brushProperty name="width" value="0.025" units="cm"/>
      <inkml:brushProperty name="height" value="0.025" units="cm"/>
    </inkml:brush>
  </inkml:definitions>
  <inkml:trace contextRef="#ctx0" brushRef="#br0">331 1 24575,'-1'0'0,"-1"0"0,0 1 0,1-1 0,-1 1 0,1-1 0,-1 1 0,1 0 0,-1-1 0,1 1 0,0 0 0,-1 0 0,1 0 0,0 0 0,0 0 0,-1 0 0,1 0 0,-1 3 0,-19 27 0,13-17 0,-31 41 0,17-26 0,2 2 0,1 0 0,1 0 0,-14 38 0,-13 28-46,28-64-1273,10-18-5507</inkml:trace>
  <inkml:trace contextRef="#ctx0" brushRef="#br0" timeOffset="2469.61">2 260 24575,'-1'75'0,"3"85"0,-2-158 0,0 0 0,0 0 0,0 0 0,1 0 0,-1 0 0,0 0 0,1-1 0,0 1 0,-1 0 0,1 0 0,0 0 0,0-1 0,0 1 0,0-1 0,0 1 0,0 0 0,1-1 0,-1 0 0,0 1 0,1-1 0,-1 0 0,4 2 0,-2-2 0,-1 0 0,1 0 0,0-1 0,-1 1 0,1-1 0,0 0 0,0 0 0,-1 0 0,1 0 0,0 0 0,0-1 0,-1 1 0,1-1 0,2-1 0,10-3 0,-1-1 0,-1 0 0,1-1 0,19-14 0,204-122 0,-231 140-195,1 0 0,-1 1 0,1-1 0,-1 1 0,1 0 0,12-1 0,-1 1-6631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55:01.512"/>
    </inkml:context>
    <inkml:brush xml:id="br0">
      <inkml:brushProperty name="width" value="0.025" units="cm"/>
      <inkml:brushProperty name="height" value="0.025" units="cm"/>
    </inkml:brush>
  </inkml:definitions>
  <inkml:trace contextRef="#ctx0" brushRef="#br0">1 0 24575,'1225'0'0,"-917"15"0,-165-5 0,60 10 0,5 1 0,366-15 0,-393-7 0,21 14 0,-84-2 0,122 12 0,-165-12 0,-34-5 0,46 1 0,413-7 0,-229-1 0,-263 1 0,1 0 0,0 0 0,-1 1 0,1 0 0,-1 0 0,1 1 0,-1 0 0,1 1 0,-1 0 0,0 0 0,0 1 0,-1 0 0,1 0 0,-1 1 0,12 9 0,-6-5 0,1 0 0,0 0 0,0-1 0,0-1 0,22 7 0,11 7 0,-10-4 0,52 28 0,-82-41-151,0 0-1,0-1 0,0 1 0,0-2 1,1 1-1,-1-1 0,1 0 1,8 0-1,3 0-6674</inkml:trace>
  <inkml:trace contextRef="#ctx0" brushRef="#br0" timeOffset="2631.24">5127 236 24575,'2'43'0,"0"-29"0,-2-1 0,1 0 0,-2 1 0,1-1 0,-2 1 0,-5 20 0,6-30 0,-1-1 0,1 1 0,-1-1 0,0 0 0,-1 0 0,1 0 0,-1 0 0,1 0 0,-1-1 0,0 1 0,0-1 0,0 0 0,0 1 0,0-1 0,0-1 0,-1 1 0,1 0 0,-1-1 0,1 0 0,-1 0 0,1 0 0,-8 1 0,-7 0 0,0-1 0,0 0 0,-30-3 0,15 0 0,-10 1 0,1 1 0,0 3 0,-44 8 0,64-8 0,0-1 0,-23-1 0,26-1 0,-1 1 0,-35 6 0,51-6-170,0 0-1,0 0 0,1 1 1,-1-1-1,1 1 0,-1-1 1,-4 4-1,-3 5-6655</inkml:trace>
  <inkml:trace contextRef="#ctx0" brushRef="#br0" timeOffset="4660.72">4800 329 24575,'4'0'0,"6"0"0,4 0 0,5 4 0,2 2 0,2 3 0,1 0 0,1-1 0,-5 2 0,-5 3 0,-1 0 0,-3 1 0,1-2 0,2-2 0,2-4 0,3-2 0,-1 2 0,-5 0-8191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54:55.923"/>
    </inkml:context>
    <inkml:brush xml:id="br0">
      <inkml:brushProperty name="width" value="0.025" units="cm"/>
      <inkml:brushProperty name="height" value="0.025" units="cm"/>
    </inkml:brush>
  </inkml:definitions>
  <inkml:trace contextRef="#ctx0" brushRef="#br0">0 0 24575,'6'1'0,"0"1"0,0-1 0,0 1 0,0 0 0,-1 1 0,1-1 0,-1 1 0,0 0 0,8 6 0,2 1 0,197 108 0,-78-37 0,-84-44 0,-39-28 0,0-1 0,0 0 0,13 7 0,122 53 0,-81-40-1365,-51-22-5461</inkml:trace>
  <inkml:trace contextRef="#ctx0" brushRef="#br0" timeOffset="1885.64">966 423 24575,'9'44'0,"-7"-36"0,0-1 0,0 0 0,0 0 0,-1 1 0,0-1 0,-1 11 0,0-16 0,0 0 0,-1-1 0,1 1 0,-1 0 0,1-1 0,-1 1 0,0-1 0,1 1 0,-1-1 0,0 1 0,0-1 0,0 1 0,0-1 0,-1 0 0,1 0 0,0 1 0,0-1 0,-1 0 0,1 0 0,-1 0 0,1-1 0,-1 1 0,1 0 0,-1 0 0,0-1 0,1 1 0,-1-1 0,0 0 0,1 1 0,-1-1 0,0 0 0,-3 0 0,-6 0 0,-1 0 0,0-1 0,0-1 0,1 0 0,-1-1 0,1 0 0,-22-8 0,17 4 0,-2 2 0,-24-5 0,15 8-682,-41 0-1,48 2-6143</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54:51.102"/>
    </inkml:context>
    <inkml:brush xml:id="br0">
      <inkml:brushProperty name="width" value="0.025" units="cm"/>
      <inkml:brushProperty name="height" value="0.025" units="cm"/>
    </inkml:brush>
  </inkml:definitions>
  <inkml:trace contextRef="#ctx0" brushRef="#br0">213 1 24575,'0'4'0,"0"5"0,0 10 0,0 4 0,0 8 0,0 2 0,0-1 0,0-2 0,0-1 0,0-3 0,0-5-8191</inkml:trace>
  <inkml:trace contextRef="#ctx0" brushRef="#br0" timeOffset="1677.46">1 142 24575,'4'1'0,"1"0"0,0 1 0,-1 0 0,1 0 0,-1 0 0,1 1 0,-1-1 0,0 1 0,0 0 0,5 5 0,1 0 0,178 122 0,-186-128 0,0-1 0,0 0 0,0 1 0,1-1 0,-1 0 0,0 0 0,1 0 0,-1-1 0,1 1 0,-1-1 0,1 1 0,-1-1 0,1 0 0,-1 0 0,1 0 0,0 0 0,-1 0 0,1-1 0,-1 1 0,1-1 0,-1 0 0,1 0 0,-1 1 0,0-2 0,1 1 0,-1 0 0,0 0 0,0-1 0,0 1 0,0-1 0,0 0 0,0 1 0,0-1 0,-1 0 0,4-4 0,4-8 0,0 0 0,0-1 0,-1 0 0,8-24 0,-2 7 0,21-26-1365,-29 44-5461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54:46.603"/>
    </inkml:context>
    <inkml:brush xml:id="br0">
      <inkml:brushProperty name="width" value="0.025" units="cm"/>
      <inkml:brushProperty name="height" value="0.025" units="cm"/>
    </inkml:brush>
  </inkml:definitions>
  <inkml:trace contextRef="#ctx0" brushRef="#br0">141 1 24575,'0'400'-1365,"0"-379"-5461</inkml:trace>
  <inkml:trace contextRef="#ctx0" brushRef="#br0" timeOffset="2255.52">0 283 24575,'4'6'0,"1"0"0,-1 0 0,-1 1 0,1 0 0,-1-1 0,0 1 0,-1 0 0,3 13 0,8 19 0,-4-19 0,0 0 0,2-1 0,0 0 0,20 25 0,-30-42 0,0-1 0,0 0 0,0 1 0,0-1 0,0 0 0,1 0 0,-1 0 0,0 0 0,1 0 0,-1 0 0,1-1 0,-1 1 0,1 0 0,-1-1 0,1 1 0,0-1 0,-1 0 0,1 1 0,0-1 0,-1 0 0,1 0 0,0 0 0,-1 0 0,1 0 0,0 0 0,-1-1 0,1 1 0,0 0 0,-1-1 0,1 0 0,-1 1 0,1-1 0,-1 0 0,1 0 0,-1 0 0,0 1 0,1-2 0,-1 1 0,2-2 0,6-6 0,0-1 0,-1 1 0,0-2 0,9-15 0,-1 3 0,-8 11-132,0-1 1,12-25-1,-14 25-838,1 0-5856</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12:54:30.910"/>
    </inkml:context>
    <inkml:brush xml:id="br0">
      <inkml:brushProperty name="width" value="0.025" units="cm"/>
      <inkml:brushProperty name="height" value="0.025" units="cm"/>
    </inkml:brush>
  </inkml:definitions>
  <inkml:trace contextRef="#ctx0" brushRef="#br0">3386 1 24575,'-22'0'0,"0"0"0,0 2 0,0 0 0,0 2 0,1 0 0,-36 12 0,-223 65 0,95-30 0,-118 28 0,296-78 0,-187 47 0,109-23 0,-33 8 0,52-17 0,-93 34 0,-21 6 0,170-53 0,-18 4 0,-1-1 0,0-1 0,-40 2 0,47-5-227,1 0-1,-1 1 1,1 2-1,0 0 1,-26 10-1,32-10-6598</inkml:trace>
  <inkml:trace contextRef="#ctx0" brushRef="#br0" timeOffset="1928.89">1412 357 24575,'-6'6'0,"-36"35"0,-63 82 0,92-106 0,7-11 0,1 1 0,0-1 0,0 2 0,1-1 0,-5 11 0,8-17 0,0 1 0,1 0 0,0-1 0,-1 1 0,1 0 0,0-1 0,0 1 0,0 0 0,0-1 0,0 1 0,0 0 0,0-1 0,1 1 0,-1 0 0,0-1 0,1 1 0,-1-1 0,1 1 0,0-1 0,0 1 0,0-1 0,-1 1 0,1-1 0,1 0 0,-1 1 0,0-1 0,0 0 0,0 0 0,1 0 0,-1 0 0,0 0 0,3 1 0,32 19 44,1-2 0,48 18 1,33 16-1543,-98-43-5328</inkml:trace>
  <inkml:trace contextRef="#ctx0" brushRef="#br0" timeOffset="4083.36">329 1084 24575,'0'4'0,"0"5"0,-4 5 0,-1 5 0,0 2 0,1 2 0,1 2 0,1-1 0,1-4-8191</inkml:trace>
  <inkml:trace contextRef="#ctx0" brushRef="#br0" timeOffset="6060.49">1 1107 24575,'9'0'0,"1"1"0,0 0 0,-1 1 0,1 0 0,-1 0 0,0 1 0,0 0 0,0 1 0,16 8 0,0 3 0,43 37 0,-43-32 0,-18-14 0,0-1 0,1 0 0,-1-1 0,1 0 0,0 0 0,0 0 0,1-1 0,-1 0 0,0-1 0,1 0 0,0 0 0,-1-1 0,1 0 0,0 0 0,0-1 0,0 0 0,0-1 0,-1 0 0,1 0 0,0-1 0,-1 0 0,1-1 0,-1 0 0,1 0 0,-1-1 0,0 0 0,-1 0 0,9-6 0,28-21-1365,-33 22-5461</inkml:trace>
  <inkml:trace contextRef="#ctx0" brushRef="#br0" timeOffset="7867.58">307 1248 24575,'0'-4'0,"0"-5"0,0-5 0,0-5 0,0-2 0,0-3 0,0 0 0,0 0 0,0-1 0,0 1 0,0 0 0,0 0 0,0 0 0,0 4-8191</inkml:trace>
  <inkml:trace contextRef="#ctx0" brushRef="#br0" timeOffset="10295.48">3316 897 24575,'0'447'-1365,"0"-427"-5461</inkml:trace>
  <inkml:trace contextRef="#ctx0" brushRef="#br0" timeOffset="12967.66">3104 1249 24575,'10'1'0,"1"0"0,-1 1 0,0 1 0,0-1 0,0 2 0,0-1 0,0 1 0,14 9 0,-12-7 0,0 0 0,0-1 0,26 7 0,-33-11 0,0 0 0,0-1 0,0 0 0,0 1 0,0-2 0,0 1 0,0-1 0,0 1 0,0-2 0,0 1 0,0 0 0,-1-1 0,1 0 0,7-3 0,59-34-1365,-53 32-5461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E3830-0A1E-4494-8745-A1EB487A4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10273</Words>
  <Characters>58557</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Gurukiran v Gurukiran v</dc:creator>
  <cp:keywords/>
  <dc:description/>
  <cp:lastModifiedBy>Gurukiran v Gurukiran v</cp:lastModifiedBy>
  <cp:revision>2</cp:revision>
  <dcterms:created xsi:type="dcterms:W3CDTF">2026-03-15T13:07:00Z</dcterms:created>
  <dcterms:modified xsi:type="dcterms:W3CDTF">2026-03-15T13:07:00Z</dcterms:modified>
</cp:coreProperties>
</file>