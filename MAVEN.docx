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124F0" w14:textId="4ECFA968" w:rsidR="00D76D1F" w:rsidRDefault="007B1230" w:rsidP="007B1230">
      <w:pPr>
        <w:pStyle w:val="Title"/>
        <w:rPr>
          <w:lang w:val="en-US"/>
        </w:rPr>
      </w:pPr>
      <w:r>
        <w:rPr>
          <w:lang w:val="en-US"/>
        </w:rPr>
        <w:t>MAVEN=</w:t>
      </w:r>
      <w:r w:rsidR="003E5B68">
        <w:rPr>
          <w:lang w:val="en-US"/>
        </w:rPr>
        <w:t xml:space="preserve"> </w:t>
      </w:r>
    </w:p>
    <w:p w14:paraId="15B9D006" w14:textId="50D5D370" w:rsidR="007B1230" w:rsidRDefault="007B1230" w:rsidP="007B1230">
      <w:pPr>
        <w:pStyle w:val="Heading2"/>
        <w:rPr>
          <w:lang w:val="en-US"/>
        </w:rPr>
      </w:pPr>
      <w:r>
        <w:rPr>
          <w:lang w:val="en-US"/>
        </w:rPr>
        <w:t>BUILD MANAGEMENT TOOL / PROJECT MANAGEMENT TOOL / BUILD TESTING TOOL=</w:t>
      </w:r>
    </w:p>
    <w:p w14:paraId="1BD71A83" w14:textId="3854B9DC" w:rsidR="007B1230" w:rsidRDefault="007B1230" w:rsidP="007B12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 IS USED BY DEVELOPERS TO MANAGE THE BUILD PROCESS.</w:t>
      </w:r>
    </w:p>
    <w:p w14:paraId="15C9DA32" w14:textId="37B7A120" w:rsidR="007B1230" w:rsidRDefault="007B1230" w:rsidP="007B1230">
      <w:pPr>
        <w:pStyle w:val="ListParagraph"/>
        <w:numPr>
          <w:ilvl w:val="0"/>
          <w:numId w:val="1"/>
        </w:numPr>
        <w:rPr>
          <w:lang w:val="en-US"/>
        </w:rPr>
      </w:pPr>
      <w:r w:rsidRPr="00274785">
        <w:rPr>
          <w:highlight w:val="yellow"/>
          <w:lang w:val="en-US"/>
        </w:rPr>
        <w:t>CONVERTING SOURCE CODE FORMATE TO EXECUTABLE FORMATE</w:t>
      </w:r>
      <w:r>
        <w:rPr>
          <w:lang w:val="en-US"/>
        </w:rPr>
        <w:t xml:space="preserve"> THIS IS CALLED AS BUILD .</w:t>
      </w:r>
    </w:p>
    <w:p w14:paraId="7C0DA38F" w14:textId="1F83321B" w:rsidR="007B1230" w:rsidRDefault="007B1230" w:rsidP="007B12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INSIDE GIT HUB WILL BE IN THE FORM OF SOURCE CODE .</w:t>
      </w:r>
    </w:p>
    <w:p w14:paraId="566A708F" w14:textId="641C1067" w:rsidR="007B1230" w:rsidRPr="00274785" w:rsidRDefault="007B1230" w:rsidP="007B1230">
      <w:pPr>
        <w:pStyle w:val="ListParagraph"/>
        <w:numPr>
          <w:ilvl w:val="0"/>
          <w:numId w:val="1"/>
        </w:numPr>
        <w:rPr>
          <w:highlight w:val="yellow"/>
          <w:lang w:val="en-US"/>
        </w:rPr>
      </w:pPr>
      <w:r w:rsidRPr="00274785">
        <w:rPr>
          <w:highlight w:val="yellow"/>
          <w:lang w:val="en-US"/>
        </w:rPr>
        <w:t>EXECUTABLE FORMATE LIKE .exe .war . jar .tar</w:t>
      </w:r>
    </w:p>
    <w:p w14:paraId="23F83EAB" w14:textId="0A173D2E" w:rsidR="007B1230" w:rsidRDefault="007B1230" w:rsidP="007B12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AND IT WILL BE DEPLOYED INTO TESETING ENVIRONMENT AND UAT ENVIRONMENT.</w:t>
      </w:r>
    </w:p>
    <w:p w14:paraId="71F5D580" w14:textId="77777777" w:rsidR="007B1230" w:rsidRDefault="007B1230" w:rsidP="007B1230">
      <w:pPr>
        <w:rPr>
          <w:lang w:val="en-US"/>
        </w:rPr>
      </w:pPr>
    </w:p>
    <w:p w14:paraId="374C0742" w14:textId="7ABF2DC3" w:rsidR="007B1230" w:rsidRDefault="007B1230" w:rsidP="007B1230">
      <w:pPr>
        <w:rPr>
          <w:lang w:val="en-US"/>
        </w:rPr>
      </w:pPr>
      <w:r>
        <w:rPr>
          <w:lang w:val="en-US"/>
        </w:rPr>
        <w:t>-</w:t>
      </w:r>
    </w:p>
    <w:p w14:paraId="566AB384" w14:textId="495EFCE6" w:rsidR="007B1230" w:rsidRDefault="007B1230" w:rsidP="007B1230">
      <w:pPr>
        <w:pStyle w:val="ListParagraph"/>
        <w:numPr>
          <w:ilvl w:val="0"/>
          <w:numId w:val="2"/>
        </w:numPr>
        <w:rPr>
          <w:lang w:val="en-US"/>
        </w:rPr>
      </w:pPr>
      <w:r w:rsidRPr="00274785">
        <w:rPr>
          <w:highlight w:val="yellow"/>
          <w:lang w:val="en-US"/>
        </w:rPr>
        <w:t>BEFORE CREATION OF THE  BUILD WE HAVE TO DO BUILD  TESTING</w:t>
      </w:r>
      <w:r>
        <w:rPr>
          <w:lang w:val="en-US"/>
        </w:rPr>
        <w:t xml:space="preserve"> .</w:t>
      </w:r>
    </w:p>
    <w:p w14:paraId="40F51D3C" w14:textId="48D6204C" w:rsidR="007B1230" w:rsidRDefault="007B1230" w:rsidP="007B123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CHECKING THE </w:t>
      </w:r>
      <w:r w:rsidRPr="00274785">
        <w:rPr>
          <w:highlight w:val="yellow"/>
          <w:lang w:val="en-US"/>
        </w:rPr>
        <w:t>COMPILATION ISSUE BETWEEN THE SOURCE CODE COMPONENTS</w:t>
      </w:r>
      <w:r>
        <w:rPr>
          <w:lang w:val="en-US"/>
        </w:rPr>
        <w:t xml:space="preserve"> ( TO CHECK WHETER THERE BUILD IS BROKEN OR NOT )</w:t>
      </w:r>
    </w:p>
    <w:p w14:paraId="33F27CD8" w14:textId="17212749" w:rsidR="007B1230" w:rsidRPr="00274785" w:rsidRDefault="007B1230" w:rsidP="007B1230">
      <w:pPr>
        <w:pStyle w:val="ListParagraph"/>
        <w:numPr>
          <w:ilvl w:val="0"/>
          <w:numId w:val="2"/>
        </w:numPr>
        <w:rPr>
          <w:highlight w:val="yellow"/>
          <w:lang w:val="en-US"/>
        </w:rPr>
      </w:pPr>
      <w:r>
        <w:rPr>
          <w:lang w:val="en-US"/>
        </w:rPr>
        <w:t xml:space="preserve">ONCE A BUILD IS SUCCESSFUL </w:t>
      </w:r>
      <w:r w:rsidRPr="00274785">
        <w:rPr>
          <w:highlight w:val="yellow"/>
          <w:lang w:val="en-US"/>
        </w:rPr>
        <w:t>INSTALING INTO THE TESTING ENVIRONMENT IS CALLED AS BUILD DEPLOYMENT.</w:t>
      </w:r>
    </w:p>
    <w:p w14:paraId="309460E5" w14:textId="594431F3" w:rsidR="007B1230" w:rsidRPr="00274785" w:rsidRDefault="007B1230" w:rsidP="007B1230">
      <w:pPr>
        <w:pStyle w:val="ListParagraph"/>
        <w:numPr>
          <w:ilvl w:val="0"/>
          <w:numId w:val="2"/>
        </w:numPr>
        <w:rPr>
          <w:highlight w:val="yellow"/>
          <w:lang w:val="en-US"/>
        </w:rPr>
      </w:pPr>
      <w:r>
        <w:rPr>
          <w:lang w:val="en-US"/>
        </w:rPr>
        <w:t xml:space="preserve">SAME BUILD IF ITS </w:t>
      </w:r>
      <w:r w:rsidRPr="00274785">
        <w:rPr>
          <w:highlight w:val="yellow"/>
          <w:lang w:val="en-US"/>
        </w:rPr>
        <w:t>INSTALED IN UAT ENVIRONMENT IS CALLED AS BUILD DELIVERY.</w:t>
      </w:r>
    </w:p>
    <w:p w14:paraId="4ADD5106" w14:textId="15F4B265" w:rsidR="007B1230" w:rsidRDefault="007B1230" w:rsidP="007B123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BUILD MANAGEMENT TOOL IS REQUIRED BEFORE CREATION OF THE BUILD WHICH IS REQUIRED TO TEST THE BUILD AND BUILD CREATION.</w:t>
      </w:r>
    </w:p>
    <w:p w14:paraId="4BA29F15" w14:textId="214C5AD6" w:rsidR="007B1230" w:rsidRDefault="007B1230" w:rsidP="007B1230">
      <w:pPr>
        <w:pStyle w:val="Heading3"/>
        <w:rPr>
          <w:lang w:val="en-US"/>
        </w:rPr>
      </w:pPr>
      <w:r>
        <w:rPr>
          <w:lang w:val="en-US"/>
        </w:rPr>
        <w:t>SOME BUILD MANAGEMENT TOOL AVAILABLE IN THE MARKET=</w:t>
      </w:r>
    </w:p>
    <w:p w14:paraId="4A1DC3F4" w14:textId="2DA8629A" w:rsidR="007B1230" w:rsidRDefault="007B1230" w:rsidP="007B123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1 MAVEN</w:t>
      </w:r>
    </w:p>
    <w:p w14:paraId="120F318D" w14:textId="171D6873" w:rsidR="007B1230" w:rsidRDefault="007B1230" w:rsidP="007B123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2 GRADLE </w:t>
      </w:r>
    </w:p>
    <w:p w14:paraId="5DECA0A4" w14:textId="39AB1B7A" w:rsidR="007B1230" w:rsidRDefault="007B1230" w:rsidP="007B123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3 JFROG</w:t>
      </w:r>
    </w:p>
    <w:p w14:paraId="505FC9FA" w14:textId="4CD7CEBF" w:rsidR="007B1230" w:rsidRDefault="007B1230" w:rsidP="007B123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4 ANT</w:t>
      </w:r>
    </w:p>
    <w:p w14:paraId="79952D68" w14:textId="31378020" w:rsidR="007B1230" w:rsidRDefault="007B1230" w:rsidP="007B1230">
      <w:pPr>
        <w:pStyle w:val="Heading1"/>
        <w:rPr>
          <w:lang w:val="en-US"/>
        </w:rPr>
      </w:pPr>
      <w:r>
        <w:rPr>
          <w:lang w:val="en-US"/>
        </w:rPr>
        <w:t>MAVEN=</w:t>
      </w:r>
    </w:p>
    <w:p w14:paraId="2989E0E6" w14:textId="4D4A14B3" w:rsidR="007B1230" w:rsidRDefault="007B1230" w:rsidP="007B123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IF WE </w:t>
      </w:r>
      <w:r w:rsidRPr="00274785">
        <w:rPr>
          <w:highlight w:val="yellow"/>
          <w:lang w:val="en-US"/>
        </w:rPr>
        <w:t>WANT TO TEST THE BUILD</w:t>
      </w:r>
      <w:r>
        <w:rPr>
          <w:lang w:val="en-US"/>
        </w:rPr>
        <w:t xml:space="preserve"> WE USE COMMAND </w:t>
      </w:r>
      <w:r w:rsidRPr="00274785">
        <w:rPr>
          <w:highlight w:val="yellow"/>
          <w:lang w:val="en-US"/>
        </w:rPr>
        <w:t>MVN COMPILE</w:t>
      </w:r>
      <w:r>
        <w:rPr>
          <w:lang w:val="en-US"/>
        </w:rPr>
        <w:t>.</w:t>
      </w:r>
    </w:p>
    <w:p w14:paraId="2915BA6D" w14:textId="58C7106F" w:rsidR="007B1230" w:rsidRDefault="007B1230" w:rsidP="007B123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TO </w:t>
      </w:r>
      <w:r w:rsidRPr="00274785">
        <w:rPr>
          <w:highlight w:val="yellow"/>
          <w:lang w:val="en-US"/>
        </w:rPr>
        <w:t>EXECUTE UNIT TEST CASES</w:t>
      </w:r>
      <w:r>
        <w:rPr>
          <w:lang w:val="en-US"/>
        </w:rPr>
        <w:t xml:space="preserve"> WE USE COMMAND </w:t>
      </w:r>
      <w:r w:rsidRPr="00274785">
        <w:rPr>
          <w:highlight w:val="yellow"/>
          <w:lang w:val="en-US"/>
        </w:rPr>
        <w:t>MVN TEST</w:t>
      </w:r>
      <w:r>
        <w:rPr>
          <w:lang w:val="en-US"/>
        </w:rPr>
        <w:t>.</w:t>
      </w:r>
    </w:p>
    <w:p w14:paraId="7357B5E1" w14:textId="376735BA" w:rsidR="007B1230" w:rsidRDefault="007B1230" w:rsidP="007B123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IN ORDER TO </w:t>
      </w:r>
      <w:r w:rsidRPr="00274785">
        <w:rPr>
          <w:highlight w:val="yellow"/>
          <w:lang w:val="en-US"/>
        </w:rPr>
        <w:t>CREATE A BUILD</w:t>
      </w:r>
      <w:r>
        <w:rPr>
          <w:lang w:val="en-US"/>
        </w:rPr>
        <w:t xml:space="preserve"> WE CAN </w:t>
      </w:r>
      <w:r w:rsidR="004137F5">
        <w:rPr>
          <w:lang w:val="en-US"/>
        </w:rPr>
        <w:t xml:space="preserve">USE CAMMAND </w:t>
      </w:r>
      <w:r w:rsidR="004137F5" w:rsidRPr="00274785">
        <w:rPr>
          <w:highlight w:val="yellow"/>
          <w:lang w:val="en-US"/>
        </w:rPr>
        <w:t>MVN PACKAGE</w:t>
      </w:r>
      <w:r w:rsidR="004137F5">
        <w:rPr>
          <w:lang w:val="en-US"/>
        </w:rPr>
        <w:t>.</w:t>
      </w:r>
    </w:p>
    <w:p w14:paraId="3DCFF616" w14:textId="3009F79F" w:rsidR="004137F5" w:rsidRDefault="004137F5" w:rsidP="007B123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TO DEPLOY BUILD IN TESTING ENVIRONMENT OR UAT ENVIRONMENT WE USE COMMAND </w:t>
      </w:r>
      <w:r w:rsidRPr="00274785">
        <w:rPr>
          <w:highlight w:val="yellow"/>
          <w:lang w:val="en-US"/>
        </w:rPr>
        <w:t>MVN DEPLOY OR MVN INSTALL.</w:t>
      </w:r>
    </w:p>
    <w:p w14:paraId="41F1748B" w14:textId="45BBEAF1" w:rsidR="004137F5" w:rsidRDefault="004137F5" w:rsidP="004137F5">
      <w:pPr>
        <w:pStyle w:val="Heading2"/>
        <w:rPr>
          <w:lang w:val="en-US"/>
        </w:rPr>
      </w:pPr>
      <w:r>
        <w:rPr>
          <w:lang w:val="en-US"/>
        </w:rPr>
        <w:t>MAVEN USAGE IN AUTOMATION=</w:t>
      </w:r>
    </w:p>
    <w:p w14:paraId="5027822B" w14:textId="12D986EB" w:rsidR="004137F5" w:rsidRPr="000E02C3" w:rsidRDefault="004137F5" w:rsidP="004137F5">
      <w:pPr>
        <w:pStyle w:val="ListParagraph"/>
        <w:numPr>
          <w:ilvl w:val="0"/>
          <w:numId w:val="5"/>
        </w:numPr>
        <w:rPr>
          <w:highlight w:val="yellow"/>
          <w:lang w:val="en-US"/>
        </w:rPr>
      </w:pPr>
      <w:r>
        <w:rPr>
          <w:lang w:val="en-US"/>
        </w:rPr>
        <w:t xml:space="preserve">1 </w:t>
      </w:r>
      <w:r w:rsidRPr="000E02C3">
        <w:rPr>
          <w:highlight w:val="yellow"/>
          <w:lang w:val="en-US"/>
        </w:rPr>
        <w:t>MAVEN PROVIDE PROJECT STRUCUTRE.</w:t>
      </w:r>
    </w:p>
    <w:p w14:paraId="76B63240" w14:textId="6068DD93" w:rsidR="004137F5" w:rsidRPr="000E02C3" w:rsidRDefault="004137F5" w:rsidP="004137F5">
      <w:pPr>
        <w:pStyle w:val="ListParagraph"/>
        <w:numPr>
          <w:ilvl w:val="0"/>
          <w:numId w:val="5"/>
        </w:numPr>
        <w:rPr>
          <w:highlight w:val="yellow"/>
          <w:lang w:val="en-US"/>
        </w:rPr>
      </w:pPr>
      <w:r w:rsidRPr="000E02C3">
        <w:rPr>
          <w:highlight w:val="yellow"/>
          <w:lang w:val="en-US"/>
        </w:rPr>
        <w:t>2 HANDLE DEPENDENCY JAR.FILES</w:t>
      </w:r>
    </w:p>
    <w:p w14:paraId="25447716" w14:textId="1BF46F12" w:rsidR="004137F5" w:rsidRPr="000E02C3" w:rsidRDefault="004137F5" w:rsidP="004137F5">
      <w:pPr>
        <w:pStyle w:val="ListParagraph"/>
        <w:numPr>
          <w:ilvl w:val="0"/>
          <w:numId w:val="5"/>
        </w:numPr>
        <w:rPr>
          <w:highlight w:val="yellow"/>
          <w:lang w:val="en-US"/>
        </w:rPr>
      </w:pPr>
      <w:r w:rsidRPr="000E02C3">
        <w:rPr>
          <w:highlight w:val="yellow"/>
          <w:lang w:val="en-US"/>
        </w:rPr>
        <w:t>3 BUILD TEST.</w:t>
      </w:r>
    </w:p>
    <w:p w14:paraId="026EEDBA" w14:textId="03147974" w:rsidR="004137F5" w:rsidRDefault="004137F5" w:rsidP="00BA658D">
      <w:pPr>
        <w:pStyle w:val="ListParagraph"/>
        <w:numPr>
          <w:ilvl w:val="0"/>
          <w:numId w:val="5"/>
        </w:numPr>
        <w:rPr>
          <w:lang w:val="en-US"/>
        </w:rPr>
      </w:pPr>
      <w:r w:rsidRPr="000E02C3">
        <w:rPr>
          <w:highlight w:val="yellow"/>
          <w:lang w:val="en-US"/>
        </w:rPr>
        <w:t>4 TEST EXECUTION</w:t>
      </w:r>
      <w:r>
        <w:rPr>
          <w:lang w:val="en-US"/>
        </w:rPr>
        <w:t xml:space="preserve">  -   a . MAVEN PARAMETER    b. MAVEN PROFILING.</w:t>
      </w:r>
    </w:p>
    <w:p w14:paraId="3CF9B12B" w14:textId="77777777" w:rsidR="00BA658D" w:rsidRPr="00BA658D" w:rsidRDefault="00BA658D" w:rsidP="00BA658D">
      <w:pPr>
        <w:pStyle w:val="ListParagraph"/>
        <w:rPr>
          <w:lang w:val="en-US"/>
        </w:rPr>
      </w:pPr>
    </w:p>
    <w:p w14:paraId="1DD79D19" w14:textId="2BF681EB" w:rsidR="004137F5" w:rsidRDefault="004137F5" w:rsidP="004137F5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1 BY CREATING MAVEN PROJECT WE WILL GET </w:t>
      </w:r>
      <w:r w:rsidRPr="000E02C3">
        <w:rPr>
          <w:highlight w:val="yellow"/>
          <w:lang w:val="en-US"/>
        </w:rPr>
        <w:t>4 SOURCE FOLDER AND POM. XML</w:t>
      </w:r>
      <w:r>
        <w:rPr>
          <w:lang w:val="en-US"/>
        </w:rPr>
        <w:t xml:space="preserve"> FILE.</w:t>
      </w:r>
    </w:p>
    <w:p w14:paraId="5A1EEEA8" w14:textId="1349BF3B" w:rsidR="004137F5" w:rsidRDefault="004137F5" w:rsidP="00E31F64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Src/main/java , src/main/resource , src/test/java , src/test/resource , pom.xml</w:t>
      </w:r>
    </w:p>
    <w:p w14:paraId="3E266145" w14:textId="77777777" w:rsidR="00E31F64" w:rsidRPr="00E31F64" w:rsidRDefault="00E31F64" w:rsidP="00E31F64">
      <w:pPr>
        <w:pStyle w:val="ListParagraph"/>
        <w:ind w:left="1080"/>
        <w:rPr>
          <w:lang w:val="en-US"/>
        </w:rPr>
      </w:pPr>
    </w:p>
    <w:p w14:paraId="1A02A2AE" w14:textId="70D1BAC0" w:rsidR="004137F5" w:rsidRDefault="004137F5" w:rsidP="004137F5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2 DEPENDENCY SUPPORT =</w:t>
      </w:r>
    </w:p>
    <w:p w14:paraId="5BC3027E" w14:textId="36FA37C3" w:rsidR="004137F5" w:rsidRPr="00C169CE" w:rsidRDefault="004137F5" w:rsidP="004137F5">
      <w:pPr>
        <w:pStyle w:val="ListParagraph"/>
        <w:numPr>
          <w:ilvl w:val="0"/>
          <w:numId w:val="7"/>
        </w:numPr>
        <w:rPr>
          <w:highlight w:val="yellow"/>
          <w:lang w:val="en-US"/>
        </w:rPr>
      </w:pPr>
      <w:r w:rsidRPr="00C169CE">
        <w:rPr>
          <w:highlight w:val="yellow"/>
          <w:lang w:val="en-US"/>
        </w:rPr>
        <w:t>HANDLE DEPENDENCY JARS.</w:t>
      </w:r>
    </w:p>
    <w:p w14:paraId="23D5B8C9" w14:textId="487CB249" w:rsidR="004137F5" w:rsidRDefault="004137F5" w:rsidP="004137F5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CREATE FRAMEWORK CONFIGURATION QUICK SETUP FOR NEW ENGINEERS </w:t>
      </w:r>
    </w:p>
    <w:p w14:paraId="40D08D52" w14:textId="1176DE40" w:rsidR="004137F5" w:rsidRDefault="004137F5" w:rsidP="004137F5">
      <w:pPr>
        <w:pStyle w:val="ListParagraph"/>
        <w:rPr>
          <w:lang w:val="en-US"/>
        </w:rPr>
      </w:pPr>
      <w:r>
        <w:rPr>
          <w:lang w:val="en-US"/>
        </w:rPr>
        <w:t>(BECOUSE ALL THE REQUIRE DEPENDENCY JAR. VERSIONS DECLARE IN POM.XML, YOU JUST GET THE FRAMEWORK FROM THE GIT AND SAVE POM FILE )</w:t>
      </w:r>
    </w:p>
    <w:p w14:paraId="22EC08EB" w14:textId="50B3FD23" w:rsidR="004E3A67" w:rsidRDefault="004E3A67" w:rsidP="004E3A67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ALL OPEN SOURCE TOOL AVAILABLE IN MARKET BEING STORED IN MAVEN , JFROG , GRADLE</w:t>
      </w:r>
    </w:p>
    <w:p w14:paraId="258731EB" w14:textId="46177C7B" w:rsidR="004E3A67" w:rsidRDefault="004E3A67" w:rsidP="004E3A67">
      <w:pPr>
        <w:ind w:left="360"/>
        <w:rPr>
          <w:lang w:val="en-US"/>
        </w:rPr>
      </w:pPr>
    </w:p>
    <w:p w14:paraId="7E24740B" w14:textId="2FE26E82" w:rsidR="004E3A67" w:rsidRDefault="004E3A67" w:rsidP="004E3A67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3 BUILD TEST SUPPORT =</w:t>
      </w:r>
    </w:p>
    <w:p w14:paraId="168D7252" w14:textId="7A875274" w:rsidR="004E3A67" w:rsidRDefault="004E3A67" w:rsidP="004E3A67">
      <w:pPr>
        <w:pStyle w:val="ListParagraph"/>
        <w:numPr>
          <w:ilvl w:val="0"/>
          <w:numId w:val="7"/>
        </w:numPr>
        <w:rPr>
          <w:lang w:val="en-US"/>
        </w:rPr>
      </w:pPr>
      <w:r w:rsidRPr="00C169CE">
        <w:rPr>
          <w:highlight w:val="yellow"/>
          <w:lang w:val="en-US"/>
        </w:rPr>
        <w:t>CHECK THE INTEGRATION AND COMPILATION ISSUE BETWEEN THE FRAMEWORK</w:t>
      </w:r>
      <w:r>
        <w:rPr>
          <w:lang w:val="en-US"/>
        </w:rPr>
        <w:t xml:space="preserve"> COMPONENT WHENEVER MULTIPLE ENGINEERS WORKING WITH SAME FRAMWORK THEIR MIGHT BE POSIBILITYS 1 ENGINEER MODIFICATION , ADDITION AND DELETION MIGHT AFFECT THE ENTIRE BUILD.</w:t>
      </w:r>
    </w:p>
    <w:p w14:paraId="4139C090" w14:textId="5F03BDDD" w:rsidR="004E3A67" w:rsidRDefault="004E3A67" w:rsidP="004E3A67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WHICH IS USED TO </w:t>
      </w:r>
      <w:r w:rsidRPr="00BD0782">
        <w:rPr>
          <w:highlight w:val="yellow"/>
          <w:lang w:val="en-US"/>
        </w:rPr>
        <w:t>CHECK FRAMWORK BUILD IS BROKEN OR NOT</w:t>
      </w:r>
      <w:r>
        <w:rPr>
          <w:lang w:val="en-US"/>
        </w:rPr>
        <w:t>.</w:t>
      </w:r>
    </w:p>
    <w:p w14:paraId="315CE8A3" w14:textId="3F524E0C" w:rsidR="004E3A67" w:rsidRPr="00BD0782" w:rsidRDefault="004E3A67" w:rsidP="004E3A67">
      <w:pPr>
        <w:pStyle w:val="ListParagraph"/>
        <w:numPr>
          <w:ilvl w:val="0"/>
          <w:numId w:val="7"/>
        </w:numPr>
        <w:rPr>
          <w:highlight w:val="yellow"/>
          <w:lang w:val="en-US"/>
        </w:rPr>
      </w:pPr>
      <w:r>
        <w:rPr>
          <w:lang w:val="en-US"/>
        </w:rPr>
        <w:t xml:space="preserve">AS PER THE RULE OF AUTOMATION WHENEVER YOU </w:t>
      </w:r>
      <w:r w:rsidRPr="00BD0782">
        <w:rPr>
          <w:highlight w:val="yellow"/>
          <w:lang w:val="en-US"/>
        </w:rPr>
        <w:t>ADD AN ELEMENT OR MODIFY AND ELEMENT / DELETE THE LIBRARY MAKE SURE GO TO CMD AND EXECUTE FEW MAVEN COMMANDS .</w:t>
      </w:r>
    </w:p>
    <w:p w14:paraId="4B6DA91C" w14:textId="024CA3CE" w:rsidR="004E3A67" w:rsidRDefault="004E3A67" w:rsidP="004E3A67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OR ELSE WE WILL GET COMPILATION PROBLEM.</w:t>
      </w:r>
    </w:p>
    <w:p w14:paraId="72D39FF2" w14:textId="2B429077" w:rsidR="004E3A67" w:rsidRDefault="004E3A67" w:rsidP="004E3A67">
      <w:pPr>
        <w:rPr>
          <w:lang w:val="en-US"/>
        </w:rPr>
      </w:pPr>
      <w:r>
        <w:rPr>
          <w:lang w:val="en-US"/>
        </w:rPr>
        <w:t>MVN COMPILE=</w:t>
      </w:r>
    </w:p>
    <w:p w14:paraId="0B750D3C" w14:textId="507343CA" w:rsidR="004E3A67" w:rsidRDefault="004E3A67" w:rsidP="004E3A67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GET TO KNOW THE BUILD PASS OR BUILD FAIL .</w:t>
      </w:r>
    </w:p>
    <w:p w14:paraId="2183CC8B" w14:textId="3FB537C1" w:rsidR="004E3A67" w:rsidRDefault="004E3A67" w:rsidP="004E3A67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IF WE GET BUILD FAILED / BROKEN SOME MODIFICATIONS HAVE HAPPENED .</w:t>
      </w:r>
    </w:p>
    <w:p w14:paraId="06B288F8" w14:textId="378690C2" w:rsidR="004E3A67" w:rsidRDefault="004E3A67" w:rsidP="004E3A67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SO PULL THE LATEST CODE FROM THE GITHUB THEN AUTOMATICALLY </w:t>
      </w:r>
      <w:r w:rsidR="00836E51">
        <w:rPr>
          <w:lang w:val="en-US"/>
        </w:rPr>
        <w:t>COMPILE PROJECT IN CMD.</w:t>
      </w:r>
    </w:p>
    <w:p w14:paraId="12DFC646" w14:textId="024023A6" w:rsidR="00836E51" w:rsidRDefault="00836E51" w:rsidP="00836E51">
      <w:pPr>
        <w:rPr>
          <w:lang w:val="en-US"/>
        </w:rPr>
      </w:pPr>
      <w:r>
        <w:rPr>
          <w:lang w:val="en-US"/>
        </w:rPr>
        <w:t>MVN TEST=</w:t>
      </w:r>
    </w:p>
    <w:p w14:paraId="4731A831" w14:textId="2C3C33EF" w:rsidR="00836E51" w:rsidRDefault="00836E51" w:rsidP="00836E51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WITHOUT ECLIPSE WE CAN RUN THE SCRIPTS IN CMD.</w:t>
      </w:r>
    </w:p>
    <w:p w14:paraId="6B57C254" w14:textId="37CBE0B9" w:rsidR="00836E51" w:rsidRDefault="00836E51" w:rsidP="00836E51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4 JUNKINS EXECUTION =WE WRITE MVN COMMANDS IN JUNKEN RUN WITHOUT ECLIPSE.</w:t>
      </w:r>
    </w:p>
    <w:p w14:paraId="715064B2" w14:textId="7E112FCF" w:rsidR="00836E51" w:rsidRDefault="00836E51" w:rsidP="00836E51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AT THE TIME OF EXECUTION WE CAN ALSO SEND SOME MAVEN PARAMETER LIKE URL,UN,PWD.</w:t>
      </w:r>
    </w:p>
    <w:p w14:paraId="40030DFD" w14:textId="05AD65E3" w:rsidR="00836E51" w:rsidRDefault="00836E51" w:rsidP="00836E51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INSIDE GIT HUB WE HAVE MULTIPLE SUITES LIKE SMOKE SUITE.XML , REGRESSION.XML ETC.. REQUIRED MAVEN PROFILING.</w:t>
      </w:r>
    </w:p>
    <w:p w14:paraId="3CF4C3A3" w14:textId="57A32543" w:rsidR="00836E51" w:rsidRDefault="00836E51" w:rsidP="00836E51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MAVEN MAJORLY SUPPORTS IN JUNKENS FOR CI / CD.</w:t>
      </w:r>
    </w:p>
    <w:p w14:paraId="38854AC4" w14:textId="270D6AAC" w:rsidR="00836E51" w:rsidRDefault="00836E51" w:rsidP="00836E51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MAVEN ALSO SUPPORT PROFILING .</w:t>
      </w:r>
    </w:p>
    <w:p w14:paraId="59E544BF" w14:textId="4106A7C7" w:rsidR="00836E51" w:rsidRDefault="00836E51" w:rsidP="00836E51">
      <w:pPr>
        <w:pStyle w:val="ListParagraph"/>
        <w:rPr>
          <w:lang w:val="en-US"/>
        </w:rPr>
      </w:pPr>
      <w:r>
        <w:rPr>
          <w:lang w:val="en-US"/>
        </w:rPr>
        <w:t>( WE CAN HAVE MULTIPLE TESTNG.XML FILE IN 1 PROJECT SO THAT WE GO FOR PROFILE TO EXECUTE SPECIFIC XML FILE VIA CMD )</w:t>
      </w:r>
    </w:p>
    <w:p w14:paraId="5CE40473" w14:textId="0CC65BE1" w:rsidR="00836E51" w:rsidRDefault="00836E51" w:rsidP="00836E51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MAVEN ALSO SUPPORT CMD PARAMETER.</w:t>
      </w:r>
    </w:p>
    <w:p w14:paraId="3EEE0890" w14:textId="7448014E" w:rsidR="00836E51" w:rsidRDefault="00836E51" w:rsidP="00836E51">
      <w:pPr>
        <w:pStyle w:val="Heading3"/>
        <w:rPr>
          <w:lang w:val="en-US"/>
        </w:rPr>
      </w:pPr>
      <w:r>
        <w:rPr>
          <w:lang w:val="en-US"/>
        </w:rPr>
        <w:t>2 SOFTWARES AVAILABLE IN MAVEN=</w:t>
      </w:r>
    </w:p>
    <w:p w14:paraId="527C2D80" w14:textId="1ABA688D" w:rsidR="00836E51" w:rsidRDefault="00836E51" w:rsidP="00836E51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1 MAVEN ECLIPSE SOFTWARE.</w:t>
      </w:r>
    </w:p>
    <w:p w14:paraId="3157B651" w14:textId="45A5A609" w:rsidR="00836E51" w:rsidRDefault="00836E51" w:rsidP="00836E51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2 MAVEN CMD SOFTWARE.</w:t>
      </w:r>
    </w:p>
    <w:p w14:paraId="60AAD25C" w14:textId="602C4E51" w:rsidR="00836E51" w:rsidRDefault="00836E51" w:rsidP="00836E51">
      <w:pPr>
        <w:pStyle w:val="Heading4"/>
        <w:rPr>
          <w:lang w:val="en-US"/>
        </w:rPr>
      </w:pPr>
      <w:r>
        <w:rPr>
          <w:lang w:val="en-US"/>
        </w:rPr>
        <w:t>1 MAVEN ECLIPSE SOFTWARE=</w:t>
      </w:r>
    </w:p>
    <w:p w14:paraId="16AFFFFE" w14:textId="040E6068" w:rsidR="00836E51" w:rsidRDefault="00836E51" w:rsidP="00836E51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NO NEED TO INSTALL IT COMES ALONG WITH ECLIPSE ( COMES ALONG EGIT ) .</w:t>
      </w:r>
    </w:p>
    <w:p w14:paraId="13F4F3CC" w14:textId="703D3D18" w:rsidR="00836E51" w:rsidRDefault="00836E51" w:rsidP="00836E51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BEFORE 2018 ECLIPSE VERSION WE NEED TO INSTALL MAVEN ECLIPSE SOFTWARE.</w:t>
      </w:r>
    </w:p>
    <w:p w14:paraId="3EAEDA73" w14:textId="5E4FF84A" w:rsidR="00836E51" w:rsidRDefault="00836E51" w:rsidP="00836E51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IT PROVIDES FRAMEWORK FOLDER STURCTURE </w:t>
      </w:r>
      <w:r w:rsidR="00C77F30">
        <w:rPr>
          <w:lang w:val="en-US"/>
        </w:rPr>
        <w:t>WITH POM.XML</w:t>
      </w:r>
    </w:p>
    <w:p w14:paraId="20A70402" w14:textId="359A9AB1" w:rsidR="00C77F30" w:rsidRDefault="00C77F30" w:rsidP="00C77F30">
      <w:pPr>
        <w:pStyle w:val="ListParagraph"/>
        <w:rPr>
          <w:lang w:val="en-US"/>
        </w:rPr>
      </w:pPr>
      <w:r>
        <w:rPr>
          <w:lang w:val="en-US"/>
        </w:rPr>
        <w:lastRenderedPageBreak/>
        <w:t>( 4 SRC FILES WITH POM.XML)</w:t>
      </w:r>
    </w:p>
    <w:p w14:paraId="6F4DB0EA" w14:textId="11620152" w:rsidR="00C77F30" w:rsidRDefault="00C77F30" w:rsidP="00C77F30">
      <w:pPr>
        <w:pStyle w:val="Heading4"/>
        <w:rPr>
          <w:lang w:val="en-US"/>
        </w:rPr>
      </w:pPr>
      <w:r>
        <w:rPr>
          <w:lang w:val="en-US"/>
        </w:rPr>
        <w:t>2 MAVEN CMD SOFTWARE=</w:t>
      </w:r>
    </w:p>
    <w:p w14:paraId="6C036ADC" w14:textId="0F9B11CC" w:rsidR="00C77F30" w:rsidRDefault="00C77F30" w:rsidP="00C77F30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NEED TO INSTALL EXPLICITLY .</w:t>
      </w:r>
    </w:p>
    <w:p w14:paraId="54C50F5E" w14:textId="5F3EE0F8" w:rsidR="00C77F30" w:rsidRDefault="00C77F30" w:rsidP="00C77F30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IT IS USED TO EXECUTE COMMANDS WE REQUIRE THIS SOFTWARE </w:t>
      </w:r>
    </w:p>
    <w:p w14:paraId="3D54DBE8" w14:textId="087CC277" w:rsidR="00C77F30" w:rsidRDefault="00C77F30" w:rsidP="00C77F30">
      <w:pPr>
        <w:pStyle w:val="Heading3"/>
        <w:rPr>
          <w:lang w:val="en-US"/>
        </w:rPr>
      </w:pPr>
      <w:r>
        <w:rPr>
          <w:lang w:val="en-US"/>
        </w:rPr>
        <w:t>MAVEN DEPENDENCY=</w:t>
      </w:r>
    </w:p>
    <w:p w14:paraId="028EF50E" w14:textId="4BA247E7" w:rsidR="00C77F30" w:rsidRDefault="00C77F30" w:rsidP="00C77F30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WHENEVER WE WANT TO WORK WITH ANY 3</w:t>
      </w:r>
      <w:r w:rsidRPr="00C77F30">
        <w:rPr>
          <w:vertAlign w:val="superscript"/>
          <w:lang w:val="en-US"/>
        </w:rPr>
        <w:t>RD</w:t>
      </w:r>
      <w:r>
        <w:rPr>
          <w:lang w:val="en-US"/>
        </w:rPr>
        <w:t xml:space="preserve"> PARTY TOOLS WE NEED TO GO FOR SPECIFIC WEBSITE TO DOWNLOAD IN ORDER OF VERSION CHANGES IN 3</w:t>
      </w:r>
      <w:r w:rsidRPr="00C77F30">
        <w:rPr>
          <w:vertAlign w:val="superscript"/>
          <w:lang w:val="en-US"/>
        </w:rPr>
        <w:t>RD</w:t>
      </w:r>
      <w:r>
        <w:rPr>
          <w:lang w:val="en-US"/>
        </w:rPr>
        <w:t xml:space="preserve"> PARTY TOOLS TO OVERCOME THIS WE GO FOR MAVEN DEPENDENCY.</w:t>
      </w:r>
    </w:p>
    <w:p w14:paraId="33F1DB1A" w14:textId="246EB8C6" w:rsidR="00C77F30" w:rsidRDefault="006C194B" w:rsidP="006C194B">
      <w:pPr>
        <w:pStyle w:val="Heading3"/>
        <w:rPr>
          <w:lang w:val="en-US"/>
        </w:rPr>
      </w:pPr>
      <w:r>
        <w:rPr>
          <w:lang w:val="en-US"/>
        </w:rPr>
        <w:t>WHAT IS MAVEN DEPENDENCY =</w:t>
      </w:r>
    </w:p>
    <w:p w14:paraId="66D9C600" w14:textId="055110E6" w:rsidR="006C194B" w:rsidRDefault="009A3098" w:rsidP="006C194B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DEPENDENCY IS ADVANCE FEATURE IN MAVEN WHICH IS USED TO GET ALL THE REQUIRED JARS FROM THE GLOBAL REPOSITERY ( </w:t>
      </w:r>
      <w:hyperlink r:id="rId7" w:history="1">
        <w:r w:rsidR="00351C0F" w:rsidRPr="00AA5697">
          <w:rPr>
            <w:rStyle w:val="Hyperlink"/>
            <w:lang w:val="en-US"/>
          </w:rPr>
          <w:t>http://mvnrepositery.com</w:t>
        </w:r>
      </w:hyperlink>
      <w:r w:rsidR="00351C0F">
        <w:rPr>
          <w:lang w:val="en-US"/>
        </w:rPr>
        <w:t xml:space="preserve"> ) TO LOCAL REPOSITERY ( c:/user/.m</w:t>
      </w:r>
      <w:r w:rsidR="0058190D">
        <w:rPr>
          <w:lang w:val="en-US"/>
        </w:rPr>
        <w:t>2 )  AND ATTACH ALL JARS TO THE PROJECT AUTOMATICALLY.</w:t>
      </w:r>
    </w:p>
    <w:p w14:paraId="724D1BF5" w14:textId="6F9A55B3" w:rsidR="0058190D" w:rsidRDefault="0058190D" w:rsidP="0058190D">
      <w:pPr>
        <w:pStyle w:val="Heading3"/>
        <w:rPr>
          <w:lang w:val="en-US"/>
        </w:rPr>
      </w:pPr>
      <w:r>
        <w:rPr>
          <w:lang w:val="en-US"/>
        </w:rPr>
        <w:t>HOW TO HANDLE DEPENDENCYS=</w:t>
      </w:r>
    </w:p>
    <w:p w14:paraId="59048446" w14:textId="3B0C218D" w:rsidR="0058190D" w:rsidRDefault="003F2327" w:rsidP="0058190D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1 CREATE MAVEN PROJECT.</w:t>
      </w:r>
    </w:p>
    <w:p w14:paraId="6F4A897A" w14:textId="70A7DE25" w:rsidR="003F2327" w:rsidRDefault="003F2327" w:rsidP="0058190D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2 GO TO POM.XML</w:t>
      </w:r>
    </w:p>
    <w:p w14:paraId="33D31450" w14:textId="076C0C2B" w:rsidR="003F2327" w:rsidRDefault="003F2327" w:rsidP="0058190D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3 INSIDE THE POM.XML INSERT &lt;DEPENDENCYS&gt; TAG.</w:t>
      </w:r>
    </w:p>
    <w:p w14:paraId="56A45D33" w14:textId="490B6C41" w:rsidR="003F2327" w:rsidRDefault="003F2327" w:rsidP="0058190D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4 GO TO GLOBAL REPOSITERY</w:t>
      </w:r>
      <w:r w:rsidR="00033211">
        <w:rPr>
          <w:lang w:val="en-US"/>
        </w:rPr>
        <w:t xml:space="preserve"> ( http://mvnrepositery.com ) .</w:t>
      </w:r>
    </w:p>
    <w:p w14:paraId="2A87AE45" w14:textId="6DD1F603" w:rsidR="00033211" w:rsidRDefault="00033211" w:rsidP="0058190D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5 </w:t>
      </w:r>
      <w:r w:rsidR="002A1873">
        <w:rPr>
          <w:lang w:val="en-US"/>
        </w:rPr>
        <w:t>SEARCH FOR REQUIRED TOOL.</w:t>
      </w:r>
    </w:p>
    <w:p w14:paraId="315D4069" w14:textId="451FC280" w:rsidR="002A1873" w:rsidRDefault="002A1873" w:rsidP="0058190D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6 COPY THE DEPENDENCY CODE FOR ALL ABOVE TOOLS.</w:t>
      </w:r>
    </w:p>
    <w:p w14:paraId="6A7B1ACA" w14:textId="5536AD9F" w:rsidR="00946495" w:rsidRDefault="00946495" w:rsidP="0058190D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7 PASTE THE DEPENDENCY CODE INSIDE POM.XML.</w:t>
      </w:r>
    </w:p>
    <w:p w14:paraId="42302F17" w14:textId="620CED18" w:rsidR="00946495" w:rsidRDefault="00946495" w:rsidP="0058190D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8 SAVE THE FILE ( POM.XML FILE AUTOMATICALLY CONNECT TO GLOBAL REPOSITERY </w:t>
      </w:r>
      <w:r w:rsidR="009E608C">
        <w:rPr>
          <w:lang w:val="en-US"/>
        </w:rPr>
        <w:t xml:space="preserve">VIA INTERNET AND DOWNLOAD ALL THE JARS INTO .M2 [MAVEN -LOCAL REPOSITERY ] </w:t>
      </w:r>
      <w:r w:rsidR="001A1D93">
        <w:rPr>
          <w:lang w:val="en-US"/>
        </w:rPr>
        <w:t>FOLDER THEN ATTACH ALL THE JARS TO PROJECT.</w:t>
      </w:r>
    </w:p>
    <w:p w14:paraId="2764501E" w14:textId="77777777" w:rsidR="00AE3287" w:rsidRDefault="00AE3287" w:rsidP="00AE3287">
      <w:pPr>
        <w:pStyle w:val="NormalWeb"/>
        <w:numPr>
          <w:ilvl w:val="0"/>
          <w:numId w:val="1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dependency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4E624F56" w14:textId="77777777" w:rsidR="00AE3287" w:rsidRDefault="00AE3287" w:rsidP="00AE3287">
      <w:pPr>
        <w:pStyle w:val="NormalWeb"/>
        <w:numPr>
          <w:ilvl w:val="0"/>
          <w:numId w:val="1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groupId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org.seleniumhq.selenium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groupId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2C8A782D" w14:textId="77777777" w:rsidR="00AE3287" w:rsidRDefault="00AE3287" w:rsidP="00AE3287">
      <w:pPr>
        <w:pStyle w:val="NormalWeb"/>
        <w:numPr>
          <w:ilvl w:val="0"/>
          <w:numId w:val="1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artifactId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selenium-java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artifactId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57311955" w14:textId="77777777" w:rsidR="00AE3287" w:rsidRDefault="00AE3287" w:rsidP="00AE3287">
      <w:pPr>
        <w:pStyle w:val="NormalWeb"/>
        <w:numPr>
          <w:ilvl w:val="0"/>
          <w:numId w:val="1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4.8.1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11A5BA8F" w14:textId="77777777" w:rsidR="00AE3287" w:rsidRDefault="00AE3287" w:rsidP="00AE3287">
      <w:pPr>
        <w:pStyle w:val="NormalWeb"/>
        <w:numPr>
          <w:ilvl w:val="0"/>
          <w:numId w:val="1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dependency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3B0FBFA8" w14:textId="222D4C1A" w:rsidR="001A1D93" w:rsidRDefault="00F324E7" w:rsidP="001A1D93">
      <w:pPr>
        <w:pStyle w:val="ListParagraph"/>
        <w:rPr>
          <w:lang w:val="en-US"/>
        </w:rPr>
      </w:pPr>
      <w:r>
        <w:rPr>
          <w:lang w:val="en-US"/>
        </w:rPr>
        <w:t xml:space="preserve">&lt;grouptID&gt; NAME OF THE ORGANIZATION </w:t>
      </w:r>
    </w:p>
    <w:p w14:paraId="4FA108A9" w14:textId="670F673A" w:rsidR="00933565" w:rsidRDefault="00933565" w:rsidP="001A1D93">
      <w:pPr>
        <w:pStyle w:val="ListParagraph"/>
        <w:rPr>
          <w:lang w:val="en-US"/>
        </w:rPr>
      </w:pPr>
      <w:r>
        <w:rPr>
          <w:lang w:val="en-US"/>
        </w:rPr>
        <w:t>&lt; artifactID&gt; PROJECT NAME (TOOL)</w:t>
      </w:r>
    </w:p>
    <w:p w14:paraId="493FAAB1" w14:textId="1E956E4E" w:rsidR="00933565" w:rsidRDefault="00933565" w:rsidP="001A1D93">
      <w:pPr>
        <w:pStyle w:val="ListParagraph"/>
        <w:rPr>
          <w:lang w:val="en-US"/>
        </w:rPr>
      </w:pPr>
      <w:r>
        <w:rPr>
          <w:lang w:val="en-US"/>
        </w:rPr>
        <w:t>&lt;version&gt; VERSION OF THE PROJECT.</w:t>
      </w:r>
    </w:p>
    <w:p w14:paraId="38953869" w14:textId="3A7ABAA7" w:rsidR="003D24F1" w:rsidRDefault="003D24F1" w:rsidP="003D24F1">
      <w:pPr>
        <w:pStyle w:val="Heading1"/>
        <w:rPr>
          <w:lang w:val="en-US"/>
        </w:rPr>
      </w:pPr>
      <w:r>
        <w:rPr>
          <w:lang w:val="en-US"/>
        </w:rPr>
        <w:t>POM=</w:t>
      </w:r>
    </w:p>
    <w:p w14:paraId="61D0E268" w14:textId="3F3B475D" w:rsidR="003D24F1" w:rsidRDefault="003D24F1" w:rsidP="003D24F1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POM STANDS FOR </w:t>
      </w:r>
      <w:r w:rsidRPr="00BD0782">
        <w:rPr>
          <w:highlight w:val="yellow"/>
          <w:lang w:val="en-US"/>
        </w:rPr>
        <w:t>PROJECT OBJECT MODEL.</w:t>
      </w:r>
    </w:p>
    <w:p w14:paraId="4E0222F0" w14:textId="3F6FBF4C" w:rsidR="003D24F1" w:rsidRPr="00BD0782" w:rsidRDefault="00046EF7" w:rsidP="003D24F1">
      <w:pPr>
        <w:pStyle w:val="ListParagraph"/>
        <w:numPr>
          <w:ilvl w:val="0"/>
          <w:numId w:val="13"/>
        </w:numPr>
        <w:rPr>
          <w:highlight w:val="yellow"/>
          <w:lang w:val="en-US"/>
        </w:rPr>
      </w:pPr>
      <w:r>
        <w:rPr>
          <w:lang w:val="en-US"/>
        </w:rPr>
        <w:t xml:space="preserve">POM.XML IS A </w:t>
      </w:r>
      <w:r w:rsidRPr="00BD0782">
        <w:rPr>
          <w:highlight w:val="yellow"/>
          <w:lang w:val="en-US"/>
        </w:rPr>
        <w:t>CONFIGURATION FILE OF THE MAVEN WHERE WE ARE GOING TO WRITE DEPENDENCY PROGRMME.</w:t>
      </w:r>
    </w:p>
    <w:p w14:paraId="524CD12E" w14:textId="168D7C4F" w:rsidR="00785990" w:rsidRPr="00BD0782" w:rsidRDefault="00785990" w:rsidP="003D24F1">
      <w:pPr>
        <w:pStyle w:val="ListParagraph"/>
        <w:numPr>
          <w:ilvl w:val="0"/>
          <w:numId w:val="13"/>
        </w:numPr>
        <w:rPr>
          <w:highlight w:val="yellow"/>
          <w:lang w:val="en-US"/>
        </w:rPr>
      </w:pPr>
      <w:r w:rsidRPr="00BD0782">
        <w:rPr>
          <w:highlight w:val="yellow"/>
          <w:lang w:val="en-US"/>
        </w:rPr>
        <w:t>.M2 INDICATES LOCAL REPOSITERY.</w:t>
      </w:r>
    </w:p>
    <w:p w14:paraId="7138116C" w14:textId="161EFE7A" w:rsidR="00F2722A" w:rsidRDefault="00B66A2F" w:rsidP="00F2722A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MVN GLOBAL REPOSITERY AVAILABLE IN INTERNE</w:t>
      </w:r>
      <w:r w:rsidR="00F2722A">
        <w:rPr>
          <w:lang w:val="en-US"/>
        </w:rPr>
        <w:t>T -INTERNALLY ATTACH TO</w:t>
      </w:r>
      <w:r w:rsidR="002B2DFB">
        <w:rPr>
          <w:lang w:val="en-US"/>
        </w:rPr>
        <w:t xml:space="preserve"> ECLIPSE.</w:t>
      </w:r>
    </w:p>
    <w:p w14:paraId="70E943EF" w14:textId="3BFF7FEF" w:rsidR="00007767" w:rsidRPr="00AA0993" w:rsidRDefault="002D6DEA" w:rsidP="00F2722A">
      <w:pPr>
        <w:pStyle w:val="ListParagraph"/>
        <w:numPr>
          <w:ilvl w:val="0"/>
          <w:numId w:val="13"/>
        </w:numPr>
        <w:rPr>
          <w:b/>
          <w:bCs/>
          <w:color w:val="FF0000"/>
          <w:lang w:val="en-US"/>
        </w:rPr>
      </w:pPr>
      <w:r w:rsidRPr="00AA0993">
        <w:rPr>
          <w:b/>
          <w:bCs/>
          <w:color w:val="FF0000"/>
          <w:lang w:val="en-US"/>
        </w:rPr>
        <w:t>Maven global repositery</w:t>
      </w:r>
    </w:p>
    <w:p w14:paraId="3C55670E" w14:textId="19CFB9CF" w:rsidR="00E534A9" w:rsidRDefault="002E5F2D" w:rsidP="00E534A9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8252" behindDoc="0" locked="0" layoutInCell="1" allowOverlap="1" wp14:anchorId="51180AE5" wp14:editId="52A60DD8">
                <wp:simplePos x="0" y="0"/>
                <wp:positionH relativeFrom="column">
                  <wp:posOffset>-1150374</wp:posOffset>
                </wp:positionH>
                <wp:positionV relativeFrom="paragraph">
                  <wp:posOffset>311000</wp:posOffset>
                </wp:positionV>
                <wp:extent cx="360" cy="360"/>
                <wp:effectExtent l="38100" t="38100" r="38100" b="38100"/>
                <wp:wrapNone/>
                <wp:docPr id="2485946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67CAFB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7" o:spid="_x0000_s1026" type="#_x0000_t75" style="position:absolute;margin-left:-90.95pt;margin-top:24.15pt;width:.75pt;height:.75pt;z-index:2516582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">
                <v:imagedata r:id="rId9" o:title=""/>
              </v:shape>
            </w:pict>
          </mc:Fallback>
        </mc:AlternateContent>
      </w:r>
      <w:r w:rsidR="0000776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4C4E84E" wp14:editId="253169F9">
                <wp:simplePos x="0" y="0"/>
                <wp:positionH relativeFrom="column">
                  <wp:posOffset>4608871</wp:posOffset>
                </wp:positionH>
                <wp:positionV relativeFrom="paragraph">
                  <wp:posOffset>-176982</wp:posOffset>
                </wp:positionV>
                <wp:extent cx="1312545" cy="641555"/>
                <wp:effectExtent l="0" t="0" r="20955" b="25400"/>
                <wp:wrapNone/>
                <wp:docPr id="62078403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545" cy="6415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CB1240" w14:textId="560F5C68" w:rsidR="00E534A9" w:rsidRDefault="00710105" w:rsidP="00007767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Org.poi</w:t>
                            </w:r>
                          </w:p>
                          <w:p w14:paraId="6BFC5A92" w14:textId="5E6EB1F7" w:rsidR="00007767" w:rsidRDefault="00007767" w:rsidP="00007767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Poi</w:t>
                            </w:r>
                          </w:p>
                          <w:p w14:paraId="09B723F9" w14:textId="31B8E4E7" w:rsidR="00007767" w:rsidRPr="00710105" w:rsidRDefault="0000776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4.0.1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C4E84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62.9pt;margin-top:-13.95pt;width:103.35pt;height:50.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" fillcolor="white [3201]" strokeweight=".5pt">
                <v:textbox>
                  <w:txbxContent>
                    <w:p w14:paraId="02CB1240" w14:textId="560F5C68" w:rsidR="00E534A9" w:rsidRDefault="00710105" w:rsidP="00007767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Org.poi</w:t>
                      </w:r>
                    </w:p>
                    <w:p w14:paraId="6BFC5A92" w14:textId="5E6EB1F7" w:rsidR="00007767" w:rsidRDefault="00007767" w:rsidP="00007767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Poi</w:t>
                      </w:r>
                    </w:p>
                    <w:p w14:paraId="09B723F9" w14:textId="31B8E4E7" w:rsidR="00007767" w:rsidRPr="00710105" w:rsidRDefault="0000776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4.0.1</w:t>
                      </w:r>
                    </w:p>
                  </w:txbxContent>
                </v:textbox>
              </v:shape>
            </w:pict>
          </mc:Fallback>
        </mc:AlternateContent>
      </w:r>
      <w:r w:rsidR="0071010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673B079" wp14:editId="471A27DA">
                <wp:simplePos x="0" y="0"/>
                <wp:positionH relativeFrom="column">
                  <wp:posOffset>2072148</wp:posOffset>
                </wp:positionH>
                <wp:positionV relativeFrom="paragraph">
                  <wp:posOffset>-147483</wp:posOffset>
                </wp:positionV>
                <wp:extent cx="1813560" cy="825910"/>
                <wp:effectExtent l="0" t="0" r="15240" b="12700"/>
                <wp:wrapNone/>
                <wp:docPr id="121556293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3560" cy="825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8D4E70" w14:textId="1B3522A6" w:rsidR="00E534A9" w:rsidRDefault="009E7B01" w:rsidP="00710105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Org.testng</w:t>
                            </w:r>
                          </w:p>
                          <w:p w14:paraId="08102087" w14:textId="3A8470BE" w:rsidR="00710105" w:rsidRDefault="00710105" w:rsidP="00710105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Testng</w:t>
                            </w:r>
                          </w:p>
                          <w:p w14:paraId="213B91EB" w14:textId="497F234A" w:rsidR="00710105" w:rsidRDefault="00710105" w:rsidP="00710105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7.8.0</w:t>
                            </w:r>
                          </w:p>
                          <w:p w14:paraId="313DBDB2" w14:textId="2998F6C8" w:rsidR="00710105" w:rsidRPr="009E7B01" w:rsidRDefault="00710105" w:rsidP="00710105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7.00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3B079" id="Text Box 2" o:spid="_x0000_s1027" type="#_x0000_t202" style="position:absolute;margin-left:163.15pt;margin-top:-11.6pt;width:142.8pt;height:65.05pt;z-index:251658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" fillcolor="white [3201]" strokeweight=".5pt">
                <v:textbox>
                  <w:txbxContent>
                    <w:p w14:paraId="7B8D4E70" w14:textId="1B3522A6" w:rsidR="00E534A9" w:rsidRDefault="009E7B01" w:rsidP="00710105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Org.testng</w:t>
                      </w:r>
                    </w:p>
                    <w:p w14:paraId="08102087" w14:textId="3A8470BE" w:rsidR="00710105" w:rsidRDefault="00710105" w:rsidP="00710105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Testng</w:t>
                      </w:r>
                    </w:p>
                    <w:p w14:paraId="213B91EB" w14:textId="497F234A" w:rsidR="00710105" w:rsidRDefault="00710105" w:rsidP="00710105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7.8.0</w:t>
                      </w:r>
                    </w:p>
                    <w:p w14:paraId="313DBDB2" w14:textId="2998F6C8" w:rsidR="00710105" w:rsidRPr="009E7B01" w:rsidRDefault="00710105" w:rsidP="00710105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7.00</w:t>
                      </w:r>
                    </w:p>
                  </w:txbxContent>
                </v:textbox>
              </v:shape>
            </w:pict>
          </mc:Fallback>
        </mc:AlternateContent>
      </w:r>
      <w:r w:rsidR="009E7B0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33E9AB8" wp14:editId="3BF45DE3">
                <wp:simplePos x="0" y="0"/>
                <wp:positionH relativeFrom="column">
                  <wp:posOffset>-309716</wp:posOffset>
                </wp:positionH>
                <wp:positionV relativeFrom="paragraph">
                  <wp:posOffset>-140111</wp:posOffset>
                </wp:positionV>
                <wp:extent cx="1865630" cy="796413"/>
                <wp:effectExtent l="0" t="0" r="20320" b="22860"/>
                <wp:wrapNone/>
                <wp:docPr id="6461661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5630" cy="7964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635C73" w14:textId="69BA079D" w:rsidR="00E534A9" w:rsidRDefault="000376C0" w:rsidP="000376C0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Org.selenium .selenium</w:t>
                            </w:r>
                          </w:p>
                          <w:p w14:paraId="7307A937" w14:textId="034D48CB" w:rsidR="000376C0" w:rsidRDefault="000376C0" w:rsidP="000376C0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Selenium</w:t>
                            </w:r>
                            <w:r w:rsidR="009E7B01">
                              <w:rPr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lang w:val="en-US"/>
                              </w:rPr>
                              <w:t>java</w:t>
                            </w:r>
                          </w:p>
                          <w:p w14:paraId="3EF57E75" w14:textId="7ED2740D" w:rsidR="009E7B01" w:rsidRDefault="009E7B01" w:rsidP="000376C0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4.10.0</w:t>
                            </w:r>
                          </w:p>
                          <w:p w14:paraId="23FE6FC8" w14:textId="3D0460D3" w:rsidR="009E7B01" w:rsidRDefault="009E7B01" w:rsidP="000376C0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4.8.0</w:t>
                            </w:r>
                          </w:p>
                          <w:p w14:paraId="1590D0EE" w14:textId="77777777" w:rsidR="000376C0" w:rsidRDefault="000376C0" w:rsidP="000376C0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</w:p>
                          <w:p w14:paraId="1A1D3AB3" w14:textId="77777777" w:rsidR="000376C0" w:rsidRPr="000376C0" w:rsidRDefault="000376C0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3E9AB8" id="Text Box 1" o:spid="_x0000_s1028" type="#_x0000_t202" style="position:absolute;margin-left:-24.4pt;margin-top:-11.05pt;width:146.9pt;height:62.7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" fillcolor="white [3201]" strokeweight=".5pt">
                <v:textbox>
                  <w:txbxContent>
                    <w:p w14:paraId="10635C73" w14:textId="69BA079D" w:rsidR="00E534A9" w:rsidRDefault="000376C0" w:rsidP="000376C0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Org.selenium .selenium</w:t>
                      </w:r>
                    </w:p>
                    <w:p w14:paraId="7307A937" w14:textId="034D48CB" w:rsidR="000376C0" w:rsidRDefault="000376C0" w:rsidP="000376C0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Selenium</w:t>
                      </w:r>
                      <w:r w:rsidR="009E7B01">
                        <w:rPr>
                          <w:lang w:val="en-US"/>
                        </w:rPr>
                        <w:t>-</w:t>
                      </w:r>
                      <w:r>
                        <w:rPr>
                          <w:lang w:val="en-US"/>
                        </w:rPr>
                        <w:t>java</w:t>
                      </w:r>
                    </w:p>
                    <w:p w14:paraId="3EF57E75" w14:textId="7ED2740D" w:rsidR="009E7B01" w:rsidRDefault="009E7B01" w:rsidP="000376C0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4.10.0</w:t>
                      </w:r>
                    </w:p>
                    <w:p w14:paraId="23FE6FC8" w14:textId="3D0460D3" w:rsidR="009E7B01" w:rsidRDefault="009E7B01" w:rsidP="000376C0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4.8.0</w:t>
                      </w:r>
                    </w:p>
                    <w:p w14:paraId="1590D0EE" w14:textId="77777777" w:rsidR="000376C0" w:rsidRDefault="000376C0" w:rsidP="000376C0">
                      <w:pPr>
                        <w:pStyle w:val="NoSpacing"/>
                        <w:rPr>
                          <w:lang w:val="en-US"/>
                        </w:rPr>
                      </w:pPr>
                    </w:p>
                    <w:p w14:paraId="1A1D3AB3" w14:textId="77777777" w:rsidR="000376C0" w:rsidRPr="000376C0" w:rsidRDefault="000376C0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FD27735" w14:textId="77777777" w:rsidR="00E534A9" w:rsidRDefault="00E534A9" w:rsidP="00E534A9">
      <w:pPr>
        <w:rPr>
          <w:lang w:val="en-US"/>
        </w:rPr>
      </w:pPr>
    </w:p>
    <w:p w14:paraId="4E6D5D4E" w14:textId="77777777" w:rsidR="00E534A9" w:rsidRDefault="00E534A9" w:rsidP="00E534A9">
      <w:pPr>
        <w:rPr>
          <w:lang w:val="en-US"/>
        </w:rPr>
      </w:pPr>
    </w:p>
    <w:p w14:paraId="30DE3668" w14:textId="117F2CB5" w:rsidR="002D6DEA" w:rsidRDefault="00173346" w:rsidP="002E5F2D">
      <w:pPr>
        <w:pStyle w:val="NoSpacing"/>
        <w:rPr>
          <w:lang w:val="en-US"/>
        </w:rPr>
      </w:pPr>
      <w:r>
        <w:rPr>
          <w:noProof/>
          <w:lang w:val="en-US"/>
        </w:rPr>
        <mc:AlternateContent>
          <mc:Choice Requires="aink">
            <w:drawing>
              <wp:anchor distT="0" distB="0" distL="114300" distR="114300" simplePos="0" relativeHeight="251658248" behindDoc="0" locked="0" layoutInCell="1" allowOverlap="1" wp14:anchorId="56E2DD17" wp14:editId="27FBDE35">
                <wp:simplePos x="0" y="0"/>
                <wp:positionH relativeFrom="column">
                  <wp:posOffset>-244254</wp:posOffset>
                </wp:positionH>
                <wp:positionV relativeFrom="paragraph">
                  <wp:posOffset>-195195</wp:posOffset>
                </wp:positionV>
                <wp:extent cx="3998160" cy="941040"/>
                <wp:effectExtent l="38100" t="38100" r="40640" b="50165"/>
                <wp:wrapNone/>
                <wp:docPr id="95424600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998160" cy="9410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8248" behindDoc="0" locked="0" layoutInCell="1" allowOverlap="1" wp14:anchorId="56E2DD17" wp14:editId="27FBDE35">
                <wp:simplePos x="0" y="0"/>
                <wp:positionH relativeFrom="column">
                  <wp:posOffset>-244254</wp:posOffset>
                </wp:positionH>
                <wp:positionV relativeFrom="paragraph">
                  <wp:posOffset>-195195</wp:posOffset>
                </wp:positionV>
                <wp:extent cx="3998160" cy="941040"/>
                <wp:effectExtent l="38100" t="38100" r="40640" b="50165"/>
                <wp:wrapNone/>
                <wp:docPr id="95424600" name="Ink 1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424600" name="Ink 11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10400" cy="9532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2D6DE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C77C683" wp14:editId="314C9778">
                <wp:simplePos x="0" y="0"/>
                <wp:positionH relativeFrom="column">
                  <wp:posOffset>22123</wp:posOffset>
                </wp:positionH>
                <wp:positionV relativeFrom="paragraph">
                  <wp:posOffset>214241</wp:posOffset>
                </wp:positionV>
                <wp:extent cx="1548580" cy="1165122"/>
                <wp:effectExtent l="0" t="0" r="13970" b="16510"/>
                <wp:wrapNone/>
                <wp:docPr id="85011458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8580" cy="11651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DAF407" w14:textId="090A61E8" w:rsidR="002D6DEA" w:rsidRPr="00AA0993" w:rsidRDefault="006E6F64">
                            <w:pPr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</w:pPr>
                            <w:r w:rsidRPr="00AA0993"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  <w:t>c// user/  . m2</w:t>
                            </w:r>
                          </w:p>
                          <w:p w14:paraId="2995DF7C" w14:textId="31AFC69B" w:rsidR="006E6F64" w:rsidRDefault="006E6F6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selenium jar</w:t>
                            </w:r>
                          </w:p>
                          <w:p w14:paraId="51CF7A93" w14:textId="253952C4" w:rsidR="006E6F64" w:rsidRDefault="006E6F6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testng .jar</w:t>
                            </w:r>
                          </w:p>
                          <w:p w14:paraId="748C6F84" w14:textId="76AC3872" w:rsidR="006E6F64" w:rsidRPr="006E6F64" w:rsidRDefault="006E6F6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poi .jar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77C683" id="Text Box 4" o:spid="_x0000_s1029" type="#_x0000_t202" style="position:absolute;margin-left:1.75pt;margin-top:16.85pt;width:121.95pt;height:91.7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" fillcolor="white [3201]" strokeweight=".5pt">
                <v:textbox>
                  <w:txbxContent>
                    <w:p w14:paraId="04DAF407" w14:textId="090A61E8" w:rsidR="002D6DEA" w:rsidRPr="00AA0993" w:rsidRDefault="006E6F64">
                      <w:pPr>
                        <w:rPr>
                          <w:b/>
                          <w:bCs/>
                          <w:color w:val="FF0000"/>
                          <w:lang w:val="en-US"/>
                        </w:rPr>
                      </w:pPr>
                      <w:r w:rsidRPr="00AA0993">
                        <w:rPr>
                          <w:b/>
                          <w:bCs/>
                          <w:color w:val="FF0000"/>
                          <w:lang w:val="en-US"/>
                        </w:rPr>
                        <w:t>c// user/  . m2</w:t>
                      </w:r>
                    </w:p>
                    <w:p w14:paraId="2995DF7C" w14:textId="31AFC69B" w:rsidR="006E6F64" w:rsidRDefault="006E6F6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selenium jar</w:t>
                      </w:r>
                    </w:p>
                    <w:p w14:paraId="51CF7A93" w14:textId="253952C4" w:rsidR="006E6F64" w:rsidRDefault="006E6F6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testng .jar</w:t>
                      </w:r>
                    </w:p>
                    <w:p w14:paraId="748C6F84" w14:textId="76AC3872" w:rsidR="006E6F64" w:rsidRPr="006E6F64" w:rsidRDefault="006E6F6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poi .jar</w:t>
                      </w:r>
                    </w:p>
                  </w:txbxContent>
                </v:textbox>
              </v:shape>
            </w:pict>
          </mc:Fallback>
        </mc:AlternateContent>
      </w:r>
    </w:p>
    <w:p w14:paraId="62D383BC" w14:textId="25DC063D" w:rsidR="002D6DEA" w:rsidRDefault="00173346" w:rsidP="00E534A9">
      <w:pPr>
        <w:rPr>
          <w:lang w:val="en-US"/>
        </w:rPr>
      </w:pPr>
      <w:r>
        <w:rPr>
          <w:noProof/>
          <w:lang w:val="en-US"/>
        </w:rPr>
        <mc:AlternateContent>
          <mc:Choice Requires="aink">
            <w:drawing>
              <wp:anchor distT="0" distB="0" distL="114300" distR="114300" simplePos="0" relativeHeight="251658247" behindDoc="0" locked="0" layoutInCell="1" allowOverlap="1" wp14:anchorId="04E818D2" wp14:editId="6ABCDC3C">
                <wp:simplePos x="0" y="0"/>
                <wp:positionH relativeFrom="column">
                  <wp:posOffset>767346</wp:posOffset>
                </wp:positionH>
                <wp:positionV relativeFrom="paragraph">
                  <wp:posOffset>-536385</wp:posOffset>
                </wp:positionV>
                <wp:extent cx="3000960" cy="1165680"/>
                <wp:effectExtent l="38100" t="38100" r="28575" b="34925"/>
                <wp:wrapNone/>
                <wp:docPr id="466957231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000960" cy="11656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8247" behindDoc="0" locked="0" layoutInCell="1" allowOverlap="1" wp14:anchorId="04E818D2" wp14:editId="6ABCDC3C">
                <wp:simplePos x="0" y="0"/>
                <wp:positionH relativeFrom="column">
                  <wp:posOffset>767346</wp:posOffset>
                </wp:positionH>
                <wp:positionV relativeFrom="paragraph">
                  <wp:posOffset>-536385</wp:posOffset>
                </wp:positionV>
                <wp:extent cx="3000960" cy="1165680"/>
                <wp:effectExtent l="38100" t="38100" r="28575" b="34925"/>
                <wp:wrapNone/>
                <wp:docPr id="466957231" name="Ink 1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6957231" name="Ink 10"/>
                        <pic:cNvPicPr/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13200" cy="11779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aink">
            <w:drawing>
              <wp:anchor distT="0" distB="0" distL="114300" distR="114300" simplePos="0" relativeHeight="251658246" behindDoc="0" locked="0" layoutInCell="1" allowOverlap="1" wp14:anchorId="32636C70" wp14:editId="7B07CAE9">
                <wp:simplePos x="0" y="0"/>
                <wp:positionH relativeFrom="column">
                  <wp:posOffset>3804920</wp:posOffset>
                </wp:positionH>
                <wp:positionV relativeFrom="paragraph">
                  <wp:posOffset>97790</wp:posOffset>
                </wp:positionV>
                <wp:extent cx="360" cy="360"/>
                <wp:effectExtent l="38100" t="38100" r="38100" b="38100"/>
                <wp:wrapNone/>
                <wp:docPr id="264778316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8246" behindDoc="0" locked="0" layoutInCell="1" allowOverlap="1" wp14:anchorId="32636C70" wp14:editId="7B07CAE9">
                <wp:simplePos x="0" y="0"/>
                <wp:positionH relativeFrom="column">
                  <wp:posOffset>3804920</wp:posOffset>
                </wp:positionH>
                <wp:positionV relativeFrom="paragraph">
                  <wp:posOffset>97790</wp:posOffset>
                </wp:positionV>
                <wp:extent cx="360" cy="360"/>
                <wp:effectExtent l="38100" t="38100" r="38100" b="38100"/>
                <wp:wrapNone/>
                <wp:docPr id="264778316" name="Ink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4778316" name="Ink 9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aink">
            <w:drawing>
              <wp:anchor distT="0" distB="0" distL="114300" distR="114300" simplePos="0" relativeHeight="251658245" behindDoc="0" locked="0" layoutInCell="1" allowOverlap="1" wp14:anchorId="3615ACA9" wp14:editId="2082E9D0">
                <wp:simplePos x="0" y="0"/>
                <wp:positionH relativeFrom="column">
                  <wp:posOffset>598506</wp:posOffset>
                </wp:positionH>
                <wp:positionV relativeFrom="paragraph">
                  <wp:posOffset>-675345</wp:posOffset>
                </wp:positionV>
                <wp:extent cx="3998880" cy="1636920"/>
                <wp:effectExtent l="38100" t="38100" r="40005" b="40005"/>
                <wp:wrapNone/>
                <wp:docPr id="1488796073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998880" cy="16369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8245" behindDoc="0" locked="0" layoutInCell="1" allowOverlap="1" wp14:anchorId="3615ACA9" wp14:editId="2082E9D0">
                <wp:simplePos x="0" y="0"/>
                <wp:positionH relativeFrom="column">
                  <wp:posOffset>598506</wp:posOffset>
                </wp:positionH>
                <wp:positionV relativeFrom="paragraph">
                  <wp:posOffset>-675345</wp:posOffset>
                </wp:positionV>
                <wp:extent cx="3998880" cy="1636920"/>
                <wp:effectExtent l="38100" t="38100" r="40005" b="40005"/>
                <wp:wrapNone/>
                <wp:docPr id="1488796073" name="Ink 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8796073" name="Ink 6"/>
                        <pic:cNvPicPr/>
                      </pic:nvPicPr>
                      <pic:blipFill>
                        <a:blip r:embed="rId1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11120" cy="1649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2028A07D" wp14:editId="5594F43B">
                <wp:simplePos x="0" y="0"/>
                <wp:positionH relativeFrom="column">
                  <wp:posOffset>2049821</wp:posOffset>
                </wp:positionH>
                <wp:positionV relativeFrom="paragraph">
                  <wp:posOffset>141809</wp:posOffset>
                </wp:positionV>
                <wp:extent cx="3252019" cy="980767"/>
                <wp:effectExtent l="0" t="0" r="24765" b="10160"/>
                <wp:wrapNone/>
                <wp:docPr id="90812715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2019" cy="9807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2358BD" w14:textId="259CF355" w:rsidR="002D6DEA" w:rsidRPr="00AA0993" w:rsidRDefault="003E2A1D" w:rsidP="003E2A1D">
                            <w:pPr>
                              <w:pStyle w:val="NoSpacing"/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Framework</w:t>
                            </w:r>
                            <w:r w:rsidRPr="00AA0993"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  <w:sym w:font="Wingdings" w:char="F0E0"/>
                            </w:r>
                            <w:r w:rsidRPr="00AA0993"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  <w:t xml:space="preserve">              pom.xml</w:t>
                            </w:r>
                            <w:r w:rsidR="002007CE"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  <w:t xml:space="preserve"> (project object model)</w:t>
                            </w:r>
                          </w:p>
                          <w:p w14:paraId="1EB1481C" w14:textId="77777777" w:rsidR="003E2A1D" w:rsidRDefault="003E2A1D" w:rsidP="003E2A1D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          &lt;dependency&gt; </w:t>
                            </w:r>
                          </w:p>
                          <w:p w14:paraId="6352B1F6" w14:textId="6A3538DB" w:rsidR="003E2A1D" w:rsidRDefault="003E2A1D" w:rsidP="003E2A1D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                  selenium ,</w:t>
                            </w:r>
                          </w:p>
                          <w:p w14:paraId="3C66A97A" w14:textId="3CC5C48D" w:rsidR="003E2A1D" w:rsidRDefault="003E2A1D" w:rsidP="003E2A1D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                     Testng</w:t>
                            </w:r>
                          </w:p>
                          <w:p w14:paraId="723E6FA8" w14:textId="03B4367F" w:rsidR="003E2A1D" w:rsidRPr="003E2A1D" w:rsidRDefault="003E2A1D" w:rsidP="003E2A1D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                         Poi     &lt;dependency</w:t>
                            </w:r>
                            <w:r w:rsidR="00AA0993">
                              <w:rPr>
                                <w:lang w:val="en-US"/>
                              </w:rP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28A07D" id="Text Box 5" o:spid="_x0000_s1030" type="#_x0000_t202" style="position:absolute;margin-left:161.4pt;margin-top:11.15pt;width:256.05pt;height:77.25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" fillcolor="white [3201]" strokeweight=".5pt">
                <v:textbox>
                  <w:txbxContent>
                    <w:p w14:paraId="0B2358BD" w14:textId="259CF355" w:rsidR="002D6DEA" w:rsidRPr="00AA0993" w:rsidRDefault="003E2A1D" w:rsidP="003E2A1D">
                      <w:pPr>
                        <w:pStyle w:val="NoSpacing"/>
                        <w:rPr>
                          <w:b/>
                          <w:bCs/>
                          <w:color w:val="FF0000"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Framework</w:t>
                      </w:r>
                      <w:r w:rsidRPr="00AA0993">
                        <w:rPr>
                          <w:b/>
                          <w:bCs/>
                          <w:color w:val="FF0000"/>
                          <w:lang w:val="en-US"/>
                        </w:rPr>
                        <w:sym w:font="Wingdings" w:char="F0E0"/>
                      </w:r>
                      <w:r w:rsidRPr="00AA0993">
                        <w:rPr>
                          <w:b/>
                          <w:bCs/>
                          <w:color w:val="FF0000"/>
                          <w:lang w:val="en-US"/>
                        </w:rPr>
                        <w:t xml:space="preserve">              pom.xml</w:t>
                      </w:r>
                      <w:r w:rsidR="002007CE">
                        <w:rPr>
                          <w:b/>
                          <w:bCs/>
                          <w:color w:val="FF0000"/>
                          <w:lang w:val="en-US"/>
                        </w:rPr>
                        <w:t xml:space="preserve"> (project object model)</w:t>
                      </w:r>
                    </w:p>
                    <w:p w14:paraId="1EB1481C" w14:textId="77777777" w:rsidR="003E2A1D" w:rsidRDefault="003E2A1D" w:rsidP="003E2A1D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                &lt;dependency&gt; </w:t>
                      </w:r>
                    </w:p>
                    <w:p w14:paraId="6352B1F6" w14:textId="6A3538DB" w:rsidR="003E2A1D" w:rsidRDefault="003E2A1D" w:rsidP="003E2A1D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                        selenium ,</w:t>
                      </w:r>
                    </w:p>
                    <w:p w14:paraId="3C66A97A" w14:textId="3CC5C48D" w:rsidR="003E2A1D" w:rsidRDefault="003E2A1D" w:rsidP="003E2A1D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                           Testng</w:t>
                      </w:r>
                    </w:p>
                    <w:p w14:paraId="723E6FA8" w14:textId="03B4367F" w:rsidR="003E2A1D" w:rsidRPr="003E2A1D" w:rsidRDefault="003E2A1D" w:rsidP="003E2A1D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                               Poi     &lt;dependency</w:t>
                      </w:r>
                      <w:r w:rsidR="00AA0993">
                        <w:rPr>
                          <w:lang w:val="en-US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</w:p>
    <w:p w14:paraId="0EE7DF65" w14:textId="77777777" w:rsidR="002D6DEA" w:rsidRDefault="002D6DEA" w:rsidP="00E534A9">
      <w:pPr>
        <w:rPr>
          <w:lang w:val="en-US"/>
        </w:rPr>
      </w:pPr>
    </w:p>
    <w:p w14:paraId="4C68325D" w14:textId="24875C99" w:rsidR="00E534A9" w:rsidRDefault="002E5F2D" w:rsidP="00E534A9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8254" behindDoc="0" locked="0" layoutInCell="1" allowOverlap="1" wp14:anchorId="0ED22C6A" wp14:editId="5CFE28B2">
                <wp:simplePos x="0" y="0"/>
                <wp:positionH relativeFrom="column">
                  <wp:posOffset>1872615</wp:posOffset>
                </wp:positionH>
                <wp:positionV relativeFrom="paragraph">
                  <wp:posOffset>99060</wp:posOffset>
                </wp:positionV>
                <wp:extent cx="360" cy="360"/>
                <wp:effectExtent l="38100" t="38100" r="38100" b="38100"/>
                <wp:wrapNone/>
                <wp:docPr id="374262772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C03835" id="Ink 32" o:spid="_x0000_s1026" type="#_x0000_t75" style="position:absolute;margin-left:147.1pt;margin-top:7.45pt;width:.75pt;height:.75pt;z-index:2516582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">
                <v:imagedata r:id="rId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8251" behindDoc="0" locked="0" layoutInCell="1" allowOverlap="1" wp14:anchorId="3AAA0EBE" wp14:editId="67867176">
                <wp:simplePos x="0" y="0"/>
                <wp:positionH relativeFrom="column">
                  <wp:posOffset>1924746</wp:posOffset>
                </wp:positionH>
                <wp:positionV relativeFrom="paragraph">
                  <wp:posOffset>-23290</wp:posOffset>
                </wp:positionV>
                <wp:extent cx="167040" cy="332640"/>
                <wp:effectExtent l="76200" t="95250" r="61595" b="86995"/>
                <wp:wrapNone/>
                <wp:docPr id="30873830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67040" cy="33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60925F" id="Ink 14" o:spid="_x0000_s1026" type="#_x0000_t75" style="position:absolute;margin-left:148.7pt;margin-top:-4.7pt;width:18.8pt;height:31.9pt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">
                <v:imagedata r:id="rId2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8250" behindDoc="0" locked="0" layoutInCell="1" allowOverlap="1" wp14:anchorId="75C3EA78" wp14:editId="6AF748C4">
                <wp:simplePos x="0" y="0"/>
                <wp:positionH relativeFrom="column">
                  <wp:posOffset>1600026</wp:posOffset>
                </wp:positionH>
                <wp:positionV relativeFrom="paragraph">
                  <wp:posOffset>124310</wp:posOffset>
                </wp:positionV>
                <wp:extent cx="464040" cy="30960"/>
                <wp:effectExtent l="95250" t="95250" r="69850" b="102870"/>
                <wp:wrapNone/>
                <wp:docPr id="929480489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46404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7AED03" id="Ink 13" o:spid="_x0000_s1026" type="#_x0000_t75" style="position:absolute;margin-left:123.15pt;margin-top:6.95pt;width:42.25pt;height:8.15pt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">
                <v:imagedata r:id="rId22" o:title=""/>
              </v:shape>
            </w:pict>
          </mc:Fallback>
        </mc:AlternateContent>
      </w:r>
    </w:p>
    <w:p w14:paraId="079DDCE7" w14:textId="77777777" w:rsidR="002E5F2D" w:rsidRDefault="002E5F2D" w:rsidP="00E534A9">
      <w:pPr>
        <w:rPr>
          <w:lang w:val="en-US"/>
        </w:rPr>
      </w:pPr>
    </w:p>
    <w:p w14:paraId="438F678D" w14:textId="11941391" w:rsidR="002E5F2D" w:rsidRDefault="002E5F2D" w:rsidP="00E534A9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8253" behindDoc="0" locked="0" layoutInCell="1" allowOverlap="1" wp14:anchorId="26DC7216" wp14:editId="5A8A634D">
                <wp:simplePos x="0" y="0"/>
                <wp:positionH relativeFrom="column">
                  <wp:posOffset>287020</wp:posOffset>
                </wp:positionH>
                <wp:positionV relativeFrom="paragraph">
                  <wp:posOffset>72390</wp:posOffset>
                </wp:positionV>
                <wp:extent cx="278280" cy="192405"/>
                <wp:effectExtent l="38100" t="38100" r="7620" b="36195"/>
                <wp:wrapNone/>
                <wp:docPr id="456290906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78280" cy="192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AB9344" id="Ink 20" o:spid="_x0000_s1026" type="#_x0000_t75" style="position:absolute;margin-left:22.25pt;margin-top:5.35pt;width:22.6pt;height:15.85pt;z-index:2516582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">
                <v:imagedata r:id="rId24" o:title=""/>
              </v:shape>
            </w:pict>
          </mc:Fallback>
        </mc:AlternateContent>
      </w:r>
    </w:p>
    <w:p w14:paraId="3D5AF212" w14:textId="62249F1A" w:rsidR="002D6DEA" w:rsidRPr="002E5F2D" w:rsidRDefault="00173346" w:rsidP="00C36FAA">
      <w:pPr>
        <w:rPr>
          <w:lang w:val="en-US"/>
        </w:rPr>
      </w:pPr>
      <w:r w:rsidRPr="002E5F2D">
        <w:rPr>
          <w:noProof/>
          <w:lang w:val="en-US"/>
        </w:rPr>
        <mc:AlternateContent>
          <mc:Choice Requires="aink">
            <w:drawing>
              <wp:anchor distT="0" distB="0" distL="114300" distR="114300" simplePos="0" relativeHeight="251658249" behindDoc="0" locked="0" layoutInCell="1" allowOverlap="1" wp14:anchorId="4A9EA939" wp14:editId="3D7CC8FA">
                <wp:simplePos x="0" y="0"/>
                <wp:positionH relativeFrom="column">
                  <wp:posOffset>2131026</wp:posOffset>
                </wp:positionH>
                <wp:positionV relativeFrom="paragraph">
                  <wp:posOffset>209450</wp:posOffset>
                </wp:positionV>
                <wp:extent cx="360" cy="360"/>
                <wp:effectExtent l="38100" t="38100" r="38100" b="38100"/>
                <wp:wrapNone/>
                <wp:docPr id="1230889173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8249" behindDoc="0" locked="0" layoutInCell="1" allowOverlap="1" wp14:anchorId="4A9EA939" wp14:editId="3D7CC8FA">
                <wp:simplePos x="0" y="0"/>
                <wp:positionH relativeFrom="column">
                  <wp:posOffset>2131026</wp:posOffset>
                </wp:positionH>
                <wp:positionV relativeFrom="paragraph">
                  <wp:posOffset>209450</wp:posOffset>
                </wp:positionV>
                <wp:extent cx="360" cy="360"/>
                <wp:effectExtent l="38100" t="38100" r="38100" b="38100"/>
                <wp:wrapNone/>
                <wp:docPr id="1230889173" name="Ink 1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0889173" name="Ink 12"/>
                        <pic:cNvPicPr/>
                      </pic:nvPicPr>
                      <pic:blipFill>
                        <a:blip r:embed="rId2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2E5F2D" w:rsidRPr="002E5F2D">
        <w:rPr>
          <w:lang w:val="en-US"/>
        </w:rPr>
        <w:t xml:space="preserve"> Maven local repositery</w:t>
      </w:r>
    </w:p>
    <w:p w14:paraId="630F28E8" w14:textId="35B452BE" w:rsidR="00E25263" w:rsidRDefault="00B66A2F" w:rsidP="00E25263">
      <w:pPr>
        <w:pStyle w:val="Heading5"/>
        <w:rPr>
          <w:lang w:val="en-US"/>
        </w:rPr>
      </w:pPr>
      <w:r>
        <w:rPr>
          <w:lang w:val="en-US"/>
        </w:rPr>
        <w:t xml:space="preserve">FOR EVERY LANGUAGE WE HAVE </w:t>
      </w:r>
      <w:r w:rsidR="005F3E7F">
        <w:rPr>
          <w:lang w:val="en-US"/>
        </w:rPr>
        <w:t xml:space="preserve">GLOBAL </w:t>
      </w:r>
      <w:r>
        <w:rPr>
          <w:lang w:val="en-US"/>
        </w:rPr>
        <w:t>REPOS</w:t>
      </w:r>
      <w:r w:rsidR="00E25263">
        <w:rPr>
          <w:lang w:val="en-US"/>
        </w:rPr>
        <w:t>ITORY</w:t>
      </w:r>
    </w:p>
    <w:p w14:paraId="118314D7" w14:textId="6B19DF21" w:rsidR="00E25263" w:rsidRDefault="00F42172" w:rsidP="00E25263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PIP , PYPY = PYTHON</w:t>
      </w:r>
    </w:p>
    <w:p w14:paraId="2C8969C6" w14:textId="6B993D44" w:rsidR="00F42172" w:rsidRDefault="00F42172" w:rsidP="00E25263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MAVEN , GRADLE , JFROG , ANT = JAVA </w:t>
      </w:r>
    </w:p>
    <w:p w14:paraId="53D15B04" w14:textId="1263C18D" w:rsidR="002B2DFB" w:rsidRDefault="00F42172" w:rsidP="002B2DFB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NPM = JS</w:t>
      </w:r>
    </w:p>
    <w:p w14:paraId="1356F392" w14:textId="09CAD9F2" w:rsidR="002B2DFB" w:rsidRDefault="002B2DFB" w:rsidP="002B2DFB">
      <w:pPr>
        <w:pStyle w:val="ListParagraph"/>
        <w:rPr>
          <w:lang w:val="en-US"/>
        </w:rPr>
      </w:pPr>
      <w:r>
        <w:rPr>
          <w:lang w:val="en-US"/>
        </w:rPr>
        <w:t>-</w:t>
      </w:r>
    </w:p>
    <w:p w14:paraId="19E0ABD0" w14:textId="07BDF3AE" w:rsidR="002B2DFB" w:rsidRDefault="002B2DFB" w:rsidP="002B2DFB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IF WE WANT TO UPDATE THE .JAR FILES </w:t>
      </w:r>
      <w:r w:rsidR="00386D93">
        <w:rPr>
          <w:lang w:val="en-US"/>
        </w:rPr>
        <w:t xml:space="preserve">AUTOMATICALLY WE NEED TO ADD BETWEEN VERSION TAG </w:t>
      </w:r>
      <w:r w:rsidR="006A0AC1">
        <w:rPr>
          <w:lang w:val="en-US"/>
        </w:rPr>
        <w:t>TYPE LATEST.</w:t>
      </w:r>
    </w:p>
    <w:p w14:paraId="158CD48F" w14:textId="77777777" w:rsidR="006A0AC1" w:rsidRDefault="006A0AC1" w:rsidP="006A0AC1">
      <w:pPr>
        <w:pStyle w:val="NormalWeb"/>
        <w:numPr>
          <w:ilvl w:val="0"/>
          <w:numId w:val="14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dependency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56C33D8D" w14:textId="77777777" w:rsidR="006A0AC1" w:rsidRDefault="006A0AC1" w:rsidP="006A0AC1">
      <w:pPr>
        <w:pStyle w:val="NormalWeb"/>
        <w:numPr>
          <w:ilvl w:val="0"/>
          <w:numId w:val="14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groupId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org.seleniumhq.selenium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groupId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1B1D2EA1" w14:textId="77777777" w:rsidR="006A0AC1" w:rsidRDefault="006A0AC1" w:rsidP="006A0AC1">
      <w:pPr>
        <w:pStyle w:val="NormalWeb"/>
        <w:numPr>
          <w:ilvl w:val="0"/>
          <w:numId w:val="14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artifactId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selenium-java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artifactId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49929940" w14:textId="2ACF6966" w:rsidR="006A0AC1" w:rsidRDefault="006A0AC1" w:rsidP="006A0AC1">
      <w:pPr>
        <w:pStyle w:val="NormalWeb"/>
        <w:numPr>
          <w:ilvl w:val="0"/>
          <w:numId w:val="14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  <w:r w:rsidRPr="006A0AC1">
        <w:rPr>
          <w:rFonts w:ascii="Consolas" w:hAnsi="Consolas"/>
          <w:color w:val="CCCCCC"/>
          <w:sz w:val="20"/>
          <w:szCs w:val="20"/>
          <w:highlight w:val="darkBlue"/>
        </w:rPr>
        <w:t>LATEST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180E0006" w14:textId="77777777" w:rsidR="006A0AC1" w:rsidRDefault="006A0AC1" w:rsidP="006A0AC1">
      <w:pPr>
        <w:pStyle w:val="NormalWeb"/>
        <w:numPr>
          <w:ilvl w:val="0"/>
          <w:numId w:val="14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dependency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6C239C80" w14:textId="77777777" w:rsidR="006A0AC1" w:rsidRDefault="006A0AC1" w:rsidP="006A0AC1">
      <w:pPr>
        <w:pStyle w:val="NormalWeb"/>
        <w:numPr>
          <w:ilvl w:val="0"/>
          <w:numId w:val="14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608B4E"/>
          <w:sz w:val="20"/>
          <w:szCs w:val="20"/>
        </w:rPr>
        <w:t>&lt;!-- https://mvnrepository.com/artifact/org.testng/testng --&gt;</w:t>
      </w:r>
    </w:p>
    <w:p w14:paraId="2D37CECA" w14:textId="77777777" w:rsidR="006A0AC1" w:rsidRDefault="006A0AC1" w:rsidP="006A0AC1">
      <w:pPr>
        <w:pStyle w:val="NormalWeb"/>
        <w:numPr>
          <w:ilvl w:val="0"/>
          <w:numId w:val="14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dependency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5104F1A0" w14:textId="77777777" w:rsidR="006A0AC1" w:rsidRDefault="006A0AC1" w:rsidP="006A0AC1">
      <w:pPr>
        <w:pStyle w:val="NormalWeb"/>
        <w:numPr>
          <w:ilvl w:val="0"/>
          <w:numId w:val="14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groupId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org.testng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groupId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45B66396" w14:textId="77777777" w:rsidR="006A0AC1" w:rsidRDefault="006A0AC1" w:rsidP="006A0AC1">
      <w:pPr>
        <w:pStyle w:val="NormalWeb"/>
        <w:numPr>
          <w:ilvl w:val="0"/>
          <w:numId w:val="14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artifactId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testng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artifactId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011750E1" w14:textId="603E145D" w:rsidR="006A0AC1" w:rsidRDefault="006A0AC1" w:rsidP="006A0AC1">
      <w:pPr>
        <w:pStyle w:val="NormalWeb"/>
        <w:numPr>
          <w:ilvl w:val="0"/>
          <w:numId w:val="14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  <w:r w:rsidRPr="006A0AC1">
        <w:rPr>
          <w:rFonts w:ascii="Consolas" w:hAnsi="Consolas"/>
          <w:color w:val="CCCCCC"/>
          <w:sz w:val="20"/>
          <w:szCs w:val="20"/>
          <w:highlight w:val="darkBlue"/>
        </w:rPr>
        <w:t>LATEST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768683FA" w14:textId="77777777" w:rsidR="006A0AC1" w:rsidRDefault="006A0AC1" w:rsidP="006A0AC1">
      <w:pPr>
        <w:pStyle w:val="NormalWeb"/>
        <w:numPr>
          <w:ilvl w:val="0"/>
          <w:numId w:val="14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dependency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21820F86" w14:textId="77777777" w:rsidR="006A0AC1" w:rsidRDefault="006A0AC1" w:rsidP="006A0AC1">
      <w:pPr>
        <w:pStyle w:val="NormalWeb"/>
        <w:numPr>
          <w:ilvl w:val="0"/>
          <w:numId w:val="14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dependencies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0CA01995" w14:textId="390EA602" w:rsidR="00F42172" w:rsidRDefault="00F42172" w:rsidP="00FA234C">
      <w:pPr>
        <w:pStyle w:val="Heading4"/>
        <w:rPr>
          <w:lang w:val="en-US"/>
        </w:rPr>
      </w:pPr>
    </w:p>
    <w:p w14:paraId="463D5FBD" w14:textId="2E756640" w:rsidR="00FA234C" w:rsidRDefault="00FA234C" w:rsidP="00FA234C">
      <w:pPr>
        <w:pStyle w:val="Heading4"/>
        <w:rPr>
          <w:lang w:val="en-US"/>
        </w:rPr>
      </w:pPr>
      <w:r>
        <w:rPr>
          <w:lang w:val="en-US"/>
        </w:rPr>
        <w:t xml:space="preserve">CONFIGURE </w:t>
      </w:r>
      <w:r w:rsidR="00D34143">
        <w:rPr>
          <w:lang w:val="en-US"/>
        </w:rPr>
        <w:t>J</w:t>
      </w:r>
      <w:r>
        <w:rPr>
          <w:lang w:val="en-US"/>
        </w:rPr>
        <w:t>DKIN</w:t>
      </w:r>
      <w:ins w:id="0" w:author="Microsoft Word" w:date="2025-05-25T10:11:00Z" w16du:dateUtc="2025-05-25T04:41:00Z">
        <w:r w:rsidR="00957006">
          <w:rPr>
            <w:lang w:val="en-US"/>
          </w:rPr>
          <w:t>J</w:t>
        </w:r>
        <w:r>
          <w:rPr>
            <w:lang w:val="en-US"/>
          </w:rPr>
          <w:t>DK</w:t>
        </w:r>
        <w:r w:rsidR="00957006">
          <w:rPr>
            <w:lang w:val="en-US"/>
          </w:rPr>
          <w:t xml:space="preserve"> </w:t>
        </w:r>
        <w:r>
          <w:rPr>
            <w:lang w:val="en-US"/>
          </w:rPr>
          <w:t>IN</w:t>
        </w:r>
      </w:ins>
      <w:r>
        <w:rPr>
          <w:lang w:val="en-US"/>
        </w:rPr>
        <w:t xml:space="preserve"> POM.XML</w:t>
      </w:r>
    </w:p>
    <w:p w14:paraId="2F1738C8" w14:textId="760A3F85" w:rsidR="00FA234C" w:rsidRDefault="00FA234C" w:rsidP="00FA234C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MAVEN PROJECT BY DEFAULT </w:t>
      </w:r>
      <w:r w:rsidR="00970425">
        <w:rPr>
          <w:lang w:val="en-US"/>
        </w:rPr>
        <w:t xml:space="preserve">USE JDK 1.5 VERSION FOR THE PROJECT BUILD , IN ORDER TO CHANGE THE </w:t>
      </w:r>
      <w:r w:rsidR="00D24E19">
        <w:rPr>
          <w:lang w:val="en-US"/>
        </w:rPr>
        <w:t>JDK-VERSION FOR THE PROJECT , WRITE BELOW CODE IN POM.XML</w:t>
      </w:r>
    </w:p>
    <w:p w14:paraId="12C4D1C7" w14:textId="615CF54B" w:rsidR="00851578" w:rsidRPr="00851578" w:rsidRDefault="00851578" w:rsidP="00851578">
      <w:pPr>
        <w:pStyle w:val="NoSpacing"/>
        <w:rPr>
          <w:rStyle w:val="IntenseEmphasis"/>
        </w:rPr>
      </w:pPr>
      <w:r w:rsidRPr="00851578">
        <w:rPr>
          <w:rStyle w:val="IntenseEmphasis"/>
        </w:rPr>
        <w:t>&lt;properties&gt;</w:t>
      </w:r>
    </w:p>
    <w:p w14:paraId="187E29A1" w14:textId="40C9266D" w:rsidR="00D24E19" w:rsidRPr="00851578" w:rsidRDefault="00BA2D2F" w:rsidP="00851578">
      <w:pPr>
        <w:pStyle w:val="NoSpacing"/>
        <w:rPr>
          <w:rStyle w:val="IntenseEmphasis"/>
        </w:rPr>
      </w:pPr>
      <w:r w:rsidRPr="00851578">
        <w:rPr>
          <w:rStyle w:val="IntenseEmphasis"/>
        </w:rPr>
        <w:t>&lt;maven.compiler.target&gt;</w:t>
      </w:r>
      <w:r w:rsidR="00851578" w:rsidRPr="00851578">
        <w:rPr>
          <w:rStyle w:val="IntenseEmphasis"/>
        </w:rPr>
        <w:t>1.8&lt;/maven .compiler.target&gt;</w:t>
      </w:r>
    </w:p>
    <w:p w14:paraId="016C91D9" w14:textId="4DC5C06C" w:rsidR="00851578" w:rsidRPr="00851578" w:rsidRDefault="00851578" w:rsidP="00851578">
      <w:pPr>
        <w:pStyle w:val="NoSpacing"/>
        <w:rPr>
          <w:rStyle w:val="IntenseEmphasis"/>
        </w:rPr>
      </w:pPr>
      <w:r w:rsidRPr="00851578">
        <w:rPr>
          <w:rStyle w:val="IntenseEmphasis"/>
        </w:rPr>
        <w:t>&lt;maven.compiler.source&gt;1.8&lt;/maven.compiler.source&gt;</w:t>
      </w:r>
    </w:p>
    <w:p w14:paraId="66765A60" w14:textId="0572AE33" w:rsidR="00851578" w:rsidRDefault="00851578" w:rsidP="00851578">
      <w:pPr>
        <w:pStyle w:val="NoSpacing"/>
        <w:rPr>
          <w:rStyle w:val="IntenseEmphasis"/>
        </w:rPr>
      </w:pPr>
      <w:r w:rsidRPr="00851578">
        <w:rPr>
          <w:rStyle w:val="IntenseEmphasis"/>
        </w:rPr>
        <w:t>&lt;/properties&gt;</w:t>
      </w:r>
    </w:p>
    <w:p w14:paraId="00EC2A53" w14:textId="7E5918E7" w:rsidR="00851578" w:rsidRDefault="00851578" w:rsidP="00F2035E"/>
    <w:p w14:paraId="277BB615" w14:textId="233F3A33" w:rsidR="00F2035E" w:rsidRDefault="00F2035E" w:rsidP="00F2035E">
      <w:pPr>
        <w:pStyle w:val="ListParagraph"/>
        <w:numPr>
          <w:ilvl w:val="0"/>
          <w:numId w:val="15"/>
        </w:numPr>
      </w:pPr>
      <w:r>
        <w:t>Build path</w:t>
      </w:r>
      <w:r>
        <w:sym w:font="Wingdings" w:char="F0E0"/>
      </w:r>
      <w:r>
        <w:t xml:space="preserve"> configure</w:t>
      </w:r>
      <w:r w:rsidR="00076896">
        <w:t xml:space="preserve">BuildPath </w:t>
      </w:r>
      <w:r w:rsidR="00076896">
        <w:sym w:font="Wingdings" w:char="F0E0"/>
      </w:r>
      <w:r w:rsidR="00076896">
        <w:t xml:space="preserve"> librarys </w:t>
      </w:r>
      <w:r w:rsidR="00076896">
        <w:sym w:font="Wingdings" w:char="F0E0"/>
      </w:r>
      <w:r w:rsidR="00076896">
        <w:t xml:space="preserve"> double click jre or environment.</w:t>
      </w:r>
      <w:r w:rsidR="00DB3B56">
        <w:t xml:space="preserve"> </w:t>
      </w:r>
    </w:p>
    <w:p w14:paraId="57F40C3C" w14:textId="53AE21D8" w:rsidR="00076896" w:rsidRDefault="00F631F9" w:rsidP="00F631F9">
      <w:r>
        <w:t>-</w:t>
      </w:r>
    </w:p>
    <w:p w14:paraId="12FEDCF5" w14:textId="3DBDA575" w:rsidR="00F631F9" w:rsidRDefault="00F631F9" w:rsidP="00F631F9">
      <w:pPr>
        <w:pStyle w:val="ListParagraph"/>
        <w:numPr>
          <w:ilvl w:val="0"/>
          <w:numId w:val="15"/>
        </w:numPr>
      </w:pPr>
      <w:r>
        <w:t>WHENEVER WE UPDATE THE PROJECT.</w:t>
      </w:r>
    </w:p>
    <w:p w14:paraId="02E352FB" w14:textId="2BF838B7" w:rsidR="00D77A68" w:rsidRDefault="00D77A68" w:rsidP="00F631F9">
      <w:pPr>
        <w:pStyle w:val="ListParagraph"/>
        <w:numPr>
          <w:ilvl w:val="0"/>
          <w:numId w:val="15"/>
        </w:numPr>
      </w:pPr>
      <w:r>
        <w:t xml:space="preserve">EX = IF WE GET ANY ISSUE WHEN WE GET FRAMEWORK FROM GIT HUB </w:t>
      </w:r>
      <w:r w:rsidR="00D45905">
        <w:t>WE ARE GOING TO FORCE UPDATE TO RESOLVE THE ISSUE.</w:t>
      </w:r>
    </w:p>
    <w:p w14:paraId="5D651434" w14:textId="66FB9B64" w:rsidR="00B17539" w:rsidRDefault="00A54C62" w:rsidP="00F631F9">
      <w:pPr>
        <w:pStyle w:val="ListParagraph"/>
        <w:numPr>
          <w:ilvl w:val="0"/>
          <w:numId w:val="15"/>
        </w:numPr>
      </w:pPr>
      <w:r>
        <w:t xml:space="preserve">When execution it outputs previous data </w:t>
      </w:r>
      <w:r w:rsidR="00D63494">
        <w:t xml:space="preserve">we should force update to resolve the issue. </w:t>
      </w:r>
    </w:p>
    <w:p w14:paraId="00524460" w14:textId="79AF3E0E" w:rsidR="00D45905" w:rsidRDefault="00D45905" w:rsidP="00B17539">
      <w:pPr>
        <w:pStyle w:val="ListParagraph"/>
        <w:numPr>
          <w:ilvl w:val="0"/>
          <w:numId w:val="15"/>
        </w:numPr>
      </w:pPr>
      <w:r>
        <w:lastRenderedPageBreak/>
        <w:t xml:space="preserve">BY FORCE UPDATING </w:t>
      </w:r>
      <w:r w:rsidR="00D063BA">
        <w:t>MAVEN PROJECT BY DEFAULT JDK WILL BE 1.5 VERSION</w:t>
      </w:r>
    </w:p>
    <w:p w14:paraId="74DA4F9D" w14:textId="4ABA3E73" w:rsidR="00D063BA" w:rsidRDefault="00D063BA" w:rsidP="00F631F9">
      <w:pPr>
        <w:pStyle w:val="ListParagraph"/>
        <w:numPr>
          <w:ilvl w:val="0"/>
          <w:numId w:val="15"/>
        </w:numPr>
      </w:pPr>
      <w:r>
        <w:t xml:space="preserve">TO OVERCOME THIS WE ARE GOING TO </w:t>
      </w:r>
      <w:r w:rsidR="00BF2729">
        <w:t>WRITE PIECE OF PROGRAMME ABOVE THE DEPENDENCYS.</w:t>
      </w:r>
    </w:p>
    <w:p w14:paraId="5C8DE2CF" w14:textId="261181F9" w:rsidR="00BF2729" w:rsidRDefault="004B76C1" w:rsidP="00BF2729">
      <w:r>
        <w:t>ANOTHER WAY IN CMD =</w:t>
      </w:r>
    </w:p>
    <w:p w14:paraId="7A0228E3" w14:textId="75818DD0" w:rsidR="004B76C1" w:rsidRDefault="004B76C1" w:rsidP="004B76C1">
      <w:pPr>
        <w:pStyle w:val="ListParagraph"/>
        <w:numPr>
          <w:ilvl w:val="0"/>
          <w:numId w:val="16"/>
        </w:numPr>
      </w:pPr>
      <w:r>
        <w:t xml:space="preserve">CD PATH OF PROJECT </w:t>
      </w:r>
      <w:r>
        <w:sym w:font="Wingdings" w:char="F0E0"/>
      </w:r>
      <w:r>
        <w:t xml:space="preserve"> MVN </w:t>
      </w:r>
      <w:r w:rsidR="008D0693">
        <w:t>eclipse : eclipse</w:t>
      </w:r>
    </w:p>
    <w:p w14:paraId="22F2AA54" w14:textId="1D1D0A47" w:rsidR="008D0693" w:rsidRDefault="008D0693" w:rsidP="008D0693">
      <w:pPr>
        <w:pStyle w:val="Heading3"/>
      </w:pPr>
      <w:r>
        <w:t>MAVEN BUILD LIFE CYCLE / MAVEN COMMANDS=</w:t>
      </w:r>
    </w:p>
    <w:p w14:paraId="2FB84F0E" w14:textId="3CAE28A6" w:rsidR="008D0693" w:rsidRDefault="004D73C0" w:rsidP="004D73C0">
      <w:pPr>
        <w:pStyle w:val="ListParagraph"/>
        <w:numPr>
          <w:ilvl w:val="0"/>
          <w:numId w:val="16"/>
        </w:numPr>
      </w:pPr>
      <w:r>
        <w:t>DEVELOPERS USE ALL THE COMMANDS .</w:t>
      </w:r>
    </w:p>
    <w:p w14:paraId="2368C2F1" w14:textId="105EACC4" w:rsidR="004D73C0" w:rsidRDefault="004D73C0" w:rsidP="004D73C0">
      <w:pPr>
        <w:pStyle w:val="ListParagraph"/>
        <w:numPr>
          <w:ilvl w:val="0"/>
          <w:numId w:val="16"/>
        </w:numPr>
      </w:pPr>
      <w:r>
        <w:t xml:space="preserve">AUTOMATION ENGINEERS USE </w:t>
      </w:r>
      <w:r w:rsidR="00230883">
        <w:t>MVN VALIDATE , COMPILE , TEST -3 COMMANDS.</w:t>
      </w:r>
    </w:p>
    <w:p w14:paraId="4B107F05" w14:textId="12E84360" w:rsidR="00230883" w:rsidRDefault="00230883" w:rsidP="00230883">
      <w:pPr>
        <w:pStyle w:val="Heading5"/>
      </w:pPr>
      <w:r>
        <w:t>1 MVN VALIDATE=</w:t>
      </w:r>
    </w:p>
    <w:p w14:paraId="47063302" w14:textId="4E7CCAB1" w:rsidR="00230883" w:rsidRDefault="00A45F02" w:rsidP="00230883">
      <w:pPr>
        <w:pStyle w:val="ListParagraph"/>
        <w:numPr>
          <w:ilvl w:val="0"/>
          <w:numId w:val="17"/>
        </w:numPr>
      </w:pPr>
      <w:r>
        <w:t xml:space="preserve">THIS STEP </w:t>
      </w:r>
      <w:r w:rsidRPr="00450D4E">
        <w:rPr>
          <w:highlight w:val="yellow"/>
        </w:rPr>
        <w:t>VALIDATES IF THE PROJECT STRUCTURE</w:t>
      </w:r>
      <w:r>
        <w:t xml:space="preserve"> IS CORRECT .</w:t>
      </w:r>
    </w:p>
    <w:p w14:paraId="464141D2" w14:textId="7BC60855" w:rsidR="00A45F02" w:rsidRDefault="00A45F02" w:rsidP="00230883">
      <w:pPr>
        <w:pStyle w:val="ListParagraph"/>
        <w:numPr>
          <w:ilvl w:val="0"/>
          <w:numId w:val="17"/>
        </w:numPr>
      </w:pPr>
      <w:r>
        <w:t xml:space="preserve">EX= IT </w:t>
      </w:r>
      <w:r w:rsidRPr="00450D4E">
        <w:rPr>
          <w:highlight w:val="yellow"/>
        </w:rPr>
        <w:t xml:space="preserve">CHECKS IF ALL THE DEPENDENCYS </w:t>
      </w:r>
      <w:r w:rsidR="00BA543A" w:rsidRPr="00450D4E">
        <w:rPr>
          <w:highlight w:val="yellow"/>
        </w:rPr>
        <w:t>HAVE BEEN DOWNLOADED</w:t>
      </w:r>
      <w:r w:rsidR="00BA543A">
        <w:t xml:space="preserve"> AND ARE AVAILABLE IN THE LOCAL REPOSITERY.</w:t>
      </w:r>
      <w:r w:rsidR="000C6B0F">
        <w:t xml:space="preserve"> </w:t>
      </w:r>
    </w:p>
    <w:p w14:paraId="23CE126D" w14:textId="65014DF1" w:rsidR="0030200A" w:rsidRDefault="0030200A" w:rsidP="0030200A">
      <w:pPr>
        <w:pStyle w:val="Heading5"/>
      </w:pPr>
      <w:r>
        <w:t>2 MVN COMPILE=</w:t>
      </w:r>
    </w:p>
    <w:p w14:paraId="7CBF10CC" w14:textId="3308C4F8" w:rsidR="0030200A" w:rsidRDefault="0030200A" w:rsidP="0030200A">
      <w:pPr>
        <w:pStyle w:val="ListParagraph"/>
        <w:numPr>
          <w:ilvl w:val="0"/>
          <w:numId w:val="18"/>
        </w:numPr>
      </w:pPr>
      <w:r>
        <w:t xml:space="preserve">IT </w:t>
      </w:r>
      <w:r w:rsidRPr="00450D4E">
        <w:rPr>
          <w:highlight w:val="yellow"/>
        </w:rPr>
        <w:t xml:space="preserve">COMPILES THE SOURC CODE AND CONVERTS </w:t>
      </w:r>
      <w:r w:rsidR="001E03E3" w:rsidRPr="00450D4E">
        <w:rPr>
          <w:highlight w:val="yellow"/>
        </w:rPr>
        <w:t>THE JAVA.FILE TO .CLASS FILE.</w:t>
      </w:r>
    </w:p>
    <w:p w14:paraId="2AE2F15B" w14:textId="79CEE60D" w:rsidR="001E03E3" w:rsidRDefault="001E03E3" w:rsidP="001E03E3">
      <w:pPr>
        <w:pStyle w:val="Heading5"/>
      </w:pPr>
      <w:r>
        <w:t>3 MVN TEST=</w:t>
      </w:r>
    </w:p>
    <w:p w14:paraId="2149FE32" w14:textId="1E7114D2" w:rsidR="001E03E3" w:rsidRDefault="001E03E3" w:rsidP="001E03E3">
      <w:pPr>
        <w:pStyle w:val="ListParagraph"/>
        <w:numPr>
          <w:ilvl w:val="0"/>
          <w:numId w:val="18"/>
        </w:numPr>
      </w:pPr>
      <w:r>
        <w:t xml:space="preserve">IT </w:t>
      </w:r>
      <w:r w:rsidRPr="00D42C70">
        <w:rPr>
          <w:highlight w:val="yellow"/>
        </w:rPr>
        <w:t>RUNS UNIT TESTS FOR THE PROJECT</w:t>
      </w:r>
      <w:r>
        <w:t>.</w:t>
      </w:r>
    </w:p>
    <w:p w14:paraId="76A318FB" w14:textId="57B8080A" w:rsidR="00C03F93" w:rsidRDefault="00C03F93" w:rsidP="00C03F93">
      <w:pPr>
        <w:pStyle w:val="Heading5"/>
      </w:pPr>
      <w:r>
        <w:t>4 MVN PACKAGE=</w:t>
      </w:r>
    </w:p>
    <w:p w14:paraId="4633ADA8" w14:textId="55C21016" w:rsidR="00C03F93" w:rsidRDefault="00C03F93" w:rsidP="00C03F93">
      <w:pPr>
        <w:pStyle w:val="ListParagraph"/>
        <w:numPr>
          <w:ilvl w:val="0"/>
          <w:numId w:val="18"/>
        </w:numPr>
      </w:pPr>
      <w:r>
        <w:t xml:space="preserve">THIS STEP PACKAGES </w:t>
      </w:r>
      <w:r w:rsidR="00BA4EB4" w:rsidRPr="00D42C70">
        <w:rPr>
          <w:highlight w:val="yellow"/>
        </w:rPr>
        <w:t>THE COMPILED CODE IN A DISTRIBUTABLE FORMATE LIKE .jar .war .tar</w:t>
      </w:r>
    </w:p>
    <w:p w14:paraId="62E18517" w14:textId="21F648AC" w:rsidR="00BA4EB4" w:rsidRDefault="00C5426B" w:rsidP="00C5426B">
      <w:pPr>
        <w:pStyle w:val="Heading5"/>
      </w:pPr>
      <w:r>
        <w:t>5 MVN VERIFY=</w:t>
      </w:r>
    </w:p>
    <w:p w14:paraId="67BE7CF6" w14:textId="71C49F66" w:rsidR="00C5426B" w:rsidRPr="00D42C70" w:rsidRDefault="00C5426B" w:rsidP="00C5426B">
      <w:pPr>
        <w:pStyle w:val="ListParagraph"/>
        <w:numPr>
          <w:ilvl w:val="0"/>
          <w:numId w:val="18"/>
        </w:numPr>
        <w:jc w:val="both"/>
        <w:rPr>
          <w:highlight w:val="yellow"/>
        </w:rPr>
      </w:pPr>
      <w:r>
        <w:t xml:space="preserve">THIS STEP RUNS CHECKS TO </w:t>
      </w:r>
      <w:r w:rsidRPr="00D42C70">
        <w:rPr>
          <w:highlight w:val="yellow"/>
        </w:rPr>
        <w:t xml:space="preserve">VERIFY THAT THE PROJECT </w:t>
      </w:r>
      <w:r w:rsidR="002438ED" w:rsidRPr="00D42C70">
        <w:rPr>
          <w:highlight w:val="yellow"/>
        </w:rPr>
        <w:t>IS VALID AND MEETS THE QUALIY STANDARDS.</w:t>
      </w:r>
    </w:p>
    <w:p w14:paraId="42145309" w14:textId="77C89A12" w:rsidR="002438ED" w:rsidRDefault="002438ED" w:rsidP="002438ED">
      <w:pPr>
        <w:pStyle w:val="Heading5"/>
      </w:pPr>
      <w:r>
        <w:t xml:space="preserve">6 </w:t>
      </w:r>
      <w:r w:rsidR="000513B9">
        <w:t>MVN INSTALL=</w:t>
      </w:r>
    </w:p>
    <w:p w14:paraId="4D8DA099" w14:textId="529201A4" w:rsidR="000513B9" w:rsidRDefault="000513B9" w:rsidP="000513B9">
      <w:pPr>
        <w:pStyle w:val="ListParagraph"/>
        <w:numPr>
          <w:ilvl w:val="0"/>
          <w:numId w:val="18"/>
        </w:numPr>
      </w:pPr>
      <w:r>
        <w:t xml:space="preserve">THIS STEP INSTALLS THE PACKAGED CODE TO THE LOCAL </w:t>
      </w:r>
      <w:r w:rsidR="00897E0C">
        <w:t>MAVEN REPOSITERY.</w:t>
      </w:r>
    </w:p>
    <w:p w14:paraId="661D8734" w14:textId="40ED4F5B" w:rsidR="00897E0C" w:rsidRDefault="00897E0C" w:rsidP="00897E0C">
      <w:pPr>
        <w:pStyle w:val="Heading5"/>
      </w:pPr>
      <w:r>
        <w:t>7 MVN DEPLOY=</w:t>
      </w:r>
    </w:p>
    <w:p w14:paraId="01CDD15E" w14:textId="2BB70AA3" w:rsidR="00897E0C" w:rsidRPr="004D63D0" w:rsidRDefault="00897E0C" w:rsidP="00897E0C">
      <w:pPr>
        <w:pStyle w:val="ListParagraph"/>
        <w:numPr>
          <w:ilvl w:val="0"/>
          <w:numId w:val="18"/>
        </w:numPr>
        <w:rPr>
          <w:highlight w:val="yellow"/>
        </w:rPr>
      </w:pPr>
      <w:r>
        <w:t>IT COPY</w:t>
      </w:r>
      <w:r w:rsidR="000B65C0">
        <w:t xml:space="preserve">ES THE </w:t>
      </w:r>
      <w:r w:rsidR="000B65C0" w:rsidRPr="004D63D0">
        <w:rPr>
          <w:highlight w:val="yellow"/>
        </w:rPr>
        <w:t>PACKAGED CODE TO THE REMOTE REPOSITERY FOR SHARING IT WITH OTHER DEVELPERS.</w:t>
      </w:r>
    </w:p>
    <w:p w14:paraId="3B3D056F" w14:textId="3B6AA695" w:rsidR="00FC0344" w:rsidRDefault="00FC0344" w:rsidP="00FC0344">
      <w:pPr>
        <w:pStyle w:val="Heading5"/>
      </w:pPr>
      <w:r>
        <w:t>8 MVN CLEA</w:t>
      </w:r>
      <w:r w:rsidR="002B6013">
        <w:t>N</w:t>
      </w:r>
      <w:r>
        <w:t>=</w:t>
      </w:r>
    </w:p>
    <w:p w14:paraId="309BA86E" w14:textId="65671E49" w:rsidR="003B39D7" w:rsidRDefault="002B6013" w:rsidP="003B39D7">
      <w:pPr>
        <w:pStyle w:val="ListParagraph"/>
        <w:numPr>
          <w:ilvl w:val="0"/>
          <w:numId w:val="18"/>
        </w:numPr>
      </w:pPr>
      <w:r w:rsidRPr="004D63D0">
        <w:rPr>
          <w:highlight w:val="yellow"/>
        </w:rPr>
        <w:t xml:space="preserve">DELETE ALL THE OLDER REPORTS </w:t>
      </w:r>
      <w:r w:rsidR="00031F59" w:rsidRPr="004D63D0">
        <w:rPr>
          <w:highlight w:val="yellow"/>
        </w:rPr>
        <w:t>,EXECUTION HAPPENED IN THE PREVIOUS BUILD</w:t>
      </w:r>
      <w:r w:rsidR="00031F59">
        <w:t>.</w:t>
      </w:r>
    </w:p>
    <w:p w14:paraId="2032D8EB" w14:textId="0508E0E4" w:rsidR="00031F59" w:rsidRDefault="00FB509B" w:rsidP="00FB509B">
      <w:pPr>
        <w:pStyle w:val="Heading3"/>
      </w:pPr>
      <w:r>
        <w:t>WHY WE CALL MAVEN BUILD CYCLE=</w:t>
      </w:r>
    </w:p>
    <w:p w14:paraId="13CC6C98" w14:textId="1819A6C6" w:rsidR="00FB509B" w:rsidRDefault="00073061" w:rsidP="00FB509B">
      <w:pPr>
        <w:pStyle w:val="ListParagraph"/>
        <w:numPr>
          <w:ilvl w:val="0"/>
          <w:numId w:val="18"/>
        </w:numPr>
      </w:pPr>
      <w:r>
        <w:t xml:space="preserve">MAVEN BUILD CYCLE WE CALL BECOUSE </w:t>
      </w:r>
      <w:r w:rsidRPr="004D63D0">
        <w:rPr>
          <w:highlight w:val="yellow"/>
        </w:rPr>
        <w:t>IT EXECUTES TOP TO BOTTOM ORDER</w:t>
      </w:r>
      <w:r>
        <w:t>.</w:t>
      </w:r>
    </w:p>
    <w:p w14:paraId="7829ED83" w14:textId="4A0609B0" w:rsidR="00073061" w:rsidRDefault="00073061" w:rsidP="00FB509B">
      <w:pPr>
        <w:pStyle w:val="ListParagraph"/>
        <w:numPr>
          <w:ilvl w:val="0"/>
          <w:numId w:val="18"/>
        </w:numPr>
      </w:pPr>
      <w:r>
        <w:t>ITS LIKE WATER FALL.</w:t>
      </w:r>
    </w:p>
    <w:p w14:paraId="17E5EB93" w14:textId="4ECDB2A9" w:rsidR="00073061" w:rsidRPr="004D63D0" w:rsidRDefault="00073061" w:rsidP="00FB509B">
      <w:pPr>
        <w:pStyle w:val="ListParagraph"/>
        <w:numPr>
          <w:ilvl w:val="0"/>
          <w:numId w:val="18"/>
        </w:numPr>
        <w:rPr>
          <w:highlight w:val="yellow"/>
        </w:rPr>
      </w:pPr>
      <w:r w:rsidRPr="004D63D0">
        <w:rPr>
          <w:highlight w:val="yellow"/>
        </w:rPr>
        <w:t xml:space="preserve">CLASS SHOULD END WITH TEST </w:t>
      </w:r>
      <w:r w:rsidR="007E756B" w:rsidRPr="004D63D0">
        <w:rPr>
          <w:highlight w:val="yellow"/>
        </w:rPr>
        <w:t>OR IT WILL NOT EXECUTE IN CMD .</w:t>
      </w:r>
    </w:p>
    <w:p w14:paraId="77B97030" w14:textId="34AD009C" w:rsidR="007E756B" w:rsidRDefault="007E756B" w:rsidP="00FB509B">
      <w:pPr>
        <w:pStyle w:val="ListParagraph"/>
        <w:numPr>
          <w:ilvl w:val="0"/>
          <w:numId w:val="18"/>
        </w:numPr>
      </w:pPr>
      <w:r>
        <w:t xml:space="preserve">MAVEN ASSUMES ALWAYS THE CLASS </w:t>
      </w:r>
      <w:r w:rsidRPr="00FD6530">
        <w:rPr>
          <w:highlight w:val="yellow"/>
        </w:rPr>
        <w:t xml:space="preserve">ENDS WITH TEST IS A </w:t>
      </w:r>
      <w:r w:rsidR="005158C1" w:rsidRPr="00FD6530">
        <w:rPr>
          <w:highlight w:val="yellow"/>
        </w:rPr>
        <w:t>TEST CASES.</w:t>
      </w:r>
    </w:p>
    <w:p w14:paraId="0FC929B9" w14:textId="77777777" w:rsidR="003D5323" w:rsidRDefault="003D5323" w:rsidP="003D5323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build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 xml:space="preserve">  </w:t>
      </w:r>
    </w:p>
    <w:p w14:paraId="33524CAA" w14:textId="77777777" w:rsidR="003D5323" w:rsidRDefault="003D5323" w:rsidP="003D5323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plugins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7753E0E8" w14:textId="77777777" w:rsidR="003D5323" w:rsidRDefault="003D5323" w:rsidP="003D5323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plugin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67E82B9A" w14:textId="77777777" w:rsidR="003D5323" w:rsidRDefault="003D5323" w:rsidP="003D5323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groupId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org.apache.maven.plugin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groupId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50DD8E95" w14:textId="77777777" w:rsidR="003D5323" w:rsidRDefault="003D5323" w:rsidP="003D5323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artifactId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  <w:u w:val="single"/>
        </w:rPr>
        <w:t>maven-surefire-plugin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artifactId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5EB3C996" w14:textId="77777777" w:rsidR="003D5323" w:rsidRDefault="003D5323" w:rsidP="003D5323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lastRenderedPageBreak/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2.18.1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32496911" w14:textId="77777777" w:rsidR="003D5323" w:rsidRDefault="003D5323" w:rsidP="003D5323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configuration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45508864" w14:textId="77777777" w:rsidR="003D5323" w:rsidRDefault="003D5323" w:rsidP="003D5323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suiteXmlFiles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3D8D4EA7" w14:textId="77777777" w:rsidR="003D5323" w:rsidRDefault="003D5323" w:rsidP="003D5323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suiteXmlFile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testng.xml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suiteXmlFile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710F2CD7" w14:textId="77777777" w:rsidR="003D5323" w:rsidRDefault="003D5323" w:rsidP="003D5323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suiteXmlFiles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6E381B94" w14:textId="77777777" w:rsidR="003D5323" w:rsidRDefault="003D5323" w:rsidP="003D5323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 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configuration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</w:p>
    <w:p w14:paraId="652AE011" w14:textId="2EE9CF12" w:rsidR="003D5323" w:rsidRPr="003D5323" w:rsidRDefault="003D5323" w:rsidP="003D5323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plugin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38E2C664" w14:textId="77777777" w:rsidR="003D5323" w:rsidRDefault="003D5323" w:rsidP="003D5323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plugins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</w:p>
    <w:p w14:paraId="6EE1B87A" w14:textId="77777777" w:rsidR="003D5323" w:rsidRPr="00081644" w:rsidRDefault="003D5323" w:rsidP="003D5323">
      <w:pPr>
        <w:pStyle w:val="NormalWeb"/>
        <w:numPr>
          <w:ilvl w:val="0"/>
          <w:numId w:val="18"/>
        </w:numPr>
        <w:pBdr>
          <w:bottom w:val="single" w:sz="6" w:space="1" w:color="auto"/>
        </w:pBd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build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302463F3" w14:textId="7CA076BE" w:rsidR="00081644" w:rsidRPr="003D5323" w:rsidRDefault="00081644" w:rsidP="003D5323">
      <w:pPr>
        <w:pStyle w:val="NormalWeb"/>
        <w:numPr>
          <w:ilvl w:val="0"/>
          <w:numId w:val="18"/>
        </w:numPr>
        <w:pBdr>
          <w:bottom w:val="single" w:sz="6" w:space="1" w:color="auto"/>
        </w:pBd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To execute testng.xml file </w:t>
      </w:r>
      <w:r w:rsidR="00233477">
        <w:rPr>
          <w:rFonts w:ascii="Consolas" w:hAnsi="Consolas"/>
          <w:color w:val="808080"/>
          <w:sz w:val="20"/>
          <w:szCs w:val="20"/>
        </w:rPr>
        <w:t>like this only in cmd ( mvn test)</w:t>
      </w:r>
    </w:p>
    <w:p w14:paraId="3BAC091F" w14:textId="77777777" w:rsidR="00081644" w:rsidRDefault="00081644" w:rsidP="00081644">
      <w:pPr>
        <w:pStyle w:val="NormalWeb"/>
        <w:numPr>
          <w:ilvl w:val="0"/>
          <w:numId w:val="18"/>
        </w:numPr>
        <w:shd w:val="clear" w:color="auto" w:fill="2F2F2F"/>
        <w:spacing w:before="30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&lt;?</w:t>
      </w:r>
      <w:r>
        <w:rPr>
          <w:rFonts w:ascii="Consolas" w:hAnsi="Consolas"/>
          <w:color w:val="569CD6"/>
          <w:sz w:val="20"/>
          <w:szCs w:val="20"/>
        </w:rPr>
        <w:t>xml</w:t>
      </w:r>
      <w:r>
        <w:rPr>
          <w:rFonts w:ascii="Consolas" w:hAnsi="Consolas"/>
          <w:color w:val="9CDCFE"/>
          <w:sz w:val="20"/>
          <w:szCs w:val="20"/>
        </w:rPr>
        <w:t xml:space="preserve"> version</w:t>
      </w:r>
      <w:r>
        <w:rPr>
          <w:rFonts w:ascii="Consolas" w:hAnsi="Consolas"/>
          <w:color w:val="569CD6"/>
          <w:sz w:val="20"/>
          <w:szCs w:val="20"/>
        </w:rPr>
        <w:t>=</w:t>
      </w:r>
      <w:r>
        <w:rPr>
          <w:rFonts w:ascii="Consolas" w:hAnsi="Consolas"/>
          <w:color w:val="CE9178"/>
          <w:sz w:val="20"/>
          <w:szCs w:val="20"/>
        </w:rPr>
        <w:t>"1.0"</w:t>
      </w:r>
      <w:r>
        <w:rPr>
          <w:rFonts w:ascii="Consolas" w:hAnsi="Consolas"/>
          <w:color w:val="9CDCFE"/>
          <w:sz w:val="20"/>
          <w:szCs w:val="20"/>
        </w:rPr>
        <w:t xml:space="preserve"> encoding</w:t>
      </w:r>
      <w:r>
        <w:rPr>
          <w:rFonts w:ascii="Consolas" w:hAnsi="Consolas"/>
          <w:color w:val="569CD6"/>
          <w:sz w:val="20"/>
          <w:szCs w:val="20"/>
        </w:rPr>
        <w:t>=</w:t>
      </w:r>
      <w:r>
        <w:rPr>
          <w:rFonts w:ascii="Consolas" w:hAnsi="Consolas"/>
          <w:color w:val="CE9178"/>
          <w:sz w:val="20"/>
          <w:szCs w:val="20"/>
        </w:rPr>
        <w:t>"UTF-8"</w:t>
      </w:r>
      <w:r>
        <w:rPr>
          <w:rFonts w:ascii="Consolas" w:hAnsi="Consolas"/>
          <w:color w:val="808080"/>
          <w:sz w:val="20"/>
          <w:szCs w:val="20"/>
        </w:rPr>
        <w:t>?&gt;</w:t>
      </w:r>
    </w:p>
    <w:p w14:paraId="51E6B5B7" w14:textId="77777777" w:rsidR="00081644" w:rsidRDefault="00081644" w:rsidP="00081644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&lt;!</w:t>
      </w:r>
      <w:r>
        <w:rPr>
          <w:rFonts w:ascii="Consolas" w:hAnsi="Consolas"/>
          <w:color w:val="569CD6"/>
          <w:sz w:val="20"/>
          <w:szCs w:val="20"/>
        </w:rPr>
        <w:t>DOCTYPE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569CD6"/>
          <w:sz w:val="20"/>
          <w:szCs w:val="20"/>
        </w:rPr>
        <w:t>suite</w:t>
      </w:r>
      <w:r>
        <w:rPr>
          <w:rFonts w:ascii="Consolas" w:hAnsi="Consolas"/>
          <w:color w:val="CCCCCC"/>
          <w:sz w:val="20"/>
          <w:szCs w:val="20"/>
        </w:rPr>
        <w:t xml:space="preserve"> SYSTEM "https://testng.org/testng-1.0.dtd"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1AD603F3" w14:textId="77777777" w:rsidR="00081644" w:rsidRDefault="00081644" w:rsidP="00081644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suite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name</w:t>
      </w:r>
      <w:r>
        <w:rPr>
          <w:rFonts w:ascii="Consolas" w:hAnsi="Consolas"/>
          <w:color w:val="CCCCCC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Suite</w:t>
      </w:r>
      <w:r>
        <w:rPr>
          <w:rFonts w:ascii="Consolas" w:hAnsi="Consolas"/>
          <w:color w:val="808080"/>
          <w:sz w:val="20"/>
          <w:szCs w:val="20"/>
        </w:rPr>
        <w:t>"&gt;</w:t>
      </w:r>
    </w:p>
    <w:p w14:paraId="1F624C48" w14:textId="77777777" w:rsidR="00081644" w:rsidRDefault="00081644" w:rsidP="00081644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test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thread-count</w:t>
      </w:r>
      <w:r>
        <w:rPr>
          <w:rFonts w:ascii="Consolas" w:hAnsi="Consolas"/>
          <w:color w:val="CCCCCC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5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name</w:t>
      </w:r>
      <w:r>
        <w:rPr>
          <w:rFonts w:ascii="Consolas" w:hAnsi="Consolas"/>
          <w:color w:val="CCCCCC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Test</w:t>
      </w:r>
      <w:r>
        <w:rPr>
          <w:rFonts w:ascii="Consolas" w:hAnsi="Consolas"/>
          <w:color w:val="808080"/>
          <w:sz w:val="20"/>
          <w:szCs w:val="20"/>
        </w:rPr>
        <w:t>"&gt;</w:t>
      </w:r>
    </w:p>
    <w:p w14:paraId="1915392E" w14:textId="77777777" w:rsidR="00081644" w:rsidRDefault="00081644" w:rsidP="00081644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classes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5E3F5713" w14:textId="77777777" w:rsidR="00081644" w:rsidRDefault="00081644" w:rsidP="00081644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class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name</w:t>
      </w:r>
      <w:r>
        <w:rPr>
          <w:rFonts w:ascii="Consolas" w:hAnsi="Consolas"/>
          <w:color w:val="CCCCCC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pac2.orgTest</w:t>
      </w:r>
      <w:r>
        <w:rPr>
          <w:rFonts w:ascii="Consolas" w:hAnsi="Consolas"/>
          <w:color w:val="808080"/>
          <w:sz w:val="20"/>
          <w:szCs w:val="20"/>
        </w:rPr>
        <w:t>"/&gt;</w:t>
      </w:r>
    </w:p>
    <w:p w14:paraId="3EFC6B0A" w14:textId="77777777" w:rsidR="00081644" w:rsidRDefault="00081644" w:rsidP="00081644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class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name</w:t>
      </w:r>
      <w:r>
        <w:rPr>
          <w:rFonts w:ascii="Consolas" w:hAnsi="Consolas"/>
          <w:color w:val="CCCCCC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pac1.ContactTest</w:t>
      </w:r>
      <w:r>
        <w:rPr>
          <w:rFonts w:ascii="Consolas" w:hAnsi="Consolas"/>
          <w:color w:val="808080"/>
          <w:sz w:val="20"/>
          <w:szCs w:val="20"/>
        </w:rPr>
        <w:t>"/&gt;</w:t>
      </w:r>
    </w:p>
    <w:p w14:paraId="74A33120" w14:textId="77777777" w:rsidR="00081644" w:rsidRDefault="00081644" w:rsidP="00081644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classes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33A0984E" w14:textId="77777777" w:rsidR="00081644" w:rsidRDefault="00081644" w:rsidP="00081644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test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608B4E"/>
          <w:sz w:val="20"/>
          <w:szCs w:val="20"/>
        </w:rPr>
        <w:t>&lt;!-- Test --&gt;</w:t>
      </w:r>
    </w:p>
    <w:p w14:paraId="32FFAF98" w14:textId="77777777" w:rsidR="00081644" w:rsidRDefault="00081644" w:rsidP="00081644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suite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608B4E"/>
          <w:sz w:val="20"/>
          <w:szCs w:val="20"/>
        </w:rPr>
        <w:t>&lt;!-- Suite --&gt;</w:t>
      </w:r>
    </w:p>
    <w:p w14:paraId="604EBE32" w14:textId="77777777" w:rsidR="00081644" w:rsidRDefault="00081644" w:rsidP="003D532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7A5829C" w14:textId="77777777" w:rsidR="003D5323" w:rsidRDefault="003D5323" w:rsidP="003D5323"/>
    <w:p w14:paraId="6D613DC2" w14:textId="20854AB4" w:rsidR="005158C1" w:rsidRDefault="005158C1" w:rsidP="005158C1">
      <w:pPr>
        <w:pStyle w:val="Heading3"/>
      </w:pPr>
      <w:r>
        <w:t>EXECUTE TESTNG.XML FILE VIA POM.XML=</w:t>
      </w:r>
    </w:p>
    <w:p w14:paraId="045FB5B1" w14:textId="7D1DAB10" w:rsidR="005158C1" w:rsidRDefault="005158C1" w:rsidP="005158C1">
      <w:pPr>
        <w:pStyle w:val="ListParagraph"/>
        <w:numPr>
          <w:ilvl w:val="0"/>
          <w:numId w:val="19"/>
        </w:numPr>
      </w:pPr>
      <w:r>
        <w:t xml:space="preserve">IN ORDER TO EXECUTE TESTNG.XML FILE IN POM.XML </w:t>
      </w:r>
    </w:p>
    <w:p w14:paraId="6FFDAB83" w14:textId="47ABF07B" w:rsidR="005158C1" w:rsidRDefault="005158C1" w:rsidP="005158C1">
      <w:pPr>
        <w:pStyle w:val="ListParagraph"/>
        <w:numPr>
          <w:ilvl w:val="0"/>
          <w:numId w:val="19"/>
        </w:numPr>
      </w:pPr>
      <w:r>
        <w:t xml:space="preserve">WE HAVE TO </w:t>
      </w:r>
      <w:r w:rsidRPr="00FD6530">
        <w:rPr>
          <w:highlight w:val="yellow"/>
        </w:rPr>
        <w:t xml:space="preserve">INSERT </w:t>
      </w:r>
      <w:r w:rsidR="008C071A" w:rsidRPr="00FD6530">
        <w:rPr>
          <w:highlight w:val="yellow"/>
        </w:rPr>
        <w:t>MAVEN SURE-FIRE PLUGIN INSIDE POM.XML</w:t>
      </w:r>
    </w:p>
    <w:p w14:paraId="61EA2C81" w14:textId="3E2F29C2" w:rsidR="008C071A" w:rsidRPr="00FD6530" w:rsidRDefault="008C071A" w:rsidP="005158C1">
      <w:pPr>
        <w:pStyle w:val="ListParagraph"/>
        <w:numPr>
          <w:ilvl w:val="0"/>
          <w:numId w:val="19"/>
        </w:numPr>
        <w:rPr>
          <w:highlight w:val="yellow"/>
        </w:rPr>
      </w:pPr>
      <w:r>
        <w:t>VIA SURE-F</w:t>
      </w:r>
      <w:r w:rsidR="00C00B63">
        <w:t xml:space="preserve">IRE PLUGIN WE </w:t>
      </w:r>
      <w:r w:rsidR="00C00B63" w:rsidRPr="00FD6530">
        <w:rPr>
          <w:highlight w:val="yellow"/>
        </w:rPr>
        <w:t>CAN INVOKE TESTNG.XML.</w:t>
      </w:r>
    </w:p>
    <w:p w14:paraId="6F8ACC5E" w14:textId="1B575AFB" w:rsidR="00C00B63" w:rsidRPr="00FD6530" w:rsidRDefault="00C00B63" w:rsidP="005158C1">
      <w:pPr>
        <w:pStyle w:val="ListParagraph"/>
        <w:numPr>
          <w:ilvl w:val="0"/>
          <w:numId w:val="19"/>
        </w:numPr>
        <w:rPr>
          <w:highlight w:val="yellow"/>
        </w:rPr>
      </w:pPr>
      <w:r w:rsidRPr="00FD6530">
        <w:rPr>
          <w:highlight w:val="yellow"/>
        </w:rPr>
        <w:t>PLUGIN OUTSIDE THE DEPENDNCIES TAG.</w:t>
      </w:r>
    </w:p>
    <w:p w14:paraId="17A42799" w14:textId="768DC74B" w:rsidR="00815729" w:rsidRDefault="00720367" w:rsidP="00815729">
      <w:pPr>
        <w:pStyle w:val="ListParagraph"/>
        <w:numPr>
          <w:ilvl w:val="0"/>
          <w:numId w:val="19"/>
        </w:numPr>
      </w:pPr>
      <w:r>
        <w:t xml:space="preserve"> </w:t>
      </w:r>
      <w:r w:rsidRPr="00FD6530">
        <w:rPr>
          <w:highlight w:val="yellow"/>
        </w:rPr>
        <w:t>TO EXECUTE CREATE TESTNG .XML FILE AND MVN TEST IN CM</w:t>
      </w:r>
      <w:r w:rsidR="00815729" w:rsidRPr="00FD6530">
        <w:rPr>
          <w:highlight w:val="yellow"/>
        </w:rPr>
        <w:t>D</w:t>
      </w:r>
    </w:p>
    <w:p w14:paraId="4755E897" w14:textId="2FEE1500" w:rsidR="00815729" w:rsidRDefault="00815729" w:rsidP="00815729">
      <w:pPr>
        <w:pStyle w:val="ListParagraph"/>
        <w:numPr>
          <w:ilvl w:val="0"/>
          <w:numId w:val="19"/>
        </w:numPr>
      </w:pPr>
      <w:r>
        <w:t>INSIDE &lt;SuiteXmlFIle&gt; Xml Filename &lt;/suiteXmlFile&gt;</w:t>
      </w:r>
    </w:p>
    <w:p w14:paraId="6EB1EC1E" w14:textId="77777777" w:rsidR="00BE69A2" w:rsidRDefault="00BE69A2" w:rsidP="00BE69A2">
      <w:pPr>
        <w:pStyle w:val="NormalWeb"/>
        <w:numPr>
          <w:ilvl w:val="0"/>
          <w:numId w:val="19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build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 xml:space="preserve">  </w:t>
      </w:r>
    </w:p>
    <w:p w14:paraId="3ABC2E70" w14:textId="77777777" w:rsidR="00BE69A2" w:rsidRDefault="00BE69A2" w:rsidP="00BE69A2">
      <w:pPr>
        <w:pStyle w:val="NormalWeb"/>
        <w:numPr>
          <w:ilvl w:val="0"/>
          <w:numId w:val="19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plugins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604E5C1F" w14:textId="77777777" w:rsidR="00BE69A2" w:rsidRDefault="00BE69A2" w:rsidP="00BE69A2">
      <w:pPr>
        <w:pStyle w:val="NormalWeb"/>
        <w:numPr>
          <w:ilvl w:val="0"/>
          <w:numId w:val="19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plugin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3930FE82" w14:textId="77777777" w:rsidR="00BE69A2" w:rsidRDefault="00BE69A2" w:rsidP="00BE69A2">
      <w:pPr>
        <w:pStyle w:val="NormalWeb"/>
        <w:numPr>
          <w:ilvl w:val="0"/>
          <w:numId w:val="19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groupId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org.apache.maven.plugin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groupId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27A094A0" w14:textId="77777777" w:rsidR="00BE69A2" w:rsidRDefault="00BE69A2" w:rsidP="00BE69A2">
      <w:pPr>
        <w:pStyle w:val="NormalWeb"/>
        <w:numPr>
          <w:ilvl w:val="0"/>
          <w:numId w:val="19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artifactId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  <w:u w:val="single"/>
        </w:rPr>
        <w:t>maven-surefire-plugin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artifactId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567277F8" w14:textId="77777777" w:rsidR="00BE69A2" w:rsidRDefault="00BE69A2" w:rsidP="00BE69A2">
      <w:pPr>
        <w:pStyle w:val="NormalWeb"/>
        <w:numPr>
          <w:ilvl w:val="0"/>
          <w:numId w:val="19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2.18.1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007147A1" w14:textId="77777777" w:rsidR="00BE69A2" w:rsidRDefault="00BE69A2" w:rsidP="00BE69A2">
      <w:pPr>
        <w:pStyle w:val="NormalWeb"/>
        <w:numPr>
          <w:ilvl w:val="0"/>
          <w:numId w:val="19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configuration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14D5997F" w14:textId="77777777" w:rsidR="00BE69A2" w:rsidRDefault="00BE69A2" w:rsidP="00BE69A2">
      <w:pPr>
        <w:pStyle w:val="NormalWeb"/>
        <w:numPr>
          <w:ilvl w:val="0"/>
          <w:numId w:val="19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suiteXmlFiles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616E64D8" w14:textId="77777777" w:rsidR="00BE69A2" w:rsidRDefault="00BE69A2" w:rsidP="00BE69A2">
      <w:pPr>
        <w:pStyle w:val="NormalWeb"/>
        <w:numPr>
          <w:ilvl w:val="0"/>
          <w:numId w:val="19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suiteXmlFile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testng.xml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suiteXmlFile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631F914A" w14:textId="77777777" w:rsidR="00BE69A2" w:rsidRDefault="00BE69A2" w:rsidP="00BE69A2">
      <w:pPr>
        <w:pStyle w:val="NormalWeb"/>
        <w:numPr>
          <w:ilvl w:val="0"/>
          <w:numId w:val="19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suiteXmlFiles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4D15ABBC" w14:textId="77777777" w:rsidR="00BE69A2" w:rsidRDefault="00BE69A2" w:rsidP="00BE69A2">
      <w:pPr>
        <w:pStyle w:val="NormalWeb"/>
        <w:numPr>
          <w:ilvl w:val="0"/>
          <w:numId w:val="19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 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configuration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</w:p>
    <w:p w14:paraId="536A1BB2" w14:textId="77777777" w:rsidR="00BE69A2" w:rsidRDefault="00BE69A2" w:rsidP="00BE69A2">
      <w:pPr>
        <w:pStyle w:val="NormalWeb"/>
        <w:numPr>
          <w:ilvl w:val="0"/>
          <w:numId w:val="19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plugin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28B551AF" w14:textId="77777777" w:rsidR="00BE69A2" w:rsidRDefault="00BE69A2" w:rsidP="00BE69A2">
      <w:pPr>
        <w:pStyle w:val="NormalWeb"/>
        <w:numPr>
          <w:ilvl w:val="0"/>
          <w:numId w:val="19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F0B6E21" w14:textId="77777777" w:rsidR="00BE69A2" w:rsidRDefault="00BE69A2" w:rsidP="00BE69A2">
      <w:pPr>
        <w:pStyle w:val="NormalWeb"/>
        <w:numPr>
          <w:ilvl w:val="0"/>
          <w:numId w:val="19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48CD3BD" w14:textId="77777777" w:rsidR="00BE69A2" w:rsidRDefault="00BE69A2" w:rsidP="00BE69A2">
      <w:pPr>
        <w:pStyle w:val="NormalWeb"/>
        <w:numPr>
          <w:ilvl w:val="0"/>
          <w:numId w:val="19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plugins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</w:p>
    <w:p w14:paraId="6972E964" w14:textId="663177A8" w:rsidR="001C034C" w:rsidRPr="001C034C" w:rsidRDefault="00BE69A2" w:rsidP="001C034C">
      <w:pPr>
        <w:pStyle w:val="NormalWeb"/>
        <w:numPr>
          <w:ilvl w:val="0"/>
          <w:numId w:val="19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build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140A1EA6" w14:textId="63C5C065" w:rsidR="001C034C" w:rsidRDefault="001C034C" w:rsidP="001C034C">
      <w:pPr>
        <w:pStyle w:val="Heading3"/>
        <w:rPr>
          <w:lang w:eastAsia="en-IN"/>
        </w:rPr>
      </w:pPr>
      <w:r>
        <w:rPr>
          <w:lang w:eastAsia="en-IN"/>
        </w:rPr>
        <w:t>MAVEN PROFILING AND WHY ITS REQUIRED=</w:t>
      </w:r>
    </w:p>
    <w:p w14:paraId="33E7DA5A" w14:textId="23FFD3A9" w:rsidR="001C034C" w:rsidRDefault="001C034C" w:rsidP="001C034C">
      <w:pPr>
        <w:pStyle w:val="ListParagraph"/>
        <w:numPr>
          <w:ilvl w:val="0"/>
          <w:numId w:val="20"/>
        </w:numPr>
        <w:rPr>
          <w:lang w:eastAsia="en-IN"/>
        </w:rPr>
      </w:pPr>
      <w:r w:rsidRPr="008B0C5A">
        <w:rPr>
          <w:highlight w:val="yellow"/>
          <w:lang w:eastAsia="en-IN"/>
        </w:rPr>
        <w:t>PROFILING HELP US TO EXECUTE SPECIFIC TESTNG.XML VIA POM.XML FILE</w:t>
      </w:r>
      <w:r>
        <w:rPr>
          <w:lang w:eastAsia="en-IN"/>
        </w:rPr>
        <w:t>.</w:t>
      </w:r>
    </w:p>
    <w:p w14:paraId="3F3E96DD" w14:textId="20F4D835" w:rsidR="00F5095A" w:rsidRPr="00603833" w:rsidRDefault="001C034C" w:rsidP="00F5095A">
      <w:pPr>
        <w:pStyle w:val="ListParagraph"/>
        <w:numPr>
          <w:ilvl w:val="0"/>
          <w:numId w:val="20"/>
        </w:numPr>
        <w:rPr>
          <w:sz w:val="18"/>
          <w:szCs w:val="18"/>
          <w:lang w:eastAsia="en-IN"/>
        </w:rPr>
      </w:pPr>
      <w:r>
        <w:rPr>
          <w:lang w:eastAsia="en-IN"/>
        </w:rPr>
        <w:t xml:space="preserve">WHENEVER FRAMWORK CONTAINS MULTIPLE SUITE FILES OR TESTNG .XML FILE VIA CMD </w:t>
      </w:r>
      <w:r w:rsidRPr="00603833">
        <w:rPr>
          <w:sz w:val="18"/>
          <w:szCs w:val="18"/>
          <w:lang w:eastAsia="en-IN"/>
        </w:rPr>
        <w:t xml:space="preserve">LINE WE GO FOR </w:t>
      </w:r>
      <w:r w:rsidR="00F5095A" w:rsidRPr="00603833">
        <w:rPr>
          <w:sz w:val="18"/>
          <w:szCs w:val="18"/>
          <w:lang w:eastAsia="en-IN"/>
        </w:rPr>
        <w:t>PROFILING .</w:t>
      </w:r>
    </w:p>
    <w:p w14:paraId="78867659" w14:textId="77777777" w:rsidR="00603833" w:rsidRPr="00603833" w:rsidRDefault="00603833" w:rsidP="006038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603833">
        <w:rPr>
          <w:rFonts w:ascii="Consolas" w:hAnsi="Consolas"/>
          <w:color w:val="808080"/>
          <w:sz w:val="16"/>
          <w:szCs w:val="16"/>
        </w:rPr>
        <w:lastRenderedPageBreak/>
        <w:t>&lt;</w:t>
      </w:r>
      <w:r w:rsidRPr="00603833">
        <w:rPr>
          <w:rFonts w:ascii="Consolas" w:hAnsi="Consolas"/>
          <w:color w:val="569CD6"/>
          <w:sz w:val="16"/>
          <w:szCs w:val="16"/>
        </w:rPr>
        <w:t>profiles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</w:p>
    <w:p w14:paraId="5977320F" w14:textId="77777777" w:rsidR="00603833" w:rsidRPr="00603833" w:rsidRDefault="00603833" w:rsidP="006038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808080"/>
          <w:sz w:val="16"/>
          <w:szCs w:val="16"/>
        </w:rPr>
        <w:t>&lt;</w:t>
      </w:r>
      <w:r w:rsidRPr="00603833">
        <w:rPr>
          <w:rFonts w:ascii="Consolas" w:hAnsi="Consolas"/>
          <w:color w:val="569CD6"/>
          <w:sz w:val="16"/>
          <w:szCs w:val="16"/>
        </w:rPr>
        <w:t>profile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</w:p>
    <w:p w14:paraId="3E5F0ACA" w14:textId="0C7273FA" w:rsidR="00603833" w:rsidRPr="00603833" w:rsidRDefault="00603833" w:rsidP="006038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808080"/>
          <w:sz w:val="16"/>
          <w:szCs w:val="16"/>
        </w:rPr>
        <w:t>&lt;</w:t>
      </w:r>
      <w:r w:rsidRPr="00603833">
        <w:rPr>
          <w:rFonts w:ascii="Consolas" w:hAnsi="Consolas"/>
          <w:color w:val="569CD6"/>
          <w:sz w:val="16"/>
          <w:szCs w:val="16"/>
        </w:rPr>
        <w:t>id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  <w:r w:rsidRPr="00603833">
        <w:rPr>
          <w:rFonts w:ascii="Consolas" w:hAnsi="Consolas"/>
          <w:color w:val="CCCCCC"/>
          <w:sz w:val="16"/>
          <w:szCs w:val="16"/>
        </w:rPr>
        <w:t>DT</w:t>
      </w:r>
      <w:r w:rsidRPr="00603833">
        <w:rPr>
          <w:rFonts w:ascii="Consolas" w:hAnsi="Consolas"/>
          <w:color w:val="808080"/>
          <w:sz w:val="16"/>
          <w:szCs w:val="16"/>
        </w:rPr>
        <w:t>&lt;/</w:t>
      </w:r>
      <w:r w:rsidRPr="00603833">
        <w:rPr>
          <w:rFonts w:ascii="Consolas" w:hAnsi="Consolas"/>
          <w:color w:val="569CD6"/>
          <w:sz w:val="16"/>
          <w:szCs w:val="16"/>
        </w:rPr>
        <w:t>id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</w:p>
    <w:p w14:paraId="5F2DC75D" w14:textId="77777777" w:rsidR="00603833" w:rsidRPr="00603833" w:rsidRDefault="00603833" w:rsidP="006038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808080"/>
          <w:sz w:val="16"/>
          <w:szCs w:val="16"/>
        </w:rPr>
        <w:t>&lt;</w:t>
      </w:r>
      <w:r w:rsidRPr="00603833">
        <w:rPr>
          <w:rFonts w:ascii="Consolas" w:hAnsi="Consolas"/>
          <w:color w:val="569CD6"/>
          <w:sz w:val="16"/>
          <w:szCs w:val="16"/>
        </w:rPr>
        <w:t>build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</w:p>
    <w:p w14:paraId="7A462EC5" w14:textId="77777777" w:rsidR="00603833" w:rsidRPr="00603833" w:rsidRDefault="00603833" w:rsidP="006038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808080"/>
          <w:sz w:val="16"/>
          <w:szCs w:val="16"/>
        </w:rPr>
        <w:t>&lt;</w:t>
      </w:r>
      <w:r w:rsidRPr="00603833">
        <w:rPr>
          <w:rFonts w:ascii="Consolas" w:hAnsi="Consolas"/>
          <w:color w:val="569CD6"/>
          <w:sz w:val="16"/>
          <w:szCs w:val="16"/>
        </w:rPr>
        <w:t>plugins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</w:p>
    <w:p w14:paraId="717D42A9" w14:textId="77777777" w:rsidR="00603833" w:rsidRPr="00603833" w:rsidRDefault="00603833" w:rsidP="006038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808080"/>
          <w:sz w:val="16"/>
          <w:szCs w:val="16"/>
        </w:rPr>
        <w:t>&lt;</w:t>
      </w:r>
      <w:r w:rsidRPr="00603833">
        <w:rPr>
          <w:rFonts w:ascii="Consolas" w:hAnsi="Consolas"/>
          <w:color w:val="569CD6"/>
          <w:sz w:val="16"/>
          <w:szCs w:val="16"/>
        </w:rPr>
        <w:t>plugin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</w:p>
    <w:p w14:paraId="6D733A6A" w14:textId="77777777" w:rsidR="00603833" w:rsidRPr="00603833" w:rsidRDefault="00603833" w:rsidP="006038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808080"/>
          <w:sz w:val="16"/>
          <w:szCs w:val="16"/>
        </w:rPr>
        <w:t>&lt;</w:t>
      </w:r>
      <w:r w:rsidRPr="00603833">
        <w:rPr>
          <w:rFonts w:ascii="Consolas" w:hAnsi="Consolas"/>
          <w:color w:val="569CD6"/>
          <w:sz w:val="16"/>
          <w:szCs w:val="16"/>
        </w:rPr>
        <w:t>groupId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  <w:r w:rsidRPr="00603833">
        <w:rPr>
          <w:rFonts w:ascii="Consolas" w:hAnsi="Consolas"/>
          <w:color w:val="CCCCCC"/>
          <w:sz w:val="16"/>
          <w:szCs w:val="16"/>
        </w:rPr>
        <w:t>org.apache.maven.plugin</w:t>
      </w:r>
      <w:r w:rsidRPr="00603833">
        <w:rPr>
          <w:rFonts w:ascii="Consolas" w:hAnsi="Consolas"/>
          <w:color w:val="808080"/>
          <w:sz w:val="16"/>
          <w:szCs w:val="16"/>
        </w:rPr>
        <w:t>&lt;/</w:t>
      </w:r>
      <w:r w:rsidRPr="00603833">
        <w:rPr>
          <w:rFonts w:ascii="Consolas" w:hAnsi="Consolas"/>
          <w:color w:val="569CD6"/>
          <w:sz w:val="16"/>
          <w:szCs w:val="16"/>
        </w:rPr>
        <w:t>groupId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</w:p>
    <w:p w14:paraId="7894D96F" w14:textId="77777777" w:rsidR="00603833" w:rsidRPr="00603833" w:rsidRDefault="00603833" w:rsidP="006038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808080"/>
          <w:sz w:val="16"/>
          <w:szCs w:val="16"/>
        </w:rPr>
        <w:t>&lt;</w:t>
      </w:r>
      <w:r w:rsidRPr="00603833">
        <w:rPr>
          <w:rFonts w:ascii="Consolas" w:hAnsi="Consolas"/>
          <w:color w:val="569CD6"/>
          <w:sz w:val="16"/>
          <w:szCs w:val="16"/>
        </w:rPr>
        <w:t>artifactId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  <w:r w:rsidRPr="00603833">
        <w:rPr>
          <w:rFonts w:ascii="Consolas" w:hAnsi="Consolas"/>
          <w:color w:val="CCCCCC"/>
          <w:sz w:val="16"/>
          <w:szCs w:val="16"/>
        </w:rPr>
        <w:t>maven-surefire-plugin</w:t>
      </w:r>
      <w:r w:rsidRPr="00603833">
        <w:rPr>
          <w:rFonts w:ascii="Consolas" w:hAnsi="Consolas"/>
          <w:color w:val="808080"/>
          <w:sz w:val="16"/>
          <w:szCs w:val="16"/>
        </w:rPr>
        <w:t>&lt;/</w:t>
      </w:r>
      <w:r w:rsidRPr="00603833">
        <w:rPr>
          <w:rFonts w:ascii="Consolas" w:hAnsi="Consolas"/>
          <w:color w:val="569CD6"/>
          <w:sz w:val="16"/>
          <w:szCs w:val="16"/>
        </w:rPr>
        <w:t>artifactId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</w:p>
    <w:p w14:paraId="01666AF1" w14:textId="77777777" w:rsidR="00603833" w:rsidRPr="00603833" w:rsidRDefault="00603833" w:rsidP="006038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808080"/>
          <w:sz w:val="16"/>
          <w:szCs w:val="16"/>
        </w:rPr>
        <w:t>&lt;</w:t>
      </w:r>
      <w:r w:rsidRPr="00603833">
        <w:rPr>
          <w:rFonts w:ascii="Consolas" w:hAnsi="Consolas"/>
          <w:color w:val="569CD6"/>
          <w:sz w:val="16"/>
          <w:szCs w:val="16"/>
        </w:rPr>
        <w:t>version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  <w:r w:rsidRPr="00603833">
        <w:rPr>
          <w:rFonts w:ascii="Consolas" w:hAnsi="Consolas"/>
          <w:color w:val="CCCCCC"/>
          <w:sz w:val="16"/>
          <w:szCs w:val="16"/>
        </w:rPr>
        <w:t>2.18.1</w:t>
      </w:r>
      <w:r w:rsidRPr="00603833">
        <w:rPr>
          <w:rFonts w:ascii="Consolas" w:hAnsi="Consolas"/>
          <w:color w:val="808080"/>
          <w:sz w:val="16"/>
          <w:szCs w:val="16"/>
        </w:rPr>
        <w:t>&lt;/</w:t>
      </w:r>
      <w:r w:rsidRPr="00603833">
        <w:rPr>
          <w:rFonts w:ascii="Consolas" w:hAnsi="Consolas"/>
          <w:color w:val="569CD6"/>
          <w:sz w:val="16"/>
          <w:szCs w:val="16"/>
        </w:rPr>
        <w:t>version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</w:p>
    <w:p w14:paraId="51215D84" w14:textId="77777777" w:rsidR="00603833" w:rsidRPr="00603833" w:rsidRDefault="00603833" w:rsidP="006038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808080"/>
          <w:sz w:val="16"/>
          <w:szCs w:val="16"/>
        </w:rPr>
        <w:t>&lt;</w:t>
      </w:r>
      <w:r w:rsidRPr="00603833">
        <w:rPr>
          <w:rFonts w:ascii="Consolas" w:hAnsi="Consolas"/>
          <w:color w:val="569CD6"/>
          <w:sz w:val="16"/>
          <w:szCs w:val="16"/>
        </w:rPr>
        <w:t>configuration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</w:p>
    <w:p w14:paraId="080D731D" w14:textId="77777777" w:rsidR="00603833" w:rsidRPr="00603833" w:rsidRDefault="00603833" w:rsidP="006038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808080"/>
          <w:sz w:val="16"/>
          <w:szCs w:val="16"/>
        </w:rPr>
        <w:t>&lt;</w:t>
      </w:r>
      <w:r w:rsidRPr="00603833">
        <w:rPr>
          <w:rFonts w:ascii="Consolas" w:hAnsi="Consolas"/>
          <w:color w:val="569CD6"/>
          <w:sz w:val="16"/>
          <w:szCs w:val="16"/>
        </w:rPr>
        <w:t>suiteXmlFiles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</w:p>
    <w:p w14:paraId="0705DC88" w14:textId="77777777" w:rsidR="00603833" w:rsidRPr="00603833" w:rsidRDefault="00603833" w:rsidP="006038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808080"/>
          <w:sz w:val="16"/>
          <w:szCs w:val="16"/>
        </w:rPr>
        <w:t>&lt;</w:t>
      </w:r>
      <w:r w:rsidRPr="00603833">
        <w:rPr>
          <w:rFonts w:ascii="Consolas" w:hAnsi="Consolas"/>
          <w:color w:val="569CD6"/>
          <w:sz w:val="16"/>
          <w:szCs w:val="16"/>
        </w:rPr>
        <w:t>suiteXmlFile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  <w:r w:rsidRPr="00603833">
        <w:rPr>
          <w:rFonts w:ascii="Consolas" w:hAnsi="Consolas"/>
          <w:color w:val="CCCCCC"/>
          <w:sz w:val="16"/>
          <w:szCs w:val="16"/>
        </w:rPr>
        <w:t>distributed_paralel.xml</w:t>
      </w:r>
      <w:r w:rsidRPr="00603833">
        <w:rPr>
          <w:rFonts w:ascii="Consolas" w:hAnsi="Consolas"/>
          <w:color w:val="808080"/>
          <w:sz w:val="16"/>
          <w:szCs w:val="16"/>
        </w:rPr>
        <w:t>&lt;/</w:t>
      </w:r>
      <w:r w:rsidRPr="00603833">
        <w:rPr>
          <w:rFonts w:ascii="Consolas" w:hAnsi="Consolas"/>
          <w:color w:val="569CD6"/>
          <w:sz w:val="16"/>
          <w:szCs w:val="16"/>
        </w:rPr>
        <w:t>suiteXmlFile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</w:p>
    <w:p w14:paraId="06E9FB57" w14:textId="77777777" w:rsidR="00603833" w:rsidRPr="00603833" w:rsidRDefault="00603833" w:rsidP="006038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808080"/>
          <w:sz w:val="16"/>
          <w:szCs w:val="16"/>
        </w:rPr>
        <w:t>&lt;/</w:t>
      </w:r>
      <w:r w:rsidRPr="00603833">
        <w:rPr>
          <w:rFonts w:ascii="Consolas" w:hAnsi="Consolas"/>
          <w:color w:val="569CD6"/>
          <w:sz w:val="16"/>
          <w:szCs w:val="16"/>
        </w:rPr>
        <w:t>suiteXmlFiles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</w:p>
    <w:p w14:paraId="595BF958" w14:textId="77777777" w:rsidR="00603833" w:rsidRPr="00603833" w:rsidRDefault="00603833" w:rsidP="006038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808080"/>
          <w:sz w:val="16"/>
          <w:szCs w:val="16"/>
        </w:rPr>
        <w:t>&lt;/</w:t>
      </w:r>
      <w:r w:rsidRPr="00603833">
        <w:rPr>
          <w:rFonts w:ascii="Consolas" w:hAnsi="Consolas"/>
          <w:color w:val="569CD6"/>
          <w:sz w:val="16"/>
          <w:szCs w:val="16"/>
        </w:rPr>
        <w:t>configuration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</w:p>
    <w:p w14:paraId="38797C69" w14:textId="77777777" w:rsidR="00603833" w:rsidRPr="00603833" w:rsidRDefault="00603833" w:rsidP="006038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808080"/>
          <w:sz w:val="16"/>
          <w:szCs w:val="16"/>
        </w:rPr>
        <w:t>&lt;/</w:t>
      </w:r>
      <w:r w:rsidRPr="00603833">
        <w:rPr>
          <w:rFonts w:ascii="Consolas" w:hAnsi="Consolas"/>
          <w:color w:val="569CD6"/>
          <w:sz w:val="16"/>
          <w:szCs w:val="16"/>
        </w:rPr>
        <w:t>plugin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</w:p>
    <w:p w14:paraId="27A6A103" w14:textId="77777777" w:rsidR="00603833" w:rsidRPr="00603833" w:rsidRDefault="00603833" w:rsidP="006038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14:paraId="3E7BB3E6" w14:textId="77777777" w:rsidR="00603833" w:rsidRPr="00603833" w:rsidRDefault="00603833" w:rsidP="006038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14:paraId="2AB16728" w14:textId="77777777" w:rsidR="00603833" w:rsidRPr="00603833" w:rsidRDefault="00603833" w:rsidP="006038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808080"/>
          <w:sz w:val="16"/>
          <w:szCs w:val="16"/>
        </w:rPr>
        <w:t>&lt;/</w:t>
      </w:r>
      <w:r w:rsidRPr="00603833">
        <w:rPr>
          <w:rFonts w:ascii="Consolas" w:hAnsi="Consolas"/>
          <w:color w:val="569CD6"/>
          <w:sz w:val="16"/>
          <w:szCs w:val="16"/>
        </w:rPr>
        <w:t>plugins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</w:p>
    <w:p w14:paraId="59AB95AB" w14:textId="7D2B6B03" w:rsidR="00603833" w:rsidRPr="00603833" w:rsidRDefault="00603833" w:rsidP="006038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808080"/>
          <w:sz w:val="16"/>
          <w:szCs w:val="16"/>
        </w:rPr>
        <w:t>&lt;/</w:t>
      </w:r>
      <w:r w:rsidRPr="00603833">
        <w:rPr>
          <w:rFonts w:ascii="Consolas" w:hAnsi="Consolas"/>
          <w:color w:val="569CD6"/>
          <w:sz w:val="16"/>
          <w:szCs w:val="16"/>
        </w:rPr>
        <w:t>build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</w:p>
    <w:p w14:paraId="26999797" w14:textId="77777777" w:rsidR="00603833" w:rsidRPr="00603833" w:rsidRDefault="00603833" w:rsidP="006038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808080"/>
          <w:sz w:val="16"/>
          <w:szCs w:val="16"/>
        </w:rPr>
        <w:t>&lt;/</w:t>
      </w:r>
      <w:r w:rsidRPr="00603833">
        <w:rPr>
          <w:rFonts w:ascii="Consolas" w:hAnsi="Consolas"/>
          <w:color w:val="569CD6"/>
          <w:sz w:val="16"/>
          <w:szCs w:val="16"/>
        </w:rPr>
        <w:t>profile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</w:p>
    <w:p w14:paraId="6D5946DB" w14:textId="77777777" w:rsidR="00603833" w:rsidRPr="00603833" w:rsidRDefault="00603833" w:rsidP="006038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808080"/>
          <w:sz w:val="16"/>
          <w:szCs w:val="16"/>
        </w:rPr>
        <w:t>&lt;</w:t>
      </w:r>
      <w:r w:rsidRPr="00603833">
        <w:rPr>
          <w:rFonts w:ascii="Consolas" w:hAnsi="Consolas"/>
          <w:color w:val="569CD6"/>
          <w:sz w:val="16"/>
          <w:szCs w:val="16"/>
        </w:rPr>
        <w:t>profile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</w:p>
    <w:p w14:paraId="44955948" w14:textId="593CAAC2" w:rsidR="00603833" w:rsidRPr="00603833" w:rsidRDefault="00603833" w:rsidP="006038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808080"/>
          <w:sz w:val="16"/>
          <w:szCs w:val="16"/>
        </w:rPr>
        <w:t>&lt;</w:t>
      </w:r>
      <w:r w:rsidRPr="00603833">
        <w:rPr>
          <w:rFonts w:ascii="Consolas" w:hAnsi="Consolas"/>
          <w:color w:val="569CD6"/>
          <w:sz w:val="16"/>
          <w:szCs w:val="16"/>
        </w:rPr>
        <w:t>id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  <w:r w:rsidRPr="00603833">
        <w:rPr>
          <w:rFonts w:ascii="Consolas" w:hAnsi="Consolas"/>
          <w:color w:val="CCCCCC"/>
          <w:sz w:val="16"/>
          <w:szCs w:val="16"/>
        </w:rPr>
        <w:t>BE</w:t>
      </w:r>
      <w:r w:rsidRPr="00603833">
        <w:rPr>
          <w:rFonts w:ascii="Consolas" w:hAnsi="Consolas"/>
          <w:color w:val="808080"/>
          <w:sz w:val="16"/>
          <w:szCs w:val="16"/>
        </w:rPr>
        <w:t>&lt;/</w:t>
      </w:r>
      <w:r w:rsidRPr="00603833">
        <w:rPr>
          <w:rFonts w:ascii="Consolas" w:hAnsi="Consolas"/>
          <w:color w:val="569CD6"/>
          <w:sz w:val="16"/>
          <w:szCs w:val="16"/>
        </w:rPr>
        <w:t>id</w:t>
      </w:r>
      <w:r>
        <w:rPr>
          <w:rFonts w:ascii="Consolas" w:hAnsi="Consolas"/>
          <w:color w:val="808080"/>
          <w:sz w:val="16"/>
          <w:szCs w:val="16"/>
        </w:rPr>
        <w:t>&gt;</w:t>
      </w:r>
    </w:p>
    <w:p w14:paraId="308EEFEE" w14:textId="77777777" w:rsidR="00603833" w:rsidRPr="00603833" w:rsidRDefault="00603833" w:rsidP="006038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808080"/>
          <w:sz w:val="16"/>
          <w:szCs w:val="16"/>
        </w:rPr>
        <w:t>&lt;</w:t>
      </w:r>
      <w:r w:rsidRPr="00603833">
        <w:rPr>
          <w:rFonts w:ascii="Consolas" w:hAnsi="Consolas"/>
          <w:color w:val="569CD6"/>
          <w:sz w:val="16"/>
          <w:szCs w:val="16"/>
        </w:rPr>
        <w:t>build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</w:p>
    <w:p w14:paraId="76974FF4" w14:textId="77777777" w:rsidR="00603833" w:rsidRPr="00603833" w:rsidRDefault="00603833" w:rsidP="006038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808080"/>
          <w:sz w:val="16"/>
          <w:szCs w:val="16"/>
        </w:rPr>
        <w:t>&lt;</w:t>
      </w:r>
      <w:r w:rsidRPr="00603833">
        <w:rPr>
          <w:rFonts w:ascii="Consolas" w:hAnsi="Consolas"/>
          <w:color w:val="569CD6"/>
          <w:sz w:val="16"/>
          <w:szCs w:val="16"/>
        </w:rPr>
        <w:t>plugins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</w:p>
    <w:p w14:paraId="25E34352" w14:textId="77777777" w:rsidR="00603833" w:rsidRPr="00603833" w:rsidRDefault="00603833" w:rsidP="006038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808080"/>
          <w:sz w:val="16"/>
          <w:szCs w:val="16"/>
        </w:rPr>
        <w:t>&lt;</w:t>
      </w:r>
      <w:r w:rsidRPr="00603833">
        <w:rPr>
          <w:rFonts w:ascii="Consolas" w:hAnsi="Consolas"/>
          <w:color w:val="569CD6"/>
          <w:sz w:val="16"/>
          <w:szCs w:val="16"/>
        </w:rPr>
        <w:t>plugin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</w:p>
    <w:p w14:paraId="1A9A680C" w14:textId="77777777" w:rsidR="00603833" w:rsidRPr="00603833" w:rsidRDefault="00603833" w:rsidP="006038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808080"/>
          <w:sz w:val="16"/>
          <w:szCs w:val="16"/>
        </w:rPr>
        <w:t>&lt;</w:t>
      </w:r>
      <w:r w:rsidRPr="00603833">
        <w:rPr>
          <w:rFonts w:ascii="Consolas" w:hAnsi="Consolas"/>
          <w:color w:val="569CD6"/>
          <w:sz w:val="16"/>
          <w:szCs w:val="16"/>
        </w:rPr>
        <w:t>groupId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  <w:r w:rsidRPr="00603833">
        <w:rPr>
          <w:rFonts w:ascii="Consolas" w:hAnsi="Consolas"/>
          <w:color w:val="CCCCCC"/>
          <w:sz w:val="16"/>
          <w:szCs w:val="16"/>
        </w:rPr>
        <w:t>org.apache.maven.plugin</w:t>
      </w:r>
      <w:r w:rsidRPr="00603833">
        <w:rPr>
          <w:rFonts w:ascii="Consolas" w:hAnsi="Consolas"/>
          <w:color w:val="808080"/>
          <w:sz w:val="16"/>
          <w:szCs w:val="16"/>
        </w:rPr>
        <w:t>&lt;/</w:t>
      </w:r>
      <w:r w:rsidRPr="00603833">
        <w:rPr>
          <w:rFonts w:ascii="Consolas" w:hAnsi="Consolas"/>
          <w:color w:val="569CD6"/>
          <w:sz w:val="16"/>
          <w:szCs w:val="16"/>
        </w:rPr>
        <w:t>groupId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</w:p>
    <w:p w14:paraId="3096643C" w14:textId="77777777" w:rsidR="00603833" w:rsidRPr="00603833" w:rsidRDefault="00603833" w:rsidP="006038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808080"/>
          <w:sz w:val="16"/>
          <w:szCs w:val="16"/>
        </w:rPr>
        <w:t>&lt;</w:t>
      </w:r>
      <w:r w:rsidRPr="00603833">
        <w:rPr>
          <w:rFonts w:ascii="Consolas" w:hAnsi="Consolas"/>
          <w:color w:val="569CD6"/>
          <w:sz w:val="16"/>
          <w:szCs w:val="16"/>
        </w:rPr>
        <w:t>artifactId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  <w:r w:rsidRPr="00603833">
        <w:rPr>
          <w:rFonts w:ascii="Consolas" w:hAnsi="Consolas"/>
          <w:color w:val="CCCCCC"/>
          <w:sz w:val="16"/>
          <w:szCs w:val="16"/>
        </w:rPr>
        <w:t>maven-surefire-plugin</w:t>
      </w:r>
      <w:r w:rsidRPr="00603833">
        <w:rPr>
          <w:rFonts w:ascii="Consolas" w:hAnsi="Consolas"/>
          <w:color w:val="808080"/>
          <w:sz w:val="16"/>
          <w:szCs w:val="16"/>
        </w:rPr>
        <w:t>&lt;/</w:t>
      </w:r>
      <w:r w:rsidRPr="00603833">
        <w:rPr>
          <w:rFonts w:ascii="Consolas" w:hAnsi="Consolas"/>
          <w:color w:val="569CD6"/>
          <w:sz w:val="16"/>
          <w:szCs w:val="16"/>
        </w:rPr>
        <w:t>artifactId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</w:p>
    <w:p w14:paraId="14901D67" w14:textId="77777777" w:rsidR="00603833" w:rsidRPr="00603833" w:rsidRDefault="00603833" w:rsidP="006038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808080"/>
          <w:sz w:val="16"/>
          <w:szCs w:val="16"/>
        </w:rPr>
        <w:t>&lt;</w:t>
      </w:r>
      <w:r w:rsidRPr="00603833">
        <w:rPr>
          <w:rFonts w:ascii="Consolas" w:hAnsi="Consolas"/>
          <w:color w:val="569CD6"/>
          <w:sz w:val="16"/>
          <w:szCs w:val="16"/>
        </w:rPr>
        <w:t>version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  <w:r w:rsidRPr="00603833">
        <w:rPr>
          <w:rFonts w:ascii="Consolas" w:hAnsi="Consolas"/>
          <w:color w:val="CCCCCC"/>
          <w:sz w:val="16"/>
          <w:szCs w:val="16"/>
        </w:rPr>
        <w:t>2.18.1</w:t>
      </w:r>
      <w:r w:rsidRPr="00603833">
        <w:rPr>
          <w:rFonts w:ascii="Consolas" w:hAnsi="Consolas"/>
          <w:color w:val="808080"/>
          <w:sz w:val="16"/>
          <w:szCs w:val="16"/>
        </w:rPr>
        <w:t>&lt;/</w:t>
      </w:r>
      <w:r w:rsidRPr="00603833">
        <w:rPr>
          <w:rFonts w:ascii="Consolas" w:hAnsi="Consolas"/>
          <w:color w:val="569CD6"/>
          <w:sz w:val="16"/>
          <w:szCs w:val="16"/>
        </w:rPr>
        <w:t>version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</w:p>
    <w:p w14:paraId="77C4B675" w14:textId="77777777" w:rsidR="00603833" w:rsidRPr="00603833" w:rsidRDefault="00603833" w:rsidP="006038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808080"/>
          <w:sz w:val="16"/>
          <w:szCs w:val="16"/>
        </w:rPr>
        <w:t>&lt;</w:t>
      </w:r>
      <w:r w:rsidRPr="00603833">
        <w:rPr>
          <w:rFonts w:ascii="Consolas" w:hAnsi="Consolas"/>
          <w:color w:val="569CD6"/>
          <w:sz w:val="16"/>
          <w:szCs w:val="16"/>
        </w:rPr>
        <w:t>configuration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</w:p>
    <w:p w14:paraId="50988FA1" w14:textId="77777777" w:rsidR="00603833" w:rsidRPr="00603833" w:rsidRDefault="00603833" w:rsidP="006038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808080"/>
          <w:sz w:val="16"/>
          <w:szCs w:val="16"/>
        </w:rPr>
        <w:t>&lt;</w:t>
      </w:r>
      <w:r w:rsidRPr="00603833">
        <w:rPr>
          <w:rFonts w:ascii="Consolas" w:hAnsi="Consolas"/>
          <w:color w:val="569CD6"/>
          <w:sz w:val="16"/>
          <w:szCs w:val="16"/>
        </w:rPr>
        <w:t>suiteXmlFiles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</w:p>
    <w:p w14:paraId="07CAE756" w14:textId="06E0AA83" w:rsidR="00603833" w:rsidRPr="00603833" w:rsidRDefault="00603833" w:rsidP="006038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808080"/>
          <w:sz w:val="16"/>
          <w:szCs w:val="16"/>
        </w:rPr>
        <w:t>&lt;</w:t>
      </w:r>
      <w:r w:rsidRPr="00603833">
        <w:rPr>
          <w:rFonts w:ascii="Consolas" w:hAnsi="Consolas"/>
          <w:color w:val="569CD6"/>
          <w:sz w:val="16"/>
          <w:szCs w:val="16"/>
        </w:rPr>
        <w:t>suiteXmlFile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  <w:r w:rsidRPr="00603833">
        <w:rPr>
          <w:rFonts w:ascii="Consolas" w:hAnsi="Consolas"/>
          <w:color w:val="CCCCCC"/>
          <w:sz w:val="16"/>
          <w:szCs w:val="16"/>
        </w:rPr>
        <w:t>suite_regionalRegressionTest</w:t>
      </w:r>
      <w:r w:rsidR="00D74D71">
        <w:rPr>
          <w:rFonts w:ascii="Consolas" w:hAnsi="Consolas"/>
          <w:color w:val="CCCCCC"/>
          <w:sz w:val="16"/>
          <w:szCs w:val="16"/>
        </w:rPr>
        <w:t>.xml</w:t>
      </w:r>
      <w:r w:rsidRPr="00603833">
        <w:rPr>
          <w:rFonts w:ascii="Consolas" w:hAnsi="Consolas"/>
          <w:color w:val="808080"/>
          <w:sz w:val="16"/>
          <w:szCs w:val="16"/>
        </w:rPr>
        <w:t>&lt;/</w:t>
      </w:r>
      <w:r w:rsidRPr="00603833">
        <w:rPr>
          <w:rFonts w:ascii="Consolas" w:hAnsi="Consolas"/>
          <w:color w:val="569CD6"/>
          <w:sz w:val="16"/>
          <w:szCs w:val="16"/>
        </w:rPr>
        <w:t>suiteXmlFile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</w:p>
    <w:p w14:paraId="0E198B89" w14:textId="77777777" w:rsidR="00603833" w:rsidRPr="00603833" w:rsidRDefault="00603833" w:rsidP="006038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808080"/>
          <w:sz w:val="16"/>
          <w:szCs w:val="16"/>
        </w:rPr>
        <w:t>&lt;/</w:t>
      </w:r>
      <w:r w:rsidRPr="00603833">
        <w:rPr>
          <w:rFonts w:ascii="Consolas" w:hAnsi="Consolas"/>
          <w:color w:val="569CD6"/>
          <w:sz w:val="16"/>
          <w:szCs w:val="16"/>
        </w:rPr>
        <w:t>suiteXmlFiles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</w:p>
    <w:p w14:paraId="050AD094" w14:textId="77777777" w:rsidR="00603833" w:rsidRPr="00603833" w:rsidRDefault="00603833" w:rsidP="006038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808080"/>
          <w:sz w:val="16"/>
          <w:szCs w:val="16"/>
        </w:rPr>
        <w:t>&lt;/</w:t>
      </w:r>
      <w:r w:rsidRPr="00603833">
        <w:rPr>
          <w:rFonts w:ascii="Consolas" w:hAnsi="Consolas"/>
          <w:color w:val="569CD6"/>
          <w:sz w:val="16"/>
          <w:szCs w:val="16"/>
        </w:rPr>
        <w:t>configuration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</w:p>
    <w:p w14:paraId="0AF06E06" w14:textId="77777777" w:rsidR="00603833" w:rsidRPr="00603833" w:rsidRDefault="00603833" w:rsidP="006038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808080"/>
          <w:sz w:val="16"/>
          <w:szCs w:val="16"/>
        </w:rPr>
        <w:t>&lt;/</w:t>
      </w:r>
      <w:r w:rsidRPr="00603833">
        <w:rPr>
          <w:rFonts w:ascii="Consolas" w:hAnsi="Consolas"/>
          <w:color w:val="569CD6"/>
          <w:sz w:val="16"/>
          <w:szCs w:val="16"/>
        </w:rPr>
        <w:t>plugin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</w:p>
    <w:p w14:paraId="44B98EC2" w14:textId="77777777" w:rsidR="00603833" w:rsidRPr="00603833" w:rsidRDefault="00603833" w:rsidP="006038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14:paraId="1DA67342" w14:textId="77777777" w:rsidR="00603833" w:rsidRPr="00603833" w:rsidRDefault="00603833" w:rsidP="006038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14:paraId="15A06918" w14:textId="77777777" w:rsidR="00603833" w:rsidRPr="00603833" w:rsidRDefault="00603833" w:rsidP="006038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808080"/>
          <w:sz w:val="16"/>
          <w:szCs w:val="16"/>
        </w:rPr>
        <w:t>&lt;/</w:t>
      </w:r>
      <w:r w:rsidRPr="00603833">
        <w:rPr>
          <w:rFonts w:ascii="Consolas" w:hAnsi="Consolas"/>
          <w:color w:val="569CD6"/>
          <w:sz w:val="16"/>
          <w:szCs w:val="16"/>
        </w:rPr>
        <w:t>plugins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</w:p>
    <w:p w14:paraId="45EC8773" w14:textId="77777777" w:rsidR="00603833" w:rsidRPr="00603833" w:rsidRDefault="00603833" w:rsidP="006038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808080"/>
          <w:sz w:val="16"/>
          <w:szCs w:val="16"/>
        </w:rPr>
        <w:t>&lt;/</w:t>
      </w:r>
      <w:r w:rsidRPr="00603833">
        <w:rPr>
          <w:rFonts w:ascii="Consolas" w:hAnsi="Consolas"/>
          <w:color w:val="569CD6"/>
          <w:sz w:val="16"/>
          <w:szCs w:val="16"/>
        </w:rPr>
        <w:t>build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</w:p>
    <w:p w14:paraId="1E15166E" w14:textId="77777777" w:rsidR="00603833" w:rsidRPr="00603833" w:rsidRDefault="00603833" w:rsidP="006038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14:paraId="2A0A30A9" w14:textId="77777777" w:rsidR="00603833" w:rsidRPr="00603833" w:rsidRDefault="00603833" w:rsidP="006038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808080"/>
          <w:sz w:val="16"/>
          <w:szCs w:val="16"/>
        </w:rPr>
        <w:t>&lt;/</w:t>
      </w:r>
      <w:r w:rsidRPr="00603833">
        <w:rPr>
          <w:rFonts w:ascii="Consolas" w:hAnsi="Consolas"/>
          <w:color w:val="569CD6"/>
          <w:sz w:val="16"/>
          <w:szCs w:val="16"/>
        </w:rPr>
        <w:t>profile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</w:p>
    <w:p w14:paraId="517058AB" w14:textId="3E61C367" w:rsidR="00F5095A" w:rsidRDefault="00603833" w:rsidP="006038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808080"/>
          <w:sz w:val="16"/>
          <w:szCs w:val="16"/>
        </w:rPr>
        <w:t>&lt;/</w:t>
      </w:r>
      <w:r w:rsidRPr="00603833">
        <w:rPr>
          <w:rFonts w:ascii="Consolas" w:hAnsi="Consolas"/>
          <w:color w:val="569CD6"/>
          <w:sz w:val="16"/>
          <w:szCs w:val="16"/>
        </w:rPr>
        <w:t>profiles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</w:p>
    <w:p w14:paraId="772DE32F" w14:textId="3CFD5BB3" w:rsidR="00603833" w:rsidRDefault="00603833" w:rsidP="00603833">
      <w:pPr>
        <w:tabs>
          <w:tab w:val="left" w:pos="1036"/>
        </w:tabs>
        <w:rPr>
          <w:lang w:eastAsia="en-IN"/>
        </w:rPr>
      </w:pPr>
      <w:r>
        <w:rPr>
          <w:lang w:eastAsia="en-IN"/>
        </w:rPr>
        <w:t>NOTE =WE NEED TO PASS UNIQUE &lt;ID&gt; UNIQUE&lt;/ID&gt;</w:t>
      </w:r>
    </w:p>
    <w:p w14:paraId="5D839A28" w14:textId="19B2C4C8" w:rsidR="008302AA" w:rsidRDefault="008302AA" w:rsidP="00603833">
      <w:pPr>
        <w:tabs>
          <w:tab w:val="left" w:pos="1036"/>
        </w:tabs>
        <w:rPr>
          <w:lang w:eastAsia="en-IN"/>
        </w:rPr>
      </w:pPr>
      <w:r>
        <w:rPr>
          <w:lang w:eastAsia="en-IN"/>
        </w:rPr>
        <w:t>NOTE =</w:t>
      </w:r>
      <w:r w:rsidR="00031861">
        <w:rPr>
          <w:lang w:eastAsia="en-IN"/>
        </w:rPr>
        <w:t>TARGET</w:t>
      </w:r>
      <w:r w:rsidR="00031861">
        <w:rPr>
          <w:lang w:eastAsia="en-IN"/>
        </w:rPr>
        <w:sym w:font="Wingdings" w:char="F0E0"/>
      </w:r>
      <w:r>
        <w:rPr>
          <w:lang w:eastAsia="en-IN"/>
        </w:rPr>
        <w:t>SU</w:t>
      </w:r>
      <w:r w:rsidR="00031861">
        <w:rPr>
          <w:lang w:eastAsia="en-IN"/>
        </w:rPr>
        <w:t xml:space="preserve">RE-FIRE REPORT </w:t>
      </w:r>
      <w:r w:rsidR="00031861">
        <w:rPr>
          <w:lang w:eastAsia="en-IN"/>
        </w:rPr>
        <w:sym w:font="Wingdings" w:char="F0E0"/>
      </w:r>
      <w:r w:rsidR="00031861">
        <w:rPr>
          <w:lang w:eastAsia="en-IN"/>
        </w:rPr>
        <w:t xml:space="preserve">EMAILABLE REPORT </w:t>
      </w:r>
      <w:r w:rsidR="00DC1F6C">
        <w:rPr>
          <w:lang w:eastAsia="en-IN"/>
        </w:rPr>
        <w:t>(IMAGE OF REPORT PASS AND FAIL)-AFTER EXECUTING IN CMD .</w:t>
      </w:r>
    </w:p>
    <w:p w14:paraId="2E7D795E" w14:textId="66C0B6C1" w:rsidR="00603833" w:rsidRDefault="00952979" w:rsidP="00603833">
      <w:pPr>
        <w:tabs>
          <w:tab w:val="left" w:pos="1036"/>
        </w:tabs>
        <w:rPr>
          <w:lang w:eastAsia="en-IN"/>
        </w:rPr>
      </w:pPr>
      <w:r>
        <w:rPr>
          <w:lang w:eastAsia="en-IN"/>
        </w:rPr>
        <w:t xml:space="preserve">mvn test -P BE </w:t>
      </w:r>
      <w:r w:rsidR="00194B5C">
        <w:rPr>
          <w:lang w:eastAsia="en-IN"/>
        </w:rPr>
        <w:t xml:space="preserve">      (it will execute suite-regressionTest</w:t>
      </w:r>
      <w:r w:rsidR="00D74D71">
        <w:rPr>
          <w:lang w:eastAsia="en-IN"/>
        </w:rPr>
        <w:t>.xml</w:t>
      </w:r>
      <w:r w:rsidR="00194B5C">
        <w:rPr>
          <w:lang w:eastAsia="en-IN"/>
        </w:rPr>
        <w:t>)</w:t>
      </w:r>
    </w:p>
    <w:p w14:paraId="60B84580" w14:textId="2C3D7171" w:rsidR="00194B5C" w:rsidRDefault="00194B5C" w:rsidP="00603833">
      <w:pPr>
        <w:tabs>
          <w:tab w:val="left" w:pos="1036"/>
        </w:tabs>
        <w:rPr>
          <w:lang w:eastAsia="en-IN"/>
        </w:rPr>
      </w:pPr>
      <w:r>
        <w:rPr>
          <w:lang w:eastAsia="en-IN"/>
        </w:rPr>
        <w:t>mvn test -P DT      (it will execute distributed_paralel.xml</w:t>
      </w:r>
      <w:r w:rsidR="00D74D71">
        <w:rPr>
          <w:lang w:eastAsia="en-IN"/>
        </w:rPr>
        <w:t>)</w:t>
      </w:r>
    </w:p>
    <w:p w14:paraId="6B570D27" w14:textId="2FFE7F6D" w:rsidR="00D74D71" w:rsidRDefault="00A351FC" w:rsidP="00A351FC">
      <w:pPr>
        <w:pStyle w:val="Heading3"/>
        <w:rPr>
          <w:lang w:eastAsia="en-IN"/>
        </w:rPr>
      </w:pPr>
      <w:r>
        <w:rPr>
          <w:lang w:eastAsia="en-IN"/>
        </w:rPr>
        <w:t>MVN PARAMETER=</w:t>
      </w:r>
    </w:p>
    <w:p w14:paraId="1D85A184" w14:textId="78F33CC4" w:rsidR="00A351FC" w:rsidRPr="00001C77" w:rsidRDefault="00A351FC" w:rsidP="00A351FC">
      <w:pPr>
        <w:pStyle w:val="ListParagraph"/>
        <w:numPr>
          <w:ilvl w:val="0"/>
          <w:numId w:val="21"/>
        </w:numPr>
        <w:rPr>
          <w:highlight w:val="yellow"/>
          <w:lang w:eastAsia="en-IN"/>
        </w:rPr>
      </w:pPr>
      <w:r>
        <w:rPr>
          <w:lang w:eastAsia="en-IN"/>
        </w:rPr>
        <w:t xml:space="preserve">MVN PARAMETER </w:t>
      </w:r>
      <w:r w:rsidR="0075303E" w:rsidRPr="00001C77">
        <w:rPr>
          <w:highlight w:val="yellow"/>
          <w:lang w:eastAsia="en-IN"/>
        </w:rPr>
        <w:t xml:space="preserve">HELP US TO PASS THE PARAMETER FROM THE COMMAND LINE WITHOUT ECLIPSE </w:t>
      </w:r>
      <w:r w:rsidR="00466613" w:rsidRPr="00001C77">
        <w:rPr>
          <w:highlight w:val="yellow"/>
          <w:lang w:eastAsia="en-IN"/>
        </w:rPr>
        <w:t>,</w:t>
      </w:r>
    </w:p>
    <w:p w14:paraId="1003DC00" w14:textId="6D260B5E" w:rsidR="00466613" w:rsidRDefault="00466613" w:rsidP="00A351FC">
      <w:pPr>
        <w:pStyle w:val="ListParagraph"/>
        <w:numPr>
          <w:ilvl w:val="0"/>
          <w:numId w:val="21"/>
        </w:numPr>
        <w:rPr>
          <w:lang w:eastAsia="en-IN"/>
        </w:rPr>
      </w:pPr>
      <w:r>
        <w:rPr>
          <w:lang w:eastAsia="en-IN"/>
        </w:rPr>
        <w:t xml:space="preserve">SO THAT </w:t>
      </w:r>
      <w:r w:rsidRPr="00001C77">
        <w:rPr>
          <w:highlight w:val="yellow"/>
          <w:lang w:eastAsia="en-IN"/>
        </w:rPr>
        <w:t>ALL THE TESTSCRIPT CAN BE EXECUTED BASED ON RUNTIME PARAMETER</w:t>
      </w:r>
      <w:r>
        <w:rPr>
          <w:lang w:eastAsia="en-IN"/>
        </w:rPr>
        <w:t xml:space="preserve"> .</w:t>
      </w:r>
    </w:p>
    <w:p w14:paraId="765B5910" w14:textId="28AFC154" w:rsidR="00466613" w:rsidRPr="00001C77" w:rsidRDefault="00466613" w:rsidP="00A351FC">
      <w:pPr>
        <w:pStyle w:val="ListParagraph"/>
        <w:numPr>
          <w:ilvl w:val="0"/>
          <w:numId w:val="21"/>
        </w:numPr>
        <w:rPr>
          <w:highlight w:val="yellow"/>
          <w:lang w:eastAsia="en-IN"/>
        </w:rPr>
      </w:pPr>
      <w:r>
        <w:rPr>
          <w:lang w:eastAsia="en-IN"/>
        </w:rPr>
        <w:t xml:space="preserve">MAVEN PARAMETER </w:t>
      </w:r>
      <w:r w:rsidRPr="00001C77">
        <w:rPr>
          <w:highlight w:val="yellow"/>
          <w:lang w:eastAsia="en-IN"/>
        </w:rPr>
        <w:t xml:space="preserve">PLAY MAJOR ROLE IN CI/CD EXECUTION </w:t>
      </w:r>
    </w:p>
    <w:p w14:paraId="61F1CBB0" w14:textId="1186642F" w:rsidR="00D2493C" w:rsidRDefault="00D2493C" w:rsidP="00D2493C">
      <w:pPr>
        <w:pStyle w:val="ListParagraph"/>
        <w:rPr>
          <w:lang w:eastAsia="en-IN"/>
        </w:rPr>
      </w:pPr>
      <w:r>
        <w:rPr>
          <w:lang w:eastAsia="en-IN"/>
        </w:rPr>
        <w:t>Mavan parameter syntax= -D key = value</w:t>
      </w:r>
      <w:r w:rsidR="000638F3">
        <w:rPr>
          <w:lang w:eastAsia="en-IN"/>
        </w:rPr>
        <w:t xml:space="preserve">            (define system property)</w:t>
      </w:r>
    </w:p>
    <w:p w14:paraId="2FA6DF0B" w14:textId="731E299D" w:rsidR="00233477" w:rsidRDefault="00D2493C" w:rsidP="00233477">
      <w:pPr>
        <w:pStyle w:val="ListParagraph"/>
        <w:rPr>
          <w:lang w:eastAsia="en-IN"/>
        </w:rPr>
      </w:pPr>
      <w:r>
        <w:rPr>
          <w:lang w:eastAsia="en-IN"/>
        </w:rPr>
        <w:t>String value =System.getProperty(“key”)</w:t>
      </w:r>
    </w:p>
    <w:p w14:paraId="0068CC4E" w14:textId="77777777" w:rsidR="00DC1F6C" w:rsidRPr="00A15541" w:rsidRDefault="00DC1F6C" w:rsidP="00233477">
      <w:pPr>
        <w:pStyle w:val="ListParagraph"/>
        <w:rPr>
          <w:sz w:val="18"/>
          <w:szCs w:val="18"/>
          <w:lang w:eastAsia="en-IN"/>
        </w:rPr>
      </w:pPr>
    </w:p>
    <w:p w14:paraId="7BA114DE" w14:textId="77777777" w:rsidR="00A15541" w:rsidRPr="00A15541" w:rsidRDefault="00A15541" w:rsidP="00A1554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A15541">
        <w:rPr>
          <w:rFonts w:ascii="Consolas" w:hAnsi="Consolas"/>
          <w:color w:val="D9E8F7"/>
          <w:sz w:val="16"/>
          <w:szCs w:val="16"/>
        </w:rPr>
        <w:tab/>
      </w:r>
      <w:r w:rsidRPr="00A15541">
        <w:rPr>
          <w:rFonts w:ascii="Consolas" w:hAnsi="Consolas"/>
          <w:color w:val="1290C3"/>
          <w:sz w:val="16"/>
          <w:szCs w:val="16"/>
        </w:rPr>
        <w:t>String</w:t>
      </w:r>
      <w:r w:rsidRPr="00A15541">
        <w:rPr>
          <w:rFonts w:ascii="Consolas" w:hAnsi="Consolas"/>
          <w:color w:val="D9E8F7"/>
          <w:sz w:val="16"/>
          <w:szCs w:val="16"/>
        </w:rPr>
        <w:t xml:space="preserve">  </w:t>
      </w:r>
      <w:r w:rsidRPr="00A15541">
        <w:rPr>
          <w:rFonts w:ascii="Consolas" w:hAnsi="Consolas"/>
          <w:color w:val="F2F200"/>
          <w:sz w:val="16"/>
          <w:szCs w:val="16"/>
        </w:rPr>
        <w:t>URL</w:t>
      </w:r>
      <w:r w:rsidRPr="00A15541">
        <w:rPr>
          <w:rFonts w:ascii="Consolas" w:hAnsi="Consolas"/>
          <w:color w:val="E6E6FA"/>
          <w:sz w:val="16"/>
          <w:szCs w:val="16"/>
        </w:rPr>
        <w:t>=</w:t>
      </w:r>
      <w:r w:rsidRPr="00A15541">
        <w:rPr>
          <w:rFonts w:ascii="Consolas" w:hAnsi="Consolas"/>
          <w:color w:val="1290C3"/>
          <w:sz w:val="16"/>
          <w:szCs w:val="16"/>
        </w:rPr>
        <w:t>System</w:t>
      </w:r>
      <w:r w:rsidRPr="00A15541">
        <w:rPr>
          <w:rFonts w:ascii="Consolas" w:hAnsi="Consolas"/>
          <w:color w:val="E6E6FA"/>
          <w:sz w:val="16"/>
          <w:szCs w:val="16"/>
        </w:rPr>
        <w:t>.</w:t>
      </w:r>
      <w:r w:rsidRPr="00A15541">
        <w:rPr>
          <w:rFonts w:ascii="Consolas" w:hAnsi="Consolas"/>
          <w:i/>
          <w:iCs/>
          <w:color w:val="96EC3F"/>
          <w:sz w:val="16"/>
          <w:szCs w:val="16"/>
        </w:rPr>
        <w:t>getProperty</w:t>
      </w:r>
      <w:r w:rsidRPr="00A15541">
        <w:rPr>
          <w:rFonts w:ascii="Consolas" w:hAnsi="Consolas"/>
          <w:color w:val="F9FAF4"/>
          <w:sz w:val="16"/>
          <w:szCs w:val="16"/>
        </w:rPr>
        <w:t>(</w:t>
      </w:r>
      <w:r w:rsidRPr="00A15541">
        <w:rPr>
          <w:rFonts w:ascii="Consolas" w:hAnsi="Consolas"/>
          <w:color w:val="17C6A3"/>
          <w:sz w:val="16"/>
          <w:szCs w:val="16"/>
        </w:rPr>
        <w:t>"url"</w:t>
      </w:r>
      <w:r w:rsidRPr="00A15541">
        <w:rPr>
          <w:rFonts w:ascii="Consolas" w:hAnsi="Consolas"/>
          <w:color w:val="E6E6FA"/>
          <w:sz w:val="16"/>
          <w:szCs w:val="16"/>
        </w:rPr>
        <w:t>,</w:t>
      </w:r>
      <w:r w:rsidRPr="00A15541">
        <w:rPr>
          <w:rFonts w:ascii="Consolas" w:hAnsi="Consolas"/>
          <w:color w:val="17C6A3"/>
          <w:sz w:val="16"/>
          <w:szCs w:val="16"/>
        </w:rPr>
        <w:t>"http://localhost:8888"</w:t>
      </w:r>
      <w:r w:rsidRPr="00A15541">
        <w:rPr>
          <w:rFonts w:ascii="Consolas" w:hAnsi="Consolas"/>
          <w:color w:val="F9FAF4"/>
          <w:sz w:val="16"/>
          <w:szCs w:val="16"/>
        </w:rPr>
        <w:t>)</w:t>
      </w:r>
      <w:r w:rsidRPr="00A15541">
        <w:rPr>
          <w:rFonts w:ascii="Consolas" w:hAnsi="Consolas"/>
          <w:color w:val="E6E6FA"/>
          <w:sz w:val="16"/>
          <w:szCs w:val="16"/>
        </w:rPr>
        <w:t>;</w:t>
      </w:r>
      <w:r w:rsidRPr="00A15541">
        <w:rPr>
          <w:rFonts w:ascii="Consolas" w:hAnsi="Consolas"/>
          <w:color w:val="D9E8F7"/>
          <w:sz w:val="16"/>
          <w:szCs w:val="16"/>
        </w:rPr>
        <w:t xml:space="preserve">  </w:t>
      </w:r>
      <w:r w:rsidRPr="00A15541">
        <w:rPr>
          <w:rFonts w:ascii="Consolas" w:hAnsi="Consolas"/>
          <w:color w:val="808080"/>
          <w:sz w:val="16"/>
          <w:szCs w:val="16"/>
        </w:rPr>
        <w:t xml:space="preserve">//default if </w:t>
      </w:r>
      <w:r w:rsidRPr="00A15541">
        <w:rPr>
          <w:rFonts w:ascii="Consolas" w:hAnsi="Consolas"/>
          <w:color w:val="808080"/>
          <w:sz w:val="16"/>
          <w:szCs w:val="16"/>
          <w:u w:val="single"/>
        </w:rPr>
        <w:t>url</w:t>
      </w:r>
      <w:r w:rsidRPr="00A15541">
        <w:rPr>
          <w:rFonts w:ascii="Consolas" w:hAnsi="Consolas"/>
          <w:color w:val="808080"/>
          <w:sz w:val="16"/>
          <w:szCs w:val="16"/>
        </w:rPr>
        <w:t xml:space="preserve"> not work</w:t>
      </w:r>
    </w:p>
    <w:p w14:paraId="6DAA7A3D" w14:textId="77777777" w:rsidR="00A15541" w:rsidRPr="00A15541" w:rsidRDefault="00A15541" w:rsidP="00A1554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A15541">
        <w:rPr>
          <w:rFonts w:ascii="Consolas" w:hAnsi="Consolas"/>
          <w:color w:val="D9E8F7"/>
          <w:sz w:val="16"/>
          <w:szCs w:val="16"/>
        </w:rPr>
        <w:tab/>
      </w:r>
      <w:r w:rsidRPr="00A15541">
        <w:rPr>
          <w:rFonts w:ascii="Consolas" w:hAnsi="Consolas"/>
          <w:color w:val="D9E8F7"/>
          <w:sz w:val="16"/>
          <w:szCs w:val="16"/>
        </w:rPr>
        <w:tab/>
      </w:r>
      <w:r w:rsidRPr="00A15541">
        <w:rPr>
          <w:rFonts w:ascii="Consolas" w:hAnsi="Consolas"/>
          <w:color w:val="1290C3"/>
          <w:sz w:val="16"/>
          <w:szCs w:val="16"/>
        </w:rPr>
        <w:t>String</w:t>
      </w:r>
      <w:r w:rsidRPr="00A15541">
        <w:rPr>
          <w:rFonts w:ascii="Consolas" w:hAnsi="Consolas"/>
          <w:color w:val="D9E8F7"/>
          <w:sz w:val="16"/>
          <w:szCs w:val="16"/>
        </w:rPr>
        <w:t xml:space="preserve"> </w:t>
      </w:r>
      <w:r w:rsidRPr="00A15541">
        <w:rPr>
          <w:rFonts w:ascii="Consolas" w:hAnsi="Consolas"/>
          <w:color w:val="F2F200"/>
          <w:sz w:val="16"/>
          <w:szCs w:val="16"/>
        </w:rPr>
        <w:t>BROWSER</w:t>
      </w:r>
      <w:r w:rsidRPr="00A15541">
        <w:rPr>
          <w:rFonts w:ascii="Consolas" w:hAnsi="Consolas"/>
          <w:color w:val="E6E6FA"/>
          <w:sz w:val="16"/>
          <w:szCs w:val="16"/>
        </w:rPr>
        <w:t>=</w:t>
      </w:r>
      <w:r w:rsidRPr="00A15541">
        <w:rPr>
          <w:rFonts w:ascii="Consolas" w:hAnsi="Consolas"/>
          <w:color w:val="1290C3"/>
          <w:sz w:val="16"/>
          <w:szCs w:val="16"/>
        </w:rPr>
        <w:t>System</w:t>
      </w:r>
      <w:r w:rsidRPr="00A15541">
        <w:rPr>
          <w:rFonts w:ascii="Consolas" w:hAnsi="Consolas"/>
          <w:color w:val="E6E6FA"/>
          <w:sz w:val="16"/>
          <w:szCs w:val="16"/>
        </w:rPr>
        <w:t>.</w:t>
      </w:r>
      <w:r w:rsidRPr="00A15541">
        <w:rPr>
          <w:rFonts w:ascii="Consolas" w:hAnsi="Consolas"/>
          <w:i/>
          <w:iCs/>
          <w:color w:val="96EC3F"/>
          <w:sz w:val="16"/>
          <w:szCs w:val="16"/>
        </w:rPr>
        <w:t>getProperty</w:t>
      </w:r>
      <w:r w:rsidRPr="00A15541">
        <w:rPr>
          <w:rFonts w:ascii="Consolas" w:hAnsi="Consolas"/>
          <w:color w:val="F9FAF4"/>
          <w:sz w:val="16"/>
          <w:szCs w:val="16"/>
        </w:rPr>
        <w:t>(</w:t>
      </w:r>
      <w:r w:rsidRPr="00A15541">
        <w:rPr>
          <w:rFonts w:ascii="Consolas" w:hAnsi="Consolas"/>
          <w:color w:val="17C6A3"/>
          <w:sz w:val="16"/>
          <w:szCs w:val="16"/>
        </w:rPr>
        <w:t>"browser"</w:t>
      </w:r>
      <w:r w:rsidRPr="00A15541">
        <w:rPr>
          <w:rFonts w:ascii="Consolas" w:hAnsi="Consolas"/>
          <w:color w:val="E6E6FA"/>
          <w:sz w:val="16"/>
          <w:szCs w:val="16"/>
        </w:rPr>
        <w:t>,</w:t>
      </w:r>
      <w:r w:rsidRPr="00A15541">
        <w:rPr>
          <w:rFonts w:ascii="Consolas" w:hAnsi="Consolas"/>
          <w:color w:val="17C6A3"/>
          <w:sz w:val="16"/>
          <w:szCs w:val="16"/>
        </w:rPr>
        <w:t>"chrome"</w:t>
      </w:r>
      <w:r w:rsidRPr="00A15541">
        <w:rPr>
          <w:rFonts w:ascii="Consolas" w:hAnsi="Consolas"/>
          <w:color w:val="F9FAF4"/>
          <w:sz w:val="16"/>
          <w:szCs w:val="16"/>
        </w:rPr>
        <w:t>)</w:t>
      </w:r>
      <w:r w:rsidRPr="00A15541">
        <w:rPr>
          <w:rFonts w:ascii="Consolas" w:hAnsi="Consolas"/>
          <w:color w:val="E6E6FA"/>
          <w:sz w:val="16"/>
          <w:szCs w:val="16"/>
        </w:rPr>
        <w:t>;</w:t>
      </w:r>
      <w:r w:rsidRPr="00A15541">
        <w:rPr>
          <w:rFonts w:ascii="Consolas" w:hAnsi="Consolas"/>
          <w:color w:val="D9E8F7"/>
          <w:sz w:val="16"/>
          <w:szCs w:val="16"/>
        </w:rPr>
        <w:t xml:space="preserve">          </w:t>
      </w:r>
      <w:r w:rsidRPr="00A15541">
        <w:rPr>
          <w:rFonts w:ascii="Consolas" w:hAnsi="Consolas"/>
          <w:color w:val="808080"/>
          <w:sz w:val="16"/>
          <w:szCs w:val="16"/>
        </w:rPr>
        <w:t>//default if browser not work</w:t>
      </w:r>
    </w:p>
    <w:p w14:paraId="40205E16" w14:textId="77777777" w:rsidR="00A15541" w:rsidRPr="00A15541" w:rsidRDefault="00A15541" w:rsidP="00A1554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A15541">
        <w:rPr>
          <w:rFonts w:ascii="Consolas" w:hAnsi="Consolas"/>
          <w:color w:val="D9E8F7"/>
          <w:sz w:val="16"/>
          <w:szCs w:val="16"/>
        </w:rPr>
        <w:tab/>
      </w:r>
      <w:r w:rsidRPr="00A15541">
        <w:rPr>
          <w:rFonts w:ascii="Consolas" w:hAnsi="Consolas"/>
          <w:color w:val="D9E8F7"/>
          <w:sz w:val="16"/>
          <w:szCs w:val="16"/>
        </w:rPr>
        <w:tab/>
      </w:r>
      <w:r w:rsidRPr="00A15541">
        <w:rPr>
          <w:rFonts w:ascii="Consolas" w:hAnsi="Consolas"/>
          <w:color w:val="1290C3"/>
          <w:sz w:val="16"/>
          <w:szCs w:val="16"/>
        </w:rPr>
        <w:t>String</w:t>
      </w:r>
      <w:r w:rsidRPr="00A15541">
        <w:rPr>
          <w:rFonts w:ascii="Consolas" w:hAnsi="Consolas"/>
          <w:color w:val="D9E8F7"/>
          <w:sz w:val="16"/>
          <w:szCs w:val="16"/>
        </w:rPr>
        <w:t xml:space="preserve"> </w:t>
      </w:r>
      <w:r w:rsidRPr="00A15541">
        <w:rPr>
          <w:rFonts w:ascii="Consolas" w:hAnsi="Consolas"/>
          <w:color w:val="F2F200"/>
          <w:sz w:val="16"/>
          <w:szCs w:val="16"/>
        </w:rPr>
        <w:t>USERNAME</w:t>
      </w:r>
      <w:r w:rsidRPr="00A15541">
        <w:rPr>
          <w:rFonts w:ascii="Consolas" w:hAnsi="Consolas"/>
          <w:color w:val="E6E6FA"/>
          <w:sz w:val="16"/>
          <w:szCs w:val="16"/>
        </w:rPr>
        <w:t>=</w:t>
      </w:r>
      <w:r w:rsidRPr="00A15541">
        <w:rPr>
          <w:rFonts w:ascii="Consolas" w:hAnsi="Consolas"/>
          <w:color w:val="1290C3"/>
          <w:sz w:val="16"/>
          <w:szCs w:val="16"/>
        </w:rPr>
        <w:t>System</w:t>
      </w:r>
      <w:r w:rsidRPr="00A15541">
        <w:rPr>
          <w:rFonts w:ascii="Consolas" w:hAnsi="Consolas"/>
          <w:color w:val="E6E6FA"/>
          <w:sz w:val="16"/>
          <w:szCs w:val="16"/>
        </w:rPr>
        <w:t>.</w:t>
      </w:r>
      <w:r w:rsidRPr="00A15541">
        <w:rPr>
          <w:rFonts w:ascii="Consolas" w:hAnsi="Consolas"/>
          <w:i/>
          <w:iCs/>
          <w:color w:val="96EC3F"/>
          <w:sz w:val="16"/>
          <w:szCs w:val="16"/>
        </w:rPr>
        <w:t>getProperty</w:t>
      </w:r>
      <w:r w:rsidRPr="00A15541">
        <w:rPr>
          <w:rFonts w:ascii="Consolas" w:hAnsi="Consolas"/>
          <w:color w:val="F9FAF4"/>
          <w:sz w:val="16"/>
          <w:szCs w:val="16"/>
        </w:rPr>
        <w:t>(</w:t>
      </w:r>
      <w:r w:rsidRPr="00A15541">
        <w:rPr>
          <w:rFonts w:ascii="Consolas" w:hAnsi="Consolas"/>
          <w:color w:val="17C6A3"/>
          <w:sz w:val="16"/>
          <w:szCs w:val="16"/>
        </w:rPr>
        <w:t>"username"</w:t>
      </w:r>
      <w:r w:rsidRPr="00A15541">
        <w:rPr>
          <w:rFonts w:ascii="Consolas" w:hAnsi="Consolas"/>
          <w:color w:val="E6E6FA"/>
          <w:sz w:val="16"/>
          <w:szCs w:val="16"/>
        </w:rPr>
        <w:t>,</w:t>
      </w:r>
      <w:r w:rsidRPr="00A15541">
        <w:rPr>
          <w:rFonts w:ascii="Consolas" w:hAnsi="Consolas"/>
          <w:color w:val="17C6A3"/>
          <w:sz w:val="16"/>
          <w:szCs w:val="16"/>
        </w:rPr>
        <w:t>"admin"</w:t>
      </w:r>
      <w:r w:rsidRPr="00A15541">
        <w:rPr>
          <w:rFonts w:ascii="Consolas" w:hAnsi="Consolas"/>
          <w:color w:val="F9FAF4"/>
          <w:sz w:val="16"/>
          <w:szCs w:val="16"/>
        </w:rPr>
        <w:t>)</w:t>
      </w:r>
      <w:r w:rsidRPr="00A15541">
        <w:rPr>
          <w:rFonts w:ascii="Consolas" w:hAnsi="Consolas"/>
          <w:color w:val="E6E6FA"/>
          <w:sz w:val="16"/>
          <w:szCs w:val="16"/>
        </w:rPr>
        <w:t>;</w:t>
      </w:r>
      <w:r w:rsidRPr="00A15541">
        <w:rPr>
          <w:rFonts w:ascii="Consolas" w:hAnsi="Consolas"/>
          <w:color w:val="D9E8F7"/>
          <w:sz w:val="16"/>
          <w:szCs w:val="16"/>
        </w:rPr>
        <w:t xml:space="preserve">         </w:t>
      </w:r>
      <w:r w:rsidRPr="00A15541">
        <w:rPr>
          <w:rFonts w:ascii="Consolas" w:hAnsi="Consolas"/>
          <w:color w:val="808080"/>
          <w:sz w:val="16"/>
          <w:szCs w:val="16"/>
        </w:rPr>
        <w:t xml:space="preserve">//default if </w:t>
      </w:r>
      <w:r w:rsidRPr="00A15541">
        <w:rPr>
          <w:rFonts w:ascii="Consolas" w:hAnsi="Consolas"/>
          <w:color w:val="808080"/>
          <w:sz w:val="16"/>
          <w:szCs w:val="16"/>
          <w:u w:val="single"/>
        </w:rPr>
        <w:t>username</w:t>
      </w:r>
      <w:r w:rsidRPr="00A15541">
        <w:rPr>
          <w:rFonts w:ascii="Consolas" w:hAnsi="Consolas"/>
          <w:color w:val="808080"/>
          <w:sz w:val="16"/>
          <w:szCs w:val="16"/>
        </w:rPr>
        <w:t xml:space="preserve"> not work</w:t>
      </w:r>
    </w:p>
    <w:p w14:paraId="34C6496F" w14:textId="77777777" w:rsidR="00A15541" w:rsidRPr="00A15541" w:rsidRDefault="00A15541" w:rsidP="00A1554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A15541">
        <w:rPr>
          <w:rFonts w:ascii="Consolas" w:hAnsi="Consolas"/>
          <w:color w:val="D9E8F7"/>
          <w:sz w:val="16"/>
          <w:szCs w:val="16"/>
        </w:rPr>
        <w:lastRenderedPageBreak/>
        <w:tab/>
      </w:r>
      <w:r w:rsidRPr="00A15541">
        <w:rPr>
          <w:rFonts w:ascii="Consolas" w:hAnsi="Consolas"/>
          <w:color w:val="D9E8F7"/>
          <w:sz w:val="16"/>
          <w:szCs w:val="16"/>
        </w:rPr>
        <w:tab/>
      </w:r>
      <w:r w:rsidRPr="00A15541">
        <w:rPr>
          <w:rFonts w:ascii="Consolas" w:hAnsi="Consolas"/>
          <w:color w:val="1290C3"/>
          <w:sz w:val="16"/>
          <w:szCs w:val="16"/>
        </w:rPr>
        <w:t>String</w:t>
      </w:r>
      <w:r w:rsidRPr="00A15541">
        <w:rPr>
          <w:rFonts w:ascii="Consolas" w:hAnsi="Consolas"/>
          <w:color w:val="D9E8F7"/>
          <w:sz w:val="16"/>
          <w:szCs w:val="16"/>
        </w:rPr>
        <w:t xml:space="preserve"> </w:t>
      </w:r>
      <w:r w:rsidRPr="00A15541">
        <w:rPr>
          <w:rFonts w:ascii="Consolas" w:hAnsi="Consolas"/>
          <w:color w:val="F2F200"/>
          <w:sz w:val="16"/>
          <w:szCs w:val="16"/>
        </w:rPr>
        <w:t>PASSWORD</w:t>
      </w:r>
      <w:r w:rsidRPr="00A15541">
        <w:rPr>
          <w:rFonts w:ascii="Consolas" w:hAnsi="Consolas"/>
          <w:color w:val="E6E6FA"/>
          <w:sz w:val="16"/>
          <w:szCs w:val="16"/>
        </w:rPr>
        <w:t>=</w:t>
      </w:r>
      <w:r w:rsidRPr="00A15541">
        <w:rPr>
          <w:rFonts w:ascii="Consolas" w:hAnsi="Consolas"/>
          <w:color w:val="1290C3"/>
          <w:sz w:val="16"/>
          <w:szCs w:val="16"/>
        </w:rPr>
        <w:t>System</w:t>
      </w:r>
      <w:r w:rsidRPr="00A15541">
        <w:rPr>
          <w:rFonts w:ascii="Consolas" w:hAnsi="Consolas"/>
          <w:color w:val="E6E6FA"/>
          <w:sz w:val="16"/>
          <w:szCs w:val="16"/>
        </w:rPr>
        <w:t>.</w:t>
      </w:r>
      <w:r w:rsidRPr="00A15541">
        <w:rPr>
          <w:rFonts w:ascii="Consolas" w:hAnsi="Consolas"/>
          <w:i/>
          <w:iCs/>
          <w:color w:val="96EC3F"/>
          <w:sz w:val="16"/>
          <w:szCs w:val="16"/>
        </w:rPr>
        <w:t>getProperty</w:t>
      </w:r>
      <w:r w:rsidRPr="00A15541">
        <w:rPr>
          <w:rFonts w:ascii="Consolas" w:hAnsi="Consolas"/>
          <w:color w:val="F9FAF4"/>
          <w:sz w:val="16"/>
          <w:szCs w:val="16"/>
        </w:rPr>
        <w:t>(</w:t>
      </w:r>
      <w:r w:rsidRPr="00A15541">
        <w:rPr>
          <w:rFonts w:ascii="Consolas" w:hAnsi="Consolas"/>
          <w:color w:val="17C6A3"/>
          <w:sz w:val="16"/>
          <w:szCs w:val="16"/>
        </w:rPr>
        <w:t>"password"</w:t>
      </w:r>
      <w:r w:rsidRPr="00A15541">
        <w:rPr>
          <w:rFonts w:ascii="Consolas" w:hAnsi="Consolas"/>
          <w:color w:val="E6E6FA"/>
          <w:sz w:val="16"/>
          <w:szCs w:val="16"/>
        </w:rPr>
        <w:t>,</w:t>
      </w:r>
      <w:r w:rsidRPr="00A15541">
        <w:rPr>
          <w:rFonts w:ascii="Consolas" w:hAnsi="Consolas"/>
          <w:color w:val="17C6A3"/>
          <w:sz w:val="16"/>
          <w:szCs w:val="16"/>
        </w:rPr>
        <w:t>"password"</w:t>
      </w:r>
      <w:r w:rsidRPr="00A15541">
        <w:rPr>
          <w:rFonts w:ascii="Consolas" w:hAnsi="Consolas"/>
          <w:color w:val="F9FAF4"/>
          <w:sz w:val="16"/>
          <w:szCs w:val="16"/>
        </w:rPr>
        <w:t>)</w:t>
      </w:r>
      <w:r w:rsidRPr="00A15541">
        <w:rPr>
          <w:rFonts w:ascii="Consolas" w:hAnsi="Consolas"/>
          <w:color w:val="E6E6FA"/>
          <w:sz w:val="16"/>
          <w:szCs w:val="16"/>
        </w:rPr>
        <w:t>;</w:t>
      </w:r>
      <w:r w:rsidRPr="00A15541">
        <w:rPr>
          <w:rFonts w:ascii="Consolas" w:hAnsi="Consolas"/>
          <w:color w:val="D9E8F7"/>
          <w:sz w:val="16"/>
          <w:szCs w:val="16"/>
        </w:rPr>
        <w:t xml:space="preserve">      </w:t>
      </w:r>
      <w:r w:rsidRPr="00A15541">
        <w:rPr>
          <w:rFonts w:ascii="Consolas" w:hAnsi="Consolas"/>
          <w:color w:val="808080"/>
          <w:sz w:val="16"/>
          <w:szCs w:val="16"/>
        </w:rPr>
        <w:t>//default if password not work</w:t>
      </w:r>
    </w:p>
    <w:p w14:paraId="35FC0031" w14:textId="77777777" w:rsidR="00A15541" w:rsidRPr="00A15541" w:rsidRDefault="00A15541" w:rsidP="00A1554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A15541">
        <w:rPr>
          <w:rFonts w:ascii="Consolas" w:hAnsi="Consolas"/>
          <w:color w:val="D9E8F7"/>
          <w:sz w:val="16"/>
          <w:szCs w:val="16"/>
        </w:rPr>
        <w:tab/>
      </w:r>
      <w:r w:rsidRPr="00A15541">
        <w:rPr>
          <w:rFonts w:ascii="Consolas" w:hAnsi="Consolas"/>
          <w:color w:val="D9E8F7"/>
          <w:sz w:val="16"/>
          <w:szCs w:val="16"/>
        </w:rPr>
        <w:tab/>
      </w:r>
    </w:p>
    <w:p w14:paraId="1FA01B9D" w14:textId="77777777" w:rsidR="00A15541" w:rsidRPr="00A15541" w:rsidRDefault="00A15541" w:rsidP="00A1554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A15541">
        <w:rPr>
          <w:rFonts w:ascii="Consolas" w:hAnsi="Consolas"/>
          <w:color w:val="D9E8F7"/>
          <w:sz w:val="16"/>
          <w:szCs w:val="16"/>
        </w:rPr>
        <w:tab/>
      </w:r>
      <w:r w:rsidRPr="00A15541">
        <w:rPr>
          <w:rFonts w:ascii="Consolas" w:hAnsi="Consolas"/>
          <w:color w:val="D9E8F7"/>
          <w:sz w:val="16"/>
          <w:szCs w:val="16"/>
        </w:rPr>
        <w:tab/>
      </w:r>
      <w:r w:rsidRPr="00A15541">
        <w:rPr>
          <w:rFonts w:ascii="Consolas" w:hAnsi="Consolas"/>
          <w:color w:val="1290C3"/>
          <w:sz w:val="16"/>
          <w:szCs w:val="16"/>
        </w:rPr>
        <w:t>System</w:t>
      </w:r>
      <w:r w:rsidRPr="00A15541">
        <w:rPr>
          <w:rFonts w:ascii="Consolas" w:hAnsi="Consolas"/>
          <w:color w:val="E6E6FA"/>
          <w:sz w:val="16"/>
          <w:szCs w:val="16"/>
        </w:rPr>
        <w:t>.</w:t>
      </w:r>
      <w:r w:rsidRPr="00A15541">
        <w:rPr>
          <w:rFonts w:ascii="Consolas" w:hAnsi="Consolas"/>
          <w:b/>
          <w:bCs/>
          <w:i/>
          <w:iCs/>
          <w:color w:val="8DDAF8"/>
          <w:sz w:val="16"/>
          <w:szCs w:val="16"/>
        </w:rPr>
        <w:t>out</w:t>
      </w:r>
      <w:r w:rsidRPr="00A15541">
        <w:rPr>
          <w:rFonts w:ascii="Consolas" w:hAnsi="Consolas"/>
          <w:color w:val="E6E6FA"/>
          <w:sz w:val="16"/>
          <w:szCs w:val="16"/>
        </w:rPr>
        <w:t>.</w:t>
      </w:r>
      <w:r w:rsidRPr="00A15541">
        <w:rPr>
          <w:rFonts w:ascii="Consolas" w:hAnsi="Consolas"/>
          <w:color w:val="A7EC21"/>
          <w:sz w:val="16"/>
          <w:szCs w:val="16"/>
        </w:rPr>
        <w:t>println</w:t>
      </w:r>
      <w:r w:rsidRPr="00A15541">
        <w:rPr>
          <w:rFonts w:ascii="Consolas" w:hAnsi="Consolas"/>
          <w:color w:val="F9FAF4"/>
          <w:sz w:val="16"/>
          <w:szCs w:val="16"/>
        </w:rPr>
        <w:t>(</w:t>
      </w:r>
      <w:r w:rsidRPr="00A15541">
        <w:rPr>
          <w:rFonts w:ascii="Consolas" w:hAnsi="Consolas"/>
          <w:color w:val="F3EC79"/>
          <w:sz w:val="16"/>
          <w:szCs w:val="16"/>
        </w:rPr>
        <w:t>URL</w:t>
      </w:r>
      <w:r w:rsidRPr="00A15541">
        <w:rPr>
          <w:rFonts w:ascii="Consolas" w:hAnsi="Consolas"/>
          <w:color w:val="F9FAF4"/>
          <w:sz w:val="16"/>
          <w:szCs w:val="16"/>
        </w:rPr>
        <w:t>)</w:t>
      </w:r>
      <w:r w:rsidRPr="00A15541">
        <w:rPr>
          <w:rFonts w:ascii="Consolas" w:hAnsi="Consolas"/>
          <w:color w:val="E6E6FA"/>
          <w:sz w:val="16"/>
          <w:szCs w:val="16"/>
        </w:rPr>
        <w:t>;</w:t>
      </w:r>
    </w:p>
    <w:p w14:paraId="5C501845" w14:textId="77777777" w:rsidR="00A15541" w:rsidRPr="00A15541" w:rsidRDefault="00A15541" w:rsidP="00A1554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A15541">
        <w:rPr>
          <w:rFonts w:ascii="Consolas" w:hAnsi="Consolas"/>
          <w:color w:val="D9E8F7"/>
          <w:sz w:val="16"/>
          <w:szCs w:val="16"/>
        </w:rPr>
        <w:tab/>
      </w:r>
      <w:r w:rsidRPr="00A15541">
        <w:rPr>
          <w:rFonts w:ascii="Consolas" w:hAnsi="Consolas"/>
          <w:color w:val="D9E8F7"/>
          <w:sz w:val="16"/>
          <w:szCs w:val="16"/>
        </w:rPr>
        <w:tab/>
      </w:r>
      <w:r w:rsidRPr="00A15541">
        <w:rPr>
          <w:rFonts w:ascii="Consolas" w:hAnsi="Consolas"/>
          <w:color w:val="1290C3"/>
          <w:sz w:val="16"/>
          <w:szCs w:val="16"/>
        </w:rPr>
        <w:t>System</w:t>
      </w:r>
      <w:r w:rsidRPr="00A15541">
        <w:rPr>
          <w:rFonts w:ascii="Consolas" w:hAnsi="Consolas"/>
          <w:color w:val="E6E6FA"/>
          <w:sz w:val="16"/>
          <w:szCs w:val="16"/>
        </w:rPr>
        <w:t>.</w:t>
      </w:r>
      <w:r w:rsidRPr="00A15541">
        <w:rPr>
          <w:rFonts w:ascii="Consolas" w:hAnsi="Consolas"/>
          <w:b/>
          <w:bCs/>
          <w:i/>
          <w:iCs/>
          <w:color w:val="8DDAF8"/>
          <w:sz w:val="16"/>
          <w:szCs w:val="16"/>
        </w:rPr>
        <w:t>out</w:t>
      </w:r>
      <w:r w:rsidRPr="00A15541">
        <w:rPr>
          <w:rFonts w:ascii="Consolas" w:hAnsi="Consolas"/>
          <w:color w:val="E6E6FA"/>
          <w:sz w:val="16"/>
          <w:szCs w:val="16"/>
        </w:rPr>
        <w:t>.</w:t>
      </w:r>
      <w:r w:rsidRPr="00A15541">
        <w:rPr>
          <w:rFonts w:ascii="Consolas" w:hAnsi="Consolas"/>
          <w:color w:val="A7EC21"/>
          <w:sz w:val="16"/>
          <w:szCs w:val="16"/>
        </w:rPr>
        <w:t>println</w:t>
      </w:r>
      <w:r w:rsidRPr="00A15541">
        <w:rPr>
          <w:rFonts w:ascii="Consolas" w:hAnsi="Consolas"/>
          <w:color w:val="F9FAF4"/>
          <w:sz w:val="16"/>
          <w:szCs w:val="16"/>
        </w:rPr>
        <w:t>(</w:t>
      </w:r>
      <w:r w:rsidRPr="00A15541">
        <w:rPr>
          <w:rFonts w:ascii="Consolas" w:hAnsi="Consolas"/>
          <w:color w:val="F3EC79"/>
          <w:sz w:val="16"/>
          <w:szCs w:val="16"/>
        </w:rPr>
        <w:t>BROWSER</w:t>
      </w:r>
      <w:r w:rsidRPr="00A15541">
        <w:rPr>
          <w:rFonts w:ascii="Consolas" w:hAnsi="Consolas"/>
          <w:color w:val="F9FAF4"/>
          <w:sz w:val="16"/>
          <w:szCs w:val="16"/>
        </w:rPr>
        <w:t>)</w:t>
      </w:r>
      <w:r w:rsidRPr="00A15541">
        <w:rPr>
          <w:rFonts w:ascii="Consolas" w:hAnsi="Consolas"/>
          <w:color w:val="E6E6FA"/>
          <w:sz w:val="16"/>
          <w:szCs w:val="16"/>
        </w:rPr>
        <w:t>;</w:t>
      </w:r>
    </w:p>
    <w:p w14:paraId="07BFFECA" w14:textId="77777777" w:rsidR="00A15541" w:rsidRPr="00A15541" w:rsidRDefault="00A15541" w:rsidP="00A1554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A15541">
        <w:rPr>
          <w:rFonts w:ascii="Consolas" w:hAnsi="Consolas"/>
          <w:color w:val="D9E8F7"/>
          <w:sz w:val="16"/>
          <w:szCs w:val="16"/>
        </w:rPr>
        <w:tab/>
      </w:r>
      <w:r w:rsidRPr="00A15541">
        <w:rPr>
          <w:rFonts w:ascii="Consolas" w:hAnsi="Consolas"/>
          <w:color w:val="D9E8F7"/>
          <w:sz w:val="16"/>
          <w:szCs w:val="16"/>
        </w:rPr>
        <w:tab/>
      </w:r>
      <w:r w:rsidRPr="00A15541">
        <w:rPr>
          <w:rFonts w:ascii="Consolas" w:hAnsi="Consolas"/>
          <w:color w:val="1290C3"/>
          <w:sz w:val="16"/>
          <w:szCs w:val="16"/>
        </w:rPr>
        <w:t>System</w:t>
      </w:r>
      <w:r w:rsidRPr="00A15541">
        <w:rPr>
          <w:rFonts w:ascii="Consolas" w:hAnsi="Consolas"/>
          <w:color w:val="E6E6FA"/>
          <w:sz w:val="16"/>
          <w:szCs w:val="16"/>
        </w:rPr>
        <w:t>.</w:t>
      </w:r>
      <w:r w:rsidRPr="00A15541">
        <w:rPr>
          <w:rFonts w:ascii="Consolas" w:hAnsi="Consolas"/>
          <w:b/>
          <w:bCs/>
          <w:i/>
          <w:iCs/>
          <w:color w:val="8DDAF8"/>
          <w:sz w:val="16"/>
          <w:szCs w:val="16"/>
        </w:rPr>
        <w:t>out</w:t>
      </w:r>
      <w:r w:rsidRPr="00A15541">
        <w:rPr>
          <w:rFonts w:ascii="Consolas" w:hAnsi="Consolas"/>
          <w:color w:val="E6E6FA"/>
          <w:sz w:val="16"/>
          <w:szCs w:val="16"/>
        </w:rPr>
        <w:t>.</w:t>
      </w:r>
      <w:r w:rsidRPr="00A15541">
        <w:rPr>
          <w:rFonts w:ascii="Consolas" w:hAnsi="Consolas"/>
          <w:color w:val="A7EC21"/>
          <w:sz w:val="16"/>
          <w:szCs w:val="16"/>
        </w:rPr>
        <w:t>println</w:t>
      </w:r>
      <w:r w:rsidRPr="00A15541">
        <w:rPr>
          <w:rFonts w:ascii="Consolas" w:hAnsi="Consolas"/>
          <w:color w:val="F9FAF4"/>
          <w:sz w:val="16"/>
          <w:szCs w:val="16"/>
        </w:rPr>
        <w:t>(</w:t>
      </w:r>
      <w:r w:rsidRPr="00A15541">
        <w:rPr>
          <w:rFonts w:ascii="Consolas" w:hAnsi="Consolas"/>
          <w:color w:val="F3EC79"/>
          <w:sz w:val="16"/>
          <w:szCs w:val="16"/>
        </w:rPr>
        <w:t>USERNAME</w:t>
      </w:r>
      <w:r w:rsidRPr="00A15541">
        <w:rPr>
          <w:rFonts w:ascii="Consolas" w:hAnsi="Consolas"/>
          <w:color w:val="F9FAF4"/>
          <w:sz w:val="16"/>
          <w:szCs w:val="16"/>
        </w:rPr>
        <w:t>)</w:t>
      </w:r>
      <w:r w:rsidRPr="00A15541">
        <w:rPr>
          <w:rFonts w:ascii="Consolas" w:hAnsi="Consolas"/>
          <w:color w:val="E6E6FA"/>
          <w:sz w:val="16"/>
          <w:szCs w:val="16"/>
        </w:rPr>
        <w:t>;</w:t>
      </w:r>
    </w:p>
    <w:p w14:paraId="6B9E3830" w14:textId="77777777" w:rsidR="00A15541" w:rsidRPr="00A15541" w:rsidRDefault="00A15541" w:rsidP="00A1554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A15541">
        <w:rPr>
          <w:rFonts w:ascii="Consolas" w:hAnsi="Consolas"/>
          <w:color w:val="D9E8F7"/>
          <w:sz w:val="16"/>
          <w:szCs w:val="16"/>
        </w:rPr>
        <w:tab/>
      </w:r>
      <w:r w:rsidRPr="00A15541">
        <w:rPr>
          <w:rFonts w:ascii="Consolas" w:hAnsi="Consolas"/>
          <w:color w:val="D9E8F7"/>
          <w:sz w:val="16"/>
          <w:szCs w:val="16"/>
        </w:rPr>
        <w:tab/>
      </w:r>
      <w:r w:rsidRPr="00A15541">
        <w:rPr>
          <w:rFonts w:ascii="Consolas" w:hAnsi="Consolas"/>
          <w:color w:val="1290C3"/>
          <w:sz w:val="16"/>
          <w:szCs w:val="16"/>
        </w:rPr>
        <w:t>System</w:t>
      </w:r>
      <w:r w:rsidRPr="00A15541">
        <w:rPr>
          <w:rFonts w:ascii="Consolas" w:hAnsi="Consolas"/>
          <w:color w:val="E6E6FA"/>
          <w:sz w:val="16"/>
          <w:szCs w:val="16"/>
        </w:rPr>
        <w:t>.</w:t>
      </w:r>
      <w:r w:rsidRPr="00A15541">
        <w:rPr>
          <w:rFonts w:ascii="Consolas" w:hAnsi="Consolas"/>
          <w:b/>
          <w:bCs/>
          <w:i/>
          <w:iCs/>
          <w:color w:val="8DDAF8"/>
          <w:sz w:val="16"/>
          <w:szCs w:val="16"/>
        </w:rPr>
        <w:t>out</w:t>
      </w:r>
      <w:r w:rsidRPr="00A15541">
        <w:rPr>
          <w:rFonts w:ascii="Consolas" w:hAnsi="Consolas"/>
          <w:color w:val="E6E6FA"/>
          <w:sz w:val="16"/>
          <w:szCs w:val="16"/>
        </w:rPr>
        <w:t>.</w:t>
      </w:r>
      <w:r w:rsidRPr="00A15541">
        <w:rPr>
          <w:rFonts w:ascii="Consolas" w:hAnsi="Consolas"/>
          <w:color w:val="A7EC21"/>
          <w:sz w:val="16"/>
          <w:szCs w:val="16"/>
        </w:rPr>
        <w:t>println</w:t>
      </w:r>
      <w:r w:rsidRPr="00A15541">
        <w:rPr>
          <w:rFonts w:ascii="Consolas" w:hAnsi="Consolas"/>
          <w:color w:val="F9FAF4"/>
          <w:sz w:val="16"/>
          <w:szCs w:val="16"/>
        </w:rPr>
        <w:t>(</w:t>
      </w:r>
      <w:r w:rsidRPr="00A15541">
        <w:rPr>
          <w:rFonts w:ascii="Consolas" w:hAnsi="Consolas"/>
          <w:color w:val="F3EC79"/>
          <w:sz w:val="16"/>
          <w:szCs w:val="16"/>
        </w:rPr>
        <w:t>PASSWORD</w:t>
      </w:r>
      <w:r w:rsidRPr="00A15541">
        <w:rPr>
          <w:rFonts w:ascii="Consolas" w:hAnsi="Consolas"/>
          <w:color w:val="F9FAF4"/>
          <w:sz w:val="16"/>
          <w:szCs w:val="16"/>
        </w:rPr>
        <w:t>)</w:t>
      </w:r>
      <w:r w:rsidRPr="00A15541">
        <w:rPr>
          <w:rFonts w:ascii="Consolas" w:hAnsi="Consolas"/>
          <w:color w:val="E6E6FA"/>
          <w:sz w:val="16"/>
          <w:szCs w:val="16"/>
        </w:rPr>
        <w:t>;</w:t>
      </w:r>
    </w:p>
    <w:p w14:paraId="2FDE7B1B" w14:textId="77777777" w:rsidR="00A15541" w:rsidRPr="00A15541" w:rsidRDefault="00A15541" w:rsidP="00A1554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A15541">
        <w:rPr>
          <w:rFonts w:ascii="Consolas" w:hAnsi="Consolas"/>
          <w:color w:val="D9E8F7"/>
          <w:sz w:val="16"/>
          <w:szCs w:val="16"/>
        </w:rPr>
        <w:tab/>
      </w:r>
      <w:r w:rsidRPr="00A15541">
        <w:rPr>
          <w:rFonts w:ascii="Consolas" w:hAnsi="Consolas"/>
          <w:color w:val="1290C3"/>
          <w:sz w:val="16"/>
          <w:szCs w:val="16"/>
        </w:rPr>
        <w:t>System</w:t>
      </w:r>
      <w:r w:rsidRPr="00A15541">
        <w:rPr>
          <w:rFonts w:ascii="Consolas" w:hAnsi="Consolas"/>
          <w:color w:val="E6E6FA"/>
          <w:sz w:val="16"/>
          <w:szCs w:val="16"/>
        </w:rPr>
        <w:t>.</w:t>
      </w:r>
      <w:r w:rsidRPr="00A15541">
        <w:rPr>
          <w:rFonts w:ascii="Consolas" w:hAnsi="Consolas"/>
          <w:b/>
          <w:bCs/>
          <w:i/>
          <w:iCs/>
          <w:color w:val="8DDAF8"/>
          <w:sz w:val="16"/>
          <w:szCs w:val="16"/>
        </w:rPr>
        <w:t>out</w:t>
      </w:r>
      <w:r w:rsidRPr="00A15541">
        <w:rPr>
          <w:rFonts w:ascii="Consolas" w:hAnsi="Consolas"/>
          <w:color w:val="E6E6FA"/>
          <w:sz w:val="16"/>
          <w:szCs w:val="16"/>
        </w:rPr>
        <w:t>.</w:t>
      </w:r>
      <w:r w:rsidRPr="00A15541">
        <w:rPr>
          <w:rFonts w:ascii="Consolas" w:hAnsi="Consolas"/>
          <w:color w:val="A7EC21"/>
          <w:sz w:val="16"/>
          <w:szCs w:val="16"/>
        </w:rPr>
        <w:t>println</w:t>
      </w:r>
      <w:r w:rsidRPr="00A15541">
        <w:rPr>
          <w:rFonts w:ascii="Consolas" w:hAnsi="Consolas"/>
          <w:color w:val="F9FAF4"/>
          <w:sz w:val="16"/>
          <w:szCs w:val="16"/>
        </w:rPr>
        <w:t>(</w:t>
      </w:r>
      <w:r w:rsidRPr="00A15541">
        <w:rPr>
          <w:rFonts w:ascii="Consolas" w:hAnsi="Consolas"/>
          <w:color w:val="17C6A3"/>
          <w:sz w:val="16"/>
          <w:szCs w:val="16"/>
        </w:rPr>
        <w:t>"execute createContactTest "</w:t>
      </w:r>
      <w:r w:rsidRPr="00A15541">
        <w:rPr>
          <w:rFonts w:ascii="Consolas" w:hAnsi="Consolas"/>
          <w:color w:val="F9FAF4"/>
          <w:sz w:val="16"/>
          <w:szCs w:val="16"/>
        </w:rPr>
        <w:t>)</w:t>
      </w:r>
      <w:r w:rsidRPr="00A15541">
        <w:rPr>
          <w:rFonts w:ascii="Consolas" w:hAnsi="Consolas"/>
          <w:color w:val="E6E6FA"/>
          <w:sz w:val="16"/>
          <w:szCs w:val="16"/>
        </w:rPr>
        <w:t>;</w:t>
      </w:r>
    </w:p>
    <w:p w14:paraId="75117214" w14:textId="14B35A09" w:rsidR="00DC1F6C" w:rsidRDefault="00A15541" w:rsidP="00A15541">
      <w:pPr>
        <w:rPr>
          <w:lang w:eastAsia="en-IN"/>
        </w:rPr>
      </w:pPr>
      <w:r>
        <w:rPr>
          <w:lang w:eastAsia="en-IN"/>
        </w:rPr>
        <w:t>Mvn test -D</w:t>
      </w:r>
      <w:r w:rsidR="004C7AF8">
        <w:rPr>
          <w:lang w:eastAsia="en-IN"/>
        </w:rPr>
        <w:t>url=http://localhost:8888  -Dbrowse=chrome  -Dusername=admin  -Dpassword=admin</w:t>
      </w:r>
    </w:p>
    <w:p w14:paraId="18EAA4C0" w14:textId="77777777" w:rsidR="00C975C3" w:rsidRPr="00C975C3" w:rsidRDefault="00C975C3" w:rsidP="00C975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C975C3">
        <w:rPr>
          <w:rFonts w:ascii="Consolas" w:hAnsi="Consolas"/>
          <w:i/>
          <w:iCs/>
          <w:color w:val="A0A0A0"/>
          <w:sz w:val="14"/>
          <w:szCs w:val="14"/>
        </w:rPr>
        <w:t>@BeforeClass</w:t>
      </w:r>
    </w:p>
    <w:p w14:paraId="7CBF19CF" w14:textId="77777777" w:rsidR="00C975C3" w:rsidRPr="00C975C3" w:rsidRDefault="00C975C3" w:rsidP="00C975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C975C3">
        <w:rPr>
          <w:rFonts w:ascii="Consolas" w:hAnsi="Consolas"/>
          <w:color w:val="D9E8F7"/>
          <w:sz w:val="14"/>
          <w:szCs w:val="14"/>
        </w:rPr>
        <w:tab/>
      </w:r>
      <w:r w:rsidRPr="00C975C3">
        <w:rPr>
          <w:rFonts w:ascii="Consolas" w:hAnsi="Consolas"/>
          <w:color w:val="CC6C1D"/>
          <w:sz w:val="14"/>
          <w:szCs w:val="14"/>
        </w:rPr>
        <w:t>public</w:t>
      </w:r>
      <w:r w:rsidRPr="00C975C3">
        <w:rPr>
          <w:rFonts w:ascii="Consolas" w:hAnsi="Consolas"/>
          <w:color w:val="D9E8F7"/>
          <w:sz w:val="14"/>
          <w:szCs w:val="14"/>
        </w:rPr>
        <w:t xml:space="preserve"> </w:t>
      </w:r>
      <w:r w:rsidRPr="00C975C3">
        <w:rPr>
          <w:rFonts w:ascii="Consolas" w:hAnsi="Consolas"/>
          <w:color w:val="CC6C1D"/>
          <w:sz w:val="14"/>
          <w:szCs w:val="14"/>
        </w:rPr>
        <w:t>void</w:t>
      </w:r>
      <w:r w:rsidRPr="00C975C3">
        <w:rPr>
          <w:rFonts w:ascii="Consolas" w:hAnsi="Consolas"/>
          <w:color w:val="D9E8F7"/>
          <w:sz w:val="14"/>
          <w:szCs w:val="14"/>
        </w:rPr>
        <w:t xml:space="preserve"> </w:t>
      </w:r>
      <w:r w:rsidRPr="00C975C3">
        <w:rPr>
          <w:rFonts w:ascii="Consolas" w:hAnsi="Consolas"/>
          <w:color w:val="1EB540"/>
          <w:sz w:val="14"/>
          <w:szCs w:val="14"/>
        </w:rPr>
        <w:t>configBc</w:t>
      </w:r>
      <w:r w:rsidRPr="00C975C3">
        <w:rPr>
          <w:rFonts w:ascii="Consolas" w:hAnsi="Consolas"/>
          <w:color w:val="F9FAF4"/>
          <w:sz w:val="14"/>
          <w:szCs w:val="14"/>
        </w:rPr>
        <w:t>()</w:t>
      </w:r>
      <w:r w:rsidRPr="00C975C3">
        <w:rPr>
          <w:rFonts w:ascii="Consolas" w:hAnsi="Consolas"/>
          <w:color w:val="D9E8F7"/>
          <w:sz w:val="14"/>
          <w:szCs w:val="14"/>
        </w:rPr>
        <w:t xml:space="preserve"> </w:t>
      </w:r>
      <w:r w:rsidRPr="00C975C3">
        <w:rPr>
          <w:rFonts w:ascii="Consolas" w:hAnsi="Consolas"/>
          <w:color w:val="CC6C1D"/>
          <w:sz w:val="14"/>
          <w:szCs w:val="14"/>
        </w:rPr>
        <w:t>throws</w:t>
      </w:r>
      <w:r w:rsidRPr="00C975C3">
        <w:rPr>
          <w:rFonts w:ascii="Consolas" w:hAnsi="Consolas"/>
          <w:color w:val="D9E8F7"/>
          <w:sz w:val="14"/>
          <w:szCs w:val="14"/>
        </w:rPr>
        <w:t xml:space="preserve"> </w:t>
      </w:r>
      <w:r w:rsidRPr="00C975C3">
        <w:rPr>
          <w:rFonts w:ascii="Consolas" w:hAnsi="Consolas"/>
          <w:color w:val="1290C3"/>
          <w:sz w:val="14"/>
          <w:szCs w:val="14"/>
        </w:rPr>
        <w:t>Throwable</w:t>
      </w:r>
      <w:r w:rsidRPr="00C975C3">
        <w:rPr>
          <w:rFonts w:ascii="Consolas" w:hAnsi="Consolas"/>
          <w:color w:val="D9E8F7"/>
          <w:sz w:val="14"/>
          <w:szCs w:val="14"/>
        </w:rPr>
        <w:t xml:space="preserve"> </w:t>
      </w:r>
      <w:r w:rsidRPr="00C975C3">
        <w:rPr>
          <w:rFonts w:ascii="Consolas" w:hAnsi="Consolas"/>
          <w:color w:val="F9FAF4"/>
          <w:sz w:val="14"/>
          <w:szCs w:val="14"/>
        </w:rPr>
        <w:t>{</w:t>
      </w:r>
    </w:p>
    <w:p w14:paraId="4A4E2604" w14:textId="77777777" w:rsidR="00C975C3" w:rsidRPr="00C975C3" w:rsidRDefault="00C975C3" w:rsidP="00C975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C975C3">
        <w:rPr>
          <w:rFonts w:ascii="Consolas" w:hAnsi="Consolas"/>
          <w:color w:val="D9E8F7"/>
          <w:sz w:val="14"/>
          <w:szCs w:val="14"/>
        </w:rPr>
        <w:tab/>
      </w:r>
      <w:r w:rsidRPr="00C975C3">
        <w:rPr>
          <w:rFonts w:ascii="Consolas" w:hAnsi="Consolas"/>
          <w:color w:val="D9E8F7"/>
          <w:sz w:val="14"/>
          <w:szCs w:val="14"/>
        </w:rPr>
        <w:tab/>
      </w:r>
      <w:r w:rsidRPr="00C975C3">
        <w:rPr>
          <w:rFonts w:ascii="Consolas" w:hAnsi="Consolas"/>
          <w:color w:val="1290C3"/>
          <w:sz w:val="14"/>
          <w:szCs w:val="14"/>
        </w:rPr>
        <w:t>System</w:t>
      </w:r>
      <w:r w:rsidRPr="00C975C3">
        <w:rPr>
          <w:rFonts w:ascii="Consolas" w:hAnsi="Consolas"/>
          <w:color w:val="E6E6FA"/>
          <w:sz w:val="14"/>
          <w:szCs w:val="14"/>
        </w:rPr>
        <w:t>.</w:t>
      </w:r>
      <w:r w:rsidRPr="00C975C3">
        <w:rPr>
          <w:rFonts w:ascii="Consolas" w:hAnsi="Consolas"/>
          <w:b/>
          <w:bCs/>
          <w:i/>
          <w:iCs/>
          <w:color w:val="8DDAF8"/>
          <w:sz w:val="14"/>
          <w:szCs w:val="14"/>
        </w:rPr>
        <w:t>out</w:t>
      </w:r>
      <w:r w:rsidRPr="00C975C3">
        <w:rPr>
          <w:rFonts w:ascii="Consolas" w:hAnsi="Consolas"/>
          <w:color w:val="E6E6FA"/>
          <w:sz w:val="14"/>
          <w:szCs w:val="14"/>
        </w:rPr>
        <w:t>.</w:t>
      </w:r>
      <w:r w:rsidRPr="00C975C3">
        <w:rPr>
          <w:rFonts w:ascii="Consolas" w:hAnsi="Consolas"/>
          <w:color w:val="A7EC21"/>
          <w:sz w:val="14"/>
          <w:szCs w:val="14"/>
        </w:rPr>
        <w:t>println</w:t>
      </w:r>
      <w:r w:rsidRPr="00C975C3">
        <w:rPr>
          <w:rFonts w:ascii="Consolas" w:hAnsi="Consolas"/>
          <w:color w:val="F9FAF4"/>
          <w:sz w:val="14"/>
          <w:szCs w:val="14"/>
        </w:rPr>
        <w:t>(</w:t>
      </w:r>
      <w:r w:rsidRPr="00C975C3">
        <w:rPr>
          <w:rFonts w:ascii="Consolas" w:hAnsi="Consolas"/>
          <w:color w:val="17C6A3"/>
          <w:sz w:val="14"/>
          <w:szCs w:val="14"/>
        </w:rPr>
        <w:t>"=====launch browser==== b c"</w:t>
      </w:r>
      <w:r w:rsidRPr="00C975C3">
        <w:rPr>
          <w:rFonts w:ascii="Consolas" w:hAnsi="Consolas"/>
          <w:color w:val="F9FAF4"/>
          <w:sz w:val="14"/>
          <w:szCs w:val="14"/>
        </w:rPr>
        <w:t>)</w:t>
      </w:r>
      <w:r w:rsidRPr="00C975C3">
        <w:rPr>
          <w:rFonts w:ascii="Consolas" w:hAnsi="Consolas"/>
          <w:color w:val="E6E6FA"/>
          <w:sz w:val="14"/>
          <w:szCs w:val="14"/>
        </w:rPr>
        <w:t>;</w:t>
      </w:r>
    </w:p>
    <w:p w14:paraId="33153F32" w14:textId="77777777" w:rsidR="00C975C3" w:rsidRPr="00C975C3" w:rsidRDefault="00C975C3" w:rsidP="00C975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C975C3">
        <w:rPr>
          <w:rFonts w:ascii="Consolas" w:hAnsi="Consolas"/>
          <w:color w:val="D9E8F7"/>
          <w:sz w:val="14"/>
          <w:szCs w:val="14"/>
        </w:rPr>
        <w:tab/>
      </w:r>
      <w:r w:rsidRPr="00C975C3">
        <w:rPr>
          <w:rFonts w:ascii="Consolas" w:hAnsi="Consolas"/>
          <w:color w:val="808080"/>
          <w:sz w:val="14"/>
          <w:szCs w:val="14"/>
        </w:rPr>
        <w:t>//String BROWSER=</w:t>
      </w:r>
      <w:r w:rsidRPr="00C975C3">
        <w:rPr>
          <w:rFonts w:ascii="Consolas" w:hAnsi="Consolas"/>
          <w:color w:val="808080"/>
          <w:sz w:val="14"/>
          <w:szCs w:val="14"/>
        </w:rPr>
        <w:tab/>
        <w:t>flib.getDataFromPropertiesFile("browser");</w:t>
      </w:r>
    </w:p>
    <w:p w14:paraId="51262F8A" w14:textId="77777777" w:rsidR="00C975C3" w:rsidRPr="00C975C3" w:rsidRDefault="00C975C3" w:rsidP="00C975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C975C3">
        <w:rPr>
          <w:rFonts w:ascii="Consolas" w:hAnsi="Consolas"/>
          <w:color w:val="D9E8F7"/>
          <w:sz w:val="14"/>
          <w:szCs w:val="14"/>
        </w:rPr>
        <w:tab/>
      </w:r>
      <w:r w:rsidRPr="00C975C3">
        <w:rPr>
          <w:rFonts w:ascii="Consolas" w:hAnsi="Consolas"/>
          <w:color w:val="D9E8F7"/>
          <w:sz w:val="14"/>
          <w:szCs w:val="14"/>
        </w:rPr>
        <w:tab/>
      </w:r>
      <w:r w:rsidRPr="00C975C3">
        <w:rPr>
          <w:rFonts w:ascii="Consolas" w:hAnsi="Consolas"/>
          <w:color w:val="1290C3"/>
          <w:sz w:val="14"/>
          <w:szCs w:val="14"/>
        </w:rPr>
        <w:t>String</w:t>
      </w:r>
      <w:r w:rsidRPr="00C975C3">
        <w:rPr>
          <w:rFonts w:ascii="Consolas" w:hAnsi="Consolas"/>
          <w:color w:val="D9E8F7"/>
          <w:sz w:val="14"/>
          <w:szCs w:val="14"/>
        </w:rPr>
        <w:t xml:space="preserve"> </w:t>
      </w:r>
      <w:r w:rsidRPr="00C975C3">
        <w:rPr>
          <w:rFonts w:ascii="Consolas" w:hAnsi="Consolas"/>
          <w:color w:val="F2F200"/>
          <w:sz w:val="14"/>
          <w:szCs w:val="14"/>
        </w:rPr>
        <w:t>BROWSER</w:t>
      </w:r>
      <w:r w:rsidRPr="00C975C3">
        <w:rPr>
          <w:rFonts w:ascii="Consolas" w:hAnsi="Consolas"/>
          <w:color w:val="E6E6FA"/>
          <w:sz w:val="14"/>
          <w:szCs w:val="14"/>
        </w:rPr>
        <w:t>=</w:t>
      </w:r>
      <w:r w:rsidRPr="00C975C3">
        <w:rPr>
          <w:rFonts w:ascii="Consolas" w:hAnsi="Consolas"/>
          <w:color w:val="1290C3"/>
          <w:sz w:val="14"/>
          <w:szCs w:val="14"/>
        </w:rPr>
        <w:t>System</w:t>
      </w:r>
      <w:r w:rsidRPr="00C975C3">
        <w:rPr>
          <w:rFonts w:ascii="Consolas" w:hAnsi="Consolas"/>
          <w:color w:val="E6E6FA"/>
          <w:sz w:val="14"/>
          <w:szCs w:val="14"/>
        </w:rPr>
        <w:t>.</w:t>
      </w:r>
      <w:r w:rsidRPr="00C975C3">
        <w:rPr>
          <w:rFonts w:ascii="Consolas" w:hAnsi="Consolas"/>
          <w:i/>
          <w:iCs/>
          <w:color w:val="96EC3F"/>
          <w:sz w:val="14"/>
          <w:szCs w:val="14"/>
        </w:rPr>
        <w:t>getProperty</w:t>
      </w:r>
      <w:r w:rsidRPr="00C975C3">
        <w:rPr>
          <w:rFonts w:ascii="Consolas" w:hAnsi="Consolas"/>
          <w:color w:val="F9FAF4"/>
          <w:sz w:val="14"/>
          <w:szCs w:val="14"/>
        </w:rPr>
        <w:t>(</w:t>
      </w:r>
      <w:r w:rsidRPr="00C975C3">
        <w:rPr>
          <w:rFonts w:ascii="Consolas" w:hAnsi="Consolas"/>
          <w:color w:val="17C6A3"/>
          <w:sz w:val="14"/>
          <w:szCs w:val="14"/>
        </w:rPr>
        <w:t>"browser"</w:t>
      </w:r>
      <w:r w:rsidRPr="00C975C3">
        <w:rPr>
          <w:rFonts w:ascii="Consolas" w:hAnsi="Consolas"/>
          <w:color w:val="E6E6FA"/>
          <w:sz w:val="14"/>
          <w:szCs w:val="14"/>
        </w:rPr>
        <w:t>,</w:t>
      </w:r>
      <w:r w:rsidRPr="00C975C3">
        <w:rPr>
          <w:rFonts w:ascii="Consolas" w:hAnsi="Consolas"/>
          <w:color w:val="66E1F8"/>
          <w:sz w:val="14"/>
          <w:szCs w:val="14"/>
        </w:rPr>
        <w:t>flib</w:t>
      </w:r>
      <w:r w:rsidRPr="00C975C3">
        <w:rPr>
          <w:rFonts w:ascii="Consolas" w:hAnsi="Consolas"/>
          <w:color w:val="E6E6FA"/>
          <w:sz w:val="14"/>
          <w:szCs w:val="14"/>
        </w:rPr>
        <w:t>.</w:t>
      </w:r>
      <w:r w:rsidRPr="00C975C3">
        <w:rPr>
          <w:rFonts w:ascii="Consolas" w:hAnsi="Consolas"/>
          <w:color w:val="A7EC21"/>
          <w:sz w:val="14"/>
          <w:szCs w:val="14"/>
        </w:rPr>
        <w:t>getDataFromPropertiesFile</w:t>
      </w:r>
      <w:r w:rsidRPr="00C975C3">
        <w:rPr>
          <w:rFonts w:ascii="Consolas" w:hAnsi="Consolas"/>
          <w:color w:val="F9FAF4"/>
          <w:sz w:val="14"/>
          <w:szCs w:val="14"/>
        </w:rPr>
        <w:t>(</w:t>
      </w:r>
      <w:r w:rsidRPr="00C975C3">
        <w:rPr>
          <w:rFonts w:ascii="Consolas" w:hAnsi="Consolas"/>
          <w:color w:val="17C6A3"/>
          <w:sz w:val="14"/>
          <w:szCs w:val="14"/>
        </w:rPr>
        <w:t>"url"</w:t>
      </w:r>
      <w:r w:rsidRPr="00C975C3">
        <w:rPr>
          <w:rFonts w:ascii="Consolas" w:hAnsi="Consolas"/>
          <w:color w:val="F9FAF4"/>
          <w:sz w:val="14"/>
          <w:szCs w:val="14"/>
        </w:rPr>
        <w:t>))</w:t>
      </w:r>
      <w:r w:rsidRPr="00C975C3">
        <w:rPr>
          <w:rFonts w:ascii="Consolas" w:hAnsi="Consolas"/>
          <w:color w:val="E6E6FA"/>
          <w:sz w:val="14"/>
          <w:szCs w:val="14"/>
        </w:rPr>
        <w:t>;</w:t>
      </w:r>
      <w:r w:rsidRPr="00C975C3">
        <w:rPr>
          <w:rFonts w:ascii="Consolas" w:hAnsi="Consolas"/>
          <w:color w:val="D9E8F7"/>
          <w:sz w:val="14"/>
          <w:szCs w:val="14"/>
        </w:rPr>
        <w:t xml:space="preserve"> </w:t>
      </w:r>
      <w:r w:rsidRPr="00C975C3">
        <w:rPr>
          <w:rFonts w:ascii="Consolas" w:hAnsi="Consolas"/>
          <w:color w:val="808080"/>
          <w:sz w:val="14"/>
          <w:szCs w:val="14"/>
        </w:rPr>
        <w:t xml:space="preserve">//if </w:t>
      </w:r>
      <w:r w:rsidRPr="00C975C3">
        <w:rPr>
          <w:rFonts w:ascii="Consolas" w:hAnsi="Consolas"/>
          <w:color w:val="808080"/>
          <w:sz w:val="14"/>
          <w:szCs w:val="14"/>
          <w:u w:val="single"/>
        </w:rPr>
        <w:t>cmd</w:t>
      </w:r>
      <w:r w:rsidRPr="00C975C3">
        <w:rPr>
          <w:rFonts w:ascii="Consolas" w:hAnsi="Consolas"/>
          <w:color w:val="808080"/>
          <w:sz w:val="14"/>
          <w:szCs w:val="14"/>
        </w:rPr>
        <w:t xml:space="preserve"> is null property file</w:t>
      </w:r>
    </w:p>
    <w:p w14:paraId="40FA9AD2" w14:textId="77777777" w:rsidR="00C975C3" w:rsidRPr="00C975C3" w:rsidRDefault="00C975C3" w:rsidP="00C975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C975C3">
        <w:rPr>
          <w:rFonts w:ascii="Consolas" w:hAnsi="Consolas"/>
          <w:color w:val="D9E8F7"/>
          <w:sz w:val="14"/>
          <w:szCs w:val="14"/>
        </w:rPr>
        <w:tab/>
      </w:r>
      <w:r w:rsidRPr="00C975C3">
        <w:rPr>
          <w:rFonts w:ascii="Consolas" w:hAnsi="Consolas"/>
          <w:color w:val="D9E8F7"/>
          <w:sz w:val="14"/>
          <w:szCs w:val="14"/>
        </w:rPr>
        <w:tab/>
      </w:r>
    </w:p>
    <w:p w14:paraId="69125463" w14:textId="77777777" w:rsidR="00C975C3" w:rsidRPr="00C975C3" w:rsidRDefault="00C975C3" w:rsidP="00C975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7F3C3B98" w14:textId="77777777" w:rsidR="00C975C3" w:rsidRPr="00C975C3" w:rsidRDefault="00C975C3" w:rsidP="00C975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C975C3">
        <w:rPr>
          <w:rFonts w:ascii="Consolas" w:hAnsi="Consolas"/>
          <w:color w:val="D9E8F7"/>
          <w:sz w:val="14"/>
          <w:szCs w:val="14"/>
        </w:rPr>
        <w:tab/>
      </w:r>
      <w:r w:rsidRPr="00C975C3">
        <w:rPr>
          <w:rFonts w:ascii="Consolas" w:hAnsi="Consolas"/>
          <w:color w:val="CC6C1D"/>
          <w:sz w:val="14"/>
          <w:szCs w:val="14"/>
        </w:rPr>
        <w:t>if</w:t>
      </w:r>
      <w:r w:rsidRPr="00C975C3">
        <w:rPr>
          <w:rFonts w:ascii="Consolas" w:hAnsi="Consolas"/>
          <w:color w:val="F9FAF4"/>
          <w:sz w:val="14"/>
          <w:szCs w:val="14"/>
        </w:rPr>
        <w:t>(</w:t>
      </w:r>
      <w:r w:rsidRPr="00C975C3">
        <w:rPr>
          <w:rFonts w:ascii="Consolas" w:hAnsi="Consolas"/>
          <w:color w:val="F3EC79"/>
          <w:sz w:val="14"/>
          <w:szCs w:val="14"/>
        </w:rPr>
        <w:t>BROWSER</w:t>
      </w:r>
      <w:r w:rsidRPr="00C975C3">
        <w:rPr>
          <w:rFonts w:ascii="Consolas" w:hAnsi="Consolas"/>
          <w:color w:val="E6E6FA"/>
          <w:sz w:val="14"/>
          <w:szCs w:val="14"/>
        </w:rPr>
        <w:t>.</w:t>
      </w:r>
      <w:r w:rsidRPr="00C975C3">
        <w:rPr>
          <w:rFonts w:ascii="Consolas" w:hAnsi="Consolas"/>
          <w:color w:val="A7EC21"/>
          <w:sz w:val="14"/>
          <w:szCs w:val="14"/>
        </w:rPr>
        <w:t>equals</w:t>
      </w:r>
      <w:r w:rsidRPr="00C975C3">
        <w:rPr>
          <w:rFonts w:ascii="Consolas" w:hAnsi="Consolas"/>
          <w:color w:val="F9FAF4"/>
          <w:sz w:val="14"/>
          <w:szCs w:val="14"/>
        </w:rPr>
        <w:t>(</w:t>
      </w:r>
      <w:r w:rsidRPr="00C975C3">
        <w:rPr>
          <w:rFonts w:ascii="Consolas" w:hAnsi="Consolas"/>
          <w:color w:val="17C6A3"/>
          <w:sz w:val="14"/>
          <w:szCs w:val="14"/>
        </w:rPr>
        <w:t>"chrome"</w:t>
      </w:r>
      <w:r w:rsidRPr="00C975C3">
        <w:rPr>
          <w:rFonts w:ascii="Consolas" w:hAnsi="Consolas"/>
          <w:color w:val="F9FAF4"/>
          <w:sz w:val="14"/>
          <w:szCs w:val="14"/>
        </w:rPr>
        <w:t>))</w:t>
      </w:r>
      <w:r w:rsidRPr="00C975C3">
        <w:rPr>
          <w:rFonts w:ascii="Consolas" w:hAnsi="Consolas"/>
          <w:color w:val="D9E8F7"/>
          <w:sz w:val="14"/>
          <w:szCs w:val="14"/>
        </w:rPr>
        <w:t xml:space="preserve"> </w:t>
      </w:r>
      <w:r w:rsidRPr="00C975C3">
        <w:rPr>
          <w:rFonts w:ascii="Consolas" w:hAnsi="Consolas"/>
          <w:color w:val="F9FAF4"/>
          <w:sz w:val="14"/>
          <w:szCs w:val="14"/>
        </w:rPr>
        <w:t>{</w:t>
      </w:r>
    </w:p>
    <w:p w14:paraId="44C72A0F" w14:textId="77777777" w:rsidR="00C975C3" w:rsidRPr="00C975C3" w:rsidRDefault="00C975C3" w:rsidP="00C975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C975C3">
        <w:rPr>
          <w:rFonts w:ascii="Consolas" w:hAnsi="Consolas"/>
          <w:color w:val="D9E8F7"/>
          <w:sz w:val="14"/>
          <w:szCs w:val="14"/>
        </w:rPr>
        <w:tab/>
      </w:r>
      <w:r w:rsidRPr="00C975C3">
        <w:rPr>
          <w:rFonts w:ascii="Consolas" w:hAnsi="Consolas"/>
          <w:color w:val="D9E8F7"/>
          <w:sz w:val="14"/>
          <w:szCs w:val="14"/>
        </w:rPr>
        <w:tab/>
      </w:r>
      <w:r w:rsidRPr="00C975C3">
        <w:rPr>
          <w:rFonts w:ascii="Consolas" w:hAnsi="Consolas"/>
          <w:color w:val="66E1F8"/>
          <w:sz w:val="14"/>
          <w:szCs w:val="14"/>
        </w:rPr>
        <w:t>driver</w:t>
      </w:r>
      <w:r w:rsidRPr="00C975C3">
        <w:rPr>
          <w:rFonts w:ascii="Consolas" w:hAnsi="Consolas"/>
          <w:color w:val="E6E6FA"/>
          <w:sz w:val="14"/>
          <w:szCs w:val="14"/>
        </w:rPr>
        <w:t>=</w:t>
      </w:r>
      <w:r w:rsidRPr="00C975C3">
        <w:rPr>
          <w:rFonts w:ascii="Consolas" w:hAnsi="Consolas"/>
          <w:color w:val="CC6C1D"/>
          <w:sz w:val="14"/>
          <w:szCs w:val="14"/>
        </w:rPr>
        <w:t>new</w:t>
      </w:r>
      <w:r w:rsidRPr="00C975C3">
        <w:rPr>
          <w:rFonts w:ascii="Consolas" w:hAnsi="Consolas"/>
          <w:color w:val="D9E8F7"/>
          <w:sz w:val="14"/>
          <w:szCs w:val="14"/>
        </w:rPr>
        <w:t xml:space="preserve"> </w:t>
      </w:r>
      <w:r w:rsidRPr="00C975C3">
        <w:rPr>
          <w:rFonts w:ascii="Consolas" w:hAnsi="Consolas"/>
          <w:color w:val="A7EC21"/>
          <w:sz w:val="14"/>
          <w:szCs w:val="14"/>
        </w:rPr>
        <w:t>ChromeDriver</w:t>
      </w:r>
      <w:r w:rsidRPr="00C975C3">
        <w:rPr>
          <w:rFonts w:ascii="Consolas" w:hAnsi="Consolas"/>
          <w:color w:val="F9FAF4"/>
          <w:sz w:val="14"/>
          <w:szCs w:val="14"/>
        </w:rPr>
        <w:t>()</w:t>
      </w:r>
      <w:r w:rsidRPr="00C975C3">
        <w:rPr>
          <w:rFonts w:ascii="Consolas" w:hAnsi="Consolas"/>
          <w:color w:val="E6E6FA"/>
          <w:sz w:val="14"/>
          <w:szCs w:val="14"/>
        </w:rPr>
        <w:t>;</w:t>
      </w:r>
    </w:p>
    <w:p w14:paraId="27A55466" w14:textId="77777777" w:rsidR="00C975C3" w:rsidRPr="00C975C3" w:rsidRDefault="00C975C3" w:rsidP="00C975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C975C3">
        <w:rPr>
          <w:rFonts w:ascii="Consolas" w:hAnsi="Consolas"/>
          <w:color w:val="D9E8F7"/>
          <w:sz w:val="14"/>
          <w:szCs w:val="14"/>
        </w:rPr>
        <w:tab/>
      </w:r>
      <w:r w:rsidRPr="00C975C3">
        <w:rPr>
          <w:rFonts w:ascii="Consolas" w:hAnsi="Consolas"/>
          <w:color w:val="F9FAF4"/>
          <w:sz w:val="14"/>
          <w:szCs w:val="14"/>
        </w:rPr>
        <w:t>}</w:t>
      </w:r>
      <w:r w:rsidRPr="00C975C3">
        <w:rPr>
          <w:rFonts w:ascii="Consolas" w:hAnsi="Consolas"/>
          <w:color w:val="CC6C1D"/>
          <w:sz w:val="14"/>
          <w:szCs w:val="14"/>
        </w:rPr>
        <w:t>else</w:t>
      </w:r>
      <w:r w:rsidRPr="00C975C3">
        <w:rPr>
          <w:rFonts w:ascii="Consolas" w:hAnsi="Consolas"/>
          <w:color w:val="D9E8F7"/>
          <w:sz w:val="14"/>
          <w:szCs w:val="14"/>
        </w:rPr>
        <w:t xml:space="preserve"> </w:t>
      </w:r>
      <w:r w:rsidRPr="00C975C3">
        <w:rPr>
          <w:rFonts w:ascii="Consolas" w:hAnsi="Consolas"/>
          <w:color w:val="CC6C1D"/>
          <w:sz w:val="14"/>
          <w:szCs w:val="14"/>
        </w:rPr>
        <w:t>if</w:t>
      </w:r>
      <w:r w:rsidRPr="00C975C3">
        <w:rPr>
          <w:rFonts w:ascii="Consolas" w:hAnsi="Consolas"/>
          <w:color w:val="F9FAF4"/>
          <w:sz w:val="14"/>
          <w:szCs w:val="14"/>
        </w:rPr>
        <w:t>(</w:t>
      </w:r>
      <w:r w:rsidRPr="00C975C3">
        <w:rPr>
          <w:rFonts w:ascii="Consolas" w:hAnsi="Consolas"/>
          <w:color w:val="F3EC79"/>
          <w:sz w:val="14"/>
          <w:szCs w:val="14"/>
        </w:rPr>
        <w:t>BROWSER</w:t>
      </w:r>
      <w:r w:rsidRPr="00C975C3">
        <w:rPr>
          <w:rFonts w:ascii="Consolas" w:hAnsi="Consolas"/>
          <w:color w:val="E6E6FA"/>
          <w:sz w:val="14"/>
          <w:szCs w:val="14"/>
        </w:rPr>
        <w:t>.</w:t>
      </w:r>
      <w:r w:rsidRPr="00C975C3">
        <w:rPr>
          <w:rFonts w:ascii="Consolas" w:hAnsi="Consolas"/>
          <w:color w:val="A7EC21"/>
          <w:sz w:val="14"/>
          <w:szCs w:val="14"/>
        </w:rPr>
        <w:t>equals</w:t>
      </w:r>
      <w:r w:rsidRPr="00C975C3">
        <w:rPr>
          <w:rFonts w:ascii="Consolas" w:hAnsi="Consolas"/>
          <w:color w:val="F9FAF4"/>
          <w:sz w:val="14"/>
          <w:szCs w:val="14"/>
        </w:rPr>
        <w:t>(</w:t>
      </w:r>
      <w:r w:rsidRPr="00C975C3">
        <w:rPr>
          <w:rFonts w:ascii="Consolas" w:hAnsi="Consolas"/>
          <w:color w:val="17C6A3"/>
          <w:sz w:val="14"/>
          <w:szCs w:val="14"/>
        </w:rPr>
        <w:t>"firefox"</w:t>
      </w:r>
      <w:r w:rsidRPr="00C975C3">
        <w:rPr>
          <w:rFonts w:ascii="Consolas" w:hAnsi="Consolas"/>
          <w:color w:val="F9FAF4"/>
          <w:sz w:val="14"/>
          <w:szCs w:val="14"/>
        </w:rPr>
        <w:t>))</w:t>
      </w:r>
      <w:r w:rsidRPr="00C975C3">
        <w:rPr>
          <w:rFonts w:ascii="Consolas" w:hAnsi="Consolas"/>
          <w:color w:val="D9E8F7"/>
          <w:sz w:val="14"/>
          <w:szCs w:val="14"/>
        </w:rPr>
        <w:t xml:space="preserve"> </w:t>
      </w:r>
      <w:r w:rsidRPr="00C975C3">
        <w:rPr>
          <w:rFonts w:ascii="Consolas" w:hAnsi="Consolas"/>
          <w:color w:val="F9FAF4"/>
          <w:sz w:val="14"/>
          <w:szCs w:val="14"/>
        </w:rPr>
        <w:t>{</w:t>
      </w:r>
    </w:p>
    <w:p w14:paraId="0CA38375" w14:textId="77777777" w:rsidR="00C975C3" w:rsidRPr="00C975C3" w:rsidRDefault="00C975C3" w:rsidP="00C975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C975C3">
        <w:rPr>
          <w:rFonts w:ascii="Consolas" w:hAnsi="Consolas"/>
          <w:color w:val="D9E8F7"/>
          <w:sz w:val="14"/>
          <w:szCs w:val="14"/>
        </w:rPr>
        <w:tab/>
      </w:r>
      <w:r w:rsidRPr="00C975C3">
        <w:rPr>
          <w:rFonts w:ascii="Consolas" w:hAnsi="Consolas"/>
          <w:color w:val="D9E8F7"/>
          <w:sz w:val="14"/>
          <w:szCs w:val="14"/>
        </w:rPr>
        <w:tab/>
      </w:r>
      <w:r w:rsidRPr="00C975C3">
        <w:rPr>
          <w:rFonts w:ascii="Consolas" w:hAnsi="Consolas"/>
          <w:color w:val="66E1F8"/>
          <w:sz w:val="14"/>
          <w:szCs w:val="14"/>
        </w:rPr>
        <w:t>driver</w:t>
      </w:r>
      <w:r w:rsidRPr="00C975C3">
        <w:rPr>
          <w:rFonts w:ascii="Consolas" w:hAnsi="Consolas"/>
          <w:color w:val="E6E6FA"/>
          <w:sz w:val="14"/>
          <w:szCs w:val="14"/>
        </w:rPr>
        <w:t>=</w:t>
      </w:r>
      <w:r w:rsidRPr="00C975C3">
        <w:rPr>
          <w:rFonts w:ascii="Consolas" w:hAnsi="Consolas"/>
          <w:color w:val="CC6C1D"/>
          <w:sz w:val="14"/>
          <w:szCs w:val="14"/>
        </w:rPr>
        <w:t>new</w:t>
      </w:r>
      <w:r w:rsidRPr="00C975C3">
        <w:rPr>
          <w:rFonts w:ascii="Consolas" w:hAnsi="Consolas"/>
          <w:color w:val="D9E8F7"/>
          <w:sz w:val="14"/>
          <w:szCs w:val="14"/>
        </w:rPr>
        <w:t xml:space="preserve"> </w:t>
      </w:r>
      <w:r w:rsidRPr="00C975C3">
        <w:rPr>
          <w:rFonts w:ascii="Consolas" w:hAnsi="Consolas"/>
          <w:color w:val="A7EC21"/>
          <w:sz w:val="14"/>
          <w:szCs w:val="14"/>
        </w:rPr>
        <w:t>ChromeDriver</w:t>
      </w:r>
      <w:r w:rsidRPr="00C975C3">
        <w:rPr>
          <w:rFonts w:ascii="Consolas" w:hAnsi="Consolas"/>
          <w:color w:val="F9FAF4"/>
          <w:sz w:val="14"/>
          <w:szCs w:val="14"/>
        </w:rPr>
        <w:t>()</w:t>
      </w:r>
      <w:r w:rsidRPr="00C975C3">
        <w:rPr>
          <w:rFonts w:ascii="Consolas" w:hAnsi="Consolas"/>
          <w:color w:val="E6E6FA"/>
          <w:sz w:val="14"/>
          <w:szCs w:val="14"/>
        </w:rPr>
        <w:t>;</w:t>
      </w:r>
    </w:p>
    <w:p w14:paraId="77F6CE08" w14:textId="77777777" w:rsidR="00C975C3" w:rsidRPr="00C975C3" w:rsidRDefault="00C975C3" w:rsidP="00C975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C975C3">
        <w:rPr>
          <w:rFonts w:ascii="Consolas" w:hAnsi="Consolas"/>
          <w:color w:val="D9E8F7"/>
          <w:sz w:val="14"/>
          <w:szCs w:val="14"/>
        </w:rPr>
        <w:tab/>
      </w:r>
      <w:r w:rsidRPr="00C975C3">
        <w:rPr>
          <w:rFonts w:ascii="Consolas" w:hAnsi="Consolas"/>
          <w:color w:val="F9FAF4"/>
          <w:sz w:val="14"/>
          <w:szCs w:val="14"/>
        </w:rPr>
        <w:t>}</w:t>
      </w:r>
      <w:r w:rsidRPr="00C975C3">
        <w:rPr>
          <w:rFonts w:ascii="Consolas" w:hAnsi="Consolas"/>
          <w:color w:val="CC6C1D"/>
          <w:sz w:val="14"/>
          <w:szCs w:val="14"/>
        </w:rPr>
        <w:t>else</w:t>
      </w:r>
      <w:r w:rsidRPr="00C975C3">
        <w:rPr>
          <w:rFonts w:ascii="Consolas" w:hAnsi="Consolas"/>
          <w:color w:val="D9E8F7"/>
          <w:sz w:val="14"/>
          <w:szCs w:val="14"/>
        </w:rPr>
        <w:t xml:space="preserve"> </w:t>
      </w:r>
      <w:r w:rsidRPr="00C975C3">
        <w:rPr>
          <w:rFonts w:ascii="Consolas" w:hAnsi="Consolas"/>
          <w:color w:val="CC6C1D"/>
          <w:sz w:val="14"/>
          <w:szCs w:val="14"/>
        </w:rPr>
        <w:t>if</w:t>
      </w:r>
      <w:r w:rsidRPr="00C975C3">
        <w:rPr>
          <w:rFonts w:ascii="Consolas" w:hAnsi="Consolas"/>
          <w:color w:val="F9FAF4"/>
          <w:sz w:val="14"/>
          <w:szCs w:val="14"/>
        </w:rPr>
        <w:t>(</w:t>
      </w:r>
      <w:r w:rsidRPr="00C975C3">
        <w:rPr>
          <w:rFonts w:ascii="Consolas" w:hAnsi="Consolas"/>
          <w:color w:val="F3EC79"/>
          <w:sz w:val="14"/>
          <w:szCs w:val="14"/>
        </w:rPr>
        <w:t>BROWSER</w:t>
      </w:r>
      <w:r w:rsidRPr="00C975C3">
        <w:rPr>
          <w:rFonts w:ascii="Consolas" w:hAnsi="Consolas"/>
          <w:color w:val="E6E6FA"/>
          <w:sz w:val="14"/>
          <w:szCs w:val="14"/>
        </w:rPr>
        <w:t>.</w:t>
      </w:r>
      <w:r w:rsidRPr="00C975C3">
        <w:rPr>
          <w:rFonts w:ascii="Consolas" w:hAnsi="Consolas"/>
          <w:color w:val="A7EC21"/>
          <w:sz w:val="14"/>
          <w:szCs w:val="14"/>
        </w:rPr>
        <w:t>equals</w:t>
      </w:r>
      <w:r w:rsidRPr="00C975C3">
        <w:rPr>
          <w:rFonts w:ascii="Consolas" w:hAnsi="Consolas"/>
          <w:color w:val="F9FAF4"/>
          <w:sz w:val="14"/>
          <w:szCs w:val="14"/>
        </w:rPr>
        <w:t>(</w:t>
      </w:r>
      <w:r w:rsidRPr="00C975C3">
        <w:rPr>
          <w:rFonts w:ascii="Consolas" w:hAnsi="Consolas"/>
          <w:color w:val="17C6A3"/>
          <w:sz w:val="14"/>
          <w:szCs w:val="14"/>
        </w:rPr>
        <w:t>"edge"</w:t>
      </w:r>
      <w:r w:rsidRPr="00C975C3">
        <w:rPr>
          <w:rFonts w:ascii="Consolas" w:hAnsi="Consolas"/>
          <w:color w:val="F9FAF4"/>
          <w:sz w:val="14"/>
          <w:szCs w:val="14"/>
        </w:rPr>
        <w:t>))</w:t>
      </w:r>
      <w:r w:rsidRPr="00C975C3">
        <w:rPr>
          <w:rFonts w:ascii="Consolas" w:hAnsi="Consolas"/>
          <w:color w:val="D9E8F7"/>
          <w:sz w:val="14"/>
          <w:szCs w:val="14"/>
        </w:rPr>
        <w:t xml:space="preserve"> </w:t>
      </w:r>
      <w:r w:rsidRPr="00C975C3">
        <w:rPr>
          <w:rFonts w:ascii="Consolas" w:hAnsi="Consolas"/>
          <w:color w:val="F9FAF4"/>
          <w:sz w:val="14"/>
          <w:szCs w:val="14"/>
        </w:rPr>
        <w:t>{</w:t>
      </w:r>
    </w:p>
    <w:p w14:paraId="524B0164" w14:textId="77777777" w:rsidR="00C975C3" w:rsidRPr="00C975C3" w:rsidRDefault="00C975C3" w:rsidP="00C975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C975C3">
        <w:rPr>
          <w:rFonts w:ascii="Consolas" w:hAnsi="Consolas"/>
          <w:color w:val="D9E8F7"/>
          <w:sz w:val="14"/>
          <w:szCs w:val="14"/>
        </w:rPr>
        <w:tab/>
      </w:r>
      <w:r w:rsidRPr="00C975C3">
        <w:rPr>
          <w:rFonts w:ascii="Consolas" w:hAnsi="Consolas"/>
          <w:color w:val="D9E8F7"/>
          <w:sz w:val="14"/>
          <w:szCs w:val="14"/>
        </w:rPr>
        <w:tab/>
      </w:r>
      <w:r w:rsidRPr="00C975C3">
        <w:rPr>
          <w:rFonts w:ascii="Consolas" w:hAnsi="Consolas"/>
          <w:color w:val="66E1F8"/>
          <w:sz w:val="14"/>
          <w:szCs w:val="14"/>
        </w:rPr>
        <w:t>driver</w:t>
      </w:r>
      <w:r w:rsidRPr="00C975C3">
        <w:rPr>
          <w:rFonts w:ascii="Consolas" w:hAnsi="Consolas"/>
          <w:color w:val="E6E6FA"/>
          <w:sz w:val="14"/>
          <w:szCs w:val="14"/>
        </w:rPr>
        <w:t>=</w:t>
      </w:r>
      <w:r w:rsidRPr="00C975C3">
        <w:rPr>
          <w:rFonts w:ascii="Consolas" w:hAnsi="Consolas"/>
          <w:color w:val="CC6C1D"/>
          <w:sz w:val="14"/>
          <w:szCs w:val="14"/>
        </w:rPr>
        <w:t>new</w:t>
      </w:r>
      <w:r w:rsidRPr="00C975C3">
        <w:rPr>
          <w:rFonts w:ascii="Consolas" w:hAnsi="Consolas"/>
          <w:color w:val="D9E8F7"/>
          <w:sz w:val="14"/>
          <w:szCs w:val="14"/>
        </w:rPr>
        <w:t xml:space="preserve"> </w:t>
      </w:r>
      <w:r w:rsidRPr="00C975C3">
        <w:rPr>
          <w:rFonts w:ascii="Consolas" w:hAnsi="Consolas"/>
          <w:color w:val="A7EC21"/>
          <w:sz w:val="14"/>
          <w:szCs w:val="14"/>
        </w:rPr>
        <w:t>EdgeDriver</w:t>
      </w:r>
      <w:r w:rsidRPr="00C975C3">
        <w:rPr>
          <w:rFonts w:ascii="Consolas" w:hAnsi="Consolas"/>
          <w:color w:val="F9FAF4"/>
          <w:sz w:val="14"/>
          <w:szCs w:val="14"/>
        </w:rPr>
        <w:t>()</w:t>
      </w:r>
      <w:r w:rsidRPr="00C975C3">
        <w:rPr>
          <w:rFonts w:ascii="Consolas" w:hAnsi="Consolas"/>
          <w:color w:val="E6E6FA"/>
          <w:sz w:val="14"/>
          <w:szCs w:val="14"/>
        </w:rPr>
        <w:t>;</w:t>
      </w:r>
    </w:p>
    <w:p w14:paraId="2281362B" w14:textId="77777777" w:rsidR="00C975C3" w:rsidRPr="00C975C3" w:rsidRDefault="00C975C3" w:rsidP="00C975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C975C3">
        <w:rPr>
          <w:rFonts w:ascii="Consolas" w:hAnsi="Consolas"/>
          <w:color w:val="D9E8F7"/>
          <w:sz w:val="14"/>
          <w:szCs w:val="14"/>
        </w:rPr>
        <w:tab/>
      </w:r>
      <w:r w:rsidRPr="00C975C3">
        <w:rPr>
          <w:rFonts w:ascii="Consolas" w:hAnsi="Consolas"/>
          <w:color w:val="F9FAF4"/>
          <w:sz w:val="14"/>
          <w:szCs w:val="14"/>
        </w:rPr>
        <w:t>}</w:t>
      </w:r>
      <w:r w:rsidRPr="00C975C3">
        <w:rPr>
          <w:rFonts w:ascii="Consolas" w:hAnsi="Consolas"/>
          <w:color w:val="CC6C1D"/>
          <w:sz w:val="14"/>
          <w:szCs w:val="14"/>
        </w:rPr>
        <w:t>else</w:t>
      </w:r>
      <w:r w:rsidRPr="00C975C3">
        <w:rPr>
          <w:rFonts w:ascii="Consolas" w:hAnsi="Consolas"/>
          <w:color w:val="D9E8F7"/>
          <w:sz w:val="14"/>
          <w:szCs w:val="14"/>
        </w:rPr>
        <w:t xml:space="preserve"> </w:t>
      </w:r>
      <w:r w:rsidRPr="00C975C3">
        <w:rPr>
          <w:rFonts w:ascii="Consolas" w:hAnsi="Consolas"/>
          <w:color w:val="F9FAF4"/>
          <w:sz w:val="14"/>
          <w:szCs w:val="14"/>
        </w:rPr>
        <w:t>{</w:t>
      </w:r>
    </w:p>
    <w:p w14:paraId="5207C51E" w14:textId="77777777" w:rsidR="00C975C3" w:rsidRPr="00C975C3" w:rsidRDefault="00C975C3" w:rsidP="00C975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C975C3">
        <w:rPr>
          <w:rFonts w:ascii="Consolas" w:hAnsi="Consolas"/>
          <w:color w:val="D9E8F7"/>
          <w:sz w:val="14"/>
          <w:szCs w:val="14"/>
        </w:rPr>
        <w:tab/>
      </w:r>
      <w:r w:rsidRPr="00C975C3">
        <w:rPr>
          <w:rFonts w:ascii="Consolas" w:hAnsi="Consolas"/>
          <w:color w:val="D9E8F7"/>
          <w:sz w:val="14"/>
          <w:szCs w:val="14"/>
        </w:rPr>
        <w:tab/>
      </w:r>
      <w:r w:rsidRPr="00C975C3">
        <w:rPr>
          <w:rFonts w:ascii="Consolas" w:hAnsi="Consolas"/>
          <w:color w:val="66E1F8"/>
          <w:sz w:val="14"/>
          <w:szCs w:val="14"/>
        </w:rPr>
        <w:t>driver</w:t>
      </w:r>
      <w:r w:rsidRPr="00C975C3">
        <w:rPr>
          <w:rFonts w:ascii="Consolas" w:hAnsi="Consolas"/>
          <w:color w:val="E6E6FA"/>
          <w:sz w:val="14"/>
          <w:szCs w:val="14"/>
        </w:rPr>
        <w:t>=</w:t>
      </w:r>
      <w:r w:rsidRPr="00C975C3">
        <w:rPr>
          <w:rFonts w:ascii="Consolas" w:hAnsi="Consolas"/>
          <w:color w:val="CC6C1D"/>
          <w:sz w:val="14"/>
          <w:szCs w:val="14"/>
        </w:rPr>
        <w:t>new</w:t>
      </w:r>
      <w:r w:rsidRPr="00C975C3">
        <w:rPr>
          <w:rFonts w:ascii="Consolas" w:hAnsi="Consolas"/>
          <w:color w:val="D9E8F7"/>
          <w:sz w:val="14"/>
          <w:szCs w:val="14"/>
        </w:rPr>
        <w:t xml:space="preserve"> </w:t>
      </w:r>
      <w:r w:rsidRPr="00C975C3">
        <w:rPr>
          <w:rFonts w:ascii="Consolas" w:hAnsi="Consolas"/>
          <w:color w:val="A7EC21"/>
          <w:sz w:val="14"/>
          <w:szCs w:val="14"/>
        </w:rPr>
        <w:t>ChromeDriver</w:t>
      </w:r>
      <w:r w:rsidRPr="00C975C3">
        <w:rPr>
          <w:rFonts w:ascii="Consolas" w:hAnsi="Consolas"/>
          <w:color w:val="F9FAF4"/>
          <w:sz w:val="14"/>
          <w:szCs w:val="14"/>
        </w:rPr>
        <w:t>()</w:t>
      </w:r>
      <w:r w:rsidRPr="00C975C3">
        <w:rPr>
          <w:rFonts w:ascii="Consolas" w:hAnsi="Consolas"/>
          <w:color w:val="E6E6FA"/>
          <w:sz w:val="14"/>
          <w:szCs w:val="14"/>
        </w:rPr>
        <w:t>;</w:t>
      </w:r>
    </w:p>
    <w:p w14:paraId="0F220444" w14:textId="77777777" w:rsidR="00C975C3" w:rsidRPr="00C975C3" w:rsidRDefault="00C975C3" w:rsidP="00C975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C975C3">
        <w:rPr>
          <w:rFonts w:ascii="Consolas" w:hAnsi="Consolas"/>
          <w:color w:val="D9E8F7"/>
          <w:sz w:val="14"/>
          <w:szCs w:val="14"/>
        </w:rPr>
        <w:tab/>
      </w:r>
      <w:r w:rsidRPr="00C975C3">
        <w:rPr>
          <w:rFonts w:ascii="Consolas" w:hAnsi="Consolas"/>
          <w:color w:val="F9FAF4"/>
          <w:sz w:val="14"/>
          <w:szCs w:val="14"/>
        </w:rPr>
        <w:t>}</w:t>
      </w:r>
    </w:p>
    <w:p w14:paraId="270A5B8D" w14:textId="77777777" w:rsidR="00C975C3" w:rsidRPr="00C975C3" w:rsidRDefault="00C975C3" w:rsidP="00C975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C975C3">
        <w:rPr>
          <w:rFonts w:ascii="Consolas" w:hAnsi="Consolas"/>
          <w:color w:val="D9E8F7"/>
          <w:sz w:val="14"/>
          <w:szCs w:val="14"/>
        </w:rPr>
        <w:tab/>
      </w:r>
      <w:r w:rsidRPr="00C975C3">
        <w:rPr>
          <w:rFonts w:ascii="Consolas" w:hAnsi="Consolas"/>
          <w:color w:val="1290C3"/>
          <w:sz w:val="14"/>
          <w:szCs w:val="14"/>
        </w:rPr>
        <w:t>UtilityClassObject</w:t>
      </w:r>
      <w:r w:rsidRPr="00C975C3">
        <w:rPr>
          <w:rFonts w:ascii="Consolas" w:hAnsi="Consolas"/>
          <w:color w:val="E6E6FA"/>
          <w:sz w:val="14"/>
          <w:szCs w:val="14"/>
        </w:rPr>
        <w:t>.</w:t>
      </w:r>
      <w:r w:rsidRPr="00C975C3">
        <w:rPr>
          <w:rFonts w:ascii="Consolas" w:hAnsi="Consolas"/>
          <w:i/>
          <w:iCs/>
          <w:color w:val="96EC3F"/>
          <w:sz w:val="14"/>
          <w:szCs w:val="14"/>
        </w:rPr>
        <w:t>setDriver</w:t>
      </w:r>
      <w:r w:rsidRPr="00C975C3">
        <w:rPr>
          <w:rFonts w:ascii="Consolas" w:hAnsi="Consolas"/>
          <w:color w:val="F9FAF4"/>
          <w:sz w:val="14"/>
          <w:szCs w:val="14"/>
        </w:rPr>
        <w:t>(</w:t>
      </w:r>
      <w:r w:rsidRPr="00C975C3">
        <w:rPr>
          <w:rFonts w:ascii="Consolas" w:hAnsi="Consolas"/>
          <w:color w:val="66E1F8"/>
          <w:sz w:val="14"/>
          <w:szCs w:val="14"/>
        </w:rPr>
        <w:t>driver</w:t>
      </w:r>
      <w:r w:rsidRPr="00C975C3">
        <w:rPr>
          <w:rFonts w:ascii="Consolas" w:hAnsi="Consolas"/>
          <w:color w:val="F9FAF4"/>
          <w:sz w:val="14"/>
          <w:szCs w:val="14"/>
        </w:rPr>
        <w:t>)</w:t>
      </w:r>
      <w:r w:rsidRPr="00C975C3">
        <w:rPr>
          <w:rFonts w:ascii="Consolas" w:hAnsi="Consolas"/>
          <w:color w:val="E6E6FA"/>
          <w:sz w:val="14"/>
          <w:szCs w:val="14"/>
        </w:rPr>
        <w:t>;</w:t>
      </w:r>
    </w:p>
    <w:p w14:paraId="53670890" w14:textId="77777777" w:rsidR="00C975C3" w:rsidRPr="00C975C3" w:rsidRDefault="00C975C3" w:rsidP="00C975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C975C3">
        <w:rPr>
          <w:rFonts w:ascii="Consolas" w:hAnsi="Consolas"/>
          <w:color w:val="D9E8F7"/>
          <w:sz w:val="14"/>
          <w:szCs w:val="14"/>
        </w:rPr>
        <w:tab/>
      </w:r>
      <w:r w:rsidRPr="00C975C3">
        <w:rPr>
          <w:rFonts w:ascii="Consolas" w:hAnsi="Consolas"/>
          <w:color w:val="F9FAF4"/>
          <w:sz w:val="14"/>
          <w:szCs w:val="14"/>
        </w:rPr>
        <w:t>}</w:t>
      </w:r>
    </w:p>
    <w:p w14:paraId="32C05C12" w14:textId="77777777" w:rsidR="00C975C3" w:rsidRPr="00C975C3" w:rsidRDefault="00C975C3" w:rsidP="00C975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C975C3">
        <w:rPr>
          <w:rFonts w:ascii="Consolas" w:hAnsi="Consolas"/>
          <w:color w:val="D9E8F7"/>
          <w:sz w:val="14"/>
          <w:szCs w:val="14"/>
        </w:rPr>
        <w:tab/>
      </w:r>
      <w:r w:rsidRPr="00C975C3">
        <w:rPr>
          <w:rFonts w:ascii="Consolas" w:hAnsi="Consolas"/>
          <w:color w:val="1290C3"/>
          <w:sz w:val="14"/>
          <w:szCs w:val="14"/>
        </w:rPr>
        <w:t>String</w:t>
      </w:r>
      <w:r w:rsidRPr="00C975C3">
        <w:rPr>
          <w:rFonts w:ascii="Consolas" w:hAnsi="Consolas"/>
          <w:color w:val="D9E8F7"/>
          <w:sz w:val="14"/>
          <w:szCs w:val="14"/>
        </w:rPr>
        <w:t xml:space="preserve"> </w:t>
      </w:r>
      <w:r w:rsidRPr="00C975C3">
        <w:rPr>
          <w:rFonts w:ascii="Consolas" w:hAnsi="Consolas"/>
          <w:color w:val="66E1F8"/>
          <w:sz w:val="14"/>
          <w:szCs w:val="14"/>
        </w:rPr>
        <w:t>URL</w:t>
      </w:r>
      <w:r w:rsidRPr="00C975C3">
        <w:rPr>
          <w:rFonts w:ascii="Consolas" w:hAnsi="Consolas"/>
          <w:color w:val="E6E6FA"/>
          <w:sz w:val="14"/>
          <w:szCs w:val="14"/>
        </w:rPr>
        <w:t>;</w:t>
      </w:r>
    </w:p>
    <w:p w14:paraId="1898FDA0" w14:textId="77777777" w:rsidR="00C975C3" w:rsidRPr="00C975C3" w:rsidRDefault="00C975C3" w:rsidP="00C975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C975C3">
        <w:rPr>
          <w:rFonts w:ascii="Consolas" w:hAnsi="Consolas"/>
          <w:color w:val="D9E8F7"/>
          <w:sz w:val="14"/>
          <w:szCs w:val="14"/>
        </w:rPr>
        <w:tab/>
      </w:r>
      <w:r w:rsidRPr="00C975C3">
        <w:rPr>
          <w:rFonts w:ascii="Consolas" w:hAnsi="Consolas"/>
          <w:i/>
          <w:iCs/>
          <w:color w:val="A0A0A0"/>
          <w:sz w:val="14"/>
          <w:szCs w:val="14"/>
        </w:rPr>
        <w:t>@BeforeMethod</w:t>
      </w:r>
    </w:p>
    <w:p w14:paraId="4046A9DC" w14:textId="77777777" w:rsidR="00C975C3" w:rsidRPr="00C975C3" w:rsidRDefault="00C975C3" w:rsidP="00C975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C975C3">
        <w:rPr>
          <w:rFonts w:ascii="Consolas" w:hAnsi="Consolas"/>
          <w:color w:val="D9E8F7"/>
          <w:sz w:val="14"/>
          <w:szCs w:val="14"/>
        </w:rPr>
        <w:tab/>
      </w:r>
      <w:r w:rsidRPr="00C975C3">
        <w:rPr>
          <w:rFonts w:ascii="Consolas" w:hAnsi="Consolas"/>
          <w:color w:val="CC6C1D"/>
          <w:sz w:val="14"/>
          <w:szCs w:val="14"/>
        </w:rPr>
        <w:t>public</w:t>
      </w:r>
      <w:r w:rsidRPr="00C975C3">
        <w:rPr>
          <w:rFonts w:ascii="Consolas" w:hAnsi="Consolas"/>
          <w:color w:val="D9E8F7"/>
          <w:sz w:val="14"/>
          <w:szCs w:val="14"/>
        </w:rPr>
        <w:t xml:space="preserve"> </w:t>
      </w:r>
      <w:r w:rsidRPr="00C975C3">
        <w:rPr>
          <w:rFonts w:ascii="Consolas" w:hAnsi="Consolas"/>
          <w:color w:val="CC6C1D"/>
          <w:sz w:val="14"/>
          <w:szCs w:val="14"/>
        </w:rPr>
        <w:t>void</w:t>
      </w:r>
      <w:r w:rsidRPr="00C975C3">
        <w:rPr>
          <w:rFonts w:ascii="Consolas" w:hAnsi="Consolas"/>
          <w:color w:val="D9E8F7"/>
          <w:sz w:val="14"/>
          <w:szCs w:val="14"/>
        </w:rPr>
        <w:t xml:space="preserve"> </w:t>
      </w:r>
      <w:r w:rsidRPr="00C975C3">
        <w:rPr>
          <w:rFonts w:ascii="Consolas" w:hAnsi="Consolas"/>
          <w:color w:val="1EB540"/>
          <w:sz w:val="14"/>
          <w:szCs w:val="14"/>
        </w:rPr>
        <w:t>configBm</w:t>
      </w:r>
      <w:r w:rsidRPr="00C975C3">
        <w:rPr>
          <w:rFonts w:ascii="Consolas" w:hAnsi="Consolas"/>
          <w:color w:val="F9FAF4"/>
          <w:sz w:val="14"/>
          <w:szCs w:val="14"/>
        </w:rPr>
        <w:t>()</w:t>
      </w:r>
      <w:r w:rsidRPr="00C975C3">
        <w:rPr>
          <w:rFonts w:ascii="Consolas" w:hAnsi="Consolas"/>
          <w:color w:val="D9E8F7"/>
          <w:sz w:val="14"/>
          <w:szCs w:val="14"/>
        </w:rPr>
        <w:t xml:space="preserve"> </w:t>
      </w:r>
      <w:r w:rsidRPr="00C975C3">
        <w:rPr>
          <w:rFonts w:ascii="Consolas" w:hAnsi="Consolas"/>
          <w:color w:val="CC6C1D"/>
          <w:sz w:val="14"/>
          <w:szCs w:val="14"/>
        </w:rPr>
        <w:t>throws</w:t>
      </w:r>
      <w:r w:rsidRPr="00C975C3">
        <w:rPr>
          <w:rFonts w:ascii="Consolas" w:hAnsi="Consolas"/>
          <w:color w:val="D9E8F7"/>
          <w:sz w:val="14"/>
          <w:szCs w:val="14"/>
        </w:rPr>
        <w:t xml:space="preserve"> </w:t>
      </w:r>
      <w:r w:rsidRPr="00C975C3">
        <w:rPr>
          <w:rFonts w:ascii="Consolas" w:hAnsi="Consolas"/>
          <w:color w:val="1290C3"/>
          <w:sz w:val="14"/>
          <w:szCs w:val="14"/>
        </w:rPr>
        <w:t>Exception</w:t>
      </w:r>
      <w:r w:rsidRPr="00C975C3">
        <w:rPr>
          <w:rFonts w:ascii="Consolas" w:hAnsi="Consolas"/>
          <w:color w:val="D9E8F7"/>
          <w:sz w:val="14"/>
          <w:szCs w:val="14"/>
        </w:rPr>
        <w:t xml:space="preserve"> </w:t>
      </w:r>
      <w:r w:rsidRPr="00C975C3">
        <w:rPr>
          <w:rFonts w:ascii="Consolas" w:hAnsi="Consolas"/>
          <w:color w:val="F9FAF4"/>
          <w:sz w:val="14"/>
          <w:szCs w:val="14"/>
        </w:rPr>
        <w:t>{</w:t>
      </w:r>
    </w:p>
    <w:p w14:paraId="71EF2261" w14:textId="77777777" w:rsidR="00C975C3" w:rsidRPr="00C975C3" w:rsidRDefault="00C975C3" w:rsidP="00C975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C975C3">
        <w:rPr>
          <w:rFonts w:ascii="Consolas" w:hAnsi="Consolas"/>
          <w:color w:val="D9E8F7"/>
          <w:sz w:val="14"/>
          <w:szCs w:val="14"/>
        </w:rPr>
        <w:tab/>
      </w:r>
      <w:r w:rsidRPr="00C975C3">
        <w:rPr>
          <w:rFonts w:ascii="Consolas" w:hAnsi="Consolas"/>
          <w:color w:val="D9E8F7"/>
          <w:sz w:val="14"/>
          <w:szCs w:val="14"/>
        </w:rPr>
        <w:tab/>
      </w:r>
      <w:r w:rsidRPr="00C975C3">
        <w:rPr>
          <w:rFonts w:ascii="Consolas" w:hAnsi="Consolas"/>
          <w:color w:val="1290C3"/>
          <w:sz w:val="14"/>
          <w:szCs w:val="14"/>
        </w:rPr>
        <w:t>System</w:t>
      </w:r>
      <w:r w:rsidRPr="00C975C3">
        <w:rPr>
          <w:rFonts w:ascii="Consolas" w:hAnsi="Consolas"/>
          <w:color w:val="E6E6FA"/>
          <w:sz w:val="14"/>
          <w:szCs w:val="14"/>
        </w:rPr>
        <w:t>.</w:t>
      </w:r>
      <w:r w:rsidRPr="00C975C3">
        <w:rPr>
          <w:rFonts w:ascii="Consolas" w:hAnsi="Consolas"/>
          <w:b/>
          <w:bCs/>
          <w:i/>
          <w:iCs/>
          <w:color w:val="8DDAF8"/>
          <w:sz w:val="14"/>
          <w:szCs w:val="14"/>
        </w:rPr>
        <w:t>out</w:t>
      </w:r>
      <w:r w:rsidRPr="00C975C3">
        <w:rPr>
          <w:rFonts w:ascii="Consolas" w:hAnsi="Consolas"/>
          <w:color w:val="E6E6FA"/>
          <w:sz w:val="14"/>
          <w:szCs w:val="14"/>
        </w:rPr>
        <w:t>.</w:t>
      </w:r>
      <w:r w:rsidRPr="00C975C3">
        <w:rPr>
          <w:rFonts w:ascii="Consolas" w:hAnsi="Consolas"/>
          <w:color w:val="A7EC21"/>
          <w:sz w:val="14"/>
          <w:szCs w:val="14"/>
        </w:rPr>
        <w:t>println</w:t>
      </w:r>
      <w:r w:rsidRPr="00C975C3">
        <w:rPr>
          <w:rFonts w:ascii="Consolas" w:hAnsi="Consolas"/>
          <w:color w:val="F9FAF4"/>
          <w:sz w:val="14"/>
          <w:szCs w:val="14"/>
        </w:rPr>
        <w:t>(</w:t>
      </w:r>
      <w:r w:rsidRPr="00C975C3">
        <w:rPr>
          <w:rFonts w:ascii="Consolas" w:hAnsi="Consolas"/>
          <w:color w:val="17C6A3"/>
          <w:sz w:val="14"/>
          <w:szCs w:val="14"/>
        </w:rPr>
        <w:t>"====login to application === b m "</w:t>
      </w:r>
      <w:r w:rsidRPr="00C975C3">
        <w:rPr>
          <w:rFonts w:ascii="Consolas" w:hAnsi="Consolas"/>
          <w:color w:val="F9FAF4"/>
          <w:sz w:val="14"/>
          <w:szCs w:val="14"/>
        </w:rPr>
        <w:t>)</w:t>
      </w:r>
      <w:r w:rsidRPr="00C975C3">
        <w:rPr>
          <w:rFonts w:ascii="Consolas" w:hAnsi="Consolas"/>
          <w:color w:val="E6E6FA"/>
          <w:sz w:val="14"/>
          <w:szCs w:val="14"/>
        </w:rPr>
        <w:t>;</w:t>
      </w:r>
    </w:p>
    <w:p w14:paraId="7E06CBAF" w14:textId="77777777" w:rsidR="00C975C3" w:rsidRPr="00C975C3" w:rsidRDefault="00C975C3" w:rsidP="00C975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C975C3">
        <w:rPr>
          <w:rFonts w:ascii="Consolas" w:hAnsi="Consolas"/>
          <w:color w:val="D9E8F7"/>
          <w:sz w:val="14"/>
          <w:szCs w:val="14"/>
        </w:rPr>
        <w:tab/>
      </w:r>
      <w:r w:rsidRPr="00C975C3">
        <w:rPr>
          <w:rFonts w:ascii="Consolas" w:hAnsi="Consolas"/>
          <w:color w:val="D9E8F7"/>
          <w:sz w:val="14"/>
          <w:szCs w:val="14"/>
        </w:rPr>
        <w:tab/>
      </w:r>
      <w:r w:rsidRPr="00C975C3">
        <w:rPr>
          <w:rFonts w:ascii="Consolas" w:hAnsi="Consolas"/>
          <w:color w:val="66E1F8"/>
          <w:sz w:val="14"/>
          <w:szCs w:val="14"/>
        </w:rPr>
        <w:t>wlib</w:t>
      </w:r>
      <w:r w:rsidRPr="00C975C3">
        <w:rPr>
          <w:rFonts w:ascii="Consolas" w:hAnsi="Consolas"/>
          <w:color w:val="E6E6FA"/>
          <w:sz w:val="14"/>
          <w:szCs w:val="14"/>
        </w:rPr>
        <w:t>.</w:t>
      </w:r>
      <w:r w:rsidRPr="00C975C3">
        <w:rPr>
          <w:rFonts w:ascii="Consolas" w:hAnsi="Consolas"/>
          <w:color w:val="A7EC21"/>
          <w:sz w:val="14"/>
          <w:szCs w:val="14"/>
        </w:rPr>
        <w:t>WaitForPageToLoad</w:t>
      </w:r>
      <w:r w:rsidRPr="00C975C3">
        <w:rPr>
          <w:rFonts w:ascii="Consolas" w:hAnsi="Consolas"/>
          <w:color w:val="F9FAF4"/>
          <w:sz w:val="14"/>
          <w:szCs w:val="14"/>
        </w:rPr>
        <w:t>(</w:t>
      </w:r>
      <w:r w:rsidRPr="00C975C3">
        <w:rPr>
          <w:rFonts w:ascii="Consolas" w:hAnsi="Consolas"/>
          <w:color w:val="66E1F8"/>
          <w:sz w:val="14"/>
          <w:szCs w:val="14"/>
        </w:rPr>
        <w:t>driver</w:t>
      </w:r>
      <w:r w:rsidRPr="00C975C3">
        <w:rPr>
          <w:rFonts w:ascii="Consolas" w:hAnsi="Consolas"/>
          <w:color w:val="F9FAF4"/>
          <w:sz w:val="14"/>
          <w:szCs w:val="14"/>
        </w:rPr>
        <w:t>)</w:t>
      </w:r>
      <w:r w:rsidRPr="00C975C3">
        <w:rPr>
          <w:rFonts w:ascii="Consolas" w:hAnsi="Consolas"/>
          <w:color w:val="E6E6FA"/>
          <w:sz w:val="14"/>
          <w:szCs w:val="14"/>
        </w:rPr>
        <w:t>;</w:t>
      </w:r>
    </w:p>
    <w:p w14:paraId="65C100DE" w14:textId="77777777" w:rsidR="00C975C3" w:rsidRPr="00C975C3" w:rsidRDefault="00C975C3" w:rsidP="00C975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C975C3">
        <w:rPr>
          <w:rFonts w:ascii="Consolas" w:hAnsi="Consolas"/>
          <w:color w:val="D9E8F7"/>
          <w:sz w:val="14"/>
          <w:szCs w:val="14"/>
        </w:rPr>
        <w:tab/>
      </w:r>
      <w:r w:rsidRPr="00C975C3">
        <w:rPr>
          <w:rFonts w:ascii="Consolas" w:hAnsi="Consolas"/>
          <w:color w:val="D9E8F7"/>
          <w:sz w:val="14"/>
          <w:szCs w:val="14"/>
        </w:rPr>
        <w:tab/>
      </w:r>
      <w:r w:rsidRPr="00C975C3">
        <w:rPr>
          <w:rFonts w:ascii="Consolas" w:hAnsi="Consolas"/>
          <w:color w:val="808080"/>
          <w:sz w:val="14"/>
          <w:szCs w:val="14"/>
        </w:rPr>
        <w:t xml:space="preserve">//String </w:t>
      </w:r>
      <w:r w:rsidRPr="00C975C3">
        <w:rPr>
          <w:rFonts w:ascii="Consolas" w:hAnsi="Consolas"/>
          <w:color w:val="808080"/>
          <w:sz w:val="14"/>
          <w:szCs w:val="14"/>
          <w:u w:val="single"/>
        </w:rPr>
        <w:t>url</w:t>
      </w:r>
      <w:r w:rsidRPr="00C975C3">
        <w:rPr>
          <w:rFonts w:ascii="Consolas" w:hAnsi="Consolas"/>
          <w:color w:val="808080"/>
          <w:sz w:val="14"/>
          <w:szCs w:val="14"/>
        </w:rPr>
        <w:t>=flib.getDataFromProperties("</w:t>
      </w:r>
      <w:r w:rsidRPr="00C975C3">
        <w:rPr>
          <w:rFonts w:ascii="Consolas" w:hAnsi="Consolas"/>
          <w:color w:val="808080"/>
          <w:sz w:val="14"/>
          <w:szCs w:val="14"/>
          <w:u w:val="single"/>
        </w:rPr>
        <w:t>url</w:t>
      </w:r>
      <w:r w:rsidRPr="00C975C3">
        <w:rPr>
          <w:rFonts w:ascii="Consolas" w:hAnsi="Consolas"/>
          <w:color w:val="808080"/>
          <w:sz w:val="14"/>
          <w:szCs w:val="14"/>
        </w:rPr>
        <w:t>");</w:t>
      </w:r>
    </w:p>
    <w:p w14:paraId="384B2E13" w14:textId="77777777" w:rsidR="00C975C3" w:rsidRPr="00C975C3" w:rsidRDefault="00C975C3" w:rsidP="00C975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C975C3">
        <w:rPr>
          <w:rFonts w:ascii="Consolas" w:hAnsi="Consolas"/>
          <w:color w:val="D9E8F7"/>
          <w:sz w:val="14"/>
          <w:szCs w:val="14"/>
        </w:rPr>
        <w:tab/>
      </w:r>
      <w:r w:rsidRPr="00C975C3">
        <w:rPr>
          <w:rFonts w:ascii="Consolas" w:hAnsi="Consolas"/>
          <w:color w:val="808080"/>
          <w:sz w:val="14"/>
          <w:szCs w:val="14"/>
        </w:rPr>
        <w:t xml:space="preserve">//String </w:t>
      </w:r>
      <w:r w:rsidRPr="00C975C3">
        <w:rPr>
          <w:rFonts w:ascii="Consolas" w:hAnsi="Consolas"/>
          <w:color w:val="808080"/>
          <w:sz w:val="14"/>
          <w:szCs w:val="14"/>
          <w:u w:val="single"/>
        </w:rPr>
        <w:t>un</w:t>
      </w:r>
      <w:r w:rsidRPr="00C975C3">
        <w:rPr>
          <w:rFonts w:ascii="Consolas" w:hAnsi="Consolas"/>
          <w:color w:val="808080"/>
          <w:sz w:val="14"/>
          <w:szCs w:val="14"/>
        </w:rPr>
        <w:t>=flib.getDataFromPropertiesFile("</w:t>
      </w:r>
      <w:r w:rsidRPr="00C975C3">
        <w:rPr>
          <w:rFonts w:ascii="Consolas" w:hAnsi="Consolas"/>
          <w:color w:val="808080"/>
          <w:sz w:val="14"/>
          <w:szCs w:val="14"/>
          <w:u w:val="single"/>
        </w:rPr>
        <w:t>username</w:t>
      </w:r>
      <w:r w:rsidRPr="00C975C3">
        <w:rPr>
          <w:rFonts w:ascii="Consolas" w:hAnsi="Consolas"/>
          <w:color w:val="808080"/>
          <w:sz w:val="14"/>
          <w:szCs w:val="14"/>
        </w:rPr>
        <w:t>");</w:t>
      </w:r>
    </w:p>
    <w:p w14:paraId="3733582F" w14:textId="77777777" w:rsidR="00C975C3" w:rsidRPr="00C975C3" w:rsidRDefault="00C975C3" w:rsidP="00C975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C975C3">
        <w:rPr>
          <w:rFonts w:ascii="Consolas" w:hAnsi="Consolas"/>
          <w:color w:val="D9E8F7"/>
          <w:sz w:val="14"/>
          <w:szCs w:val="14"/>
        </w:rPr>
        <w:tab/>
      </w:r>
      <w:r w:rsidRPr="00C975C3">
        <w:rPr>
          <w:rFonts w:ascii="Consolas" w:hAnsi="Consolas"/>
          <w:color w:val="808080"/>
          <w:sz w:val="14"/>
          <w:szCs w:val="14"/>
        </w:rPr>
        <w:t xml:space="preserve">//String </w:t>
      </w:r>
      <w:r w:rsidRPr="00C975C3">
        <w:rPr>
          <w:rFonts w:ascii="Consolas" w:hAnsi="Consolas"/>
          <w:color w:val="808080"/>
          <w:sz w:val="14"/>
          <w:szCs w:val="14"/>
          <w:u w:val="single"/>
        </w:rPr>
        <w:t>pwd</w:t>
      </w:r>
      <w:r w:rsidRPr="00C975C3">
        <w:rPr>
          <w:rFonts w:ascii="Consolas" w:hAnsi="Consolas"/>
          <w:color w:val="808080"/>
          <w:sz w:val="14"/>
          <w:szCs w:val="14"/>
        </w:rPr>
        <w:t>=flib.getDataFromPropertiesFile("password");</w:t>
      </w:r>
    </w:p>
    <w:p w14:paraId="47CACF47" w14:textId="77777777" w:rsidR="00C975C3" w:rsidRPr="00C975C3" w:rsidRDefault="00C975C3" w:rsidP="00C975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C975C3">
        <w:rPr>
          <w:rFonts w:ascii="Consolas" w:hAnsi="Consolas"/>
          <w:color w:val="D9E8F7"/>
          <w:sz w:val="14"/>
          <w:szCs w:val="14"/>
        </w:rPr>
        <w:tab/>
      </w:r>
      <w:r w:rsidRPr="00C975C3">
        <w:rPr>
          <w:rFonts w:ascii="Consolas" w:hAnsi="Consolas"/>
          <w:color w:val="D9E8F7"/>
          <w:sz w:val="14"/>
          <w:szCs w:val="14"/>
        </w:rPr>
        <w:tab/>
        <w:t xml:space="preserve"> </w:t>
      </w:r>
      <w:r w:rsidRPr="00C975C3">
        <w:rPr>
          <w:rFonts w:ascii="Consolas" w:hAnsi="Consolas"/>
          <w:color w:val="66E1F8"/>
          <w:sz w:val="14"/>
          <w:szCs w:val="14"/>
        </w:rPr>
        <w:t>URL</w:t>
      </w:r>
      <w:r w:rsidRPr="00C975C3">
        <w:rPr>
          <w:rFonts w:ascii="Consolas" w:hAnsi="Consolas"/>
          <w:color w:val="E6E6FA"/>
          <w:sz w:val="14"/>
          <w:szCs w:val="14"/>
        </w:rPr>
        <w:t>=</w:t>
      </w:r>
      <w:r w:rsidRPr="00C975C3">
        <w:rPr>
          <w:rFonts w:ascii="Consolas" w:hAnsi="Consolas"/>
          <w:color w:val="1290C3"/>
          <w:sz w:val="14"/>
          <w:szCs w:val="14"/>
        </w:rPr>
        <w:t>System</w:t>
      </w:r>
      <w:r w:rsidRPr="00C975C3">
        <w:rPr>
          <w:rFonts w:ascii="Consolas" w:hAnsi="Consolas"/>
          <w:color w:val="E6E6FA"/>
          <w:sz w:val="14"/>
          <w:szCs w:val="14"/>
        </w:rPr>
        <w:t>.</w:t>
      </w:r>
      <w:r w:rsidRPr="00C975C3">
        <w:rPr>
          <w:rFonts w:ascii="Consolas" w:hAnsi="Consolas"/>
          <w:i/>
          <w:iCs/>
          <w:color w:val="96EC3F"/>
          <w:sz w:val="14"/>
          <w:szCs w:val="14"/>
        </w:rPr>
        <w:t>getProperty</w:t>
      </w:r>
      <w:r w:rsidRPr="00C975C3">
        <w:rPr>
          <w:rFonts w:ascii="Consolas" w:hAnsi="Consolas"/>
          <w:color w:val="F9FAF4"/>
          <w:sz w:val="14"/>
          <w:szCs w:val="14"/>
        </w:rPr>
        <w:t>(</w:t>
      </w:r>
      <w:r w:rsidRPr="00C975C3">
        <w:rPr>
          <w:rFonts w:ascii="Consolas" w:hAnsi="Consolas"/>
          <w:color w:val="17C6A3"/>
          <w:sz w:val="14"/>
          <w:szCs w:val="14"/>
        </w:rPr>
        <w:t>"url"</w:t>
      </w:r>
      <w:r w:rsidRPr="00C975C3">
        <w:rPr>
          <w:rFonts w:ascii="Consolas" w:hAnsi="Consolas"/>
          <w:color w:val="E6E6FA"/>
          <w:sz w:val="14"/>
          <w:szCs w:val="14"/>
        </w:rPr>
        <w:t>,</w:t>
      </w:r>
      <w:r w:rsidRPr="00C975C3">
        <w:rPr>
          <w:rFonts w:ascii="Consolas" w:hAnsi="Consolas"/>
          <w:color w:val="66E1F8"/>
          <w:sz w:val="14"/>
          <w:szCs w:val="14"/>
        </w:rPr>
        <w:t>flib</w:t>
      </w:r>
      <w:r w:rsidRPr="00C975C3">
        <w:rPr>
          <w:rFonts w:ascii="Consolas" w:hAnsi="Consolas"/>
          <w:color w:val="E6E6FA"/>
          <w:sz w:val="14"/>
          <w:szCs w:val="14"/>
        </w:rPr>
        <w:t>.</w:t>
      </w:r>
      <w:r w:rsidRPr="00C975C3">
        <w:rPr>
          <w:rFonts w:ascii="Consolas" w:hAnsi="Consolas"/>
          <w:color w:val="A7EC21"/>
          <w:sz w:val="14"/>
          <w:szCs w:val="14"/>
        </w:rPr>
        <w:t>getDataFromPropertiesFile</w:t>
      </w:r>
      <w:r w:rsidRPr="00C975C3">
        <w:rPr>
          <w:rFonts w:ascii="Consolas" w:hAnsi="Consolas"/>
          <w:color w:val="F9FAF4"/>
          <w:sz w:val="14"/>
          <w:szCs w:val="14"/>
        </w:rPr>
        <w:t>(</w:t>
      </w:r>
      <w:r w:rsidRPr="00C975C3">
        <w:rPr>
          <w:rFonts w:ascii="Consolas" w:hAnsi="Consolas"/>
          <w:color w:val="17C6A3"/>
          <w:sz w:val="14"/>
          <w:szCs w:val="14"/>
        </w:rPr>
        <w:t>"url"</w:t>
      </w:r>
      <w:r w:rsidRPr="00C975C3">
        <w:rPr>
          <w:rFonts w:ascii="Consolas" w:hAnsi="Consolas"/>
          <w:color w:val="F9FAF4"/>
          <w:sz w:val="14"/>
          <w:szCs w:val="14"/>
        </w:rPr>
        <w:t>))</w:t>
      </w:r>
      <w:r w:rsidRPr="00C975C3">
        <w:rPr>
          <w:rFonts w:ascii="Consolas" w:hAnsi="Consolas"/>
          <w:color w:val="E6E6FA"/>
          <w:sz w:val="14"/>
          <w:szCs w:val="14"/>
        </w:rPr>
        <w:t>;</w:t>
      </w:r>
    </w:p>
    <w:p w14:paraId="4A7EA637" w14:textId="77777777" w:rsidR="00C975C3" w:rsidRPr="00C975C3" w:rsidRDefault="00C975C3" w:rsidP="00C975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C975C3">
        <w:rPr>
          <w:rFonts w:ascii="Consolas" w:hAnsi="Consolas"/>
          <w:color w:val="D9E8F7"/>
          <w:sz w:val="14"/>
          <w:szCs w:val="14"/>
        </w:rPr>
        <w:tab/>
      </w:r>
      <w:r w:rsidRPr="00C975C3">
        <w:rPr>
          <w:rFonts w:ascii="Consolas" w:hAnsi="Consolas"/>
          <w:color w:val="1290C3"/>
          <w:sz w:val="14"/>
          <w:szCs w:val="14"/>
        </w:rPr>
        <w:t>String</w:t>
      </w:r>
      <w:r w:rsidRPr="00C975C3">
        <w:rPr>
          <w:rFonts w:ascii="Consolas" w:hAnsi="Consolas"/>
          <w:color w:val="D9E8F7"/>
          <w:sz w:val="14"/>
          <w:szCs w:val="14"/>
        </w:rPr>
        <w:t xml:space="preserve"> </w:t>
      </w:r>
      <w:r w:rsidRPr="00C975C3">
        <w:rPr>
          <w:rFonts w:ascii="Consolas" w:hAnsi="Consolas"/>
          <w:color w:val="F2F200"/>
          <w:sz w:val="14"/>
          <w:szCs w:val="14"/>
        </w:rPr>
        <w:t>USERNAME</w:t>
      </w:r>
      <w:r w:rsidRPr="00C975C3">
        <w:rPr>
          <w:rFonts w:ascii="Consolas" w:hAnsi="Consolas"/>
          <w:color w:val="E6E6FA"/>
          <w:sz w:val="14"/>
          <w:szCs w:val="14"/>
        </w:rPr>
        <w:t>=</w:t>
      </w:r>
      <w:r w:rsidRPr="00C975C3">
        <w:rPr>
          <w:rFonts w:ascii="Consolas" w:hAnsi="Consolas"/>
          <w:color w:val="1290C3"/>
          <w:sz w:val="14"/>
          <w:szCs w:val="14"/>
        </w:rPr>
        <w:t>System</w:t>
      </w:r>
      <w:r w:rsidRPr="00C975C3">
        <w:rPr>
          <w:rFonts w:ascii="Consolas" w:hAnsi="Consolas"/>
          <w:color w:val="E6E6FA"/>
          <w:sz w:val="14"/>
          <w:szCs w:val="14"/>
        </w:rPr>
        <w:t>.</w:t>
      </w:r>
      <w:r w:rsidRPr="00C975C3">
        <w:rPr>
          <w:rFonts w:ascii="Consolas" w:hAnsi="Consolas"/>
          <w:i/>
          <w:iCs/>
          <w:color w:val="96EC3F"/>
          <w:sz w:val="14"/>
          <w:szCs w:val="14"/>
        </w:rPr>
        <w:t>getProperty</w:t>
      </w:r>
      <w:r w:rsidRPr="00C975C3">
        <w:rPr>
          <w:rFonts w:ascii="Consolas" w:hAnsi="Consolas"/>
          <w:color w:val="F9FAF4"/>
          <w:sz w:val="14"/>
          <w:szCs w:val="14"/>
        </w:rPr>
        <w:t>(</w:t>
      </w:r>
      <w:r w:rsidRPr="00C975C3">
        <w:rPr>
          <w:rFonts w:ascii="Consolas" w:hAnsi="Consolas"/>
          <w:color w:val="17C6A3"/>
          <w:sz w:val="14"/>
          <w:szCs w:val="14"/>
        </w:rPr>
        <w:t>"username"</w:t>
      </w:r>
      <w:r w:rsidRPr="00C975C3">
        <w:rPr>
          <w:rFonts w:ascii="Consolas" w:hAnsi="Consolas"/>
          <w:color w:val="E6E6FA"/>
          <w:sz w:val="14"/>
          <w:szCs w:val="14"/>
        </w:rPr>
        <w:t>,</w:t>
      </w:r>
      <w:r w:rsidRPr="00C975C3">
        <w:rPr>
          <w:rFonts w:ascii="Consolas" w:hAnsi="Consolas"/>
          <w:color w:val="66E1F8"/>
          <w:sz w:val="14"/>
          <w:szCs w:val="14"/>
        </w:rPr>
        <w:t>flib</w:t>
      </w:r>
      <w:r w:rsidRPr="00C975C3">
        <w:rPr>
          <w:rFonts w:ascii="Consolas" w:hAnsi="Consolas"/>
          <w:color w:val="E6E6FA"/>
          <w:sz w:val="14"/>
          <w:szCs w:val="14"/>
        </w:rPr>
        <w:t>.</w:t>
      </w:r>
      <w:r w:rsidRPr="00C975C3">
        <w:rPr>
          <w:rFonts w:ascii="Consolas" w:hAnsi="Consolas"/>
          <w:color w:val="A7EC21"/>
          <w:sz w:val="14"/>
          <w:szCs w:val="14"/>
        </w:rPr>
        <w:t>getDataFromPropertiesFile</w:t>
      </w:r>
      <w:r w:rsidRPr="00C975C3">
        <w:rPr>
          <w:rFonts w:ascii="Consolas" w:hAnsi="Consolas"/>
          <w:color w:val="F9FAF4"/>
          <w:sz w:val="14"/>
          <w:szCs w:val="14"/>
        </w:rPr>
        <w:t>(</w:t>
      </w:r>
      <w:r w:rsidRPr="00C975C3">
        <w:rPr>
          <w:rFonts w:ascii="Consolas" w:hAnsi="Consolas"/>
          <w:color w:val="17C6A3"/>
          <w:sz w:val="14"/>
          <w:szCs w:val="14"/>
        </w:rPr>
        <w:t>"username"</w:t>
      </w:r>
      <w:r w:rsidRPr="00C975C3">
        <w:rPr>
          <w:rFonts w:ascii="Consolas" w:hAnsi="Consolas"/>
          <w:color w:val="F9FAF4"/>
          <w:sz w:val="14"/>
          <w:szCs w:val="14"/>
        </w:rPr>
        <w:t>))</w:t>
      </w:r>
      <w:r w:rsidRPr="00C975C3">
        <w:rPr>
          <w:rFonts w:ascii="Consolas" w:hAnsi="Consolas"/>
          <w:color w:val="E6E6FA"/>
          <w:sz w:val="14"/>
          <w:szCs w:val="14"/>
        </w:rPr>
        <w:t>;</w:t>
      </w:r>
    </w:p>
    <w:p w14:paraId="77BB7A7F" w14:textId="77777777" w:rsidR="00C975C3" w:rsidRPr="00C975C3" w:rsidRDefault="00C975C3" w:rsidP="00C975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C975C3">
        <w:rPr>
          <w:rFonts w:ascii="Consolas" w:hAnsi="Consolas"/>
          <w:color w:val="D9E8F7"/>
          <w:sz w:val="14"/>
          <w:szCs w:val="14"/>
        </w:rPr>
        <w:tab/>
      </w:r>
      <w:r w:rsidRPr="00C975C3">
        <w:rPr>
          <w:rFonts w:ascii="Consolas" w:hAnsi="Consolas"/>
          <w:color w:val="1290C3"/>
          <w:sz w:val="14"/>
          <w:szCs w:val="14"/>
        </w:rPr>
        <w:t>String</w:t>
      </w:r>
      <w:r w:rsidRPr="00C975C3">
        <w:rPr>
          <w:rFonts w:ascii="Consolas" w:hAnsi="Consolas"/>
          <w:color w:val="D9E8F7"/>
          <w:sz w:val="14"/>
          <w:szCs w:val="14"/>
        </w:rPr>
        <w:t xml:space="preserve"> </w:t>
      </w:r>
      <w:r w:rsidRPr="00C975C3">
        <w:rPr>
          <w:rFonts w:ascii="Consolas" w:hAnsi="Consolas"/>
          <w:color w:val="F2F200"/>
          <w:sz w:val="14"/>
          <w:szCs w:val="14"/>
        </w:rPr>
        <w:t>PASSWORD</w:t>
      </w:r>
      <w:r w:rsidRPr="00C975C3">
        <w:rPr>
          <w:rFonts w:ascii="Consolas" w:hAnsi="Consolas"/>
          <w:color w:val="E6E6FA"/>
          <w:sz w:val="14"/>
          <w:szCs w:val="14"/>
        </w:rPr>
        <w:t>=</w:t>
      </w:r>
      <w:r w:rsidRPr="00C975C3">
        <w:rPr>
          <w:rFonts w:ascii="Consolas" w:hAnsi="Consolas"/>
          <w:color w:val="1290C3"/>
          <w:sz w:val="14"/>
          <w:szCs w:val="14"/>
        </w:rPr>
        <w:t>System</w:t>
      </w:r>
      <w:r w:rsidRPr="00C975C3">
        <w:rPr>
          <w:rFonts w:ascii="Consolas" w:hAnsi="Consolas"/>
          <w:color w:val="E6E6FA"/>
          <w:sz w:val="14"/>
          <w:szCs w:val="14"/>
        </w:rPr>
        <w:t>.</w:t>
      </w:r>
      <w:r w:rsidRPr="00C975C3">
        <w:rPr>
          <w:rFonts w:ascii="Consolas" w:hAnsi="Consolas"/>
          <w:i/>
          <w:iCs/>
          <w:color w:val="96EC3F"/>
          <w:sz w:val="14"/>
          <w:szCs w:val="14"/>
        </w:rPr>
        <w:t>getProperty</w:t>
      </w:r>
      <w:r w:rsidRPr="00C975C3">
        <w:rPr>
          <w:rFonts w:ascii="Consolas" w:hAnsi="Consolas"/>
          <w:color w:val="F9FAF4"/>
          <w:sz w:val="14"/>
          <w:szCs w:val="14"/>
        </w:rPr>
        <w:t>(</w:t>
      </w:r>
      <w:r w:rsidRPr="00C975C3">
        <w:rPr>
          <w:rFonts w:ascii="Consolas" w:hAnsi="Consolas"/>
          <w:color w:val="17C6A3"/>
          <w:sz w:val="14"/>
          <w:szCs w:val="14"/>
        </w:rPr>
        <w:t>"password"</w:t>
      </w:r>
      <w:r w:rsidRPr="00C975C3">
        <w:rPr>
          <w:rFonts w:ascii="Consolas" w:hAnsi="Consolas"/>
          <w:color w:val="E6E6FA"/>
          <w:sz w:val="14"/>
          <w:szCs w:val="14"/>
        </w:rPr>
        <w:t>,</w:t>
      </w:r>
      <w:r w:rsidRPr="00C975C3">
        <w:rPr>
          <w:rFonts w:ascii="Consolas" w:hAnsi="Consolas"/>
          <w:color w:val="66E1F8"/>
          <w:sz w:val="14"/>
          <w:szCs w:val="14"/>
        </w:rPr>
        <w:t>flib</w:t>
      </w:r>
      <w:r w:rsidRPr="00C975C3">
        <w:rPr>
          <w:rFonts w:ascii="Consolas" w:hAnsi="Consolas"/>
          <w:color w:val="E6E6FA"/>
          <w:sz w:val="14"/>
          <w:szCs w:val="14"/>
        </w:rPr>
        <w:t>.</w:t>
      </w:r>
      <w:r w:rsidRPr="00C975C3">
        <w:rPr>
          <w:rFonts w:ascii="Consolas" w:hAnsi="Consolas"/>
          <w:color w:val="A7EC21"/>
          <w:sz w:val="14"/>
          <w:szCs w:val="14"/>
        </w:rPr>
        <w:t>getDataFromPropertiesFile</w:t>
      </w:r>
      <w:r w:rsidRPr="00C975C3">
        <w:rPr>
          <w:rFonts w:ascii="Consolas" w:hAnsi="Consolas"/>
          <w:color w:val="F9FAF4"/>
          <w:sz w:val="14"/>
          <w:szCs w:val="14"/>
        </w:rPr>
        <w:t>(</w:t>
      </w:r>
      <w:r w:rsidRPr="00C975C3">
        <w:rPr>
          <w:rFonts w:ascii="Consolas" w:hAnsi="Consolas"/>
          <w:color w:val="17C6A3"/>
          <w:sz w:val="14"/>
          <w:szCs w:val="14"/>
        </w:rPr>
        <w:t>"password"</w:t>
      </w:r>
      <w:r w:rsidRPr="00C975C3">
        <w:rPr>
          <w:rFonts w:ascii="Consolas" w:hAnsi="Consolas"/>
          <w:color w:val="F9FAF4"/>
          <w:sz w:val="14"/>
          <w:szCs w:val="14"/>
        </w:rPr>
        <w:t>))</w:t>
      </w:r>
      <w:r w:rsidRPr="00C975C3">
        <w:rPr>
          <w:rFonts w:ascii="Consolas" w:hAnsi="Consolas"/>
          <w:color w:val="E6E6FA"/>
          <w:sz w:val="14"/>
          <w:szCs w:val="14"/>
        </w:rPr>
        <w:t>;</w:t>
      </w:r>
    </w:p>
    <w:p w14:paraId="6E575744" w14:textId="77777777" w:rsidR="00C975C3" w:rsidRPr="00C975C3" w:rsidRDefault="00C975C3" w:rsidP="00C975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C975C3">
        <w:rPr>
          <w:rFonts w:ascii="Consolas" w:hAnsi="Consolas"/>
          <w:color w:val="D9E8F7"/>
          <w:sz w:val="14"/>
          <w:szCs w:val="14"/>
        </w:rPr>
        <w:tab/>
      </w:r>
    </w:p>
    <w:p w14:paraId="594EC904" w14:textId="5FEBAAD0" w:rsidR="004C7AF8" w:rsidRDefault="00C975C3" w:rsidP="00A15541">
      <w:pPr>
        <w:rPr>
          <w:b/>
          <w:bCs/>
          <w:lang w:eastAsia="en-IN"/>
        </w:rPr>
      </w:pPr>
      <w:r>
        <w:rPr>
          <w:b/>
          <w:bCs/>
          <w:lang w:eastAsia="en-IN"/>
        </w:rPr>
        <w:t xml:space="preserve">Inside base class </w:t>
      </w:r>
      <w:r w:rsidR="0002277D">
        <w:rPr>
          <w:b/>
          <w:bCs/>
          <w:lang w:eastAsia="en-IN"/>
        </w:rPr>
        <w:t xml:space="preserve">with cmd if it fails by default we have </w:t>
      </w:r>
    </w:p>
    <w:p w14:paraId="39140C1F" w14:textId="6C1D1E23" w:rsidR="00F33240" w:rsidRDefault="0046014A" w:rsidP="00A15541">
      <w:pPr>
        <w:rPr>
          <w:b/>
          <w:bCs/>
          <w:lang w:eastAsia="en-IN"/>
        </w:rPr>
      </w:pPr>
      <w:r>
        <w:rPr>
          <w:b/>
          <w:bCs/>
          <w:lang w:eastAsia="en-IN"/>
        </w:rPr>
        <w:t>Change dirctory (cd) only use the  package path</w:t>
      </w:r>
    </w:p>
    <w:p w14:paraId="297FBDDE" w14:textId="5327E9F3" w:rsidR="00BB39DC" w:rsidRDefault="00BB39DC" w:rsidP="00A15541">
      <w:pPr>
        <w:rPr>
          <w:b/>
          <w:bCs/>
          <w:lang w:eastAsia="en-IN"/>
        </w:rPr>
      </w:pPr>
      <w:r>
        <w:rPr>
          <w:b/>
          <w:bCs/>
          <w:lang w:eastAsia="en-IN"/>
        </w:rPr>
        <w:t>-D  = define system property</w:t>
      </w:r>
    </w:p>
    <w:p w14:paraId="6180F8F0" w14:textId="77777777" w:rsidR="00F33240" w:rsidRDefault="00BB39DC" w:rsidP="00A52618">
      <w:pPr>
        <w:rPr>
          <w:b/>
          <w:bCs/>
          <w:lang w:eastAsia="en-IN"/>
        </w:rPr>
      </w:pPr>
      <w:r>
        <w:rPr>
          <w:b/>
          <w:bCs/>
          <w:lang w:eastAsia="en-IN"/>
        </w:rPr>
        <w:t>-P = profiling</w:t>
      </w:r>
    </w:p>
    <w:p w14:paraId="1821E5AD" w14:textId="510CEAC3" w:rsidR="00F33240" w:rsidRDefault="00444725" w:rsidP="00A15541">
      <w:pPr>
        <w:rPr>
          <w:b/>
          <w:bCs/>
          <w:lang w:eastAsia="en-IN"/>
        </w:rPr>
      </w:pPr>
      <w:r>
        <w:rPr>
          <w:b/>
          <w:bCs/>
          <w:lang w:eastAsia="en-IN"/>
        </w:rPr>
        <w:t xml:space="preserve">To execute without profile = mvn </w:t>
      </w:r>
      <w:r w:rsidR="004A2BAB">
        <w:rPr>
          <w:b/>
          <w:bCs/>
          <w:lang w:eastAsia="en-IN"/>
        </w:rPr>
        <w:t xml:space="preserve">surefire:test </w:t>
      </w:r>
    </w:p>
    <w:p w14:paraId="7B7F77AE" w14:textId="0FA7B424" w:rsidR="004A2BAB" w:rsidRDefault="004A2BAB" w:rsidP="00A15541">
      <w:pPr>
        <w:rPr>
          <w:b/>
          <w:bCs/>
          <w:lang w:eastAsia="en-IN"/>
        </w:rPr>
      </w:pPr>
      <w:r>
        <w:rPr>
          <w:b/>
          <w:bCs/>
          <w:lang w:eastAsia="en-IN"/>
        </w:rPr>
        <w:t>To execute specific test case = mvn test -Dtest=classname#testcaseName</w:t>
      </w:r>
      <w:r w:rsidR="007B4B8E">
        <w:rPr>
          <w:b/>
          <w:bCs/>
          <w:lang w:eastAsia="en-IN"/>
        </w:rPr>
        <w:t xml:space="preserve"> </w:t>
      </w:r>
      <w:r w:rsidR="00F8339B">
        <w:rPr>
          <w:b/>
          <w:bCs/>
          <w:lang w:eastAsia="en-IN"/>
        </w:rPr>
        <w:t xml:space="preserve"> </w:t>
      </w:r>
      <w:r w:rsidR="00672278">
        <w:rPr>
          <w:b/>
          <w:bCs/>
          <w:lang w:eastAsia="en-IN"/>
        </w:rPr>
        <w:t xml:space="preserve"> </w:t>
      </w:r>
    </w:p>
    <w:p w14:paraId="60748B29" w14:textId="77777777" w:rsidR="002F2080" w:rsidRDefault="002F2080" w:rsidP="00A15541">
      <w:pPr>
        <w:rPr>
          <w:b/>
          <w:bCs/>
          <w:lang w:eastAsia="en-IN"/>
        </w:rPr>
      </w:pPr>
    </w:p>
    <w:p w14:paraId="4A5B03BF" w14:textId="23BF4D17" w:rsidR="00CE46EC" w:rsidRPr="00C975C3" w:rsidRDefault="00CE46EC" w:rsidP="00CE46EC">
      <w:pPr>
        <w:pStyle w:val="Heading3"/>
        <w:rPr>
          <w:lang w:eastAsia="en-IN"/>
        </w:rPr>
      </w:pPr>
      <w:r>
        <w:rPr>
          <w:lang w:eastAsia="en-IN"/>
        </w:rPr>
        <w:t>TO EXECUTE MULTIPLE SUITES AT A TIME.</w:t>
      </w:r>
      <w:r w:rsidR="00043096">
        <w:rPr>
          <w:lang w:eastAsia="en-IN"/>
        </w:rPr>
        <w:t xml:space="preserve"> </w:t>
      </w:r>
    </w:p>
    <w:p w14:paraId="7716524F" w14:textId="77777777" w:rsidR="00CE46EC" w:rsidRPr="00603833" w:rsidRDefault="00BE0F7C" w:rsidP="00CE46E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t xml:space="preserve"> </w:t>
      </w:r>
      <w:r w:rsidR="00CE46EC" w:rsidRPr="00603833">
        <w:rPr>
          <w:rFonts w:ascii="Consolas" w:hAnsi="Consolas"/>
          <w:color w:val="808080"/>
          <w:sz w:val="16"/>
          <w:szCs w:val="16"/>
        </w:rPr>
        <w:t>&lt;</w:t>
      </w:r>
      <w:r w:rsidR="00CE46EC" w:rsidRPr="00603833">
        <w:rPr>
          <w:rFonts w:ascii="Consolas" w:hAnsi="Consolas"/>
          <w:color w:val="569CD6"/>
          <w:sz w:val="16"/>
          <w:szCs w:val="16"/>
        </w:rPr>
        <w:t>profiles</w:t>
      </w:r>
      <w:r w:rsidR="00CE46EC" w:rsidRPr="00603833">
        <w:rPr>
          <w:rFonts w:ascii="Consolas" w:hAnsi="Consolas"/>
          <w:color w:val="808080"/>
          <w:sz w:val="16"/>
          <w:szCs w:val="16"/>
        </w:rPr>
        <w:t>&gt;</w:t>
      </w:r>
    </w:p>
    <w:p w14:paraId="2E6098E3" w14:textId="77777777" w:rsidR="00CE46EC" w:rsidRPr="00603833" w:rsidRDefault="00CE46EC" w:rsidP="00CE46E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808080"/>
          <w:sz w:val="16"/>
          <w:szCs w:val="16"/>
        </w:rPr>
        <w:t>&lt;</w:t>
      </w:r>
      <w:r w:rsidRPr="00603833">
        <w:rPr>
          <w:rFonts w:ascii="Consolas" w:hAnsi="Consolas"/>
          <w:color w:val="569CD6"/>
          <w:sz w:val="16"/>
          <w:szCs w:val="16"/>
        </w:rPr>
        <w:t>profile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</w:p>
    <w:p w14:paraId="4AD5FD6D" w14:textId="77777777" w:rsidR="00CE46EC" w:rsidRPr="00603833" w:rsidRDefault="00CE46EC" w:rsidP="00CE46E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808080"/>
          <w:sz w:val="16"/>
          <w:szCs w:val="16"/>
        </w:rPr>
        <w:t>&lt;</w:t>
      </w:r>
      <w:r w:rsidRPr="00603833">
        <w:rPr>
          <w:rFonts w:ascii="Consolas" w:hAnsi="Consolas"/>
          <w:color w:val="569CD6"/>
          <w:sz w:val="16"/>
          <w:szCs w:val="16"/>
        </w:rPr>
        <w:t>id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  <w:r w:rsidRPr="00603833">
        <w:rPr>
          <w:rFonts w:ascii="Consolas" w:hAnsi="Consolas"/>
          <w:color w:val="CCCCCC"/>
          <w:sz w:val="16"/>
          <w:szCs w:val="16"/>
        </w:rPr>
        <w:t>DT</w:t>
      </w:r>
      <w:r w:rsidRPr="00603833">
        <w:rPr>
          <w:rFonts w:ascii="Consolas" w:hAnsi="Consolas"/>
          <w:color w:val="808080"/>
          <w:sz w:val="16"/>
          <w:szCs w:val="16"/>
        </w:rPr>
        <w:t>&lt;/</w:t>
      </w:r>
      <w:r w:rsidRPr="00603833">
        <w:rPr>
          <w:rFonts w:ascii="Consolas" w:hAnsi="Consolas"/>
          <w:color w:val="569CD6"/>
          <w:sz w:val="16"/>
          <w:szCs w:val="16"/>
        </w:rPr>
        <w:t>id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</w:p>
    <w:p w14:paraId="0E682AF3" w14:textId="77777777" w:rsidR="00CE46EC" w:rsidRPr="00603833" w:rsidRDefault="00CE46EC" w:rsidP="00CE46E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808080"/>
          <w:sz w:val="16"/>
          <w:szCs w:val="16"/>
        </w:rPr>
        <w:t>&lt;</w:t>
      </w:r>
      <w:r w:rsidRPr="00603833">
        <w:rPr>
          <w:rFonts w:ascii="Consolas" w:hAnsi="Consolas"/>
          <w:color w:val="569CD6"/>
          <w:sz w:val="16"/>
          <w:szCs w:val="16"/>
        </w:rPr>
        <w:t>build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</w:p>
    <w:p w14:paraId="4D44526A" w14:textId="77777777" w:rsidR="00CE46EC" w:rsidRPr="00603833" w:rsidRDefault="00CE46EC" w:rsidP="00CE46E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808080"/>
          <w:sz w:val="16"/>
          <w:szCs w:val="16"/>
        </w:rPr>
        <w:t>&lt;</w:t>
      </w:r>
      <w:r w:rsidRPr="00603833">
        <w:rPr>
          <w:rFonts w:ascii="Consolas" w:hAnsi="Consolas"/>
          <w:color w:val="569CD6"/>
          <w:sz w:val="16"/>
          <w:szCs w:val="16"/>
        </w:rPr>
        <w:t>plugins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</w:p>
    <w:p w14:paraId="511A97CE" w14:textId="77777777" w:rsidR="00CE46EC" w:rsidRPr="00603833" w:rsidRDefault="00CE46EC" w:rsidP="00CE46E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808080"/>
          <w:sz w:val="16"/>
          <w:szCs w:val="16"/>
        </w:rPr>
        <w:t>&lt;</w:t>
      </w:r>
      <w:r w:rsidRPr="00603833">
        <w:rPr>
          <w:rFonts w:ascii="Consolas" w:hAnsi="Consolas"/>
          <w:color w:val="569CD6"/>
          <w:sz w:val="16"/>
          <w:szCs w:val="16"/>
        </w:rPr>
        <w:t>plugin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</w:p>
    <w:p w14:paraId="043E97E0" w14:textId="77777777" w:rsidR="00CE46EC" w:rsidRPr="00603833" w:rsidRDefault="00CE46EC" w:rsidP="00CE46E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808080"/>
          <w:sz w:val="16"/>
          <w:szCs w:val="16"/>
        </w:rPr>
        <w:t>&lt;</w:t>
      </w:r>
      <w:r w:rsidRPr="00603833">
        <w:rPr>
          <w:rFonts w:ascii="Consolas" w:hAnsi="Consolas"/>
          <w:color w:val="569CD6"/>
          <w:sz w:val="16"/>
          <w:szCs w:val="16"/>
        </w:rPr>
        <w:t>groupId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  <w:r w:rsidRPr="00603833">
        <w:rPr>
          <w:rFonts w:ascii="Consolas" w:hAnsi="Consolas"/>
          <w:color w:val="CCCCCC"/>
          <w:sz w:val="16"/>
          <w:szCs w:val="16"/>
        </w:rPr>
        <w:t>org.apache.maven.plugin</w:t>
      </w:r>
      <w:r w:rsidRPr="00603833">
        <w:rPr>
          <w:rFonts w:ascii="Consolas" w:hAnsi="Consolas"/>
          <w:color w:val="808080"/>
          <w:sz w:val="16"/>
          <w:szCs w:val="16"/>
        </w:rPr>
        <w:t>&lt;/</w:t>
      </w:r>
      <w:r w:rsidRPr="00603833">
        <w:rPr>
          <w:rFonts w:ascii="Consolas" w:hAnsi="Consolas"/>
          <w:color w:val="569CD6"/>
          <w:sz w:val="16"/>
          <w:szCs w:val="16"/>
        </w:rPr>
        <w:t>groupId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</w:p>
    <w:p w14:paraId="70551E46" w14:textId="77777777" w:rsidR="00CE46EC" w:rsidRPr="00603833" w:rsidRDefault="00CE46EC" w:rsidP="00CE46E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808080"/>
          <w:sz w:val="16"/>
          <w:szCs w:val="16"/>
        </w:rPr>
        <w:t>&lt;</w:t>
      </w:r>
      <w:r w:rsidRPr="00603833">
        <w:rPr>
          <w:rFonts w:ascii="Consolas" w:hAnsi="Consolas"/>
          <w:color w:val="569CD6"/>
          <w:sz w:val="16"/>
          <w:szCs w:val="16"/>
        </w:rPr>
        <w:t>artifactId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  <w:r w:rsidRPr="00603833">
        <w:rPr>
          <w:rFonts w:ascii="Consolas" w:hAnsi="Consolas"/>
          <w:color w:val="CCCCCC"/>
          <w:sz w:val="16"/>
          <w:szCs w:val="16"/>
        </w:rPr>
        <w:t>maven-surefire-plugin</w:t>
      </w:r>
      <w:r w:rsidRPr="00603833">
        <w:rPr>
          <w:rFonts w:ascii="Consolas" w:hAnsi="Consolas"/>
          <w:color w:val="808080"/>
          <w:sz w:val="16"/>
          <w:szCs w:val="16"/>
        </w:rPr>
        <w:t>&lt;/</w:t>
      </w:r>
      <w:r w:rsidRPr="00603833">
        <w:rPr>
          <w:rFonts w:ascii="Consolas" w:hAnsi="Consolas"/>
          <w:color w:val="569CD6"/>
          <w:sz w:val="16"/>
          <w:szCs w:val="16"/>
        </w:rPr>
        <w:t>artifactId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</w:p>
    <w:p w14:paraId="0C776296" w14:textId="77777777" w:rsidR="00CE46EC" w:rsidRPr="00603833" w:rsidRDefault="00CE46EC" w:rsidP="00CE46E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808080"/>
          <w:sz w:val="16"/>
          <w:szCs w:val="16"/>
        </w:rPr>
        <w:t>&lt;</w:t>
      </w:r>
      <w:r w:rsidRPr="00603833">
        <w:rPr>
          <w:rFonts w:ascii="Consolas" w:hAnsi="Consolas"/>
          <w:color w:val="569CD6"/>
          <w:sz w:val="16"/>
          <w:szCs w:val="16"/>
        </w:rPr>
        <w:t>version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  <w:r w:rsidRPr="00603833">
        <w:rPr>
          <w:rFonts w:ascii="Consolas" w:hAnsi="Consolas"/>
          <w:color w:val="CCCCCC"/>
          <w:sz w:val="16"/>
          <w:szCs w:val="16"/>
        </w:rPr>
        <w:t>2.18.1</w:t>
      </w:r>
      <w:r w:rsidRPr="00603833">
        <w:rPr>
          <w:rFonts w:ascii="Consolas" w:hAnsi="Consolas"/>
          <w:color w:val="808080"/>
          <w:sz w:val="16"/>
          <w:szCs w:val="16"/>
        </w:rPr>
        <w:t>&lt;/</w:t>
      </w:r>
      <w:r w:rsidRPr="00603833">
        <w:rPr>
          <w:rFonts w:ascii="Consolas" w:hAnsi="Consolas"/>
          <w:color w:val="569CD6"/>
          <w:sz w:val="16"/>
          <w:szCs w:val="16"/>
        </w:rPr>
        <w:t>version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</w:p>
    <w:p w14:paraId="5B0DD168" w14:textId="77777777" w:rsidR="00CE46EC" w:rsidRPr="00603833" w:rsidRDefault="00CE46EC" w:rsidP="00CE46E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808080"/>
          <w:sz w:val="16"/>
          <w:szCs w:val="16"/>
        </w:rPr>
        <w:t>&lt;</w:t>
      </w:r>
      <w:r w:rsidRPr="00603833">
        <w:rPr>
          <w:rFonts w:ascii="Consolas" w:hAnsi="Consolas"/>
          <w:color w:val="569CD6"/>
          <w:sz w:val="16"/>
          <w:szCs w:val="16"/>
        </w:rPr>
        <w:t>configuration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</w:p>
    <w:p w14:paraId="3C277679" w14:textId="77777777" w:rsidR="00CE46EC" w:rsidRPr="00603833" w:rsidRDefault="00CE46EC" w:rsidP="00CE46E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808080"/>
          <w:sz w:val="16"/>
          <w:szCs w:val="16"/>
        </w:rPr>
        <w:t>&lt;</w:t>
      </w:r>
      <w:r w:rsidRPr="00603833">
        <w:rPr>
          <w:rFonts w:ascii="Consolas" w:hAnsi="Consolas"/>
          <w:color w:val="569CD6"/>
          <w:sz w:val="16"/>
          <w:szCs w:val="16"/>
        </w:rPr>
        <w:t>suiteXmlFiles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</w:p>
    <w:p w14:paraId="505DC32B" w14:textId="3D9F3664" w:rsidR="00CE46EC" w:rsidRPr="00CE46EC" w:rsidRDefault="00CE46EC" w:rsidP="00CE46E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808080"/>
          <w:sz w:val="16"/>
          <w:szCs w:val="16"/>
        </w:rPr>
      </w:pP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808080"/>
          <w:sz w:val="16"/>
          <w:szCs w:val="16"/>
        </w:rPr>
        <w:t>&lt;</w:t>
      </w:r>
      <w:r w:rsidRPr="00603833">
        <w:rPr>
          <w:rFonts w:ascii="Consolas" w:hAnsi="Consolas"/>
          <w:color w:val="569CD6"/>
          <w:sz w:val="16"/>
          <w:szCs w:val="16"/>
        </w:rPr>
        <w:t>suiteXmlFile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  <w:r w:rsidRPr="00603833">
        <w:rPr>
          <w:rFonts w:ascii="Consolas" w:hAnsi="Consolas"/>
          <w:color w:val="CCCCCC"/>
          <w:sz w:val="16"/>
          <w:szCs w:val="16"/>
        </w:rPr>
        <w:t>distributed_paralel.xml</w:t>
      </w:r>
      <w:r w:rsidRPr="00603833">
        <w:rPr>
          <w:rFonts w:ascii="Consolas" w:hAnsi="Consolas"/>
          <w:color w:val="808080"/>
          <w:sz w:val="16"/>
          <w:szCs w:val="16"/>
        </w:rPr>
        <w:t>&lt;/</w:t>
      </w:r>
      <w:r w:rsidRPr="00603833">
        <w:rPr>
          <w:rFonts w:ascii="Consolas" w:hAnsi="Consolas"/>
          <w:color w:val="569CD6"/>
          <w:sz w:val="16"/>
          <w:szCs w:val="16"/>
        </w:rPr>
        <w:t>suiteXmlFile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808080"/>
          <w:sz w:val="16"/>
          <w:szCs w:val="16"/>
        </w:rPr>
        <w:t>&lt;</w:t>
      </w:r>
      <w:r w:rsidRPr="00603833">
        <w:rPr>
          <w:rFonts w:ascii="Consolas" w:hAnsi="Consolas"/>
          <w:color w:val="569CD6"/>
          <w:sz w:val="16"/>
          <w:szCs w:val="16"/>
        </w:rPr>
        <w:t>suiteXmlFile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  <w:r>
        <w:rPr>
          <w:rFonts w:ascii="Consolas" w:hAnsi="Consolas"/>
          <w:color w:val="CCCCCC"/>
          <w:sz w:val="16"/>
          <w:szCs w:val="16"/>
        </w:rPr>
        <w:t>testng.xml</w:t>
      </w:r>
      <w:r w:rsidRPr="00603833">
        <w:rPr>
          <w:rFonts w:ascii="Consolas" w:hAnsi="Consolas"/>
          <w:color w:val="808080"/>
          <w:sz w:val="16"/>
          <w:szCs w:val="16"/>
        </w:rPr>
        <w:t>&lt;/</w:t>
      </w:r>
      <w:r w:rsidRPr="00603833">
        <w:rPr>
          <w:rFonts w:ascii="Consolas" w:hAnsi="Consolas"/>
          <w:color w:val="569CD6"/>
          <w:sz w:val="16"/>
          <w:szCs w:val="16"/>
        </w:rPr>
        <w:t>suiteXmlFile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</w:p>
    <w:p w14:paraId="1EF5A23D" w14:textId="77777777" w:rsidR="00CE46EC" w:rsidRPr="00603833" w:rsidRDefault="00CE46EC" w:rsidP="00CE46E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14:paraId="72A35CFD" w14:textId="77777777" w:rsidR="00CE46EC" w:rsidRPr="00603833" w:rsidRDefault="00CE46EC" w:rsidP="00CE46E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808080"/>
          <w:sz w:val="16"/>
          <w:szCs w:val="16"/>
        </w:rPr>
        <w:t>&lt;/</w:t>
      </w:r>
      <w:r w:rsidRPr="00603833">
        <w:rPr>
          <w:rFonts w:ascii="Consolas" w:hAnsi="Consolas"/>
          <w:color w:val="569CD6"/>
          <w:sz w:val="16"/>
          <w:szCs w:val="16"/>
        </w:rPr>
        <w:t>suiteXmlFiles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</w:p>
    <w:p w14:paraId="003358AA" w14:textId="77777777" w:rsidR="00CE46EC" w:rsidRPr="00603833" w:rsidRDefault="00CE46EC" w:rsidP="00CE46E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808080"/>
          <w:sz w:val="16"/>
          <w:szCs w:val="16"/>
        </w:rPr>
        <w:t>&lt;/</w:t>
      </w:r>
      <w:r w:rsidRPr="00603833">
        <w:rPr>
          <w:rFonts w:ascii="Consolas" w:hAnsi="Consolas"/>
          <w:color w:val="569CD6"/>
          <w:sz w:val="16"/>
          <w:szCs w:val="16"/>
        </w:rPr>
        <w:t>configuration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</w:p>
    <w:p w14:paraId="4CDD23E2" w14:textId="77777777" w:rsidR="00CE46EC" w:rsidRPr="00603833" w:rsidRDefault="00CE46EC" w:rsidP="00CE46E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603833">
        <w:rPr>
          <w:rFonts w:ascii="Consolas" w:hAnsi="Consolas"/>
          <w:color w:val="CCCCCC"/>
          <w:sz w:val="16"/>
          <w:szCs w:val="16"/>
        </w:rPr>
        <w:lastRenderedPageBreak/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808080"/>
          <w:sz w:val="16"/>
          <w:szCs w:val="16"/>
        </w:rPr>
        <w:t>&lt;/</w:t>
      </w:r>
      <w:r w:rsidRPr="00603833">
        <w:rPr>
          <w:rFonts w:ascii="Consolas" w:hAnsi="Consolas"/>
          <w:color w:val="569CD6"/>
          <w:sz w:val="16"/>
          <w:szCs w:val="16"/>
        </w:rPr>
        <w:t>plugin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</w:p>
    <w:p w14:paraId="5AB682CC" w14:textId="77777777" w:rsidR="00CE46EC" w:rsidRPr="00603833" w:rsidRDefault="00CE46EC" w:rsidP="00CE46E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14:paraId="26C4B157" w14:textId="77777777" w:rsidR="00CE46EC" w:rsidRPr="00603833" w:rsidRDefault="00CE46EC" w:rsidP="00CE46E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14:paraId="62D4194A" w14:textId="77777777" w:rsidR="00CE46EC" w:rsidRPr="00603833" w:rsidRDefault="00CE46EC" w:rsidP="00CE46E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808080"/>
          <w:sz w:val="16"/>
          <w:szCs w:val="16"/>
        </w:rPr>
        <w:t>&lt;/</w:t>
      </w:r>
      <w:r w:rsidRPr="00603833">
        <w:rPr>
          <w:rFonts w:ascii="Consolas" w:hAnsi="Consolas"/>
          <w:color w:val="569CD6"/>
          <w:sz w:val="16"/>
          <w:szCs w:val="16"/>
        </w:rPr>
        <w:t>plugins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</w:p>
    <w:p w14:paraId="7DDB1F0B" w14:textId="77777777" w:rsidR="00CE46EC" w:rsidRPr="00603833" w:rsidRDefault="00CE46EC" w:rsidP="00CE46E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808080"/>
          <w:sz w:val="16"/>
          <w:szCs w:val="16"/>
        </w:rPr>
        <w:t>&lt;/</w:t>
      </w:r>
      <w:r w:rsidRPr="00603833">
        <w:rPr>
          <w:rFonts w:ascii="Consolas" w:hAnsi="Consolas"/>
          <w:color w:val="569CD6"/>
          <w:sz w:val="16"/>
          <w:szCs w:val="16"/>
        </w:rPr>
        <w:t>build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</w:p>
    <w:p w14:paraId="5A42F02A" w14:textId="77777777" w:rsidR="00CE46EC" w:rsidRPr="00603833" w:rsidRDefault="00CE46EC" w:rsidP="00CE46E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CCCCCC"/>
          <w:sz w:val="16"/>
          <w:szCs w:val="16"/>
        </w:rPr>
        <w:tab/>
      </w:r>
      <w:r w:rsidRPr="00603833">
        <w:rPr>
          <w:rFonts w:ascii="Consolas" w:hAnsi="Consolas"/>
          <w:color w:val="808080"/>
          <w:sz w:val="16"/>
          <w:szCs w:val="16"/>
        </w:rPr>
        <w:t>&lt;/</w:t>
      </w:r>
      <w:r w:rsidRPr="00603833">
        <w:rPr>
          <w:rFonts w:ascii="Consolas" w:hAnsi="Consolas"/>
          <w:color w:val="569CD6"/>
          <w:sz w:val="16"/>
          <w:szCs w:val="16"/>
        </w:rPr>
        <w:t>profile</w:t>
      </w:r>
      <w:r w:rsidRPr="00603833">
        <w:rPr>
          <w:rFonts w:ascii="Consolas" w:hAnsi="Consolas"/>
          <w:color w:val="808080"/>
          <w:sz w:val="16"/>
          <w:szCs w:val="16"/>
        </w:rPr>
        <w:t>&gt;</w:t>
      </w:r>
    </w:p>
    <w:p w14:paraId="4E6BCA34" w14:textId="55046F2C" w:rsidR="00233477" w:rsidRPr="00A351FC" w:rsidRDefault="00233477" w:rsidP="00233477">
      <w:pPr>
        <w:rPr>
          <w:lang w:eastAsia="en-IN"/>
        </w:rPr>
      </w:pPr>
    </w:p>
    <w:sectPr w:rsidR="00233477" w:rsidRPr="00A351FC">
      <w:headerReference w:type="defaul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6C62A" w14:textId="77777777" w:rsidR="0007479A" w:rsidRDefault="0007479A" w:rsidP="00007767">
      <w:pPr>
        <w:spacing w:after="0" w:line="240" w:lineRule="auto"/>
      </w:pPr>
      <w:r>
        <w:separator/>
      </w:r>
    </w:p>
  </w:endnote>
  <w:endnote w:type="continuationSeparator" w:id="0">
    <w:p w14:paraId="290B0B11" w14:textId="77777777" w:rsidR="0007479A" w:rsidRDefault="0007479A" w:rsidP="00007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48F27" w14:textId="77777777" w:rsidR="0007479A" w:rsidRDefault="0007479A" w:rsidP="00007767">
      <w:pPr>
        <w:spacing w:after="0" w:line="240" w:lineRule="auto"/>
      </w:pPr>
      <w:r>
        <w:separator/>
      </w:r>
    </w:p>
  </w:footnote>
  <w:footnote w:type="continuationSeparator" w:id="0">
    <w:p w14:paraId="4552A173" w14:textId="77777777" w:rsidR="0007479A" w:rsidRDefault="0007479A" w:rsidP="000077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62687" w14:textId="77777777" w:rsidR="00007767" w:rsidRDefault="00007767">
    <w:pPr>
      <w:pStyle w:val="Header"/>
      <w:rPr>
        <w:lang w:val="en-US"/>
      </w:rPr>
    </w:pPr>
  </w:p>
  <w:p w14:paraId="31EB3FD6" w14:textId="77777777" w:rsidR="00007767" w:rsidRPr="00007767" w:rsidRDefault="00007767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656F"/>
    <w:multiLevelType w:val="hybridMultilevel"/>
    <w:tmpl w:val="2102C2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14234"/>
    <w:multiLevelType w:val="hybridMultilevel"/>
    <w:tmpl w:val="C4E4D6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B1B60"/>
    <w:multiLevelType w:val="hybridMultilevel"/>
    <w:tmpl w:val="E66A10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40DDA"/>
    <w:multiLevelType w:val="hybridMultilevel"/>
    <w:tmpl w:val="123602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02B9C"/>
    <w:multiLevelType w:val="hybridMultilevel"/>
    <w:tmpl w:val="A52AC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F140B0"/>
    <w:multiLevelType w:val="hybridMultilevel"/>
    <w:tmpl w:val="9308FF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40636B"/>
    <w:multiLevelType w:val="hybridMultilevel"/>
    <w:tmpl w:val="A3A2E7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DC52F2"/>
    <w:multiLevelType w:val="hybridMultilevel"/>
    <w:tmpl w:val="CBB2F5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4A2F4F"/>
    <w:multiLevelType w:val="hybridMultilevel"/>
    <w:tmpl w:val="C96E05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7768E1"/>
    <w:multiLevelType w:val="hybridMultilevel"/>
    <w:tmpl w:val="AFD4F0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0C61BA"/>
    <w:multiLevelType w:val="hybridMultilevel"/>
    <w:tmpl w:val="B956B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E81BB6"/>
    <w:multiLevelType w:val="hybridMultilevel"/>
    <w:tmpl w:val="28862A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EA2215"/>
    <w:multiLevelType w:val="hybridMultilevel"/>
    <w:tmpl w:val="4CEE97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1A535E"/>
    <w:multiLevelType w:val="hybridMultilevel"/>
    <w:tmpl w:val="E9342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964BC4"/>
    <w:multiLevelType w:val="hybridMultilevel"/>
    <w:tmpl w:val="D374C1B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0125B58"/>
    <w:multiLevelType w:val="hybridMultilevel"/>
    <w:tmpl w:val="E458B2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A22F0A"/>
    <w:multiLevelType w:val="hybridMultilevel"/>
    <w:tmpl w:val="3544D0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787E0F"/>
    <w:multiLevelType w:val="hybridMultilevel"/>
    <w:tmpl w:val="AC188C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564FA8"/>
    <w:multiLevelType w:val="hybridMultilevel"/>
    <w:tmpl w:val="4D366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30026B"/>
    <w:multiLevelType w:val="hybridMultilevel"/>
    <w:tmpl w:val="EC38D5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512A6E"/>
    <w:multiLevelType w:val="hybridMultilevel"/>
    <w:tmpl w:val="F208B5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9652912">
    <w:abstractNumId w:val="17"/>
  </w:num>
  <w:num w:numId="2" w16cid:durableId="1947232924">
    <w:abstractNumId w:val="12"/>
  </w:num>
  <w:num w:numId="3" w16cid:durableId="2051177880">
    <w:abstractNumId w:val="3"/>
  </w:num>
  <w:num w:numId="4" w16cid:durableId="463620575">
    <w:abstractNumId w:val="10"/>
  </w:num>
  <w:num w:numId="5" w16cid:durableId="1873109918">
    <w:abstractNumId w:val="1"/>
  </w:num>
  <w:num w:numId="6" w16cid:durableId="652217139">
    <w:abstractNumId w:val="14"/>
  </w:num>
  <w:num w:numId="7" w16cid:durableId="174927111">
    <w:abstractNumId w:val="8"/>
  </w:num>
  <w:num w:numId="8" w16cid:durableId="43719512">
    <w:abstractNumId w:val="7"/>
  </w:num>
  <w:num w:numId="9" w16cid:durableId="467091079">
    <w:abstractNumId w:val="4"/>
  </w:num>
  <w:num w:numId="10" w16cid:durableId="512887984">
    <w:abstractNumId w:val="20"/>
  </w:num>
  <w:num w:numId="11" w16cid:durableId="2017883137">
    <w:abstractNumId w:val="6"/>
  </w:num>
  <w:num w:numId="12" w16cid:durableId="1774276893">
    <w:abstractNumId w:val="5"/>
  </w:num>
  <w:num w:numId="13" w16cid:durableId="107238776">
    <w:abstractNumId w:val="9"/>
  </w:num>
  <w:num w:numId="14" w16cid:durableId="1313172952">
    <w:abstractNumId w:val="11"/>
  </w:num>
  <w:num w:numId="15" w16cid:durableId="1423256787">
    <w:abstractNumId w:val="15"/>
  </w:num>
  <w:num w:numId="16" w16cid:durableId="1840121261">
    <w:abstractNumId w:val="18"/>
  </w:num>
  <w:num w:numId="17" w16cid:durableId="1164509193">
    <w:abstractNumId w:val="2"/>
  </w:num>
  <w:num w:numId="18" w16cid:durableId="1463421791">
    <w:abstractNumId w:val="16"/>
  </w:num>
  <w:num w:numId="19" w16cid:durableId="2028361790">
    <w:abstractNumId w:val="19"/>
  </w:num>
  <w:num w:numId="20" w16cid:durableId="786004195">
    <w:abstractNumId w:val="0"/>
  </w:num>
  <w:num w:numId="21" w16cid:durableId="48196398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230"/>
    <w:rsid w:val="00001C77"/>
    <w:rsid w:val="00007767"/>
    <w:rsid w:val="0002277D"/>
    <w:rsid w:val="00031861"/>
    <w:rsid w:val="00031F59"/>
    <w:rsid w:val="00033211"/>
    <w:rsid w:val="000376C0"/>
    <w:rsid w:val="00043096"/>
    <w:rsid w:val="00046EF7"/>
    <w:rsid w:val="000513B9"/>
    <w:rsid w:val="000638F3"/>
    <w:rsid w:val="00073061"/>
    <w:rsid w:val="0007479A"/>
    <w:rsid w:val="00076896"/>
    <w:rsid w:val="00081644"/>
    <w:rsid w:val="000B65C0"/>
    <w:rsid w:val="000C6B0F"/>
    <w:rsid w:val="000E02C3"/>
    <w:rsid w:val="00173346"/>
    <w:rsid w:val="00194B5C"/>
    <w:rsid w:val="001A1D93"/>
    <w:rsid w:val="001C034C"/>
    <w:rsid w:val="001D50CA"/>
    <w:rsid w:val="001E03E3"/>
    <w:rsid w:val="002007CE"/>
    <w:rsid w:val="002074AD"/>
    <w:rsid w:val="00230883"/>
    <w:rsid w:val="00233477"/>
    <w:rsid w:val="002438ED"/>
    <w:rsid w:val="0026543D"/>
    <w:rsid w:val="00274785"/>
    <w:rsid w:val="002A1873"/>
    <w:rsid w:val="002B2DFB"/>
    <w:rsid w:val="002B6013"/>
    <w:rsid w:val="002D6DEA"/>
    <w:rsid w:val="002E5F2D"/>
    <w:rsid w:val="002F2080"/>
    <w:rsid w:val="0030200A"/>
    <w:rsid w:val="00347714"/>
    <w:rsid w:val="00351C0F"/>
    <w:rsid w:val="00386D93"/>
    <w:rsid w:val="003B39D7"/>
    <w:rsid w:val="003D24F1"/>
    <w:rsid w:val="003D5054"/>
    <w:rsid w:val="003D5323"/>
    <w:rsid w:val="003E2A1D"/>
    <w:rsid w:val="003E5B68"/>
    <w:rsid w:val="003F2327"/>
    <w:rsid w:val="004137F5"/>
    <w:rsid w:val="00427A30"/>
    <w:rsid w:val="00444725"/>
    <w:rsid w:val="00450D4E"/>
    <w:rsid w:val="0046014A"/>
    <w:rsid w:val="00466613"/>
    <w:rsid w:val="004A2BAB"/>
    <w:rsid w:val="004B76C1"/>
    <w:rsid w:val="004B7F09"/>
    <w:rsid w:val="004C7AF8"/>
    <w:rsid w:val="004D63D0"/>
    <w:rsid w:val="004D73C0"/>
    <w:rsid w:val="004E3A67"/>
    <w:rsid w:val="005158C1"/>
    <w:rsid w:val="0058190D"/>
    <w:rsid w:val="005840B4"/>
    <w:rsid w:val="005F3E7F"/>
    <w:rsid w:val="00603833"/>
    <w:rsid w:val="00672278"/>
    <w:rsid w:val="006A0AC1"/>
    <w:rsid w:val="006C194B"/>
    <w:rsid w:val="006D3F1C"/>
    <w:rsid w:val="006E6F64"/>
    <w:rsid w:val="00710105"/>
    <w:rsid w:val="00720367"/>
    <w:rsid w:val="00737653"/>
    <w:rsid w:val="00747529"/>
    <w:rsid w:val="0075303E"/>
    <w:rsid w:val="00785990"/>
    <w:rsid w:val="007B1230"/>
    <w:rsid w:val="007B4B8E"/>
    <w:rsid w:val="007E756B"/>
    <w:rsid w:val="00815729"/>
    <w:rsid w:val="00815EB4"/>
    <w:rsid w:val="008302AA"/>
    <w:rsid w:val="00836E51"/>
    <w:rsid w:val="00851578"/>
    <w:rsid w:val="00864105"/>
    <w:rsid w:val="0087068B"/>
    <w:rsid w:val="00897E0C"/>
    <w:rsid w:val="008A7693"/>
    <w:rsid w:val="008B0C5A"/>
    <w:rsid w:val="008B636E"/>
    <w:rsid w:val="008C071A"/>
    <w:rsid w:val="008D0693"/>
    <w:rsid w:val="00933565"/>
    <w:rsid w:val="00946495"/>
    <w:rsid w:val="00952979"/>
    <w:rsid w:val="00957006"/>
    <w:rsid w:val="00970425"/>
    <w:rsid w:val="009A3098"/>
    <w:rsid w:val="009E608C"/>
    <w:rsid w:val="009E7B01"/>
    <w:rsid w:val="00A15541"/>
    <w:rsid w:val="00A351FC"/>
    <w:rsid w:val="00A45F02"/>
    <w:rsid w:val="00A52618"/>
    <w:rsid w:val="00A54C62"/>
    <w:rsid w:val="00A771CC"/>
    <w:rsid w:val="00AA0993"/>
    <w:rsid w:val="00AE3287"/>
    <w:rsid w:val="00AE32F4"/>
    <w:rsid w:val="00B17539"/>
    <w:rsid w:val="00B5120A"/>
    <w:rsid w:val="00B53E88"/>
    <w:rsid w:val="00B66A2F"/>
    <w:rsid w:val="00BA2D2F"/>
    <w:rsid w:val="00BA4EB4"/>
    <w:rsid w:val="00BA543A"/>
    <w:rsid w:val="00BA658D"/>
    <w:rsid w:val="00BB39DC"/>
    <w:rsid w:val="00BD0782"/>
    <w:rsid w:val="00BE0F7C"/>
    <w:rsid w:val="00BE69A2"/>
    <w:rsid w:val="00BF2729"/>
    <w:rsid w:val="00C00B63"/>
    <w:rsid w:val="00C03F93"/>
    <w:rsid w:val="00C169CE"/>
    <w:rsid w:val="00C36FAA"/>
    <w:rsid w:val="00C5426B"/>
    <w:rsid w:val="00C77F30"/>
    <w:rsid w:val="00C975C3"/>
    <w:rsid w:val="00CE46EC"/>
    <w:rsid w:val="00D063BA"/>
    <w:rsid w:val="00D2493C"/>
    <w:rsid w:val="00D24E19"/>
    <w:rsid w:val="00D34143"/>
    <w:rsid w:val="00D42C70"/>
    <w:rsid w:val="00D45905"/>
    <w:rsid w:val="00D63494"/>
    <w:rsid w:val="00D74D71"/>
    <w:rsid w:val="00D76D1F"/>
    <w:rsid w:val="00D77A68"/>
    <w:rsid w:val="00D96051"/>
    <w:rsid w:val="00DB3B56"/>
    <w:rsid w:val="00DC1F6C"/>
    <w:rsid w:val="00DF3320"/>
    <w:rsid w:val="00E25263"/>
    <w:rsid w:val="00E31F64"/>
    <w:rsid w:val="00E534A9"/>
    <w:rsid w:val="00E92F31"/>
    <w:rsid w:val="00EF0898"/>
    <w:rsid w:val="00F2035E"/>
    <w:rsid w:val="00F2722A"/>
    <w:rsid w:val="00F324E7"/>
    <w:rsid w:val="00F33240"/>
    <w:rsid w:val="00F42172"/>
    <w:rsid w:val="00F5095A"/>
    <w:rsid w:val="00F54ED7"/>
    <w:rsid w:val="00F631F9"/>
    <w:rsid w:val="00F8339B"/>
    <w:rsid w:val="00FA234C"/>
    <w:rsid w:val="00FB4D51"/>
    <w:rsid w:val="00FB509B"/>
    <w:rsid w:val="00FC0344"/>
    <w:rsid w:val="00FD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32BFB"/>
  <w15:chartTrackingRefBased/>
  <w15:docId w15:val="{2653E6FD-86E9-4179-8F56-EC47D2FD4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1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12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1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B12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2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12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12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B12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B12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2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2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2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23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1C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1C0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E32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Spacing">
    <w:name w:val="No Spacing"/>
    <w:uiPriority w:val="1"/>
    <w:qFormat/>
    <w:rsid w:val="0085157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077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7767"/>
  </w:style>
  <w:style w:type="paragraph" w:styleId="Footer">
    <w:name w:val="footer"/>
    <w:basedOn w:val="Normal"/>
    <w:link w:val="FooterChar"/>
    <w:uiPriority w:val="99"/>
    <w:unhideWhenUsed/>
    <w:rsid w:val="000077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77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7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2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1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95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6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5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4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2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9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4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20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41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87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64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69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66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5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85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2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22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5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4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26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9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26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customXml" Target="ink/ink8.xml"/><Relationship Id="rId7" Type="http://schemas.openxmlformats.org/officeDocument/2006/relationships/hyperlink" Target="http://mvnrepositery.com" TargetMode="Externa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25" Type="http://schemas.openxmlformats.org/officeDocument/2006/relationships/customXml" Target="ink/ink10.xml"/><Relationship Id="rId2" Type="http://schemas.openxmlformats.org/officeDocument/2006/relationships/styles" Target="styles.xml"/><Relationship Id="rId16" Type="http://schemas.openxmlformats.org/officeDocument/2006/relationships/customXml" Target="ink/ink5.xml"/><Relationship Id="rId20" Type="http://schemas.openxmlformats.org/officeDocument/2006/relationships/image" Target="media/image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8.pn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customXml" Target="ink/ink9.xml"/><Relationship Id="rId28" Type="http://schemas.openxmlformats.org/officeDocument/2006/relationships/fontTable" Target="fontTable.xml"/><Relationship Id="rId10" Type="http://schemas.openxmlformats.org/officeDocument/2006/relationships/customXml" Target="ink/ink2.xml"/><Relationship Id="rId19" Type="http://schemas.openxmlformats.org/officeDocument/2006/relationships/customXml" Target="ink/ink7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customXml" Target="ink/ink4.xml"/><Relationship Id="rId22" Type="http://schemas.openxmlformats.org/officeDocument/2006/relationships/image" Target="media/image7.png"/><Relationship Id="rId27" Type="http://schemas.openxmlformats.org/officeDocument/2006/relationships/header" Target="head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8T17:13:39.896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0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8T17:12:19.196"/>
    </inkml:context>
    <inkml:brush xml:id="br0">
      <inkml:brushProperty name="width" value="0.035" units="cm"/>
      <inkml:brushProperty name="height" value="0.035" units="cm"/>
      <inkml:brushProperty name="color" value="#FF4E00"/>
      <inkml:brushProperty name="inkEffects" value="rainbow"/>
      <inkml:brushProperty name="anchorX" value="17201.01172"/>
      <inkml:brushProperty name="anchorY" value="-3769.99902"/>
      <inkml:brushProperty name="scaleFactor" value="0.49839"/>
    </inkml:brush>
  </inkml:definitions>
  <inkml:trace contextRef="#ctx0" brushRef="#br0">11105 1793 24575,'0'0'0,"-4"0"0,-4-4 0,-9 0 0,-7-4 0,-7-4 0,-5 1 0,0-3 0,-5 3 0,3 2 0,-5-1 0,0-1 0,-9-4 0,-8 3 0,-8 2 0,-6-1 0,-13-6 0,6-2 0,2-2 0,5 3 0,5 0 0,8 0 0,2 0 0,1 3 0,1-4 0,-1-1 0,-1-1 0,-1-4 0,-4-1 0,-6-3 0,0 0 0,-7-3 0,5 2 0,2 2 0,4 2 0,1-2 0,7 6 0,8 0 0,10 3 0,4-1 0,1 5 0,0 0 0,3 0 0,-1 3 0,2-2 0,-1 0 0,-2 1 0,3 0 0,-3 2 0,3 3 0,3-1 0,-3 2 0,0 1 0,0 2 0,2-2 0,-1 1 0,-2 0 0,-3 2 0,-7 1 0,-5-4 0,-6-3 0,-12 1 0,-15 0 0,-7-6 0,-11 2 0,3 1 0,6-1 0,7 3 0,12-3 0,9 3 0,9 2 0,6 3 0,8-3 0,2-7 0,-2 1 0,-18-11 0,-27-14 0,-8-10 0,-11 0 0,9 0 0,10 10 0,17 5 0,16 7 0,13 7 0,8 7 0,11 2 0,3 2 0,2 4 0,-1 1 0,-1 2 0,-2 1 0,-1 0 0,-6 0 0,-12-3 0,-2-1 0,1 0 0,0-4 0,-2 1 0,5-2 0,2 0 0,5 2 0,-2 2 0,-2 2 0,2 1 0,-3-3 0,-2 1 0,2-4 0,2 1 0,2 1 0,0 1 0,-3 2 0,1 1 0,2-3 0,-2 1 0,2 0 0,1 0 0,2 2 0,-2 1 0,1 0 0,1 1 0,1 0 0,-3 0 0,1 0 0,1 1 0,1-1 0,1 0 0,1 0 0,-3 0 0,0 0 0,1 0 0,0 0 0,1 0 0,-3 0 0,1 0 0,0 0 0,1 0 0,1 0 0,1 0 0,1 0 0,0 0 0,1 0 0,-4 0 0,-1 0 0,1 0 0,0 0 0,1 0 0,1 0 0,0 0 0,2 0 0,-1 0 0,-3 4 0,-1 0 0,1 4 0,0 0 0,1-1 0,1-2 0,1-2 0,0-1 0,0-1 0,1-1 0,0 0 0,-1 0 0,1-1 0,0 1 0,-1 0 0,-3 0 0,-1 0 0,0 0 0,1 0 0,1 0 0,1 0 0,1 0 0,0 0 0,1 0 0,-1 0 0,1 0 0,0 0 0,-1 0 0,1 0 0,-1 0 0,1 0 0,-1 0 0,1 0 0,0 0 0,-1 0 0,1 0 0,-1 0 0,1 0 0,-1 0 0,1 0 0,-1 0 0,1 0 0,-1 0 0,1 0 0,-1 0 0,1 0 0,-1 0 0,1 0 0,-1 0 0,1 0 0,-5 0 0,1 0 0,-1 0 0,1 0 0,1 0 0,1 0 0,1 0 0,0 0 0,0 0 0,1 0 0,-1 0 0,1 0 0,0 0 0,0 0 0,-1 0 0,1 0 0,-1 0 0,1 0 0,3-4 0,1-1 0,0 1 0,-1 1 0,3-4 0,-1 1 0,-1 1 0,4-3 0,-2 2 0,-1 0 0,3-3 0,-1 2 0,2-2 0,-1 0 0,-2 3 0,-1 1 0,1-2 0,0 1 0,2-3 0,-1 1 0,-1 2 0,3-3 0,-3-2 0,4-3 0,-2 1 0,2-1 0,-2 2 0,3-1 0,2-1 0,-2 2 0,2-1 0,2-2 0,-3 3 0,1-2 0,-2-1 0,1-2 0,1 12 0,2 6 0,6 4 0,2 6 0,4 0 0,1 2 0,-1 2 0,-2 2 0,-1 2 0,-2 1 0,-1 0 0,0 1 0,-1 0 0,-1 0 0,1-1 0,-4-3 0,-5-1 0,-4 1 0,1 0 0,-2-3 0,-2-3 0,-1 0 0,2 1 0,0-1 0,3 1 0,-1 2 0,-1-3 0,-2-1 0,2 0 0,0-1 0,-2 1 0,0 3 0,-3-2 0,0 2 0,-1-3 0,4 2 0,-1 2 0,1-2 0,-1-3 0,-1-3 0,3 2 0,-5-1 0,4 2 0,-1 3 0,-1-2 0,0-1 0,0-3 0,-2 2 0,-4 3 0,3 2 0,-3 3 0,0-2 0,0-2 0,1 0 0,-4-3 0,1 2 0,-3 2 0,0-3 0,-2 3 0,-2 2 0,0 1 0,3-2 0,3-3 0,3 5 0,-3-3 0,-3-3 0,1 2 0,1 1 0,2-2 0,-2 2 0,-3-3 0,2-2 0,-8 2 0,-2 1 0,-2-1 0,-1 2 0,4-1 0,-4 0 0,0-1 0,-5 2 0,1 1 0,-1-2 0,-2 3 0,1 0 0,1-1 0,1 1 0,-1-3 0,0 1 0,-3 2 0,1 1 0,2-1 0,1 4 0,2-2 0,-3-3 0,1-4 0,1 5 0,1-2 0,5-3 0,-3 2 0,0-2 0,4-2 0,5 1 0,-5-1 0,4-1 0,-1 2 0,3-2 0,3 0 0,2-2 0,-1 2 0,2 0 0,1-1 0,1 2 0,-2 4 0,-4-1 0,5 2 0,1-2 0,2 2 0,1-2 0,1 2 0,0-3 0,0 3 0,4 1 0,0-1 0,4 1 0,0-2 0,-2 1 0,-1-3 0,2 3 0,2 1 0,4 3 0,3 1 0,2 2 0,1 5 0,1 5 0,1 8 0,-1 8 0,1-1 0,-1 0 0,5 4 0,3-2 0,1 5 0,-2-6 0,3-2 0,3-1 0,1-1 0,4-9 0,0-5 0,-2-3 0,1-3 0,-4-2 0,0 0 0,1 1 0,2-1 0,-3 1 0,1-5 0,2 5 0,1-4 0,1 6 0,1-5 0,5 1 0,-3 0 0,3-3 0,1-1 0,-1-2 0,-5 0 0,-1-3 0,-1 3 0,1-3 0,0 2 0,1-2 0,1 2 0,-5 2 0,6-2 0,-5 2 0,1-2 0,1-3 0,0 2 0,0-3 0,2-1 0,0-2 0,0-2 0,1-1 0,-1-1 0,1 0 0,-1 0 0,1 0 0,0-5 0,-1-3 0,1-1 0,-5-2 0,0-4 0,0-1 0,-3-3 0,-3 0 0,0 2 0,-1 5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8T17:11:59.972"/>
    </inkml:context>
    <inkml:brush xml:id="br0">
      <inkml:brushProperty name="width" value="0.035" units="cm"/>
      <inkml:brushProperty name="height" value="0.035" units="cm"/>
      <inkml:brushProperty name="color" value="#AE198D"/>
      <inkml:brushProperty name="inkEffects" value="galaxy"/>
      <inkml:brushProperty name="anchorX" value="7853.44678"/>
      <inkml:brushProperty name="anchorY" value="-3368.98682"/>
      <inkml:brushProperty name="scaleFactor" value="0.49839"/>
    </inkml:brush>
  </inkml:definitions>
  <inkml:trace contextRef="#ctx0" brushRef="#br0">8336 1824 24575,'0'0'0,"0"-3"0,-8-14 0,-5-8 0,-8-8 0,-6-13 0,-11-16 0,-4-10 0,2 1 0,-1 5 0,5 5 0,8 12 0,4 13 0,7 9 0,3 9 0,3 4 0,5 1 0,-2 3 0,-2-1 0,1-1 0,-2-3 0,1-2 0,-1 2 0,-3 0 0,-2-1 0,3-1 0,-2 2 0,3 0 0,3-1 0,-1-1 0,-1 3 0,1-1 0,-2 4 0,-2-2 0,2 0 0,-2-3 0,-1 2 0,2 0 0,-1-2 0,4 0 0,-3 1 0,0 1 0,-3-2 0,-2-1 0,0-1 0,-2-2 0,-1-3 0,-3 2 0,2 0 0,2 6 0,4-1 0,0 4 0,5 0 0,-1-1 0,-2 2 0,-1 2 0,3-1 0,-3-2 0,4-2 0,-2 1 0,-1 3 0,2-1 0,-1 2 0,-1-1 0,2-3 0,-2 2 0,3-2 0,-1 3 0,2-2 0,-2 2 0,-1-1 0,-2-3 0,-2 2 0,-2 3 0,3-1 0,0 2 0,-1 1 0,4-1 0,-2 1 0,0-2 0,-1 1 0,-2 2 0,0 1 0,2-2 0,0 1 0,3-3 0,0 1 0,-1 2 0,-1-3 0,-3 2 0,0 1 0,-2-3 0,0 3 0,-1 0 0,4-2 0,1 1 0,-1 2 0,4-3 0,-1 1 0,-5-2 0,-1 0 0,-2 3 0,0 1 0,0 2 0,0 1 0,0 2 0,1 0 0,0 0 0,5-4 0,4-4 0,0 0 0,3-4 0,-1 2 0,-2 2 0,-3 2 0,-2 2 0,-1 2 0,-2 1 0,0-3 0,-1 0 0,0 1 0,0 0 0,0-4 0,1 2 0,-1 0 0,4-3 0,1 2 0,4-4 0,-1 1 0,-1 2 0,-1 2 0,2-2 0,-1 1 0,-2 1 0,-1 1 0,3-2 0,-1 1 0,-1 0 0,0-2 0,-2 0 0,-2 2 0,0 1 0,0 1 0,-1 1 0,5 6 0,-1 0 0,5 4 0,-5 4 0,-5 8 0,-2 2 0,-1-3 0,1 1 0,0-5 0,1 4 0,1 1 0,1-3 0,4-1 0,1-3 0,4 1 0,-5-4 0,4 1 0,1 3 0,0-3 0,-1 1 0,-2 3 0,2 1 0,-1 2 0,-6 1 0,-1-3 0,-5 4 0,-1 1 0,-4 5 0,1-4 0,-2 4 0,2-6 0,-3 5 0,-1-6 0,-3 4 0,-1 0 0,-1-1 0,2 1 0,5-6 0,-1 4 0,-1 4 0,3-3 0,2 4 0,-2-6 0,3 5 0,-2-2 0,1 0 0,-2 4 0,2-1 0,-3 0 0,-2-2 0,-2 8 0,-10 6 0,-6 8 0,-5 3 0,5 4 0,2-5 0,4-6 0,2-3 0,6-5 0,5-1 0,5-7 0,4-3 0,2-3 0,2-1 0,-4 4 0,0 0 0,1 0 0,0 1 0,0-2 0,-3 4 0,1-1 0,0-4 0,1-1 0,1-1 0,1-1 0,-3 1 0,0-4 0,0 0 0,-3 5 0,1-3 0,-3 1 0,1 0 0,2 1 0,1-4 0,7 1 0,-3-4 0,-4 4 0,1-2 0,-13 6 0,-3 1 0,-7 5 0,-6 4 0,-3 1 0,-3 2 0,-2 3 0,8-7 0,4 2 0,4-7 0,3 1 0,2-1 0,1-1 0,4-1 0,5-4 0,-5 2 0,3-3 0,-2 4 0,-1 0 0,-1-3 0,2 0 0,4 0 0,3-5 0,3-2 0,2 0 0,2-3 0,0 1 0,1 3 0,-4 3 0,0 2 0,-4-2 0,-4 0 0,1 2 0,-7-4 0,3-3 0,-3 5 0,0-3 0,3 3 0,3-3 0,4-3 0,3 1 0,3-2 0,1-2 0,-4 2 0,1 2 0,0 0 0,-3 2 0,-4-2 0,-3 1 0,1-1 0,2 2 0,3 1 0,3-1 0,2-3 0,1-2 0,1-3 0,5 2 0,0-1 0,5 3 0,-6-1 0,0 4 0,-11-3 0,-1 3 0,-4-1 0,-3 1 0,-3-1 0,3 1 0,3 3 0,4-3 0,3 3 0,3-4 0,-2 3 0,-4-4 0,1 3 0,-4 1 0,-2 3 0,-6-3 0,1 2 0,-5-4 0,0 2 0,-1 1 0,5-2 0,1 1 0,5-2 0,0 1 0,-1-2 0,3-3 0,-1 2 0,2-2 0,3-1 0,-1-2 0,-3-2 0,2 3 0,1 0 0,3-1 0,2 3 0,1 0 0,2-2 0,0-1 0,1-1 0,0-2 0,0 0 0,0-1 0,0 0 0,-1 0 0,-3-1 0,-9 1 0,0 0 0,1 0 0,2 4 0,3 0 0,2 0 0,2 0 0,2-2 0,1 0 0,0-1 0,0-1 0,4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8T17:11:52.262"/>
    </inkml:context>
    <inkml:brush xml:id="br0">
      <inkml:brushProperty name="width" value="0.035" units="cm"/>
      <inkml:brushProperty name="height" value="0.035" units="cm"/>
      <inkml:brushProperty name="color" value="#AE198D"/>
      <inkml:brushProperty name="inkEffects" value="galaxy"/>
      <inkml:brushProperty name="anchorX" value="9878.8916"/>
      <inkml:brushProperty name="anchorY" value="-1343.54187"/>
      <inkml:brushProperty name="scaleFactor" value="0.49839"/>
    </inkml:brush>
    <inkml:brush xml:id="br1">
      <inkml:brushProperty name="width" value="0.035" units="cm"/>
      <inkml:brushProperty name="height" value="0.035" units="cm"/>
      <inkml:brushProperty name="color" value="#AE198D"/>
      <inkml:brushProperty name="inkEffects" value="galaxy"/>
      <inkml:brushProperty name="anchorX" value="8866.16895"/>
      <inkml:brushProperty name="anchorY" value="-2356.26465"/>
      <inkml:brushProperty name="scaleFactor" value="0.49839"/>
    </inkml:brush>
  </inkml:definitions>
  <inkml:trace contextRef="#ctx0" brushRef="#br0">0 0 24575,'0'0'0</inkml:trace>
  <inkml:trace contextRef="#ctx0" brushRef="#br1" timeOffset="226.56">0 0 24575,'0'0'0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8T17:11:43.352"/>
    </inkml:context>
    <inkml:brush xml:id="br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0"/>
      <inkml:brushProperty name="anchorY" value="0"/>
      <inkml:brushProperty name="scaleFactor" value="0.49839"/>
    </inkml:brush>
  </inkml:definitions>
  <inkml:trace contextRef="#ctx0" brushRef="#br0">8867 2190 24575,'0'0'0,"3"-4"0,2-5 0,7-3 0,0-4 0,3-3 0,2 3 0,-3 0 0,1-1 0,-3-1 0,1-1 0,1-1 0,2 1 0,-3-2 0,2 5 0,0-1 0,2 1 0,2-1 0,0 3 0,1-1 0,0-1 0,1 0 0,-1 2 0,-3-1 0,0 0 0,-1 2 0,-3-1 0,1 3 0,-4-1 0,2 2 0,-2-1 0,5-2 0,-2-2 0,2-3 0,2 3 0,1 0 0,-3-2 0,4 4 0,-2-1 0,0 3 0,4-5 0,2 2 0,0-6 0,0 4 0,-1-2 0,0 0 0,4-1 0,-1 0 0,0-1 0,-1 4 0,-1-4 0,-1 3 0,3-4 0,0-1 0,0 4 0,-1 0 0,-6 0 0,0 0 0,-1 4 0,0-1 0,-3-1 0,4 4 0,2-2 0,-3-1 0,0-1 0,4-2 0,1-1 0,1-1 0,0 0 0,-1-1 0,0 5 0,-5-1 0,0 0 0,-1 0 0,1 3 0,1 0 0,-3-2 0,0 4 0,-3-2 0,1-1 0,1-1 0,1 2 0,-1-1 0,0 4 0,2-2 0,0-1 0,3-2 0,0-1 0,1-6 0,0 3 0,1-4 0,4-1 0,-5 1 0,1 1 0,-5-3 0,-1 4 0,1 0 0,0 2 0,2 1 0,0-1 0,-3 1 0,1 3 0,-4 0 0,1 0 0,1-1 0,2 3 0,-3 0 0,2-2 0,0 0 0,-2-2 0,1 3 0,-3-1 0,1 4 0,-2-1 0,1-1 0,2 2 0,-1-1 0,-3-1 0,1 2 0,2 2 0,-1 0 0,1 2 0,-2-3 0,2 3 0,-2-3 0,-3-2 0,3 2 0,1 2 0,-1-2 0,2 3 0,-2-2 0,2 1 0,-3-1 0,3-4 0,1 3 0,-1-2 0,1-2 0,2-2 0,2 3 0,-4-1 0,-2 0 0,-11 6 0,-8 7 0,-15 8 0,-4 6 0,-6 8 0,-17 4 0,-3 9 0,-5 5 0,-11 4 0,-1 4 0,-5 2 0,9-1 0,2-1 0,8-5 0,9-6 0,9-5 0,7-5 0,5-2 0,4-7 0,-2 0 0,-3-1 0,0 1 0,0 1 0,-2 1 0,1-2 0,1-1 0,-6 1 0,1 1 0,-6 2 0,1-4 0,3 0 0,4 1 0,3-3 0,3-3 0,-2 1 0,1 1 0,1-2 0,-4-2 0,2 2 0,0 2 0,2-2 0,1-1 0,1 1 0,0-2 0,-2 2 0,-1-2 0,1-1 0,0-2 0,1 2 0,1-2 0,1 0 0,-4 3 0,1-2 0,-1 3 0,-3 0 0,-3-2 0,1 2 0,-7 2 0,-2-1 0,1-1 0,0 1 0,4 2 0,-5 2 0,4-1 0,-2-3 0,4 1 0,-5-2 0,-6 2 0,3-2 0,4 2 0,-4 2 0,-4 2 0,0-2 0,-5 2 0,-4 0 0,2 3 0,1 0 0,-1-3 0,-2 1 0,2 0 0,6-3 0,8 1 0,1 1 0,2-2 0,-1 0 0,-1 2 0,-5 1 0,-14 2 0,-13 5 0,-21 5 0,-18 5 0,-31 8 0,-12 2 0,-11-2 0,7-8 0,23-9 0,21-5 0,28-7 0,19-4 0,14-5 0,13-1 0,8 2 0,6-1 0,3 1 0,2-2 0,-8 0 0,0-1 0,-6 4 0,-2-1 0,1 0 0,-2 0 0,-2 2 0,0 0 0,-2 3 0,-1-1 0,-5 2 0,-1-1 0,1 3 0,-4 1 0,1-1 0,-7-2 0,1 0 0,-6 3 0,2-3 0,7-1 0,4 1 0,8-2 0,-2-2 0,1-2 0,-1 2 0,-3 0 0,3-2 0,0 4 0,0-2 0,-3 4 0,0-2 0,-5-1 0,-3 2 0,1-2 0,-4 3 0,3-1 0,-1-3 0,-3 3 0,3-2 0,3 3 0,2-2 0,3 3 0,-2 2 0,-3-1 0,1-3 0,-3 2 0,5-3 0,3-1 0,1 1 0,-6-1 0,-4-2 0,-3 3 0,-4-1 0,-5-2 0,-1-1 0,-1-2 0,1 0 0,5-2 0,6 0 0,5 0 0,4 4 0,3 0 0,1 0 0,2-1 0,4-1 0,0 0 0,5-1 0,-2 3 0,-1 0 0,2 5 0,3-2 0,3 0 0,2-2 0,1 2 0,2-1 0,1 0 0,-4-3 0,-1 4 0,1-2 0,1 0 0,0-2 0,1 4 0,1-2 0,0 0 0,0-2 0,1 0 0,4 2 0,0 0 0,0-1 0,3 4 0,-1-2 0,-1 0 0,-1-2 0,3 3 0,-2-1 0,-1-1 0,0 2 0,-2 0 0,-6-1 0,-4 2 0,-1-1 0,1-2 0,1-1 0,3 3 0,0-2 0,2 4 0,1-1 0,1-2 0,0-1 0,4 2 0,0-1 0,0-1 0,-1-2 0,-1 0 0,-1 2 0,0 4 0,-1 0 0,-1-2 0,0-1 0,1 2 0,-1-1 0,1-2 0,-1 3 0,4 2 0,-3 0 0,4 6 0,-5-1 0,3 1 0,-4 1 0,0-2 0,3 0 0,1-3 0,0-4 0,4 2 0,0 1 0,-1 3 0,-1-2 0,2 2 0,-1-3 0,4 2 0,-6 1 0,-1 2 0,-2 1 0,0-2 0,2 1 0,1 0 0,0-3 0,4 6 0,-1 0 0,-1-3 0,3 1 0,2 1 0,0-4 0,2 0 0,-2 1 0,1 2 0,-1-4 0,1 2 0,-2 0 0,2 2 0,-6 1 0,1 2 0,-1 0 0,-2 4 0,3 1 0,-1-4 0,3 3 0,0 3 0,-2-4 0,-2 4 0,3-2 0,-2-1 0,4 0 0,2-2 0,-1-4 0,3-2 0,-3 1 0,-2 4 0,1 5 0,-1 5 0,-3 0 0,3 4 0,-2-7 0,-1-3 0,2-2 0,3-2 0,0 3 0,-3 4 0,3 0 0,-7 3 0,-1-1 0,-2 3 0,2-3 0,-3 2 0,3-1 0,1-3 0,-1 1 0,-1-1 0,0-2 0,0-1 0,-1-2 0,4-2 0,0 0 0,-1 0 0,-4-1 0,3 0 0,-1-4 0,0 0 0,0-4 0,-1 5 0,0-3 0,-4 1 0,3 2 0,1-4 0,0 2 0,1-4 0,-1-3 0,4 2 0,0-3 0,0 3 0,-1 2 0,0-2 0,2 3 0,-5-2 0,0-3 0,3 2 0,0-3 0,3 3 0,1-2 0,-2-1 0,3 2 0,-1-2 0,-1-2 0,-2-1 0,-2 3 0,-1-2 0,-1 0 0,0-2 0,-1 0 0,0-2 0,0-1 0,1 1 0,-1-2 0,4 5 0,1 0 0,4 4 0,-1 0 0,-1-1 0,-1-2 0,-2-2 0,-2-1 0,0-1 0,3 4 0,-1-1 0,1 0 0,-2-1 0,0-1 0,-1-1 0,-1 0 0,0-1 0,3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8T17:13:52.537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0 0 24575,'0'0'-8191</inkml:trace>
  <inkml:trace contextRef="#ctx0" brushRef="#br0" timeOffset="588.11">0 0 24575,'0'0'-8191</inkml:trace>
  <inkml:trace contextRef="#ctx0" brushRef="#br0" timeOffset="774.33">0 0 24575,'0'0'-8191</inkml:trace>
  <inkml:trace contextRef="#ctx0" brushRef="#br0" timeOffset="929.78">0 0 24575,'0'0'-8191</inkml:trace>
  <inkml:trace contextRef="#ctx0" brushRef="#br0" timeOffset="1147.76">0 0 24575,'0'0'-8191</inkml:trace>
  <inkml:trace contextRef="#ctx0" brushRef="#br0" timeOffset="1614.66">0 0 24575,'0'0'-8191</inkml:trace>
  <inkml:trace contextRef="#ctx0" brushRef="#br0" timeOffset="1786.24">0 0 24575,'0'0'-8191</inkml:trace>
  <inkml:trace contextRef="#ctx0" brushRef="#br0" timeOffset="2033.12">0 0 24575,'0'0'-8191</inkml:trace>
  <inkml:trace contextRef="#ctx0" brushRef="#br0" timeOffset="2408.71">0 0 24575,'0'0'-8191</inkml:trace>
  <inkml:trace contextRef="#ctx0" brushRef="#br0" timeOffset="2594.27">0 0 24575,'0'0'-8191</inkml:trace>
  <inkml:trace contextRef="#ctx0" brushRef="#br0" timeOffset="2827.63">0 0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8T17:12:49.911"/>
    </inkml:context>
    <inkml:brush xml:id="br0">
      <inkml:brushProperty name="width" value="0.2" units="cm"/>
      <inkml:brushProperty name="height" value="0.2" units="cm"/>
      <inkml:brushProperty name="color" value="#5B2D90"/>
    </inkml:brush>
  </inkml:definitions>
  <inkml:trace contextRef="#ctx0" brushRef="#br0">0 1 24575,'4'1'0,"0"0"0,-1 0 0,1 1 0,0-1 0,-1 1 0,0 0 0,1 0 0,-1 0 0,0 1 0,0-1 0,4 5 0,7 4 0,31 22 0,52 47 0,-38-14 0,-26-30 0,-22-22 0,1-1 0,0 0 0,1-1 0,1-1 0,0 0 0,0 0 0,1-1 0,19 8 0,-32-17 0,-1-1 0,1 1 0,0 0 0,-1 0 0,1-1 0,-1 1 0,1 0 0,-1 0 0,1 0 0,-1 1 0,1-1 0,-1 0 0,0 0 0,0 1 0,0-1 0,1 1 0,-2-1 0,1 1 0,0 0 0,0-1 0,0 1 0,-1 0 0,1-1 0,-1 1 0,1 0 0,-1 0 0,0-1 0,0 1 0,1 0 0,-1 0 0,-1 0 0,1 0 0,0-1 0,0 1 0,-1 0 0,1 0 0,-1-1 0,1 1 0,-1 0 0,0-1 0,-1 4 0,-5 6 0,0 1 0,-1-1 0,0-1 0,-16 17 0,13-15 0,-90 112 0,-32 36 0,96-128 0,27-24 0,0 1 0,-18 20 0,-5 19-1365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8T17:12:46.788"/>
    </inkml:context>
    <inkml:brush xml:id="br0">
      <inkml:brushProperty name="width" value="0.2" units="cm"/>
      <inkml:brushProperty name="height" value="0.2" units="cm"/>
      <inkml:brushProperty name="color" value="#5B2D90"/>
    </inkml:brush>
  </inkml:definitions>
  <inkml:trace contextRef="#ctx0" brushRef="#br0">0 1 24575,'534'0'0,"-507"1"0,50 10 0,-17-2 0,-34-5 0,38 12 0,-44-10 0,-1-1 0,1-1 0,36 2 0,41 4 0,-65-5 0,43 0 0,-22-7 216,-36 0-480,1 1 1,0 1-1,0 1 1,0 0-1,21 5 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8T17:13:44.146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370 535 24575,'0'-390'-1365,"0"373"-5461</inkml:trace>
  <inkml:trace contextRef="#ctx0" brushRef="#br0" timeOffset="1943.57">1 165 24575,'18'-1'0,"0"0"0,0-1 0,-1-2 0,1 1 0,28-12 0,82-40 0,-76 27 0,-40 20 0,2 1 0,-1 0 0,1 1 0,0 0 0,0 1 0,0 0 0,1 1 0,0 1 0,16-1 0,-22 4 0,1 0 0,-1 1 0,0 1 0,0-1 0,0 1 0,0 1 0,0 0 0,0 0 0,0 1 0,-1 0 0,0 0 0,0 1 0,13 10 0,7 3 0,19 5 269,-37-19-473,0 1 0,-1-1-1,0 1 1,0 1 0,0 0 0,-1 0-1,11 10 1,-12-7-6622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8T17:12:20.598"/>
    </inkml:context>
    <inkml:brush xml:id="br0">
      <inkml:brushProperty name="width" value="0.035" units="cm"/>
      <inkml:brushProperty name="height" value="0.035" units="cm"/>
      <inkml:brushProperty name="color" value="#FF4E00"/>
      <inkml:brushProperty name="inkEffects" value="rainbow"/>
      <inkml:brushProperty name="anchorX" value="28344.1582"/>
      <inkml:brushProperty name="anchorY" value="-3445.85376"/>
      <inkml:brushProperty name="scaleFactor" value="0.49839"/>
    </inkml:brush>
  </inkml:definitions>
  <inkml:trace contextRef="#ctx0" brushRef="#br0">0 0 24575,'0'0'0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1998</Words>
  <Characters>11395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Gurukiran v Gurukiran v</dc:creator>
  <cp:keywords/>
  <dc:description/>
  <cp:lastModifiedBy>Gurukiran v Gurukiran v</cp:lastModifiedBy>
  <cp:revision>2</cp:revision>
  <dcterms:created xsi:type="dcterms:W3CDTF">2026-03-15T13:08:00Z</dcterms:created>
  <dcterms:modified xsi:type="dcterms:W3CDTF">2026-03-15T13:08:00Z</dcterms:modified>
</cp:coreProperties>
</file>