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BFF5" w14:textId="21101EBA" w:rsidR="00D76D1F" w:rsidRDefault="00C97859" w:rsidP="00C97859">
      <w:pPr>
        <w:pStyle w:val="Title"/>
        <w:rPr>
          <w:lang w:val="en-US"/>
        </w:rPr>
      </w:pPr>
      <w:r>
        <w:rPr>
          <w:lang w:val="en-US"/>
        </w:rPr>
        <w:t>REST ASSURED=</w:t>
      </w:r>
    </w:p>
    <w:p w14:paraId="3554C7AA" w14:textId="46F46185" w:rsidR="00C97859" w:rsidRDefault="00C97859" w:rsidP="00C97859">
      <w:pPr>
        <w:pStyle w:val="Heading2"/>
        <w:rPr>
          <w:lang w:val="en-US"/>
        </w:rPr>
      </w:pPr>
      <w:r>
        <w:rPr>
          <w:lang w:val="en-US"/>
        </w:rPr>
        <w:t>BACKEND AUTOMATION TESTING=</w:t>
      </w:r>
    </w:p>
    <w:p w14:paraId="56958545" w14:textId="15A86DCE" w:rsidR="00C97859" w:rsidRDefault="00C97859" w:rsidP="00C978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BACKEND TESTING MEANS WERE TESTING THE APPLICATION WITHOUT BROWSER IS CALLED AS BACKEND TESTING OR.</w:t>
      </w:r>
    </w:p>
    <w:p w14:paraId="1E552D7A" w14:textId="38A3021C" w:rsidR="00C97859" w:rsidRDefault="00C97859" w:rsidP="00C978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TESTING THE APPLICATION WITHOUT GUI IS CALLED AS BACKEND TESTING.</w:t>
      </w:r>
    </w:p>
    <w:p w14:paraId="44EDA4BD" w14:textId="0CD2FEEA" w:rsidR="00C97859" w:rsidRDefault="00C97859" w:rsidP="00C97859">
      <w:pPr>
        <w:rPr>
          <w:lang w:val="en-US"/>
        </w:rPr>
      </w:pPr>
      <w:r>
        <w:rPr>
          <w:lang w:val="en-US"/>
        </w:rPr>
        <w:t>SOA =3 LAYERS PRESENTATION LAYER(GUI/FRONTEND/BROWSER) , BUSINESS AND DB LAYER.</w:t>
      </w:r>
    </w:p>
    <w:p w14:paraId="69AA60C5" w14:textId="2AE0E97E" w:rsidR="00C97859" w:rsidRDefault="00C97859" w:rsidP="00C978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BUSINESS AND DB LAYER THESE 2 LAYERS WE CALL IT HAS APPLICATION BACKEND.</w:t>
      </w:r>
    </w:p>
    <w:p w14:paraId="34BF2A1C" w14:textId="38FC417B" w:rsidR="00C97859" w:rsidRDefault="00C97859" w:rsidP="00C978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LOOKING AT THE </w:t>
      </w:r>
      <w:r w:rsidRPr="00C97859">
        <w:rPr>
          <w:color w:val="00B050"/>
          <w:lang w:val="en-US"/>
        </w:rPr>
        <w:t xml:space="preserve">FRONTEND </w:t>
      </w:r>
      <w:r>
        <w:rPr>
          <w:lang w:val="en-US"/>
        </w:rPr>
        <w:t>ANY TEST CASE RETURN THAT PRESENTATION LAYER CAN BE AUTOMATED USING SELENIUM AND JAVA CALLED AS FUNCTIONAL TESTING.</w:t>
      </w:r>
    </w:p>
    <w:p w14:paraId="12E0FB5D" w14:textId="62E6DDFA" w:rsidR="00C97859" w:rsidRDefault="00C97859" w:rsidP="00C978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</w:t>
      </w:r>
      <w:r w:rsidRPr="00C97859">
        <w:rPr>
          <w:color w:val="00B050"/>
          <w:lang w:val="en-US"/>
        </w:rPr>
        <w:t xml:space="preserve">BUSINGESS LAYER </w:t>
      </w:r>
      <w:r>
        <w:rPr>
          <w:lang w:val="en-US"/>
        </w:rPr>
        <w:t>THERE ARE SOME TC WRITTEN SEND REQUEST VERIFY IN ORDER TO AUTOMATE THIS WE HAVE TO GO FOR REST ASSURED.</w:t>
      </w:r>
    </w:p>
    <w:p w14:paraId="72254DDC" w14:textId="2130A677" w:rsidR="00C97859" w:rsidRDefault="00C97859" w:rsidP="00C978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DO MANUALLY WE GO FOR POSTMAN.</w:t>
      </w:r>
    </w:p>
    <w:p w14:paraId="51498E43" w14:textId="5C3E5BAF" w:rsidR="00C97859" w:rsidRDefault="00C97859" w:rsidP="00C978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 VERIFY DATA IN THE </w:t>
      </w:r>
      <w:r w:rsidRPr="00C97859">
        <w:rPr>
          <w:color w:val="00B050"/>
          <w:lang w:val="en-US"/>
        </w:rPr>
        <w:t>DATBASE</w:t>
      </w:r>
      <w:r>
        <w:rPr>
          <w:lang w:val="en-US"/>
        </w:rPr>
        <w:t xml:space="preserve"> WE HAVE JDBC TOOL JDBC.JAR IN ORDER TO VALIDATE DATA IN THE DATABASE.</w:t>
      </w:r>
    </w:p>
    <w:p w14:paraId="2244B729" w14:textId="55AE6923" w:rsidR="00C97859" w:rsidRDefault="00C97859" w:rsidP="00C97859">
      <w:pPr>
        <w:pStyle w:val="Heading2"/>
        <w:rPr>
          <w:color w:val="6B911C" w:themeColor="accent1" w:themeShade="BF"/>
          <w:lang w:val="en-US"/>
        </w:rPr>
      </w:pPr>
      <w:r w:rsidRPr="005C72D0">
        <w:rPr>
          <w:color w:val="6B911C" w:themeColor="accent1" w:themeShade="BF"/>
          <w:lang w:val="en-US"/>
        </w:rPr>
        <w:t>WHY BACKEND TESTING IS REQUIRED IN ECOMMERCE</w:t>
      </w:r>
      <w:r w:rsidR="004A7A1D" w:rsidRPr="005C72D0">
        <w:rPr>
          <w:color w:val="6B911C" w:themeColor="accent1" w:themeShade="BF"/>
          <w:lang w:val="en-US"/>
        </w:rPr>
        <w:t xml:space="preserve"> DOMAIN</w:t>
      </w:r>
      <w:r w:rsidRPr="005C72D0">
        <w:rPr>
          <w:color w:val="6B911C" w:themeColor="accent1" w:themeShade="BF"/>
          <w:lang w:val="en-US"/>
        </w:rPr>
        <w:t>=</w:t>
      </w:r>
    </w:p>
    <w:p w14:paraId="585AA83E" w14:textId="0E46D77C" w:rsidR="00495C66" w:rsidRDefault="008D6B35" w:rsidP="00495C6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75AC8F81" wp14:editId="57688CC1">
                <wp:simplePos x="0" y="0"/>
                <wp:positionH relativeFrom="column">
                  <wp:posOffset>2881226</wp:posOffset>
                </wp:positionH>
                <wp:positionV relativeFrom="paragraph">
                  <wp:posOffset>165678</wp:posOffset>
                </wp:positionV>
                <wp:extent cx="1600200" cy="1323109"/>
                <wp:effectExtent l="0" t="0" r="19050" b="10795"/>
                <wp:wrapNone/>
                <wp:docPr id="90094077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3231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A870E4" w14:textId="782F2BB6" w:rsidR="00411ACE" w:rsidRPr="003E686F" w:rsidRDefault="00411ACE">
                            <w:pPr>
                              <w:rPr>
                                <w:b/>
                                <w:bCs/>
                                <w:color w:val="FF0000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E686F">
                              <w:rPr>
                                <w:b/>
                                <w:bCs/>
                                <w:color w:val="FF0000"/>
                                <w:sz w:val="14"/>
                                <w:szCs w:val="14"/>
                                <w:lang w:val="en-US"/>
                              </w:rPr>
                              <w:t>Billing and revenue management</w:t>
                            </w:r>
                          </w:p>
                          <w:p w14:paraId="35038DD9" w14:textId="2B0BA1FB" w:rsidR="00411ACE" w:rsidRPr="00784109" w:rsidRDefault="00CF3B1E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84109">
                              <w:rPr>
                                <w:sz w:val="14"/>
                                <w:szCs w:val="14"/>
                                <w:lang w:val="en-US"/>
                              </w:rPr>
                              <w:t>Email support / pdf download</w:t>
                            </w:r>
                          </w:p>
                          <w:p w14:paraId="7AF17D03" w14:textId="479AC00C" w:rsidR="00CF3B1E" w:rsidRPr="00784109" w:rsidRDefault="00CF3B1E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84109">
                              <w:rPr>
                                <w:sz w:val="14"/>
                                <w:szCs w:val="14"/>
                                <w:lang w:val="en-US"/>
                              </w:rPr>
                              <w:t>Includes tax , shipping , item breakdown.</w:t>
                            </w:r>
                          </w:p>
                          <w:p w14:paraId="55203AA1" w14:textId="64E7B212" w:rsidR="00CF3B1E" w:rsidRPr="00784109" w:rsidRDefault="00042288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84109">
                              <w:rPr>
                                <w:sz w:val="14"/>
                                <w:szCs w:val="14"/>
                                <w:lang w:val="en-US"/>
                              </w:rPr>
                              <w:t>Payments status tracking</w:t>
                            </w:r>
                          </w:p>
                          <w:p w14:paraId="55A44FFC" w14:textId="43A894C8" w:rsidR="00042288" w:rsidRPr="00784109" w:rsidRDefault="0078410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784109">
                              <w:rPr>
                                <w:sz w:val="14"/>
                                <w:szCs w:val="14"/>
                                <w:lang w:val="en-US"/>
                              </w:rPr>
                              <w:t>Payment modes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AC8F81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226.85pt;margin-top:13.05pt;width:126pt;height:104.2pt;z-index:2516583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wcvNwIAAH0EAAAOAAAAZHJzL2Uyb0RvYy54bWysVE1v2zAMvQ/YfxB0X2wnadY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" fillcolor="white [3201]" strokeweight=".5pt">
                <v:textbox>
                  <w:txbxContent>
                    <w:p w14:paraId="44A870E4" w14:textId="782F2BB6" w:rsidR="00411ACE" w:rsidRPr="003E686F" w:rsidRDefault="00411ACE">
                      <w:pPr>
                        <w:rPr>
                          <w:b/>
                          <w:bCs/>
                          <w:color w:val="FF0000"/>
                          <w:sz w:val="14"/>
                          <w:szCs w:val="14"/>
                          <w:lang w:val="en-US"/>
                        </w:rPr>
                      </w:pPr>
                      <w:r w:rsidRPr="003E686F">
                        <w:rPr>
                          <w:b/>
                          <w:bCs/>
                          <w:color w:val="FF0000"/>
                          <w:sz w:val="14"/>
                          <w:szCs w:val="14"/>
                          <w:lang w:val="en-US"/>
                        </w:rPr>
                        <w:t>Billing and revenue management</w:t>
                      </w:r>
                    </w:p>
                    <w:p w14:paraId="35038DD9" w14:textId="2B0BA1FB" w:rsidR="00411ACE" w:rsidRPr="00784109" w:rsidRDefault="00CF3B1E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784109">
                        <w:rPr>
                          <w:sz w:val="14"/>
                          <w:szCs w:val="14"/>
                          <w:lang w:val="en-US"/>
                        </w:rPr>
                        <w:t>Email support / pdf download</w:t>
                      </w:r>
                    </w:p>
                    <w:p w14:paraId="7AF17D03" w14:textId="479AC00C" w:rsidR="00CF3B1E" w:rsidRPr="00784109" w:rsidRDefault="00CF3B1E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784109">
                        <w:rPr>
                          <w:sz w:val="14"/>
                          <w:szCs w:val="14"/>
                          <w:lang w:val="en-US"/>
                        </w:rPr>
                        <w:t>Includes tax , shipping , item breakdown.</w:t>
                      </w:r>
                    </w:p>
                    <w:p w14:paraId="55203AA1" w14:textId="64E7B212" w:rsidR="00CF3B1E" w:rsidRPr="00784109" w:rsidRDefault="00042288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784109">
                        <w:rPr>
                          <w:sz w:val="14"/>
                          <w:szCs w:val="14"/>
                          <w:lang w:val="en-US"/>
                        </w:rPr>
                        <w:t>Payments status tracking</w:t>
                      </w:r>
                    </w:p>
                    <w:p w14:paraId="55A44FFC" w14:textId="43A894C8" w:rsidR="00042288" w:rsidRPr="00784109" w:rsidRDefault="0078410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784109">
                        <w:rPr>
                          <w:sz w:val="14"/>
                          <w:szCs w:val="14"/>
                          <w:lang w:val="en-US"/>
                        </w:rPr>
                        <w:t>Payment modes</w:t>
                      </w:r>
                    </w:p>
                  </w:txbxContent>
                </v:textbox>
              </v:shape>
            </w:pict>
          </mc:Fallback>
        </mc:AlternateContent>
      </w:r>
      <w:r w:rsidR="007841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612490C0" wp14:editId="1CB13D19">
                <wp:simplePos x="0" y="0"/>
                <wp:positionH relativeFrom="column">
                  <wp:posOffset>4668751</wp:posOffset>
                </wp:positionH>
                <wp:positionV relativeFrom="paragraph">
                  <wp:posOffset>207125</wp:posOffset>
                </wp:positionV>
                <wp:extent cx="1323109" cy="1281546"/>
                <wp:effectExtent l="0" t="0" r="10795" b="13970"/>
                <wp:wrapNone/>
                <wp:docPr id="181769651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109" cy="1281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945FF" w14:textId="5E756DEB" w:rsidR="00784109" w:rsidRPr="003E686F" w:rsidRDefault="00856DAB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3E686F">
                              <w:rPr>
                                <w:color w:val="FF0000"/>
                                <w:lang w:val="en-US"/>
                              </w:rPr>
                              <w:t>Logistic application</w:t>
                            </w:r>
                          </w:p>
                          <w:p w14:paraId="4D83025D" w14:textId="7CABA10D" w:rsidR="00856DAB" w:rsidRPr="0011375C" w:rsidRDefault="00D55804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1375C">
                              <w:rPr>
                                <w:sz w:val="12"/>
                                <w:szCs w:val="12"/>
                                <w:lang w:val="en-US"/>
                              </w:rPr>
                              <w:t>Pickup and delivery schedule</w:t>
                            </w:r>
                          </w:p>
                          <w:p w14:paraId="5C73E816" w14:textId="42942535" w:rsidR="00D55804" w:rsidRPr="0011375C" w:rsidRDefault="00D55804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1375C">
                              <w:rPr>
                                <w:sz w:val="12"/>
                                <w:szCs w:val="12"/>
                                <w:lang w:val="en-US"/>
                              </w:rPr>
                              <w:t>Shippent types bulk,parcel</w:t>
                            </w:r>
                          </w:p>
                          <w:p w14:paraId="4742DC87" w14:textId="3AB00B87" w:rsidR="0011375C" w:rsidRDefault="0011375C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11375C">
                              <w:rPr>
                                <w:sz w:val="12"/>
                                <w:szCs w:val="12"/>
                                <w:lang w:val="en-US"/>
                              </w:rPr>
                              <w:t>Route planning</w:t>
                            </w:r>
                          </w:p>
                          <w:p w14:paraId="1D8BB8EB" w14:textId="687F1644" w:rsidR="0011375C" w:rsidRPr="0011375C" w:rsidRDefault="007B2295" w:rsidP="007B2295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7B2295">
                              <w:rPr>
                                <w:sz w:val="12"/>
                                <w:szCs w:val="12"/>
                              </w:rPr>
                              <w:t>Status updates (Dispatched, In-Transit, Delivered)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490C0" id="Text Box 27" o:spid="_x0000_s1027" type="#_x0000_t202" style="position:absolute;margin-left:367.6pt;margin-top:16.3pt;width:104.2pt;height:100.9pt;z-index:25165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" fillcolor="white [3201]" strokeweight=".5pt">
                <v:textbox>
                  <w:txbxContent>
                    <w:p w14:paraId="59E945FF" w14:textId="5E756DEB" w:rsidR="00784109" w:rsidRPr="003E686F" w:rsidRDefault="00856DAB">
                      <w:pPr>
                        <w:rPr>
                          <w:color w:val="FF0000"/>
                          <w:lang w:val="en-US"/>
                        </w:rPr>
                      </w:pPr>
                      <w:r w:rsidRPr="003E686F">
                        <w:rPr>
                          <w:color w:val="FF0000"/>
                          <w:lang w:val="en-US"/>
                        </w:rPr>
                        <w:t>Logistic application</w:t>
                      </w:r>
                    </w:p>
                    <w:p w14:paraId="4D83025D" w14:textId="7CABA10D" w:rsidR="00856DAB" w:rsidRPr="0011375C" w:rsidRDefault="00D55804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11375C">
                        <w:rPr>
                          <w:sz w:val="12"/>
                          <w:szCs w:val="12"/>
                          <w:lang w:val="en-US"/>
                        </w:rPr>
                        <w:t>Pickup and delivery schedule</w:t>
                      </w:r>
                    </w:p>
                    <w:p w14:paraId="5C73E816" w14:textId="42942535" w:rsidR="00D55804" w:rsidRPr="0011375C" w:rsidRDefault="00D55804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11375C">
                        <w:rPr>
                          <w:sz w:val="12"/>
                          <w:szCs w:val="12"/>
                          <w:lang w:val="en-US"/>
                        </w:rPr>
                        <w:t>Shippent types bulk,parcel</w:t>
                      </w:r>
                    </w:p>
                    <w:p w14:paraId="4742DC87" w14:textId="3AB00B87" w:rsidR="0011375C" w:rsidRDefault="0011375C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11375C">
                        <w:rPr>
                          <w:sz w:val="12"/>
                          <w:szCs w:val="12"/>
                          <w:lang w:val="en-US"/>
                        </w:rPr>
                        <w:t>Route planning</w:t>
                      </w:r>
                    </w:p>
                    <w:p w14:paraId="1D8BB8EB" w14:textId="687F1644" w:rsidR="0011375C" w:rsidRPr="0011375C" w:rsidRDefault="007B2295" w:rsidP="007B2295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7B2295">
                        <w:rPr>
                          <w:sz w:val="12"/>
                          <w:szCs w:val="12"/>
                        </w:rPr>
                        <w:t>Status updates (Dispatched, In-Transit, Delivered)</w:t>
                      </w:r>
                    </w:p>
                  </w:txbxContent>
                </v:textbox>
              </v:shape>
            </w:pict>
          </mc:Fallback>
        </mc:AlternateContent>
      </w:r>
      <w:r w:rsidR="00AC2F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3556E968" wp14:editId="321EF27D">
                <wp:simplePos x="0" y="0"/>
                <wp:positionH relativeFrom="column">
                  <wp:posOffset>907473</wp:posOffset>
                </wp:positionH>
                <wp:positionV relativeFrom="paragraph">
                  <wp:posOffset>144952</wp:posOffset>
                </wp:positionV>
                <wp:extent cx="1586346" cy="1406237"/>
                <wp:effectExtent l="0" t="0" r="13970" b="22860"/>
                <wp:wrapNone/>
                <wp:docPr id="140883833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346" cy="1406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A04147" w14:textId="23E9B8EA" w:rsidR="00AC2F3F" w:rsidRPr="003E686F" w:rsidRDefault="005236EA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3E686F">
                              <w:rPr>
                                <w:color w:val="FF0000"/>
                                <w:lang w:val="en-US"/>
                              </w:rPr>
                              <w:t>Shopping application</w:t>
                            </w:r>
                          </w:p>
                          <w:p w14:paraId="1CC677F7" w14:textId="74799B3F" w:rsidR="00430F84" w:rsidRPr="002B51A8" w:rsidRDefault="00430F84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B51A8">
                              <w:rPr>
                                <w:sz w:val="14"/>
                                <w:szCs w:val="14"/>
                                <w:lang w:val="en-US"/>
                              </w:rPr>
                              <w:t>User/admin registration and login</w:t>
                            </w:r>
                          </w:p>
                          <w:p w14:paraId="24B95D32" w14:textId="09B3436B" w:rsidR="00430F84" w:rsidRDefault="002B51A8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B51A8">
                              <w:rPr>
                                <w:sz w:val="14"/>
                                <w:szCs w:val="14"/>
                                <w:lang w:val="en-US"/>
                              </w:rPr>
                              <w:t>Wishlist ,cart management</w:t>
                            </w:r>
                          </w:p>
                          <w:p w14:paraId="2B447388" w14:textId="432166EF" w:rsidR="002B51A8" w:rsidRDefault="006430EF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Search products by category</w:t>
                            </w:r>
                          </w:p>
                          <w:p w14:paraId="2D57BAC4" w14:textId="7DD7AD9D" w:rsidR="006430EF" w:rsidRDefault="000C62D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Add to cart </w:t>
                            </w:r>
                          </w:p>
                          <w:p w14:paraId="7C4A3A60" w14:textId="6D4F8299" w:rsidR="000C62D9" w:rsidRDefault="000C62D9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Check out payment</w:t>
                            </w:r>
                          </w:p>
                          <w:p w14:paraId="4F3D8DAB" w14:textId="5ACCE276" w:rsidR="000C62D9" w:rsidRPr="002B51A8" w:rsidRDefault="00F24772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Order confirmation and tracking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6E968" id="Text Box 25" o:spid="_x0000_s1028" type="#_x0000_t202" style="position:absolute;margin-left:71.45pt;margin-top:11.4pt;width:124.9pt;height:110.75pt;z-index:25165831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KMXPAIAAIQ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" fillcolor="white [3201]" strokeweight=".5pt">
                <v:textbox>
                  <w:txbxContent>
                    <w:p w14:paraId="46A04147" w14:textId="23E9B8EA" w:rsidR="00AC2F3F" w:rsidRPr="003E686F" w:rsidRDefault="005236EA">
                      <w:pPr>
                        <w:rPr>
                          <w:color w:val="FF0000"/>
                          <w:lang w:val="en-US"/>
                        </w:rPr>
                      </w:pPr>
                      <w:r w:rsidRPr="003E686F">
                        <w:rPr>
                          <w:color w:val="FF0000"/>
                          <w:lang w:val="en-US"/>
                        </w:rPr>
                        <w:t>Shopping application</w:t>
                      </w:r>
                    </w:p>
                    <w:p w14:paraId="1CC677F7" w14:textId="74799B3F" w:rsidR="00430F84" w:rsidRPr="002B51A8" w:rsidRDefault="00430F84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2B51A8">
                        <w:rPr>
                          <w:sz w:val="14"/>
                          <w:szCs w:val="14"/>
                          <w:lang w:val="en-US"/>
                        </w:rPr>
                        <w:t>User/admin registration and login</w:t>
                      </w:r>
                    </w:p>
                    <w:p w14:paraId="24B95D32" w14:textId="09B3436B" w:rsidR="00430F84" w:rsidRDefault="002B51A8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2B51A8">
                        <w:rPr>
                          <w:sz w:val="14"/>
                          <w:szCs w:val="14"/>
                          <w:lang w:val="en-US"/>
                        </w:rPr>
                        <w:t>Wishlist ,cart management</w:t>
                      </w:r>
                    </w:p>
                    <w:p w14:paraId="2B447388" w14:textId="432166EF" w:rsidR="002B51A8" w:rsidRDefault="006430EF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Search products by category</w:t>
                      </w:r>
                    </w:p>
                    <w:p w14:paraId="2D57BAC4" w14:textId="7DD7AD9D" w:rsidR="006430EF" w:rsidRDefault="000C62D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Add to cart </w:t>
                      </w:r>
                    </w:p>
                    <w:p w14:paraId="7C4A3A60" w14:textId="6D4F8299" w:rsidR="000C62D9" w:rsidRDefault="000C62D9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Check out payment</w:t>
                      </w:r>
                    </w:p>
                    <w:p w14:paraId="4F3D8DAB" w14:textId="5ACCE276" w:rsidR="000C62D9" w:rsidRPr="002B51A8" w:rsidRDefault="00F24772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Order confirmation and tracking</w:t>
                      </w:r>
                    </w:p>
                  </w:txbxContent>
                </v:textbox>
              </v:shape>
            </w:pict>
          </mc:Fallback>
        </mc:AlternateContent>
      </w:r>
      <w:r w:rsidR="0062268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2E9D8CA3" wp14:editId="1E8F1A04">
                <wp:simplePos x="0" y="0"/>
                <wp:positionH relativeFrom="column">
                  <wp:posOffset>-741218</wp:posOffset>
                </wp:positionH>
                <wp:positionV relativeFrom="paragraph">
                  <wp:posOffset>151880</wp:posOffset>
                </wp:positionV>
                <wp:extent cx="1482436" cy="1274619"/>
                <wp:effectExtent l="0" t="0" r="22860" b="20955"/>
                <wp:wrapNone/>
                <wp:docPr id="9012979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436" cy="12746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E3B12F" w14:textId="75E1B1CB" w:rsidR="00622688" w:rsidRPr="003E686F" w:rsidRDefault="00622688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3E686F">
                              <w:rPr>
                                <w:color w:val="FF0000"/>
                                <w:lang w:val="en-US"/>
                              </w:rPr>
                              <w:t>INVENTRY MANAGEMENT</w:t>
                            </w:r>
                          </w:p>
                          <w:p w14:paraId="28751721" w14:textId="6A848835" w:rsidR="00622688" w:rsidRPr="003636D5" w:rsidRDefault="00A6138E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636D5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Add , edit ,delete product </w:t>
                            </w:r>
                          </w:p>
                          <w:p w14:paraId="28B1D424" w14:textId="207A9F69" w:rsidR="00A6138E" w:rsidRPr="003636D5" w:rsidRDefault="00005481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636D5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Real time stoce update </w:t>
                            </w:r>
                          </w:p>
                          <w:p w14:paraId="5768BABE" w14:textId="40F05324" w:rsidR="00005481" w:rsidRPr="003636D5" w:rsidRDefault="003636D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636D5">
                              <w:rPr>
                                <w:sz w:val="14"/>
                                <w:szCs w:val="14"/>
                                <w:lang w:val="en-US"/>
                              </w:rPr>
                              <w:t>Manage images and description</w:t>
                            </w:r>
                          </w:p>
                          <w:p w14:paraId="123083DD" w14:textId="239A814F" w:rsidR="00622688" w:rsidRPr="00AC2F3F" w:rsidRDefault="00AC2F3F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C2F3F">
                              <w:rPr>
                                <w:sz w:val="14"/>
                                <w:szCs w:val="14"/>
                                <w:lang w:val="en-US"/>
                              </w:rPr>
                              <w:t>Categoty and subcategory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D8CA3" id="Text Box 24" o:spid="_x0000_s1029" type="#_x0000_t202" style="position:absolute;margin-left:-58.35pt;margin-top:11.95pt;width:116.75pt;height:100.35pt;z-index:2516583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" fillcolor="white [3201]" strokeweight=".5pt">
                <v:textbox>
                  <w:txbxContent>
                    <w:p w14:paraId="65E3B12F" w14:textId="75E1B1CB" w:rsidR="00622688" w:rsidRPr="003E686F" w:rsidRDefault="00622688">
                      <w:pPr>
                        <w:rPr>
                          <w:color w:val="FF0000"/>
                          <w:lang w:val="en-US"/>
                        </w:rPr>
                      </w:pPr>
                      <w:r w:rsidRPr="003E686F">
                        <w:rPr>
                          <w:color w:val="FF0000"/>
                          <w:lang w:val="en-US"/>
                        </w:rPr>
                        <w:t>INVENTRY MANAGEMENT</w:t>
                      </w:r>
                    </w:p>
                    <w:p w14:paraId="28751721" w14:textId="6A848835" w:rsidR="00622688" w:rsidRPr="003636D5" w:rsidRDefault="00A6138E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3636D5">
                        <w:rPr>
                          <w:sz w:val="14"/>
                          <w:szCs w:val="14"/>
                          <w:lang w:val="en-US"/>
                        </w:rPr>
                        <w:t xml:space="preserve">Add , edit ,delete product </w:t>
                      </w:r>
                    </w:p>
                    <w:p w14:paraId="28B1D424" w14:textId="207A9F69" w:rsidR="00A6138E" w:rsidRPr="003636D5" w:rsidRDefault="00005481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3636D5">
                        <w:rPr>
                          <w:sz w:val="14"/>
                          <w:szCs w:val="14"/>
                          <w:lang w:val="en-US"/>
                        </w:rPr>
                        <w:t xml:space="preserve">Real time stoce update </w:t>
                      </w:r>
                    </w:p>
                    <w:p w14:paraId="5768BABE" w14:textId="40F05324" w:rsidR="00005481" w:rsidRPr="003636D5" w:rsidRDefault="003636D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3636D5">
                        <w:rPr>
                          <w:sz w:val="14"/>
                          <w:szCs w:val="14"/>
                          <w:lang w:val="en-US"/>
                        </w:rPr>
                        <w:t>Manage images and description</w:t>
                      </w:r>
                    </w:p>
                    <w:p w14:paraId="123083DD" w14:textId="239A814F" w:rsidR="00622688" w:rsidRPr="00AC2F3F" w:rsidRDefault="00AC2F3F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AC2F3F">
                        <w:rPr>
                          <w:sz w:val="14"/>
                          <w:szCs w:val="14"/>
                          <w:lang w:val="en-US"/>
                        </w:rPr>
                        <w:t>Categoty and subcategory</w:t>
                      </w:r>
                    </w:p>
                  </w:txbxContent>
                </v:textbox>
              </v:shape>
            </w:pict>
          </mc:Fallback>
        </mc:AlternateContent>
      </w:r>
    </w:p>
    <w:p w14:paraId="64CFCE1F" w14:textId="77777777" w:rsidR="00495C66" w:rsidRDefault="00495C66" w:rsidP="00495C66">
      <w:pPr>
        <w:rPr>
          <w:lang w:val="en-US"/>
        </w:rPr>
      </w:pPr>
    </w:p>
    <w:p w14:paraId="51616BA1" w14:textId="3AE4EE7E" w:rsidR="00495C66" w:rsidRDefault="007B2295" w:rsidP="00495C66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322" behindDoc="0" locked="0" layoutInCell="1" allowOverlap="1" wp14:anchorId="3ADF26A0" wp14:editId="080517A3">
                <wp:simplePos x="0" y="0"/>
                <wp:positionH relativeFrom="column">
                  <wp:posOffset>2486660</wp:posOffset>
                </wp:positionH>
                <wp:positionV relativeFrom="paragraph">
                  <wp:posOffset>166370</wp:posOffset>
                </wp:positionV>
                <wp:extent cx="269875" cy="136440"/>
                <wp:effectExtent l="38100" t="38100" r="15875" b="35560"/>
                <wp:wrapNone/>
                <wp:docPr id="1978618603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9875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EF2A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" o:spid="_x0000_s1026" type="#_x0000_t75" style="position:absolute;margin-left:195.45pt;margin-top:12.75pt;width:21.95pt;height:11.45pt;z-index:251658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">
                <v:imagedata r:id="rId9" o:title=""/>
              </v:shape>
            </w:pict>
          </mc:Fallback>
        </mc:AlternateContent>
      </w:r>
    </w:p>
    <w:p w14:paraId="451DCD84" w14:textId="6B151970" w:rsidR="00495C66" w:rsidRDefault="003E686F" w:rsidP="00495C66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323" behindDoc="0" locked="0" layoutInCell="1" allowOverlap="1" wp14:anchorId="4D39995C" wp14:editId="642E3659">
                <wp:simplePos x="0" y="0"/>
                <wp:positionH relativeFrom="column">
                  <wp:posOffset>2541847</wp:posOffset>
                </wp:positionH>
                <wp:positionV relativeFrom="paragraph">
                  <wp:posOffset>136525</wp:posOffset>
                </wp:positionV>
                <wp:extent cx="297815" cy="149225"/>
                <wp:effectExtent l="38100" t="38100" r="26035" b="41275"/>
                <wp:wrapNone/>
                <wp:docPr id="33558693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97815" cy="1492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65392" id="Ink 40" o:spid="_x0000_s1026" type="#_x0000_t75" style="position:absolute;margin-left:199.8pt;margin-top:10.4pt;width:24.15pt;height:12.45pt;z-index:2516583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">
                <v:imagedata r:id="rId11" o:title=""/>
              </v:shape>
            </w:pict>
          </mc:Fallback>
        </mc:AlternateContent>
      </w:r>
      <w:r w:rsidR="007B229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326" behindDoc="0" locked="0" layoutInCell="1" allowOverlap="1" wp14:anchorId="6DD043AF" wp14:editId="6DDBB1C3">
                <wp:simplePos x="0" y="0"/>
                <wp:positionH relativeFrom="column">
                  <wp:posOffset>4592320</wp:posOffset>
                </wp:positionH>
                <wp:positionV relativeFrom="paragraph">
                  <wp:posOffset>94615</wp:posOffset>
                </wp:positionV>
                <wp:extent cx="88920" cy="191540"/>
                <wp:effectExtent l="38100" t="38100" r="25400" b="37465"/>
                <wp:wrapNone/>
                <wp:docPr id="276528269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8920" cy="191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F6D04" id="Ink 48" o:spid="_x0000_s1026" type="#_x0000_t75" style="position:absolute;margin-left:361.25pt;margin-top:7.1pt;width:7.7pt;height:15.8pt;z-index:251658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">
                <v:imagedata r:id="rId13" o:title=""/>
              </v:shape>
            </w:pict>
          </mc:Fallback>
        </mc:AlternateContent>
      </w:r>
      <w:r w:rsidR="007B229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325" behindDoc="0" locked="0" layoutInCell="1" allowOverlap="1" wp14:anchorId="0568C58F" wp14:editId="5DC1D797">
                <wp:simplePos x="0" y="0"/>
                <wp:positionH relativeFrom="column">
                  <wp:posOffset>4363720</wp:posOffset>
                </wp:positionH>
                <wp:positionV relativeFrom="paragraph">
                  <wp:posOffset>212090</wp:posOffset>
                </wp:positionV>
                <wp:extent cx="298450" cy="635"/>
                <wp:effectExtent l="38100" t="38100" r="44450" b="37465"/>
                <wp:wrapNone/>
                <wp:docPr id="65869373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984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182C" id="Ink 45" o:spid="_x0000_s1026" type="#_x0000_t75" style="position:absolute;margin-left:343.25pt;margin-top:16.1pt;width:24.2pt;height:1.25pt;z-index:25165832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">
                <v:imagedata r:id="rId15" o:title=""/>
              </v:shape>
            </w:pict>
          </mc:Fallback>
        </mc:AlternateContent>
      </w:r>
      <w:r w:rsidR="007B229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324" behindDoc="0" locked="0" layoutInCell="1" allowOverlap="1" wp14:anchorId="1D49CEF6" wp14:editId="631EE0D5">
                <wp:simplePos x="0" y="0"/>
                <wp:positionH relativeFrom="column">
                  <wp:posOffset>4370705</wp:posOffset>
                </wp:positionH>
                <wp:positionV relativeFrom="paragraph">
                  <wp:posOffset>-36830</wp:posOffset>
                </wp:positionV>
                <wp:extent cx="324360" cy="128880"/>
                <wp:effectExtent l="38100" t="38100" r="19050" b="43180"/>
                <wp:wrapNone/>
                <wp:docPr id="44931381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2436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4234D" id="Ink 43" o:spid="_x0000_s1026" type="#_x0000_t75" style="position:absolute;margin-left:343.8pt;margin-top:-3.25pt;width:26.25pt;height:10.9pt;z-index:251658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">
                <v:imagedata r:id="rId17" o:title=""/>
              </v:shape>
            </w:pict>
          </mc:Fallback>
        </mc:AlternateContent>
      </w:r>
      <w:r w:rsidR="007B229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321" behindDoc="0" locked="0" layoutInCell="1" allowOverlap="1" wp14:anchorId="1EC897CE" wp14:editId="4B07260F">
                <wp:simplePos x="0" y="0"/>
                <wp:positionH relativeFrom="column">
                  <wp:posOffset>657860</wp:posOffset>
                </wp:positionH>
                <wp:positionV relativeFrom="paragraph">
                  <wp:posOffset>-1905</wp:posOffset>
                </wp:positionV>
                <wp:extent cx="320675" cy="246080"/>
                <wp:effectExtent l="38100" t="38100" r="22225" b="40005"/>
                <wp:wrapNone/>
                <wp:docPr id="29587405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0675" cy="2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31FD9" id="Ink 34" o:spid="_x0000_s1026" type="#_x0000_t75" style="position:absolute;margin-left:51.45pt;margin-top:-.5pt;width:25.95pt;height:20.1pt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">
                <v:imagedata r:id="rId19" o:title=""/>
              </v:shape>
            </w:pict>
          </mc:Fallback>
        </mc:AlternateContent>
      </w:r>
    </w:p>
    <w:p w14:paraId="7CEA1F12" w14:textId="4958B498" w:rsidR="00495C66" w:rsidRDefault="007B2295" w:rsidP="00495C66">
      <w:pPr>
        <w:rPr>
          <w:lang w:val="en-US"/>
        </w:rPr>
      </w:pPr>
      <w:r>
        <w:rPr>
          <w:lang w:val="en-US"/>
        </w:rPr>
        <w:t xml:space="preserve">                                                                 </w:t>
      </w:r>
      <w:r w:rsidR="008D6B35">
        <w:rPr>
          <w:lang w:val="en-US"/>
        </w:rPr>
        <w:t xml:space="preserve"> </w:t>
      </w:r>
      <w:r w:rsidR="008D6B35" w:rsidRPr="008D6B35">
        <w:rPr>
          <w:sz w:val="12"/>
          <w:szCs w:val="12"/>
          <w:lang w:val="en-US"/>
        </w:rPr>
        <w:t>orderid</w:t>
      </w:r>
    </w:p>
    <w:p w14:paraId="5268A6E9" w14:textId="77777777" w:rsidR="00495C66" w:rsidRDefault="00495C66" w:rsidP="00495C66">
      <w:pPr>
        <w:rPr>
          <w:lang w:val="en-US"/>
        </w:rPr>
      </w:pPr>
    </w:p>
    <w:p w14:paraId="635E0FD0" w14:textId="77777777" w:rsidR="00495C66" w:rsidRDefault="00495C66" w:rsidP="00495C66">
      <w:pPr>
        <w:rPr>
          <w:lang w:val="en-US"/>
        </w:rPr>
      </w:pPr>
    </w:p>
    <w:p w14:paraId="20D42F1C" w14:textId="71D6950F" w:rsidR="00C97859" w:rsidRPr="00AF1F22" w:rsidRDefault="004A7A1D" w:rsidP="00955BE6">
      <w:pPr>
        <w:pStyle w:val="ListParagraph"/>
        <w:numPr>
          <w:ilvl w:val="0"/>
          <w:numId w:val="175"/>
        </w:numPr>
        <w:rPr>
          <w:lang w:val="en-US"/>
        </w:rPr>
      </w:pPr>
      <w:r w:rsidRPr="00AF1F22">
        <w:rPr>
          <w:lang w:val="en-US"/>
        </w:rPr>
        <w:t>WHEN NEW BUILD COMMES TO TESTING ENVIRONMENT DATABASE IS EMPTY.</w:t>
      </w:r>
    </w:p>
    <w:p w14:paraId="29EAAAD6" w14:textId="085004F2" w:rsidR="004A7A1D" w:rsidRDefault="004A7A1D" w:rsidP="004A7A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EVERY ECOMMERCE APPLICATION 4 API ARE MANDETORY.</w:t>
      </w:r>
    </w:p>
    <w:p w14:paraId="556537DD" w14:textId="68EA7675" w:rsidR="004A7A1D" w:rsidRDefault="004A7A1D" w:rsidP="004A7A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THERE WILL BE LOT OF </w:t>
      </w:r>
      <w:r w:rsidRPr="00617785">
        <w:rPr>
          <w:color w:val="C42F1A" w:themeColor="accent5"/>
          <w:lang w:val="en-US"/>
        </w:rPr>
        <w:t xml:space="preserve">BACKEND SUPPORTING SYSTEMS </w:t>
      </w:r>
      <w:r>
        <w:rPr>
          <w:lang w:val="en-US"/>
        </w:rPr>
        <w:t>FOR ECOMMERCE LIKE=</w:t>
      </w:r>
    </w:p>
    <w:p w14:paraId="7D2BC762" w14:textId="4C5B562D" w:rsidR="004A7A1D" w:rsidRDefault="004A7A1D" w:rsidP="004A7A1D">
      <w:pPr>
        <w:pStyle w:val="ListParagraph"/>
        <w:numPr>
          <w:ilvl w:val="0"/>
          <w:numId w:val="3"/>
        </w:numPr>
        <w:rPr>
          <w:lang w:val="en-US"/>
        </w:rPr>
      </w:pPr>
      <w:r w:rsidRPr="004A7A1D">
        <w:rPr>
          <w:color w:val="00B050"/>
          <w:lang w:val="en-US"/>
        </w:rPr>
        <w:t xml:space="preserve">INVENTRY MANAGEMENT </w:t>
      </w:r>
      <w:r>
        <w:rPr>
          <w:lang w:val="en-US"/>
        </w:rPr>
        <w:t>= THEY ARE GOING TO ADD VENDORS , UPLOAD ALL THE PRODUCTS MEANS PRODUCT QUANTITY , PRICE EVERYTHING.</w:t>
      </w:r>
    </w:p>
    <w:p w14:paraId="4EE7E37D" w14:textId="7BDAE503" w:rsidR="004A7A1D" w:rsidRDefault="004A7A1D" w:rsidP="004A7A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ORDER ID SENT FROM ECOMMMERCE APPLICATION.</w:t>
      </w:r>
    </w:p>
    <w:p w14:paraId="65220AAD" w14:textId="71A3B3ED" w:rsidR="004A7A1D" w:rsidRDefault="004A7A1D" w:rsidP="004A7A1D">
      <w:pPr>
        <w:pStyle w:val="ListParagraph"/>
        <w:numPr>
          <w:ilvl w:val="0"/>
          <w:numId w:val="3"/>
        </w:numPr>
        <w:rPr>
          <w:lang w:val="en-US"/>
        </w:rPr>
      </w:pPr>
      <w:r w:rsidRPr="004A7A1D">
        <w:rPr>
          <w:color w:val="00B050"/>
          <w:lang w:val="en-US"/>
        </w:rPr>
        <w:t xml:space="preserve">BILLING REVENUE MANAGEMENT </w:t>
      </w:r>
      <w:r>
        <w:rPr>
          <w:lang w:val="en-US"/>
        </w:rPr>
        <w:t>=STATUS OF THE PAYMENT.</w:t>
      </w:r>
    </w:p>
    <w:p w14:paraId="4EAEB55C" w14:textId="495127F0" w:rsidR="004A7A1D" w:rsidRDefault="004A7A1D" w:rsidP="004A7A1D">
      <w:pPr>
        <w:pStyle w:val="ListParagraph"/>
        <w:numPr>
          <w:ilvl w:val="0"/>
          <w:numId w:val="3"/>
        </w:numPr>
        <w:rPr>
          <w:lang w:val="en-US"/>
        </w:rPr>
      </w:pPr>
      <w:r w:rsidRPr="004A7A1D">
        <w:rPr>
          <w:color w:val="00B050"/>
          <w:lang w:val="en-US"/>
        </w:rPr>
        <w:t xml:space="preserve">LOGISTIC APPLICATION </w:t>
      </w:r>
      <w:r>
        <w:rPr>
          <w:lang w:val="en-US"/>
        </w:rPr>
        <w:t>= TO DELIVER THE PRODUCT TO END USER.</w:t>
      </w:r>
    </w:p>
    <w:p w14:paraId="306FA782" w14:textId="032EF2B3" w:rsidR="004A7A1D" w:rsidRPr="004A7A1D" w:rsidRDefault="004A7A1D" w:rsidP="004A7A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color w:val="00B050"/>
          <w:lang w:val="en-US"/>
        </w:rPr>
        <w:t xml:space="preserve">HCM = </w:t>
      </w:r>
      <w:r w:rsidRPr="004A7A1D">
        <w:t>HUMAN CAPITAL MANAGEMENT</w:t>
      </w:r>
      <w:r>
        <w:rPr>
          <w:color w:val="00B050"/>
          <w:lang w:val="en-US"/>
        </w:rPr>
        <w:t xml:space="preserve"> .</w:t>
      </w:r>
    </w:p>
    <w:p w14:paraId="0BFA2125" w14:textId="5ECA87E6" w:rsidR="004A7A1D" w:rsidRPr="004A7A1D" w:rsidRDefault="004A7A1D" w:rsidP="004A7A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color w:val="00B050"/>
          <w:lang w:val="en-US"/>
        </w:rPr>
        <w:t xml:space="preserve">SCM = </w:t>
      </w:r>
      <w:r w:rsidRPr="004A7A1D">
        <w:t>SUPPLY CHAIN MANAGEMENT (LOGISTICS).</w:t>
      </w:r>
    </w:p>
    <w:p w14:paraId="2C6EC6F6" w14:textId="1B459883" w:rsidR="004A7A1D" w:rsidRDefault="004A7A1D" w:rsidP="004A7A1D">
      <w:pPr>
        <w:pStyle w:val="ListParagraph"/>
        <w:numPr>
          <w:ilvl w:val="0"/>
          <w:numId w:val="3"/>
        </w:numPr>
      </w:pPr>
      <w:r>
        <w:rPr>
          <w:color w:val="00B050"/>
          <w:lang w:val="en-US"/>
        </w:rPr>
        <w:t>PROCURMENT =</w:t>
      </w:r>
      <w:r w:rsidRPr="004A7A1D">
        <w:t>IMPORT ALL RESOURCES FROM VENDOR.</w:t>
      </w:r>
    </w:p>
    <w:p w14:paraId="686A4194" w14:textId="71D7D50D" w:rsidR="004A7A1D" w:rsidRPr="004A7A1D" w:rsidRDefault="004A7A1D" w:rsidP="004A7A1D">
      <w:pPr>
        <w:pStyle w:val="ListParagraph"/>
        <w:numPr>
          <w:ilvl w:val="0"/>
          <w:numId w:val="3"/>
        </w:numPr>
      </w:pPr>
      <w:r w:rsidRPr="004A7A1D">
        <w:rPr>
          <w:lang w:val="en-US"/>
        </w:rPr>
        <w:t>ALL THE APPLICATION IN BACKEND ARE INTERNALLY CONNECTED .</w:t>
      </w:r>
    </w:p>
    <w:p w14:paraId="4A927BAE" w14:textId="1C938E43" w:rsidR="004A7A1D" w:rsidRPr="004A7A1D" w:rsidRDefault="004A7A1D" w:rsidP="004A7A1D">
      <w:pPr>
        <w:pStyle w:val="ListParagraph"/>
        <w:numPr>
          <w:ilvl w:val="0"/>
          <w:numId w:val="3"/>
        </w:numPr>
      </w:pPr>
      <w:r w:rsidRPr="004A7A1D">
        <w:rPr>
          <w:lang w:val="en-US"/>
        </w:rPr>
        <w:t>ALL THE SYSTEMS TALKING VIA API.</w:t>
      </w:r>
    </w:p>
    <w:p w14:paraId="24CB637D" w14:textId="251154DA" w:rsidR="004A7A1D" w:rsidRPr="004A7A1D" w:rsidRDefault="004A7A1D" w:rsidP="004A7A1D">
      <w:pPr>
        <w:pStyle w:val="ListParagraph"/>
        <w:numPr>
          <w:ilvl w:val="0"/>
          <w:numId w:val="3"/>
        </w:numPr>
      </w:pPr>
      <w:r w:rsidRPr="004A7A1D">
        <w:rPr>
          <w:lang w:val="en-US"/>
        </w:rPr>
        <w:t>ALL THE APPLICATION INTERNALLY TALK EACH OTHER VIA WEB SERVICE.</w:t>
      </w:r>
    </w:p>
    <w:p w14:paraId="2A773354" w14:textId="017F18DF" w:rsidR="004A7A1D" w:rsidRPr="004A7A1D" w:rsidRDefault="004A7A1D" w:rsidP="004A7A1D">
      <w:pPr>
        <w:pStyle w:val="ListParagraph"/>
        <w:numPr>
          <w:ilvl w:val="0"/>
          <w:numId w:val="3"/>
        </w:numPr>
      </w:pPr>
      <w:r>
        <w:rPr>
          <w:lang w:val="en-US"/>
        </w:rPr>
        <w:t>IN ORDER TO GET THE PRODUCT FROM INVENTRY THEY EXPOSE APIS.</w:t>
      </w:r>
    </w:p>
    <w:p w14:paraId="3A9D24B1" w14:textId="3260EC6E" w:rsidR="004A7A1D" w:rsidRDefault="004A7A1D" w:rsidP="004A7A1D">
      <w:r>
        <w:t>EXAMPLE=</w:t>
      </w:r>
      <w:r w:rsidR="005C79D2">
        <w:t xml:space="preserve"> </w:t>
      </w:r>
    </w:p>
    <w:p w14:paraId="1753890C" w14:textId="50625F5C" w:rsidR="004A7A1D" w:rsidRDefault="004A7A1D" w:rsidP="004A7A1D">
      <w:pPr>
        <w:pStyle w:val="ListParagraph"/>
        <w:numPr>
          <w:ilvl w:val="0"/>
          <w:numId w:val="4"/>
        </w:numPr>
      </w:pPr>
      <w:r>
        <w:t xml:space="preserve">ONCE ORDERD </w:t>
      </w:r>
      <w:r>
        <w:sym w:font="Wingdings" w:char="F0E0"/>
      </w:r>
      <w:r>
        <w:t xml:space="preserve"> ORDER ID CREATED </w:t>
      </w:r>
      <w:r>
        <w:sym w:font="Wingdings" w:char="F0E0"/>
      </w:r>
      <w:r>
        <w:t xml:space="preserve"> THROW API </w:t>
      </w:r>
      <w:r>
        <w:sym w:font="Wingdings" w:char="F0E0"/>
      </w:r>
      <w:r>
        <w:t xml:space="preserve"> ORDER ID GETS REFELECTED IN BRM APPLICATION.</w:t>
      </w:r>
    </w:p>
    <w:p w14:paraId="051C581D" w14:textId="7D3E74ED" w:rsidR="004A7A1D" w:rsidRPr="005C72D0" w:rsidRDefault="004A7A1D" w:rsidP="004A7A1D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IF THEY DON’T TEST API=</w:t>
      </w:r>
    </w:p>
    <w:p w14:paraId="298DD6D5" w14:textId="406D63AA" w:rsidR="004A7A1D" w:rsidRDefault="004A7A1D" w:rsidP="004A7A1D">
      <w:pPr>
        <w:pStyle w:val="ListParagraph"/>
        <w:numPr>
          <w:ilvl w:val="0"/>
          <w:numId w:val="4"/>
        </w:numPr>
      </w:pPr>
      <w:r>
        <w:t xml:space="preserve">ALL THE PRODUCTS UPLOADED </w:t>
      </w:r>
      <w:r w:rsidR="006E72EF">
        <w:t>FROM INVENTRY MAY NOT BE REFLECTED IN AMAZON .</w:t>
      </w:r>
    </w:p>
    <w:p w14:paraId="2EAE6C43" w14:textId="65D2A3D6" w:rsidR="006A6933" w:rsidRDefault="006E72EF" w:rsidP="007722E1">
      <w:pPr>
        <w:pStyle w:val="ListParagraph"/>
        <w:numPr>
          <w:ilvl w:val="0"/>
          <w:numId w:val="4"/>
        </w:numPr>
      </w:pPr>
      <w:r>
        <w:t>IN ORDER TO AUTOMATE THIS WE USE REST ASSURED.</w:t>
      </w:r>
    </w:p>
    <w:p w14:paraId="04AEE7E0" w14:textId="77777777" w:rsidR="00101436" w:rsidRDefault="00101436" w:rsidP="00101436"/>
    <w:p w14:paraId="149EF488" w14:textId="77777777" w:rsidR="00101436" w:rsidRDefault="00101436" w:rsidP="00101436"/>
    <w:p w14:paraId="394B8611" w14:textId="77777777" w:rsidR="007722E1" w:rsidRDefault="007722E1" w:rsidP="007722E1">
      <w:pPr>
        <w:pStyle w:val="ListParagraph"/>
      </w:pPr>
    </w:p>
    <w:p w14:paraId="4E19B0DB" w14:textId="26C1232A" w:rsidR="006A6933" w:rsidRDefault="007722E1" w:rsidP="006A6933">
      <w:r>
        <w:rPr>
          <w:noProof/>
        </w:rPr>
        <mc:AlternateContent>
          <mc:Choice Requires="wpi">
            <w:drawing>
              <wp:anchor distT="0" distB="0" distL="114300" distR="114300" simplePos="0" relativeHeight="251658339" behindDoc="0" locked="0" layoutInCell="1" allowOverlap="1" wp14:anchorId="097C49AA" wp14:editId="70F09F7B">
                <wp:simplePos x="0" y="0"/>
                <wp:positionH relativeFrom="column">
                  <wp:posOffset>1059815</wp:posOffset>
                </wp:positionH>
                <wp:positionV relativeFrom="paragraph">
                  <wp:posOffset>-96520</wp:posOffset>
                </wp:positionV>
                <wp:extent cx="1231900" cy="173160"/>
                <wp:effectExtent l="38100" t="38100" r="6350" b="36830"/>
                <wp:wrapNone/>
                <wp:docPr id="77913450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3190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5BC63" id="Ink 75" o:spid="_x0000_s1026" type="#_x0000_t75" style="position:absolute;margin-left:83.1pt;margin-top:-7.95pt;width:97.7pt;height:14.35pt;z-index:251658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38" behindDoc="0" locked="0" layoutInCell="1" allowOverlap="1" wp14:anchorId="3A6BDCC9" wp14:editId="574089F4">
                <wp:simplePos x="0" y="0"/>
                <wp:positionH relativeFrom="column">
                  <wp:posOffset>3470910</wp:posOffset>
                </wp:positionH>
                <wp:positionV relativeFrom="paragraph">
                  <wp:posOffset>-83185</wp:posOffset>
                </wp:positionV>
                <wp:extent cx="1280160" cy="165675"/>
                <wp:effectExtent l="38100" t="38100" r="34290" b="44450"/>
                <wp:wrapNone/>
                <wp:docPr id="64920625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80160" cy="165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7B3DF" id="Ink 72" o:spid="_x0000_s1026" type="#_x0000_t75" style="position:absolute;margin-left:272.95pt;margin-top:-6.9pt;width:101.5pt;height:13.8pt;z-index:251658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34" behindDoc="0" locked="0" layoutInCell="1" allowOverlap="1" wp14:anchorId="10AAEC09" wp14:editId="3DDB3A67">
                <wp:simplePos x="0" y="0"/>
                <wp:positionH relativeFrom="column">
                  <wp:posOffset>3497580</wp:posOffset>
                </wp:positionH>
                <wp:positionV relativeFrom="paragraph">
                  <wp:posOffset>6350</wp:posOffset>
                </wp:positionV>
                <wp:extent cx="1212210" cy="186120"/>
                <wp:effectExtent l="38100" t="38100" r="26670" b="42545"/>
                <wp:wrapNone/>
                <wp:docPr id="581463179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1221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34A68" id="Ink 60" o:spid="_x0000_s1026" type="#_x0000_t75" style="position:absolute;margin-left:275.05pt;margin-top:.15pt;width:96.2pt;height:15.35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33" behindDoc="0" locked="0" layoutInCell="1" allowOverlap="1" wp14:anchorId="1518C3A4" wp14:editId="290A0713">
                <wp:simplePos x="0" y="0"/>
                <wp:positionH relativeFrom="column">
                  <wp:posOffset>2202895</wp:posOffset>
                </wp:positionH>
                <wp:positionV relativeFrom="paragraph">
                  <wp:posOffset>89771</wp:posOffset>
                </wp:positionV>
                <wp:extent cx="105480" cy="219600"/>
                <wp:effectExtent l="38100" t="38100" r="27940" b="47625"/>
                <wp:wrapNone/>
                <wp:docPr id="26934623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548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51226" id="Ink 57" o:spid="_x0000_s1026" type="#_x0000_t75" style="position:absolute;margin-left:173.1pt;margin-top:6.7pt;width:9pt;height:18pt;z-index:2516583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32" behindDoc="0" locked="0" layoutInCell="1" allowOverlap="1" wp14:anchorId="53C771EA" wp14:editId="578FC20F">
                <wp:simplePos x="0" y="0"/>
                <wp:positionH relativeFrom="column">
                  <wp:posOffset>1080415</wp:posOffset>
                </wp:positionH>
                <wp:positionV relativeFrom="paragraph">
                  <wp:posOffset>166091</wp:posOffset>
                </wp:positionV>
                <wp:extent cx="1219320" cy="34920"/>
                <wp:effectExtent l="38100" t="38100" r="38100" b="41910"/>
                <wp:wrapNone/>
                <wp:docPr id="1385627967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1932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566B5" id="Ink 56" o:spid="_x0000_s1026" type="#_x0000_t75" style="position:absolute;margin-left:84.7pt;margin-top:12.75pt;width:96.7pt;height:3.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">
                <v:imagedata r:id="rId29" o:title=""/>
              </v:shape>
            </w:pict>
          </mc:Fallback>
        </mc:AlternateContent>
      </w:r>
    </w:p>
    <w:p w14:paraId="36AE1680" w14:textId="2E28BB97" w:rsidR="002E6CD5" w:rsidRDefault="002E6CD5" w:rsidP="006A6933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6DCF6A07" wp14:editId="1C0E70D7">
                <wp:simplePos x="0" y="0"/>
                <wp:positionH relativeFrom="column">
                  <wp:posOffset>4724112</wp:posOffset>
                </wp:positionH>
                <wp:positionV relativeFrom="paragraph">
                  <wp:posOffset>-553720</wp:posOffset>
                </wp:positionV>
                <wp:extent cx="990600" cy="595746"/>
                <wp:effectExtent l="0" t="0" r="19050" b="13970"/>
                <wp:wrapNone/>
                <wp:docPr id="513741290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95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3F59D6" w14:textId="079E6247" w:rsidR="002E6CD5" w:rsidRDefault="002E6C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Remitor bank</w:t>
                            </w:r>
                          </w:p>
                          <w:p w14:paraId="4CDB872A" w14:textId="45F97F4C" w:rsidR="002E6CD5" w:rsidRPr="002E6CD5" w:rsidRDefault="002E6CD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2E6CD5">
                              <w:rPr>
                                <w:color w:val="FF0000"/>
                                <w:lang w:val="en-US"/>
                              </w:rPr>
                              <w:t>gui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F6A07" id="Text Box 53" o:spid="_x0000_s1030" type="#_x0000_t202" style="position:absolute;margin-left:372pt;margin-top:-43.6pt;width:78pt;height:46.9pt;z-index:25165833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YA5OwIAAIIEAAAOAAAAZHJzL2Uyb0RvYy54bWysVE1v2zAMvQ/YfxB0X+xkSdo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" fillcolor="white [3201]" strokeweight=".5pt">
                <v:textbox>
                  <w:txbxContent>
                    <w:p w14:paraId="1F3F59D6" w14:textId="079E6247" w:rsidR="002E6CD5" w:rsidRDefault="002E6C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Remitor bank</w:t>
                      </w:r>
                    </w:p>
                    <w:p w14:paraId="4CDB872A" w14:textId="45F97F4C" w:rsidR="002E6CD5" w:rsidRPr="002E6CD5" w:rsidRDefault="002E6CD5">
                      <w:pPr>
                        <w:rPr>
                          <w:color w:val="FF0000"/>
                          <w:lang w:val="en-US"/>
                        </w:rPr>
                      </w:pPr>
                      <w:r w:rsidRPr="002E6CD5">
                        <w:rPr>
                          <w:color w:val="FF0000"/>
                          <w:lang w:val="en-US"/>
                        </w:rPr>
                        <w:t>gui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18D50787" wp14:editId="543E8C5E">
                <wp:simplePos x="0" y="0"/>
                <wp:positionH relativeFrom="column">
                  <wp:posOffset>2320463</wp:posOffset>
                </wp:positionH>
                <wp:positionV relativeFrom="paragraph">
                  <wp:posOffset>-456738</wp:posOffset>
                </wp:positionV>
                <wp:extent cx="1163782" cy="1392382"/>
                <wp:effectExtent l="0" t="0" r="17780" b="17780"/>
                <wp:wrapNone/>
                <wp:docPr id="351597864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2" cy="1392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B6D7E" w14:textId="5D0D9DA5" w:rsidR="002E6CD5" w:rsidRPr="002E6CD5" w:rsidRDefault="000213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2E6CD5" w:rsidRPr="002E6CD5">
                              <w:rPr>
                                <w:lang w:val="en-US"/>
                              </w:rPr>
                              <w:t>SERVER</w:t>
                            </w:r>
                          </w:p>
                          <w:p w14:paraId="1E7F4448" w14:textId="76175520" w:rsidR="002E6CD5" w:rsidRPr="00021311" w:rsidRDefault="0002131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02131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w:t>UPI</w:t>
                            </w:r>
                          </w:p>
                          <w:p w14:paraId="1637BC3F" w14:textId="27C71034" w:rsidR="002E6CD5" w:rsidRDefault="002E6CD5" w:rsidP="002E6C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(no gui)</w:t>
                            </w:r>
                          </w:p>
                          <w:p w14:paraId="3A2866FC" w14:textId="0A681AE1" w:rsidR="002E6CD5" w:rsidRPr="002E6CD5" w:rsidRDefault="002E6CD5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E6CD5">
                              <w:rPr>
                                <w:sz w:val="18"/>
                                <w:szCs w:val="18"/>
                                <w:lang w:val="en-US"/>
                              </w:rPr>
                              <w:t>Entire application installed in server</w:t>
                            </w:r>
                          </w:p>
                          <w:p w14:paraId="186561F1" w14:textId="77777777" w:rsidR="002E6CD5" w:rsidRPr="002E6CD5" w:rsidRDefault="002E6CD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50787" id="Text Box 50" o:spid="_x0000_s1031" type="#_x0000_t202" style="position:absolute;margin-left:182.7pt;margin-top:-35.95pt;width:91.65pt;height:109.65pt;z-index:251658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" fillcolor="white [3201]" strokeweight=".5pt">
                <v:textbox>
                  <w:txbxContent>
                    <w:p w14:paraId="1A9B6D7E" w14:textId="5D0D9DA5" w:rsidR="002E6CD5" w:rsidRPr="002E6CD5" w:rsidRDefault="000213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r w:rsidR="002E6CD5" w:rsidRPr="002E6CD5">
                        <w:rPr>
                          <w:lang w:val="en-US"/>
                        </w:rPr>
                        <w:t>SERVER</w:t>
                      </w:r>
                    </w:p>
                    <w:p w14:paraId="1E7F4448" w14:textId="76175520" w:rsidR="002E6CD5" w:rsidRPr="00021311" w:rsidRDefault="0002131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</w:t>
                      </w:r>
                      <w:r w:rsidRPr="00021311">
                        <w:rPr>
                          <w:b/>
                          <w:bCs/>
                          <w:color w:val="FF0000"/>
                          <w:sz w:val="24"/>
                          <w:szCs w:val="24"/>
                          <w:lang w:val="en-US"/>
                        </w:rPr>
                        <w:t>UPI</w:t>
                      </w:r>
                    </w:p>
                    <w:p w14:paraId="1637BC3F" w14:textId="27C71034" w:rsidR="002E6CD5" w:rsidRDefault="002E6CD5" w:rsidP="002E6C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(no gui)</w:t>
                      </w:r>
                    </w:p>
                    <w:p w14:paraId="3A2866FC" w14:textId="0A681AE1" w:rsidR="002E6CD5" w:rsidRPr="002E6CD5" w:rsidRDefault="002E6CD5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E6CD5">
                        <w:rPr>
                          <w:sz w:val="18"/>
                          <w:szCs w:val="18"/>
                          <w:lang w:val="en-US"/>
                        </w:rPr>
                        <w:t>Entire application installed in server</w:t>
                      </w:r>
                    </w:p>
                    <w:p w14:paraId="186561F1" w14:textId="77777777" w:rsidR="002E6CD5" w:rsidRPr="002E6CD5" w:rsidRDefault="002E6CD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33407E12" wp14:editId="546CCED6">
                <wp:simplePos x="0" y="0"/>
                <wp:positionH relativeFrom="column">
                  <wp:posOffset>55245</wp:posOffset>
                </wp:positionH>
                <wp:positionV relativeFrom="paragraph">
                  <wp:posOffset>-422391</wp:posOffset>
                </wp:positionV>
                <wp:extent cx="1011382" cy="519545"/>
                <wp:effectExtent l="0" t="0" r="17780" b="13970"/>
                <wp:wrapNone/>
                <wp:docPr id="1031757298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382" cy="51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D7CBAE" w14:textId="7DEABA13" w:rsidR="002E6CD5" w:rsidRPr="002E6CD5" w:rsidRDefault="002E6C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Google pay </w:t>
                            </w:r>
                            <w:r w:rsidRPr="002E6CD5">
                              <w:rPr>
                                <w:color w:val="FF0000"/>
                                <w:lang w:val="en-US"/>
                              </w:rPr>
                              <w:t>gui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07E12" id="Text Box 51" o:spid="_x0000_s1032" type="#_x0000_t202" style="position:absolute;margin-left:4.35pt;margin-top:-33.25pt;width:79.65pt;height:40.9pt;z-index:251658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" fillcolor="white [3201]" strokeweight=".5pt">
                <v:textbox>
                  <w:txbxContent>
                    <w:p w14:paraId="06D7CBAE" w14:textId="7DEABA13" w:rsidR="002E6CD5" w:rsidRPr="002E6CD5" w:rsidRDefault="002E6C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Google pay </w:t>
                      </w:r>
                      <w:r w:rsidRPr="002E6CD5">
                        <w:rPr>
                          <w:color w:val="FF0000"/>
                          <w:lang w:val="en-US"/>
                        </w:rPr>
                        <w:t>gui</w:t>
                      </w:r>
                    </w:p>
                  </w:txbxContent>
                </v:textbox>
              </v:shape>
            </w:pict>
          </mc:Fallback>
        </mc:AlternateContent>
      </w:r>
      <w:r w:rsidR="006A6933">
        <w:t xml:space="preserve">                                 Debit amount</w:t>
      </w:r>
      <w:r w:rsidR="007722E1">
        <w:t xml:space="preserve">                                             debit amount</w:t>
      </w:r>
    </w:p>
    <w:p w14:paraId="15B78AD5" w14:textId="77777777" w:rsidR="002E6CD5" w:rsidRDefault="002E6CD5" w:rsidP="006E72EF">
      <w:pPr>
        <w:pStyle w:val="Heading3"/>
        <w:rPr>
          <w:color w:val="6B911C" w:themeColor="accent1" w:themeShade="BF"/>
        </w:rPr>
      </w:pPr>
    </w:p>
    <w:p w14:paraId="1F6C90DE" w14:textId="7BBAE3FC" w:rsidR="002E6CD5" w:rsidRDefault="007722E1" w:rsidP="006E72EF">
      <w:pPr>
        <w:pStyle w:val="Heading3"/>
        <w:rPr>
          <w:color w:val="6B911C" w:themeColor="accent1" w:themeShade="BF"/>
        </w:rPr>
      </w:pPr>
      <w:r>
        <w:rPr>
          <w:noProof/>
          <w:color w:val="6B911C" w:themeColor="accent1" w:themeShade="BF"/>
        </w:rPr>
        <mc:AlternateContent>
          <mc:Choice Requires="wpi">
            <w:drawing>
              <wp:anchor distT="0" distB="0" distL="114300" distR="114300" simplePos="0" relativeHeight="251658335" behindDoc="0" locked="0" layoutInCell="1" allowOverlap="1" wp14:anchorId="7B2B9766" wp14:editId="2D77F060">
                <wp:simplePos x="0" y="0"/>
                <wp:positionH relativeFrom="column">
                  <wp:posOffset>3491230</wp:posOffset>
                </wp:positionH>
                <wp:positionV relativeFrom="paragraph">
                  <wp:posOffset>62865</wp:posOffset>
                </wp:positionV>
                <wp:extent cx="1183640" cy="126000"/>
                <wp:effectExtent l="38100" t="38100" r="35560" b="45720"/>
                <wp:wrapNone/>
                <wp:docPr id="1703119402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836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B33E8" id="Ink 63" o:spid="_x0000_s1026" type="#_x0000_t75" style="position:absolute;margin-left:274.55pt;margin-top:4.6pt;width:93.9pt;height:10.6pt;z-index:251658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">
                <v:imagedata r:id="rId31" o:title=""/>
              </v:shape>
            </w:pict>
          </mc:Fallback>
        </mc:AlternateContent>
      </w:r>
      <w:r w:rsidR="002E6CD5">
        <w:rPr>
          <w:noProof/>
          <w:color w:val="6B911C" w:themeColor="accent1" w:themeShade="BF"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67D06637" wp14:editId="4AA0BC17">
                <wp:simplePos x="0" y="0"/>
                <wp:positionH relativeFrom="column">
                  <wp:posOffset>4675909</wp:posOffset>
                </wp:positionH>
                <wp:positionV relativeFrom="paragraph">
                  <wp:posOffset>57324</wp:posOffset>
                </wp:positionV>
                <wp:extent cx="1149928" cy="574964"/>
                <wp:effectExtent l="0" t="0" r="12700" b="15875"/>
                <wp:wrapNone/>
                <wp:docPr id="721180145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928" cy="5749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078370" w14:textId="77777777" w:rsidR="002E6CD5" w:rsidRDefault="002E6CD5" w:rsidP="002E6C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Benificiary bank</w:t>
                            </w:r>
                          </w:p>
                          <w:p w14:paraId="3A392A73" w14:textId="53A6B49A" w:rsidR="002E6CD5" w:rsidRPr="002E6CD5" w:rsidRDefault="002E6CD5" w:rsidP="002E6CD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2E6CD5">
                              <w:rPr>
                                <w:color w:val="FF0000"/>
                                <w:lang w:val="en-US"/>
                              </w:rPr>
                              <w:t>gui</w:t>
                            </w:r>
                          </w:p>
                          <w:p w14:paraId="73AF9A1D" w14:textId="77777777" w:rsidR="002E6CD5" w:rsidRDefault="002E6C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06637" id="Text Box 54" o:spid="_x0000_s1033" type="#_x0000_t202" style="position:absolute;margin-left:368.2pt;margin-top:4.5pt;width:90.55pt;height:45.25pt;z-index:25165833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" fillcolor="white [3201]" strokeweight=".5pt">
                <v:textbox>
                  <w:txbxContent>
                    <w:p w14:paraId="3A078370" w14:textId="77777777" w:rsidR="002E6CD5" w:rsidRDefault="002E6CD5" w:rsidP="002E6C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Benificiary bank</w:t>
                      </w:r>
                    </w:p>
                    <w:p w14:paraId="3A392A73" w14:textId="53A6B49A" w:rsidR="002E6CD5" w:rsidRPr="002E6CD5" w:rsidRDefault="002E6CD5" w:rsidP="002E6CD5">
                      <w:pPr>
                        <w:rPr>
                          <w:color w:val="FF0000"/>
                          <w:lang w:val="en-US"/>
                        </w:rPr>
                      </w:pPr>
                      <w:r w:rsidRPr="002E6CD5">
                        <w:rPr>
                          <w:color w:val="FF0000"/>
                          <w:lang w:val="en-US"/>
                        </w:rPr>
                        <w:t>gui</w:t>
                      </w:r>
                    </w:p>
                    <w:p w14:paraId="73AF9A1D" w14:textId="77777777" w:rsidR="002E6CD5" w:rsidRDefault="002E6CD5"/>
                  </w:txbxContent>
                </v:textbox>
              </v:shape>
            </w:pict>
          </mc:Fallback>
        </mc:AlternateContent>
      </w:r>
      <w:r w:rsidR="002E6CD5">
        <w:rPr>
          <w:noProof/>
          <w:color w:val="6B911C" w:themeColor="accent1" w:themeShade="BF"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57D8F4BF" wp14:editId="5B3439F0">
                <wp:simplePos x="0" y="0"/>
                <wp:positionH relativeFrom="margin">
                  <wp:posOffset>145473</wp:posOffset>
                </wp:positionH>
                <wp:positionV relativeFrom="paragraph">
                  <wp:posOffset>133523</wp:posOffset>
                </wp:positionV>
                <wp:extent cx="872836" cy="533400"/>
                <wp:effectExtent l="0" t="0" r="22860" b="19050"/>
                <wp:wrapNone/>
                <wp:docPr id="1972097007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836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58243" w14:textId="255A4823" w:rsidR="002E6CD5" w:rsidRDefault="002E6C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Phone pay</w:t>
                            </w:r>
                          </w:p>
                          <w:p w14:paraId="5DC4F011" w14:textId="028DDD8A" w:rsidR="002E6CD5" w:rsidRPr="002E6CD5" w:rsidRDefault="002E6CD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2E6CD5">
                              <w:rPr>
                                <w:color w:val="FF0000"/>
                                <w:lang w:val="en-US"/>
                              </w:rPr>
                              <w:t>gui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8F4BF" id="Text Box 52" o:spid="_x0000_s1034" type="#_x0000_t202" style="position:absolute;margin-left:11.45pt;margin-top:10.5pt;width:68.75pt;height:42pt;z-index:25165832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" fillcolor="white [3201]" strokeweight=".5pt">
                <v:textbox>
                  <w:txbxContent>
                    <w:p w14:paraId="1E158243" w14:textId="255A4823" w:rsidR="002E6CD5" w:rsidRDefault="002E6C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Phone pay</w:t>
                      </w:r>
                    </w:p>
                    <w:p w14:paraId="5DC4F011" w14:textId="028DDD8A" w:rsidR="002E6CD5" w:rsidRPr="002E6CD5" w:rsidRDefault="002E6CD5">
                      <w:pPr>
                        <w:rPr>
                          <w:color w:val="FF0000"/>
                          <w:lang w:val="en-US"/>
                        </w:rPr>
                      </w:pPr>
                      <w:r w:rsidRPr="002E6CD5">
                        <w:rPr>
                          <w:color w:val="FF0000"/>
                          <w:lang w:val="en-US"/>
                        </w:rPr>
                        <w:t>gui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7F6A14" w14:textId="307C420D" w:rsidR="002E6CD5" w:rsidRDefault="007722E1" w:rsidP="007722E1">
      <w:r>
        <w:rPr>
          <w:noProof/>
        </w:rPr>
        <mc:AlternateContent>
          <mc:Choice Requires="wpi">
            <w:drawing>
              <wp:anchor distT="0" distB="0" distL="114300" distR="114300" simplePos="0" relativeHeight="251658336" behindDoc="0" locked="0" layoutInCell="1" allowOverlap="1" wp14:anchorId="7F965DB1" wp14:editId="08B02F0E">
                <wp:simplePos x="0" y="0"/>
                <wp:positionH relativeFrom="column">
                  <wp:posOffset>3498850</wp:posOffset>
                </wp:positionH>
                <wp:positionV relativeFrom="paragraph">
                  <wp:posOffset>123190</wp:posOffset>
                </wp:positionV>
                <wp:extent cx="1170305" cy="193320"/>
                <wp:effectExtent l="38100" t="38100" r="48895" b="35560"/>
                <wp:wrapNone/>
                <wp:docPr id="72788603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70305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33DD6" id="Ink 66" o:spid="_x0000_s1026" type="#_x0000_t75" style="position:absolute;margin-left:275.15pt;margin-top:9.35pt;width:92.85pt;height:15.9pt;z-index:2516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">
                <v:imagedata r:id="rId33" o:title=""/>
              </v:shape>
            </w:pict>
          </mc:Fallback>
        </mc:AlternateContent>
      </w:r>
      <w:r>
        <w:t xml:space="preserve">                                 Credit amount                                           credit amount</w:t>
      </w:r>
    </w:p>
    <w:p w14:paraId="6063CE5D" w14:textId="667A451D" w:rsidR="002E6CD5" w:rsidRDefault="007722E1" w:rsidP="006E72EF">
      <w:pPr>
        <w:pStyle w:val="Heading3"/>
        <w:rPr>
          <w:color w:val="6B911C" w:themeColor="accent1" w:themeShade="BF"/>
        </w:rPr>
      </w:pPr>
      <w:r>
        <w:rPr>
          <w:noProof/>
          <w:color w:val="6B911C" w:themeColor="accent1" w:themeShade="BF"/>
        </w:rPr>
        <mc:AlternateContent>
          <mc:Choice Requires="wpi">
            <w:drawing>
              <wp:anchor distT="0" distB="0" distL="114300" distR="114300" simplePos="0" relativeHeight="251658337" behindDoc="0" locked="0" layoutInCell="1" allowOverlap="1" wp14:anchorId="6546A33A" wp14:editId="2B0CE3A8">
                <wp:simplePos x="0" y="0"/>
                <wp:positionH relativeFrom="column">
                  <wp:posOffset>998220</wp:posOffset>
                </wp:positionH>
                <wp:positionV relativeFrom="paragraph">
                  <wp:posOffset>3175</wp:posOffset>
                </wp:positionV>
                <wp:extent cx="1336675" cy="163960"/>
                <wp:effectExtent l="38100" t="38100" r="34925" b="45720"/>
                <wp:wrapNone/>
                <wp:docPr id="824772487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36675" cy="16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D7343" id="Ink 69" o:spid="_x0000_s1026" type="#_x0000_t75" style="position:absolute;margin-left:78.25pt;margin-top:-.1pt;width:105.95pt;height:13.6pt;z-index:251658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">
                <v:imagedata r:id="rId35" o:title=""/>
              </v:shape>
            </w:pict>
          </mc:Fallback>
        </mc:AlternateContent>
      </w:r>
    </w:p>
    <w:p w14:paraId="7DEC0600" w14:textId="77777777" w:rsidR="002E6CD5" w:rsidRDefault="002E6CD5" w:rsidP="006E72EF">
      <w:pPr>
        <w:pStyle w:val="Heading3"/>
        <w:rPr>
          <w:color w:val="6B911C" w:themeColor="accent1" w:themeShade="BF"/>
        </w:rPr>
      </w:pPr>
    </w:p>
    <w:p w14:paraId="556DC7F8" w14:textId="6FF0A4B7" w:rsidR="006E72EF" w:rsidRPr="005C72D0" w:rsidRDefault="006E72EF" w:rsidP="006E72EF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USECASE =3</w:t>
      </w:r>
      <w:r w:rsidR="005C72D0" w:rsidRPr="005C72D0">
        <w:rPr>
          <w:color w:val="6B911C" w:themeColor="accent1" w:themeShade="BF"/>
        </w:rPr>
        <w:t xml:space="preserve"> UPI PAYMENT GATEWAY</w:t>
      </w:r>
    </w:p>
    <w:p w14:paraId="439868B9" w14:textId="384144CF" w:rsidR="006E72EF" w:rsidRDefault="006E72EF" w:rsidP="006E72EF">
      <w:pPr>
        <w:pStyle w:val="ListParagraph"/>
        <w:numPr>
          <w:ilvl w:val="0"/>
          <w:numId w:val="5"/>
        </w:numPr>
      </w:pPr>
      <w:r>
        <w:t>UPI PAYMENT GATEWAY THEY EXPOSE LOT OF API BECOUSE ENTIRE PAYMENT GATEWAY IS INSTALLED IN SERVER .</w:t>
      </w:r>
    </w:p>
    <w:p w14:paraId="12A4C2A7" w14:textId="1E1B1D1A" w:rsidR="006E72EF" w:rsidRDefault="006E72EF" w:rsidP="006E72EF">
      <w:pPr>
        <w:pStyle w:val="ListParagraph"/>
        <w:numPr>
          <w:ilvl w:val="0"/>
          <w:numId w:val="5"/>
        </w:numPr>
      </w:pPr>
      <w:r>
        <w:t>SERVER WILL BE ALWAYS UNIX OPERATING SYSTEM BECOUSE IT IS MORE SECURED.</w:t>
      </w:r>
    </w:p>
    <w:p w14:paraId="35797E5E" w14:textId="1EACB1BD" w:rsidR="006E72EF" w:rsidRDefault="006E72EF" w:rsidP="006E72EF">
      <w:pPr>
        <w:pStyle w:val="ListParagraph"/>
        <w:numPr>
          <w:ilvl w:val="0"/>
          <w:numId w:val="5"/>
        </w:numPr>
      </w:pPr>
      <w:r>
        <w:t>PAYMENT SERVICE PROVIDER(PSP) = GOOGLE PAY , PHONE PAY ETC.,</w:t>
      </w:r>
    </w:p>
    <w:p w14:paraId="34A825CD" w14:textId="6D8C0592" w:rsidR="006E72EF" w:rsidRDefault="006E72EF" w:rsidP="006E72EF">
      <w:pPr>
        <w:pStyle w:val="ListParagraph"/>
        <w:numPr>
          <w:ilvl w:val="0"/>
          <w:numId w:val="5"/>
        </w:numPr>
      </w:pPr>
      <w:r>
        <w:t>REMITOR BANK AND BENIFICIARY BANK.</w:t>
      </w:r>
    </w:p>
    <w:p w14:paraId="3CEEFE24" w14:textId="2B359E67" w:rsidR="006E72EF" w:rsidRDefault="006E72EF" w:rsidP="006E72EF">
      <w:r>
        <w:t>EXAMPLE= USING PSP TRANSFER AMOUNT 1</w:t>
      </w:r>
      <w:r w:rsidRPr="006E72EF">
        <w:rPr>
          <w:vertAlign w:val="superscript"/>
        </w:rPr>
        <w:t>ST</w:t>
      </w:r>
      <w:r>
        <w:t xml:space="preserve"> REQUEST GOES TO </w:t>
      </w:r>
      <w:r w:rsidR="0069131B">
        <w:t>UPI</w:t>
      </w:r>
      <w:r>
        <w:t xml:space="preserve"> ITLL DEBIT THE AMOUNT FROM REMMITER BANK AND CREDIT AMOUNT IN BENEFICIARY BANK GIVE ACKNOWLEDGE TO PSP.</w:t>
      </w:r>
    </w:p>
    <w:p w14:paraId="2A313C42" w14:textId="5934707E" w:rsidR="006E72EF" w:rsidRDefault="006E72EF" w:rsidP="006E72EF">
      <w:pPr>
        <w:pStyle w:val="ListParagraph"/>
        <w:numPr>
          <w:ilvl w:val="0"/>
          <w:numId w:val="6"/>
        </w:numPr>
      </w:pPr>
      <w:r>
        <w:t>BECOUSE UPI DOESN’T HAVE GUI THEY EXPOSE API .</w:t>
      </w:r>
    </w:p>
    <w:p w14:paraId="7B71A167" w14:textId="3F8D27B7" w:rsidR="006E72EF" w:rsidRDefault="006E72EF" w:rsidP="006E72EF">
      <w:pPr>
        <w:pStyle w:val="ListParagraph"/>
        <w:numPr>
          <w:ilvl w:val="0"/>
          <w:numId w:val="6"/>
        </w:numPr>
      </w:pPr>
      <w:r>
        <w:t>THEY RELIZE 1000S OF APIS BEFORE RELIZING THEY NEED TO TEST THE API SO WE GO FOR API TESTING.</w:t>
      </w:r>
    </w:p>
    <w:p w14:paraId="2960D595" w14:textId="1695759E" w:rsidR="006E72EF" w:rsidRDefault="006E72EF" w:rsidP="006E72EF">
      <w:pPr>
        <w:pStyle w:val="ListParagraph"/>
        <w:numPr>
          <w:ilvl w:val="0"/>
          <w:numId w:val="6"/>
        </w:numPr>
      </w:pPr>
      <w:r>
        <w:t>PAYMENT GATEWAY RELATED COMPANY API TESTING IS MANDETORY .</w:t>
      </w:r>
    </w:p>
    <w:p w14:paraId="3CE8EE54" w14:textId="15DE94F8" w:rsidR="006E72EF" w:rsidRDefault="006E72EF" w:rsidP="006E72EF">
      <w:pPr>
        <w:pStyle w:val="ListParagraph"/>
        <w:numPr>
          <w:ilvl w:val="0"/>
          <w:numId w:val="6"/>
        </w:numPr>
      </w:pPr>
      <w:r>
        <w:t>HOW ALL THE TRANSACTIONS WILL HAPPEN LIKE PSP, BANKS SO THEY DEVELOP MOCKING SOLUTION / SERVICE IS DEVELOPED USING ANY LANGUAGE.</w:t>
      </w:r>
    </w:p>
    <w:p w14:paraId="4E398E07" w14:textId="1BD8A7AE" w:rsidR="006E72EF" w:rsidRDefault="006E72EF" w:rsidP="006E72EF">
      <w:pPr>
        <w:pStyle w:val="ListParagraph"/>
        <w:numPr>
          <w:ilvl w:val="0"/>
          <w:numId w:val="6"/>
        </w:numPr>
      </w:pPr>
      <w:r>
        <w:t>MOCKING SOLUTION = ACT LIKE A REAL APPLICATION.</w:t>
      </w:r>
    </w:p>
    <w:p w14:paraId="2F346D91" w14:textId="70C5C56C" w:rsidR="006E72EF" w:rsidRPr="005C72D0" w:rsidRDefault="006E72EF" w:rsidP="006E72EF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 xml:space="preserve">USE CASE 4= </w:t>
      </w:r>
      <w:r w:rsidR="005C72D0" w:rsidRPr="005C72D0">
        <w:rPr>
          <w:color w:val="6B911C" w:themeColor="accent1" w:themeShade="BF"/>
        </w:rPr>
        <w:t xml:space="preserve"> PAYMENT AGGRAGATOR</w:t>
      </w:r>
    </w:p>
    <w:p w14:paraId="714D4CC2" w14:textId="40CCAABA" w:rsidR="006E72EF" w:rsidRDefault="006E72EF" w:rsidP="006E72EF">
      <w:pPr>
        <w:pStyle w:val="ListParagraph"/>
        <w:numPr>
          <w:ilvl w:val="0"/>
          <w:numId w:val="7"/>
        </w:numPr>
      </w:pPr>
      <w:r>
        <w:t>PAYMENT AGGRAGATOR=</w:t>
      </w:r>
    </w:p>
    <w:p w14:paraId="53A5876C" w14:textId="2E7056F0" w:rsidR="006E72EF" w:rsidRDefault="006E72EF" w:rsidP="006E72EF">
      <w:pPr>
        <w:pStyle w:val="ListParagraph"/>
        <w:numPr>
          <w:ilvl w:val="0"/>
          <w:numId w:val="7"/>
        </w:numPr>
      </w:pPr>
      <w:r>
        <w:t>SHOPPING APPLICATION , RAZERPAY EXPOSE APIS .</w:t>
      </w:r>
    </w:p>
    <w:p w14:paraId="4668206B" w14:textId="694F4487" w:rsidR="006E72EF" w:rsidRDefault="006E72EF" w:rsidP="006E72EF">
      <w:pPr>
        <w:pStyle w:val="ListParagraph"/>
        <w:numPr>
          <w:ilvl w:val="0"/>
          <w:numId w:val="7"/>
        </w:numPr>
      </w:pPr>
      <w:r>
        <w:t xml:space="preserve">WHEN WE CLICK ON PAYMENT IN S APLI </w:t>
      </w:r>
      <w:r w:rsidR="002C427C">
        <w:t>RPAY WILL DISPLAY LIST OF PAYMENT AVAILABLE LIKE NETBANKING , C/D CARD , WALLET , RPAY WILL TALK TO ALL THE BANKS AND TALK TO WALLETS THEY AGGRAGATE PAYMENT FECILITY , SAPL CANNOT TALK TO ALL BANKS , WALLETS ,UPI SO SAPL GO TO PAYMENT AGGRAGTE SAPL GOING TO INSTALL RPAY CLIENT.</w:t>
      </w:r>
    </w:p>
    <w:p w14:paraId="54FC39D3" w14:textId="0C3C747A" w:rsidR="002C427C" w:rsidRDefault="002C427C" w:rsidP="006E72EF">
      <w:pPr>
        <w:pStyle w:val="ListParagraph"/>
        <w:numPr>
          <w:ilvl w:val="0"/>
          <w:numId w:val="7"/>
        </w:numPr>
      </w:pPr>
      <w:r>
        <w:t xml:space="preserve">RPAY THEY AGGRAGATE ALL THE PAYMENT GATEWAY IN INDIA AND THEY WILL GIVE SMALL S/W – BY SELECTING UPI CLICK ITLL MAKE LOT OF API TRANSACTIONS LIKE C/D , BAND , UPI ,WALLETS </w:t>
      </w:r>
    </w:p>
    <w:p w14:paraId="5B16C0C2" w14:textId="04E6DB29" w:rsidR="002C427C" w:rsidRDefault="002C427C" w:rsidP="006E72EF">
      <w:pPr>
        <w:pStyle w:val="ListParagraph"/>
        <w:numPr>
          <w:ilvl w:val="0"/>
          <w:numId w:val="7"/>
        </w:numPr>
      </w:pPr>
      <w:r>
        <w:t>IN ORDER TO AUTOMATE WE USE REST ASSURED.</w:t>
      </w:r>
    </w:p>
    <w:p w14:paraId="696D8AC5" w14:textId="090CE8AF" w:rsidR="002C427C" w:rsidRPr="005C72D0" w:rsidRDefault="002C427C" w:rsidP="002C427C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USE CASE 5=</w:t>
      </w:r>
      <w:r w:rsidR="005C72D0">
        <w:rPr>
          <w:color w:val="6B911C" w:themeColor="accent1" w:themeShade="BF"/>
        </w:rPr>
        <w:t xml:space="preserve"> WEB APPLICATION TO APPLICATION.</w:t>
      </w:r>
    </w:p>
    <w:p w14:paraId="18A7701E" w14:textId="36ACFD1C" w:rsidR="002C427C" w:rsidRDefault="002C427C" w:rsidP="002C427C">
      <w:pPr>
        <w:pStyle w:val="ListParagraph"/>
        <w:numPr>
          <w:ilvl w:val="0"/>
          <w:numId w:val="8"/>
        </w:numPr>
      </w:pPr>
      <w:r>
        <w:t>ANY APPLICATION=</w:t>
      </w:r>
    </w:p>
    <w:p w14:paraId="5DFBB8C5" w14:textId="4B0F2229" w:rsidR="002C427C" w:rsidRDefault="002C427C" w:rsidP="002C427C">
      <w:pPr>
        <w:pStyle w:val="ListParagraph"/>
        <w:numPr>
          <w:ilvl w:val="0"/>
          <w:numId w:val="8"/>
        </w:numPr>
      </w:pPr>
      <w:r>
        <w:t>APPLICATION INSTALLED IN THE SERVER WE CALL AS APPLICATION .(ANY PROGRAMMING LANGUAGE).</w:t>
      </w:r>
    </w:p>
    <w:p w14:paraId="39EA6B0D" w14:textId="616E3808" w:rsidR="002C427C" w:rsidRDefault="002C427C" w:rsidP="002C427C">
      <w:pPr>
        <w:pStyle w:val="ListParagraph"/>
        <w:numPr>
          <w:ilvl w:val="0"/>
          <w:numId w:val="8"/>
        </w:numPr>
      </w:pPr>
      <w:r>
        <w:t>THE THIN SOFTWARE INSTALLED IN THE MOBILE WE CALL IT HAS A APP (MOSTLY REACT-JS).</w:t>
      </w:r>
    </w:p>
    <w:p w14:paraId="2E7A47B4" w14:textId="3774B36B" w:rsidR="002C427C" w:rsidRDefault="002C427C" w:rsidP="002C427C">
      <w:pPr>
        <w:pStyle w:val="ListParagraph"/>
        <w:numPr>
          <w:ilvl w:val="0"/>
          <w:numId w:val="8"/>
        </w:numPr>
      </w:pPr>
      <w:r>
        <w:t>IF APP AND APPLICATION WANTS TO TALK TO EACH OTHER API IS THE ONE AND ONLY WAY WITHOUT API APPLICATION CANNOT TALK TO EACHOTHER.</w:t>
      </w:r>
    </w:p>
    <w:p w14:paraId="7B283D3F" w14:textId="5A87BD79" w:rsidR="002C427C" w:rsidRDefault="002C427C" w:rsidP="002C427C">
      <w:pPr>
        <w:pStyle w:val="ListParagraph"/>
        <w:numPr>
          <w:ilvl w:val="0"/>
          <w:numId w:val="8"/>
        </w:numPr>
      </w:pPr>
      <w:r>
        <w:t>SO TAKE ANY APPLICATION THEY RELISE API .</w:t>
      </w:r>
    </w:p>
    <w:p w14:paraId="6037B056" w14:textId="2A8E6C48" w:rsidR="002C427C" w:rsidRDefault="002C427C" w:rsidP="002C427C">
      <w:pPr>
        <w:pStyle w:val="ListParagraph"/>
        <w:numPr>
          <w:ilvl w:val="0"/>
          <w:numId w:val="8"/>
        </w:numPr>
      </w:pPr>
      <w:r>
        <w:t>SO THIS API HAS TO BE TESTED.</w:t>
      </w:r>
    </w:p>
    <w:p w14:paraId="13C74225" w14:textId="1C1C5F2F" w:rsidR="002C427C" w:rsidRPr="005C72D0" w:rsidRDefault="002C427C" w:rsidP="002C427C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WHY BAKCEND TESTING=</w:t>
      </w:r>
    </w:p>
    <w:p w14:paraId="4835CA00" w14:textId="5F90A4D7" w:rsidR="002C427C" w:rsidRDefault="002C427C" w:rsidP="002C427C">
      <w:pPr>
        <w:pStyle w:val="ListParagraph"/>
        <w:numPr>
          <w:ilvl w:val="0"/>
          <w:numId w:val="9"/>
        </w:numPr>
      </w:pPr>
      <w:r>
        <w:t>TESTING THE APPLICATION WITHOUT GUI IS CALLED AS BACKEND TESTING.</w:t>
      </w:r>
    </w:p>
    <w:p w14:paraId="5CF3D5F5" w14:textId="2B382750" w:rsidR="002C427C" w:rsidRDefault="002C427C" w:rsidP="002C427C">
      <w:pPr>
        <w:pStyle w:val="ListParagraph"/>
        <w:numPr>
          <w:ilvl w:val="0"/>
          <w:numId w:val="9"/>
        </w:numPr>
      </w:pPr>
      <w:r>
        <w:t>TESTING THE APPLICATION BUSINESS LAYER AND DB LAYER IS CALLED BACKEND TESTING.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427C" w14:paraId="65F7C4EE" w14:textId="77777777" w:rsidTr="002C427C">
        <w:trPr>
          <w:trHeight w:val="54"/>
        </w:trPr>
        <w:tc>
          <w:tcPr>
            <w:tcW w:w="4508" w:type="dxa"/>
          </w:tcPr>
          <w:p w14:paraId="3C03FB7A" w14:textId="7C288337" w:rsidR="002C427C" w:rsidRPr="00DC44A5" w:rsidRDefault="002C427C" w:rsidP="002C427C">
            <w:pPr>
              <w:rPr>
                <w:b/>
                <w:bCs/>
                <w:color w:val="C00000"/>
                <w:sz w:val="22"/>
                <w:szCs w:val="22"/>
              </w:rPr>
            </w:pPr>
            <w:r w:rsidRPr="00DC44A5">
              <w:rPr>
                <w:b/>
                <w:bCs/>
                <w:color w:val="C00000"/>
                <w:sz w:val="22"/>
                <w:szCs w:val="22"/>
              </w:rPr>
              <w:lastRenderedPageBreak/>
              <w:t xml:space="preserve">FRONT END TESTING </w:t>
            </w:r>
            <w:ins w:id="0" w:author="Microsoft Word" w:date="2025-07-27T11:13:00Z" w16du:dateUtc="2025-07-27T05:43:00Z">
              <w:r w:rsidR="00985D98">
                <w:rPr>
                  <w:b/>
                  <w:bCs/>
                  <w:color w:val="C00000"/>
                  <w:sz w:val="22"/>
                  <w:szCs w:val="22"/>
                </w:rPr>
                <w:t xml:space="preserve">/ </w:t>
              </w:r>
            </w:ins>
            <w:r w:rsidR="00DA10B5">
              <w:rPr>
                <w:b/>
                <w:bCs/>
                <w:color w:val="C00000"/>
                <w:sz w:val="22"/>
                <w:szCs w:val="22"/>
              </w:rPr>
              <w:t>gui</w:t>
            </w:r>
          </w:p>
        </w:tc>
        <w:tc>
          <w:tcPr>
            <w:tcW w:w="4508" w:type="dxa"/>
          </w:tcPr>
          <w:p w14:paraId="7FD33DD3" w14:textId="64A5E50A" w:rsidR="002C427C" w:rsidRPr="00DC44A5" w:rsidRDefault="002C427C" w:rsidP="002C427C">
            <w:pPr>
              <w:rPr>
                <w:b/>
                <w:bCs/>
                <w:color w:val="C00000"/>
              </w:rPr>
            </w:pPr>
            <w:r w:rsidRPr="00DC44A5">
              <w:rPr>
                <w:b/>
                <w:bCs/>
                <w:color w:val="C00000"/>
              </w:rPr>
              <w:t>BACKEND TESTING</w:t>
            </w:r>
            <w:ins w:id="1" w:author="Microsoft Word" w:date="2025-07-27T11:13:00Z" w16du:dateUtc="2025-07-27T05:43:00Z">
              <w:r w:rsidR="00DA10B5">
                <w:rPr>
                  <w:b/>
                  <w:bCs/>
                  <w:color w:val="C00000"/>
                </w:rPr>
                <w:t xml:space="preserve"> </w:t>
              </w:r>
              <w:r w:rsidR="00985D98">
                <w:rPr>
                  <w:b/>
                  <w:bCs/>
                  <w:color w:val="C00000"/>
                </w:rPr>
                <w:t>/</w:t>
              </w:r>
            </w:ins>
            <w:r w:rsidR="00985D98">
              <w:rPr>
                <w:b/>
                <w:bCs/>
                <w:color w:val="C00000"/>
              </w:rPr>
              <w:t xml:space="preserve"> </w:t>
            </w:r>
            <w:r w:rsidR="00DA10B5">
              <w:rPr>
                <w:b/>
                <w:bCs/>
                <w:color w:val="C00000"/>
              </w:rPr>
              <w:t>api</w:t>
            </w:r>
          </w:p>
        </w:tc>
      </w:tr>
      <w:tr w:rsidR="002C427C" w14:paraId="6508031E" w14:textId="77777777" w:rsidTr="002C427C">
        <w:tc>
          <w:tcPr>
            <w:tcW w:w="4508" w:type="dxa"/>
          </w:tcPr>
          <w:p w14:paraId="6D4AD346" w14:textId="6DAA9C5B" w:rsidR="002C427C" w:rsidRDefault="00DC44A5" w:rsidP="002C427C">
            <w:r>
              <w:t>FRONTEND IS ALWAYS PERFORMED ON GUI.</w:t>
            </w:r>
          </w:p>
        </w:tc>
        <w:tc>
          <w:tcPr>
            <w:tcW w:w="4508" w:type="dxa"/>
          </w:tcPr>
          <w:p w14:paraId="6A980516" w14:textId="4DADF192" w:rsidR="002C427C" w:rsidRDefault="00DC44A5" w:rsidP="002C427C">
            <w:r>
              <w:t>BACKEND TESTING IS DONE ON BUSINESS LAYER AND ENGINEER SHOIULD HAVE KNOWLEDGE ON DB AND BACKEND APIS.</w:t>
            </w:r>
          </w:p>
        </w:tc>
      </w:tr>
      <w:tr w:rsidR="002C427C" w14:paraId="129DD718" w14:textId="77777777" w:rsidTr="002C427C">
        <w:tc>
          <w:tcPr>
            <w:tcW w:w="4508" w:type="dxa"/>
          </w:tcPr>
          <w:p w14:paraId="7F6C85D6" w14:textId="0BC77664" w:rsidR="002C427C" w:rsidRDefault="00DC44A5" w:rsidP="002C427C">
            <w:r>
              <w:t>TESTING BECOMES SLOWER BECOUSE IT HAVE TO WAIT FOR BROWSER RENDERING TIME.</w:t>
            </w:r>
          </w:p>
        </w:tc>
        <w:tc>
          <w:tcPr>
            <w:tcW w:w="4508" w:type="dxa"/>
          </w:tcPr>
          <w:p w14:paraId="0157712F" w14:textId="402BFF1C" w:rsidR="002C427C" w:rsidRDefault="00DC44A5" w:rsidP="002C427C">
            <w:r>
              <w:t>IT IS FASTER AND SAVE TIME.</w:t>
            </w:r>
          </w:p>
        </w:tc>
      </w:tr>
      <w:tr w:rsidR="002C427C" w14:paraId="5920D8C4" w14:textId="77777777" w:rsidTr="002C427C">
        <w:tc>
          <w:tcPr>
            <w:tcW w:w="4508" w:type="dxa"/>
          </w:tcPr>
          <w:p w14:paraId="4C515DFB" w14:textId="60650A1A" w:rsidR="002C427C" w:rsidRDefault="00DC44A5" w:rsidP="002C427C">
            <w:r>
              <w:t>PERFORMANCE TESTING IS NOT EASY IN FRONTEND( USING JMETER , NEOLOAD)</w:t>
            </w:r>
          </w:p>
        </w:tc>
        <w:tc>
          <w:tcPr>
            <w:tcW w:w="4508" w:type="dxa"/>
          </w:tcPr>
          <w:p w14:paraId="688F363E" w14:textId="50E036C9" w:rsidR="002C427C" w:rsidRDefault="00DC44A5" w:rsidP="002C427C">
            <w:r>
              <w:t>PERFORMANCE TESTING IS EASY (JMETER ,NEOLOAD BY GIVING THREAD COUNT)</w:t>
            </w:r>
          </w:p>
        </w:tc>
      </w:tr>
      <w:tr w:rsidR="002C427C" w14:paraId="14725C0C" w14:textId="77777777" w:rsidTr="002C427C">
        <w:tc>
          <w:tcPr>
            <w:tcW w:w="4508" w:type="dxa"/>
          </w:tcPr>
          <w:p w14:paraId="5C28B4CA" w14:textId="3DB99FFE" w:rsidR="002C427C" w:rsidRDefault="00DC44A5" w:rsidP="002C427C">
            <w:r>
              <w:t>ADOC,USABILITY AND COMPATABILITY TESTING IS POSSIBLE.</w:t>
            </w:r>
          </w:p>
        </w:tc>
        <w:tc>
          <w:tcPr>
            <w:tcW w:w="4508" w:type="dxa"/>
          </w:tcPr>
          <w:p w14:paraId="20AC7E34" w14:textId="466ED69F" w:rsidR="002C427C" w:rsidRDefault="00DC44A5" w:rsidP="002C427C">
            <w:r>
              <w:t>ADOC,USABILITY AND COMPATIBILITY TESTING IS NOT POSSIBLE .</w:t>
            </w:r>
          </w:p>
        </w:tc>
      </w:tr>
      <w:tr w:rsidR="002C427C" w14:paraId="557F0183" w14:textId="77777777" w:rsidTr="002C427C">
        <w:tc>
          <w:tcPr>
            <w:tcW w:w="4508" w:type="dxa"/>
          </w:tcPr>
          <w:p w14:paraId="0241F2F5" w14:textId="30DB638B" w:rsidR="002C427C" w:rsidRDefault="00DC44A5" w:rsidP="002C427C">
            <w:r>
              <w:t xml:space="preserve">SELENIUM AUTOMATION WILL BE DONE AT FRONTEND (BBT) </w:t>
            </w:r>
          </w:p>
        </w:tc>
        <w:tc>
          <w:tcPr>
            <w:tcW w:w="4508" w:type="dxa"/>
          </w:tcPr>
          <w:p w14:paraId="37125621" w14:textId="4C4F6320" w:rsidR="002C427C" w:rsidRDefault="00DC44A5" w:rsidP="002C427C">
            <w:r>
              <w:t>WBT ,WEB SERVICE TESTING WILL BE DONE IN THE BE (WBT, GBT).</w:t>
            </w:r>
          </w:p>
        </w:tc>
      </w:tr>
      <w:tr w:rsidR="00DC44A5" w14:paraId="1719E9B5" w14:textId="77777777" w:rsidTr="002C427C">
        <w:tc>
          <w:tcPr>
            <w:tcW w:w="4508" w:type="dxa"/>
          </w:tcPr>
          <w:p w14:paraId="07B89617" w14:textId="475F05D5" w:rsidR="00DC44A5" w:rsidRDefault="00DC44A5" w:rsidP="002C427C">
            <w:r>
              <w:t>END TO END TESTING IS EASY</w:t>
            </w:r>
          </w:p>
        </w:tc>
        <w:tc>
          <w:tcPr>
            <w:tcW w:w="4508" w:type="dxa"/>
          </w:tcPr>
          <w:p w14:paraId="4F62A9D3" w14:textId="23F71B2C" w:rsidR="00DC44A5" w:rsidRDefault="00DC44A5" w:rsidP="002C427C">
            <w:r>
              <w:t>END TO END TESTING IS DIFFICULT.</w:t>
            </w:r>
          </w:p>
        </w:tc>
      </w:tr>
      <w:tr w:rsidR="00DC44A5" w14:paraId="61BA0446" w14:textId="77777777" w:rsidTr="002C427C">
        <w:tc>
          <w:tcPr>
            <w:tcW w:w="4508" w:type="dxa"/>
          </w:tcPr>
          <w:p w14:paraId="0F2A101E" w14:textId="721D5928" w:rsidR="00DC44A5" w:rsidRDefault="00DC44A5" w:rsidP="002C427C">
            <w:r>
              <w:t>TOOL SELENIUM , QTP , TEST COMPLETE ETC…,</w:t>
            </w:r>
          </w:p>
        </w:tc>
        <w:tc>
          <w:tcPr>
            <w:tcW w:w="4508" w:type="dxa"/>
          </w:tcPr>
          <w:p w14:paraId="5BB8F5C9" w14:textId="22927870" w:rsidR="00DC44A5" w:rsidRDefault="00DC44A5" w:rsidP="002C427C">
            <w:r>
              <w:t>TOOL SOAP UI, POSTMAN , RESTCLIENT , REST ASSURED, FIREFLINK</w:t>
            </w:r>
          </w:p>
        </w:tc>
      </w:tr>
    </w:tbl>
    <w:p w14:paraId="1CE3EEBC" w14:textId="77777777" w:rsidR="002C427C" w:rsidRPr="002C427C" w:rsidRDefault="002C427C" w:rsidP="002C427C"/>
    <w:p w14:paraId="22D084DC" w14:textId="172ABF17" w:rsidR="004A7A1D" w:rsidRDefault="00DC44A5" w:rsidP="00DC44A5">
      <w:pPr>
        <w:pStyle w:val="Heading3"/>
        <w:rPr>
          <w:lang w:val="en-US"/>
        </w:rPr>
      </w:pPr>
      <w:r>
        <w:rPr>
          <w:lang w:val="en-US"/>
        </w:rPr>
        <w:t>TOOLS AVAILABLE FOR API TESTING=</w:t>
      </w:r>
    </w:p>
    <w:p w14:paraId="19FDC3CF" w14:textId="1CF3E4CC" w:rsidR="00DC44A5" w:rsidRDefault="00DC44A5" w:rsidP="00DC44A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3TYPES OF TOOLS AVAILABLE IN THE MARKET=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93"/>
        <w:gridCol w:w="2870"/>
        <w:gridCol w:w="2893"/>
      </w:tblGrid>
      <w:tr w:rsidR="00DC44A5" w14:paraId="682C224B" w14:textId="77777777" w:rsidTr="00DC44A5">
        <w:tc>
          <w:tcPr>
            <w:tcW w:w="3005" w:type="dxa"/>
          </w:tcPr>
          <w:p w14:paraId="1BF4E909" w14:textId="7849C4E0" w:rsidR="00DC44A5" w:rsidRDefault="00DC44A5" w:rsidP="00DC44A5">
            <w:pPr>
              <w:rPr>
                <w:lang w:val="en-US"/>
              </w:rPr>
            </w:pPr>
            <w:r w:rsidRPr="00A0160C">
              <w:rPr>
                <w:color w:val="FF0000"/>
                <w:sz w:val="22"/>
                <w:szCs w:val="22"/>
                <w:lang w:val="en-US"/>
              </w:rPr>
              <w:t>1 HEAD LESS OPEN SOURCE TOOL</w:t>
            </w:r>
          </w:p>
        </w:tc>
        <w:tc>
          <w:tcPr>
            <w:tcW w:w="3005" w:type="dxa"/>
          </w:tcPr>
          <w:p w14:paraId="1D9CBBB7" w14:textId="5479CA31" w:rsidR="00DC44A5" w:rsidRPr="00A0160C" w:rsidRDefault="00DC44A5" w:rsidP="00DC44A5">
            <w:pPr>
              <w:rPr>
                <w:color w:val="FF0000"/>
                <w:lang w:val="en-US"/>
              </w:rPr>
            </w:pPr>
            <w:r w:rsidRPr="00A0160C">
              <w:rPr>
                <w:color w:val="FF0000"/>
                <w:lang w:val="en-US"/>
              </w:rPr>
              <w:t>2 GUI BASED OPEN SOURCE TOOL</w:t>
            </w:r>
          </w:p>
        </w:tc>
        <w:tc>
          <w:tcPr>
            <w:tcW w:w="3006" w:type="dxa"/>
          </w:tcPr>
          <w:p w14:paraId="20DA0CDC" w14:textId="233771F0" w:rsidR="00DC44A5" w:rsidRPr="00A0160C" w:rsidRDefault="00DC44A5" w:rsidP="00DC44A5">
            <w:pPr>
              <w:rPr>
                <w:color w:val="FF0000"/>
                <w:lang w:val="en-US"/>
              </w:rPr>
            </w:pPr>
            <w:r w:rsidRPr="00A0160C">
              <w:rPr>
                <w:color w:val="FF0000"/>
                <w:lang w:val="en-US"/>
              </w:rPr>
              <w:t>3 COMMERCIAL TOOL</w:t>
            </w:r>
          </w:p>
        </w:tc>
      </w:tr>
      <w:tr w:rsidR="00DC44A5" w14:paraId="5E8E76D3" w14:textId="77777777" w:rsidTr="00DC44A5">
        <w:tc>
          <w:tcPr>
            <w:tcW w:w="3005" w:type="dxa"/>
          </w:tcPr>
          <w:p w14:paraId="002C974E" w14:textId="31C84173" w:rsidR="00DC44A5" w:rsidRDefault="00DC44A5" w:rsidP="00DC44A5">
            <w:pPr>
              <w:rPr>
                <w:lang w:val="en-US"/>
              </w:rPr>
            </w:pPr>
            <w:r w:rsidRPr="00A0160C">
              <w:rPr>
                <w:color w:val="0070C0"/>
                <w:lang w:val="en-US"/>
              </w:rPr>
              <w:t>REST ASSURED -JAVA</w:t>
            </w:r>
          </w:p>
        </w:tc>
        <w:tc>
          <w:tcPr>
            <w:tcW w:w="3005" w:type="dxa"/>
          </w:tcPr>
          <w:p w14:paraId="49B528B5" w14:textId="71ECC33A" w:rsidR="00DC44A5" w:rsidRDefault="00A0160C" w:rsidP="00DC44A5">
            <w:pPr>
              <w:rPr>
                <w:lang w:val="en-US"/>
              </w:rPr>
            </w:pPr>
            <w:r w:rsidRPr="00A0160C">
              <w:rPr>
                <w:color w:val="0070C0"/>
                <w:lang w:val="en-US"/>
              </w:rPr>
              <w:t>POSTMAN</w:t>
            </w:r>
          </w:p>
        </w:tc>
        <w:tc>
          <w:tcPr>
            <w:tcW w:w="3006" w:type="dxa"/>
          </w:tcPr>
          <w:p w14:paraId="45E78963" w14:textId="5812913D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FIREFLINK</w:t>
            </w:r>
          </w:p>
        </w:tc>
      </w:tr>
      <w:tr w:rsidR="00DC44A5" w14:paraId="275743D8" w14:textId="77777777" w:rsidTr="00DC44A5">
        <w:tc>
          <w:tcPr>
            <w:tcW w:w="3005" w:type="dxa"/>
          </w:tcPr>
          <w:p w14:paraId="1A717105" w14:textId="4E5B32F5" w:rsidR="00DC44A5" w:rsidRDefault="00DC44A5" w:rsidP="00DC44A5">
            <w:pPr>
              <w:rPr>
                <w:lang w:val="en-US"/>
              </w:rPr>
            </w:pPr>
            <w:r>
              <w:rPr>
                <w:lang w:val="en-US"/>
              </w:rPr>
              <w:t>HTTP CLIENT -JAVA</w:t>
            </w:r>
          </w:p>
        </w:tc>
        <w:tc>
          <w:tcPr>
            <w:tcW w:w="3005" w:type="dxa"/>
          </w:tcPr>
          <w:p w14:paraId="0D0983AB" w14:textId="11B7F15A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HTTPEI</w:t>
            </w:r>
          </w:p>
        </w:tc>
        <w:tc>
          <w:tcPr>
            <w:tcW w:w="3006" w:type="dxa"/>
          </w:tcPr>
          <w:p w14:paraId="410CE919" w14:textId="1A0BCB50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KATALON</w:t>
            </w:r>
          </w:p>
        </w:tc>
      </w:tr>
      <w:tr w:rsidR="00DC44A5" w14:paraId="379A4699" w14:textId="77777777" w:rsidTr="00DC44A5">
        <w:tc>
          <w:tcPr>
            <w:tcW w:w="3005" w:type="dxa"/>
          </w:tcPr>
          <w:p w14:paraId="59D26E30" w14:textId="4E7D181A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KARATE DSL -JAVA</w:t>
            </w:r>
          </w:p>
        </w:tc>
        <w:tc>
          <w:tcPr>
            <w:tcW w:w="3005" w:type="dxa"/>
          </w:tcPr>
          <w:p w14:paraId="78DA1488" w14:textId="42D4C1C0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SOUP-UI</w:t>
            </w:r>
          </w:p>
        </w:tc>
        <w:tc>
          <w:tcPr>
            <w:tcW w:w="3006" w:type="dxa"/>
          </w:tcPr>
          <w:p w14:paraId="6152913A" w14:textId="173FD6C4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CYPRESS</w:t>
            </w:r>
          </w:p>
        </w:tc>
      </w:tr>
      <w:tr w:rsidR="00DC44A5" w14:paraId="6E7F973E" w14:textId="77777777" w:rsidTr="00DC44A5">
        <w:tc>
          <w:tcPr>
            <w:tcW w:w="3005" w:type="dxa"/>
          </w:tcPr>
          <w:p w14:paraId="34931DF8" w14:textId="57877639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AXIOS -JS</w:t>
            </w:r>
          </w:p>
        </w:tc>
        <w:tc>
          <w:tcPr>
            <w:tcW w:w="3005" w:type="dxa"/>
          </w:tcPr>
          <w:p w14:paraId="0AF18A64" w14:textId="555EE581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GOOGLE APIGE</w:t>
            </w:r>
          </w:p>
        </w:tc>
        <w:tc>
          <w:tcPr>
            <w:tcW w:w="3006" w:type="dxa"/>
          </w:tcPr>
          <w:p w14:paraId="6F56C2E4" w14:textId="6FFE75EA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TOSCA</w:t>
            </w:r>
          </w:p>
        </w:tc>
      </w:tr>
      <w:tr w:rsidR="00DC44A5" w14:paraId="44E8306D" w14:textId="77777777" w:rsidTr="00DC44A5">
        <w:tc>
          <w:tcPr>
            <w:tcW w:w="3005" w:type="dxa"/>
          </w:tcPr>
          <w:p w14:paraId="2FDA0D73" w14:textId="6EF26C57" w:rsidR="00DC44A5" w:rsidRDefault="00A0160C" w:rsidP="00DC44A5">
            <w:pPr>
              <w:rPr>
                <w:lang w:val="en-US"/>
              </w:rPr>
            </w:pPr>
            <w:r w:rsidRPr="00A0160C">
              <w:rPr>
                <w:color w:val="0070C0"/>
                <w:lang w:val="en-US"/>
              </w:rPr>
              <w:t>EXPRESS -JS</w:t>
            </w:r>
          </w:p>
        </w:tc>
        <w:tc>
          <w:tcPr>
            <w:tcW w:w="3005" w:type="dxa"/>
          </w:tcPr>
          <w:p w14:paraId="5B42CC38" w14:textId="5739C5B9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RAPID API</w:t>
            </w:r>
          </w:p>
        </w:tc>
        <w:tc>
          <w:tcPr>
            <w:tcW w:w="3006" w:type="dxa"/>
          </w:tcPr>
          <w:p w14:paraId="2CA15936" w14:textId="02FA55D4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TEST SIGMA</w:t>
            </w:r>
          </w:p>
        </w:tc>
      </w:tr>
      <w:tr w:rsidR="00DC44A5" w14:paraId="3AB790BC" w14:textId="77777777" w:rsidTr="00DC44A5">
        <w:tc>
          <w:tcPr>
            <w:tcW w:w="3005" w:type="dxa"/>
          </w:tcPr>
          <w:p w14:paraId="1A96AE33" w14:textId="23449666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REQUESTOR -PYTHON</w:t>
            </w:r>
          </w:p>
        </w:tc>
        <w:tc>
          <w:tcPr>
            <w:tcW w:w="3005" w:type="dxa"/>
          </w:tcPr>
          <w:p w14:paraId="21A5A3E2" w14:textId="6A422D0D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TEST STUDIO</w:t>
            </w:r>
          </w:p>
        </w:tc>
        <w:tc>
          <w:tcPr>
            <w:tcW w:w="3006" w:type="dxa"/>
          </w:tcPr>
          <w:p w14:paraId="6A8CE845" w14:textId="75DF3937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ACCELQ</w:t>
            </w:r>
          </w:p>
        </w:tc>
      </w:tr>
      <w:tr w:rsidR="00DC44A5" w14:paraId="6E8EE371" w14:textId="77777777" w:rsidTr="00DC44A5">
        <w:tc>
          <w:tcPr>
            <w:tcW w:w="3005" w:type="dxa"/>
          </w:tcPr>
          <w:p w14:paraId="2F3844D4" w14:textId="368ADE25" w:rsidR="00DC44A5" w:rsidRPr="00A0160C" w:rsidRDefault="00A0160C" w:rsidP="00DC44A5">
            <w:pPr>
              <w:rPr>
                <w:color w:val="0070C0"/>
                <w:lang w:val="en-US"/>
              </w:rPr>
            </w:pPr>
            <w:r w:rsidRPr="00A0160C">
              <w:rPr>
                <w:color w:val="0070C0"/>
                <w:lang w:val="en-US"/>
              </w:rPr>
              <w:t>PYRESTTEST-PYTHON</w:t>
            </w:r>
          </w:p>
        </w:tc>
        <w:tc>
          <w:tcPr>
            <w:tcW w:w="3005" w:type="dxa"/>
          </w:tcPr>
          <w:p w14:paraId="1CB54C43" w14:textId="0CF5AA15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REST CLIENT</w:t>
            </w:r>
          </w:p>
        </w:tc>
        <w:tc>
          <w:tcPr>
            <w:tcW w:w="3006" w:type="dxa"/>
          </w:tcPr>
          <w:p w14:paraId="723B789C" w14:textId="64330C9D" w:rsidR="00DC44A5" w:rsidRDefault="00A0160C" w:rsidP="00DC44A5">
            <w:pPr>
              <w:rPr>
                <w:lang w:val="en-US"/>
              </w:rPr>
            </w:pPr>
            <w:r>
              <w:rPr>
                <w:lang w:val="en-US"/>
              </w:rPr>
              <w:t>TESTIM</w:t>
            </w:r>
          </w:p>
        </w:tc>
      </w:tr>
    </w:tbl>
    <w:p w14:paraId="51E4C7DF" w14:textId="77777777" w:rsidR="00DC44A5" w:rsidRDefault="00DC44A5" w:rsidP="00DC44A5">
      <w:pPr>
        <w:ind w:left="360"/>
        <w:rPr>
          <w:lang w:val="en-US"/>
        </w:rPr>
      </w:pPr>
    </w:p>
    <w:p w14:paraId="7386620A" w14:textId="09688A8F" w:rsidR="00A0160C" w:rsidRPr="00A0160C" w:rsidRDefault="00A0160C" w:rsidP="00A0160C">
      <w:pPr>
        <w:pStyle w:val="Heading3"/>
        <w:rPr>
          <w:color w:val="54A021" w:themeColor="accent2"/>
          <w:lang w:val="en-US"/>
        </w:rPr>
      </w:pPr>
      <w:r w:rsidRPr="00A0160C">
        <w:rPr>
          <w:color w:val="54A021" w:themeColor="accent2"/>
          <w:lang w:val="en-US"/>
        </w:rPr>
        <w:t>1 HEAD LESS OPEN SOURCE TOOL=</w:t>
      </w:r>
    </w:p>
    <w:p w14:paraId="0EFAB74A" w14:textId="4D2309A6" w:rsidR="00A0160C" w:rsidRDefault="00A0160C" w:rsidP="00A0160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THERE IS NO UI FOR THE API TESTING TOOL EXACTLY SIMILAR TO SELENIUM .</w:t>
      </w:r>
    </w:p>
    <w:p w14:paraId="365EE20E" w14:textId="0AE6DF1C" w:rsidR="00A0160C" w:rsidRDefault="00A0160C" w:rsidP="00A0160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ALL ARE  LIKE JAR FILES JUST HAD DEPENDENCYS.</w:t>
      </w:r>
    </w:p>
    <w:p w14:paraId="53A80B90" w14:textId="073F948E" w:rsidR="00A0160C" w:rsidRDefault="00A0160C" w:rsidP="00A0160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REST ASSURED CAN SEAMLESLY INTIGRATE WITH EXISTING OPEN SOURCE TOOL . </w:t>
      </w:r>
    </w:p>
    <w:p w14:paraId="0F2916DE" w14:textId="521AD3FA" w:rsidR="00A0160C" w:rsidRDefault="00A0160C" w:rsidP="00A0160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REQUIRED PROGRAMMING.</w:t>
      </w:r>
    </w:p>
    <w:p w14:paraId="24B9B05D" w14:textId="30860E84" w:rsidR="00A0160C" w:rsidRDefault="00A0160C" w:rsidP="00A0160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CODE IS AVIALABLE IN THE INTERNET SO WE CAN CUSTOMIZE THE CODE AS PER THE ORGANIZATION NEED.</w:t>
      </w:r>
    </w:p>
    <w:p w14:paraId="511E1CF2" w14:textId="5904571F" w:rsidR="00A0160C" w:rsidRPr="00A0160C" w:rsidRDefault="00A0160C" w:rsidP="00A0160C">
      <w:pPr>
        <w:pStyle w:val="Heading3"/>
        <w:rPr>
          <w:color w:val="54A021" w:themeColor="accent2"/>
          <w:lang w:val="en-US"/>
        </w:rPr>
      </w:pPr>
      <w:r w:rsidRPr="00A0160C">
        <w:rPr>
          <w:color w:val="54A021" w:themeColor="accent2"/>
          <w:lang w:val="en-US"/>
        </w:rPr>
        <w:t>2 GUI BASED OPEN SOURCE TOOL=</w:t>
      </w:r>
    </w:p>
    <w:p w14:paraId="0DBD8888" w14:textId="51B2F7E1" w:rsidR="00A0160C" w:rsidRDefault="00A0160C" w:rsidP="00A0160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THIS TOOL ARE ALREADY AVAILABLE IN THE INTERNET YOU JUST DOWNLOAD AND INSTALL THE TOOL .EXE FILES .</w:t>
      </w:r>
    </w:p>
    <w:p w14:paraId="74754FCC" w14:textId="77C14682" w:rsidR="00A0160C" w:rsidRDefault="00A0160C" w:rsidP="00A0160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GUI IS PRESENT .</w:t>
      </w:r>
    </w:p>
    <w:p w14:paraId="39DC0FCF" w14:textId="0F9A7A51" w:rsidR="00A0160C" w:rsidRDefault="00A0160C" w:rsidP="00A0160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NO NEED TO WRITE PROGRAMMING.</w:t>
      </w:r>
    </w:p>
    <w:p w14:paraId="76E7657B" w14:textId="3295B7A8" w:rsidR="00A0160C" w:rsidRDefault="00A0160C" w:rsidP="00A0160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DISADVANTAGE IS WE CANNOT PUT VALIDATION FOR DB ALSO VERIFY IN BROWSER LAYER THIS IS NOT POSSIBLE.</w:t>
      </w:r>
    </w:p>
    <w:p w14:paraId="16C81337" w14:textId="012EEF56" w:rsidR="00A0160C" w:rsidRPr="00B839D7" w:rsidRDefault="00B839D7" w:rsidP="00B839D7">
      <w:pPr>
        <w:pStyle w:val="Heading3"/>
        <w:rPr>
          <w:color w:val="54A021" w:themeColor="accent2"/>
          <w:lang w:val="en-US"/>
        </w:rPr>
      </w:pPr>
      <w:r w:rsidRPr="00B839D7">
        <w:rPr>
          <w:color w:val="54A021" w:themeColor="accent2"/>
          <w:lang w:val="en-US"/>
        </w:rPr>
        <w:t>3 COMMERCIAL TOOLS=</w:t>
      </w:r>
    </w:p>
    <w:p w14:paraId="24D96B75" w14:textId="6FD963D2" w:rsidR="00B839D7" w:rsidRDefault="00B839D7" w:rsidP="00B839D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PAY FOR THE LICENSE .</w:t>
      </w:r>
    </w:p>
    <w:p w14:paraId="3DD4E970" w14:textId="71CDD782" w:rsidR="00B839D7" w:rsidRDefault="00B839D7" w:rsidP="00B839D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ALSO INCLUDE SCRIPTLESS AUTOMATION TOOL .</w:t>
      </w:r>
    </w:p>
    <w:p w14:paraId="7F013FB1" w14:textId="50CD3EFF" w:rsidR="00B839D7" w:rsidRDefault="00B839D7" w:rsidP="00B839D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DEVELOP SCRIPT WITHOUT ANY PROGRAMMING LANGUAGE.</w:t>
      </w:r>
    </w:p>
    <w:p w14:paraId="4B311568" w14:textId="3BC16F29" w:rsidR="00B839D7" w:rsidRPr="00DF7059" w:rsidRDefault="00B839D7" w:rsidP="00B839D7">
      <w:pPr>
        <w:pStyle w:val="Heading2"/>
        <w:rPr>
          <w:color w:val="54A021" w:themeColor="accent2"/>
          <w:lang w:val="en-US"/>
        </w:rPr>
      </w:pPr>
      <w:r w:rsidRPr="00DF7059">
        <w:rPr>
          <w:color w:val="54A021" w:themeColor="accent2"/>
          <w:lang w:val="en-US"/>
        </w:rPr>
        <w:t>WHY REST ASSURED IS POPULAR=</w:t>
      </w:r>
    </w:p>
    <w:p w14:paraId="4C4EB9B6" w14:textId="7402E405" w:rsidR="00B839D7" w:rsidRDefault="00B839D7" w:rsidP="00B839D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AMAZONO EXPOSE FEW REST APIS LIKE ADD PRODUCT , SEARCH PRODUCT ETC..,</w:t>
      </w:r>
    </w:p>
    <w:p w14:paraId="4DA11B83" w14:textId="3AD906FE" w:rsidR="00B839D7" w:rsidRDefault="00B839D7" w:rsidP="00B839D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MOBILE APP AND WEB APPLICATION TALK TO EACH OTHER VIA API SO THEY HAVE TO EXPOSE API.</w:t>
      </w:r>
    </w:p>
    <w:p w14:paraId="6DCDDC55" w14:textId="4BEE3A9A" w:rsidR="00B839D7" w:rsidRDefault="00B839D7" w:rsidP="00B839D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>REQUEST AND RESPONSE WILL BE ALWAYS IN THE FORM OF HTML BECOUSE BROWSER DOES NOT UNDERSTAND JSON .</w:t>
      </w:r>
    </w:p>
    <w:p w14:paraId="10D6589C" w14:textId="6D14EC59" w:rsidR="00B839D7" w:rsidRDefault="00B839D7" w:rsidP="00B839D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IN CASE OF MOBILE REQUEST AND RESPONSE WILL BE IN THE FORM OF JSON.</w:t>
      </w:r>
    </w:p>
    <w:p w14:paraId="06093B93" w14:textId="2EADC248" w:rsidR="00B839D7" w:rsidRDefault="00B839D7" w:rsidP="00B839D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TEST CASE CONTAIN FEW FROM API (REST ASSURED) , FEW FROM BROWSER(SELENIUM) , FEW FROM DB (JDBC) SO WE CANNOT DO WITH POSTMAN SO WE GO FOR REST ASSURED.</w:t>
      </w:r>
    </w:p>
    <w:p w14:paraId="20E7B9B8" w14:textId="3C9E3980" w:rsidR="00B839D7" w:rsidRDefault="00B839D7" w:rsidP="00B839D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POSTMAN CANNOT VALIDATE -BROWSER , DATABASE.</w:t>
      </w:r>
    </w:p>
    <w:p w14:paraId="24F1F327" w14:textId="7FE491DD" w:rsidR="00B839D7" w:rsidRDefault="00B839D7" w:rsidP="00B839D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INSIDE POM ALL ARE HEADLESS TOOLS REST ASSURED , SELENUIM JAVA,MYSQL , JDBC , TESTNG WE CAN AUTOMATE THIS TEST CASE.</w:t>
      </w:r>
    </w:p>
    <w:p w14:paraId="2D21DD5C" w14:textId="2D5A60A9" w:rsidR="00B839D7" w:rsidRDefault="00B839D7" w:rsidP="00B839D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REST ASSURED IS POPULAR BECOUSE IT CAN SEAMLESSLY INTEGRATE WITH EXISTING OPEN SOURCE TOOL.</w:t>
      </w:r>
    </w:p>
    <w:p w14:paraId="162FD737" w14:textId="300D0662" w:rsidR="00B839D7" w:rsidRDefault="00B839D7" w:rsidP="00B839D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IT CAN SEAMLESLY INTIGRATE WITH EXISTING JAVA BASED FRAMEWORK LIKE TESTNG /JUNIT / BDD </w:t>
      </w:r>
      <w:r w:rsidR="00DF7059">
        <w:rPr>
          <w:lang w:val="en-US"/>
        </w:rPr>
        <w:t>, SELENIUM WEBDRIVER , JDBC.</w:t>
      </w:r>
    </w:p>
    <w:p w14:paraId="5A4D708B" w14:textId="1D7435AB" w:rsidR="00DF7059" w:rsidRDefault="00DF7059" w:rsidP="00B839D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WE CAN AUTOMATE END TO END BUSINESS WORKFLOW WHICH INCLUDES ALL THE LAYERS OF THE APPLICATION.</w:t>
      </w:r>
    </w:p>
    <w:p w14:paraId="22C2B516" w14:textId="3835B45B" w:rsidR="00DF7059" w:rsidRDefault="00DF7059" w:rsidP="00DF7059">
      <w:pPr>
        <w:pStyle w:val="Heading2"/>
        <w:rPr>
          <w:lang w:val="en-US"/>
        </w:rPr>
      </w:pPr>
      <w:r w:rsidRPr="00DF7059">
        <w:rPr>
          <w:color w:val="54A021" w:themeColor="accent2"/>
          <w:lang w:val="en-US"/>
        </w:rPr>
        <w:t>REST ASSURED ADVANTAGES=</w:t>
      </w:r>
    </w:p>
    <w:p w14:paraId="735F0A97" w14:textId="62753A92" w:rsidR="00DF7059" w:rsidRDefault="00DF7059" w:rsidP="00DF7059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SUPPORT ALL HTTP MEHTODS (USES HTTP PROTOCOL SIMILAR TO BROWSER).</w:t>
      </w:r>
    </w:p>
    <w:p w14:paraId="3F10BC3A" w14:textId="6C02A181" w:rsidR="00DF7059" w:rsidRDefault="00DF7059" w:rsidP="00DF7059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SUPPORT BDD FUNCTIONALITY  [ GIVEN() , WHEN()  , THEN() ]</w:t>
      </w:r>
    </w:p>
    <w:p w14:paraId="1F54139E" w14:textId="75290117" w:rsidR="00DF7059" w:rsidRDefault="00DF7059" w:rsidP="00DF7059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USE OF HAMCREST MATCHES FOR VALIDATION AND ASSERTIONS.</w:t>
      </w:r>
    </w:p>
    <w:p w14:paraId="610808F0" w14:textId="6529FC68" w:rsidR="00DF7059" w:rsidRDefault="00DF7059" w:rsidP="00DF7059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PROVIDE INBUILT MEHTOD TO VALIDATE RESPONSE HEADER AND BODY.</w:t>
      </w:r>
    </w:p>
    <w:p w14:paraId="1F1DE71E" w14:textId="3C418E9C" w:rsidR="00DF7059" w:rsidRDefault="00DF7059" w:rsidP="00DF7059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PROVIDE INBUILT METHOD TO CREATE A REQEUST HEADER AND BODY.</w:t>
      </w:r>
    </w:p>
    <w:p w14:paraId="00DD7020" w14:textId="3F6E2F10" w:rsidR="00DF7059" w:rsidRDefault="00DF7059" w:rsidP="00DF7059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HANDLES VARIOUS AUTHENTICATION LIKE , BASIC , BEARER, AUTH 1.0 , AUTH 2.0 ETC..,</w:t>
      </w:r>
    </w:p>
    <w:p w14:paraId="70CC915B" w14:textId="53915CF7" w:rsidR="00DF7059" w:rsidRDefault="00DF7059" w:rsidP="00DF7059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SEND REQUEST OVER THE NETWORK USING HTTP PROTOCOL.</w:t>
      </w:r>
    </w:p>
    <w:p w14:paraId="76012D5D" w14:textId="40DF5A86" w:rsidR="00DF7059" w:rsidRDefault="00DF7059" w:rsidP="00DF7059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INTEGRATE SEALESSLY WITH EXISTING JAVA BASED FRAMEWORK LIKE SELENIUM , TESTNG ,JDBC ETC..,</w:t>
      </w:r>
    </w:p>
    <w:p w14:paraId="51E7DAC2" w14:textId="054DECC9" w:rsidR="00DF7059" w:rsidRDefault="00DF7059" w:rsidP="00DF7059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USED FOR COMPLETE BACKEND AUTOMATION.</w:t>
      </w:r>
    </w:p>
    <w:p w14:paraId="1CA2F486" w14:textId="5F0B18A2" w:rsidR="00DF7059" w:rsidRDefault="00DF7059" w:rsidP="00DF7059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FRAMEWORK CAN INTIGRATE WITH CI/CD PIPELINE.</w:t>
      </w:r>
    </w:p>
    <w:p w14:paraId="3777DA6F" w14:textId="3623394D" w:rsidR="00DF7059" w:rsidRDefault="00DF7059" w:rsidP="00DF7059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OPEN SOURCE HEADLESS CLIENT.</w:t>
      </w:r>
    </w:p>
    <w:p w14:paraId="176903EC" w14:textId="7BDE10E4" w:rsidR="00DF7059" w:rsidRPr="001E1A51" w:rsidRDefault="00DF7059" w:rsidP="00DF7059">
      <w:pPr>
        <w:pStyle w:val="Heading3"/>
        <w:rPr>
          <w:color w:val="54A021" w:themeColor="accent2"/>
          <w:lang w:val="en-US"/>
        </w:rPr>
      </w:pPr>
      <w:r w:rsidRPr="001E1A51">
        <w:rPr>
          <w:color w:val="54A021" w:themeColor="accent2"/>
          <w:lang w:val="en-US"/>
        </w:rPr>
        <w:t>REST ASSURED INTRODUCTION=</w:t>
      </w:r>
    </w:p>
    <w:p w14:paraId="1B535AF8" w14:textId="7511BEEB" w:rsidR="00DF7059" w:rsidRDefault="00DF7059" w:rsidP="00DF705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REST ASSURED IS DEVELOPED AND MAINTAINED BY JOHAN HALEBY WITH THE HELP OF NUMEROUS CONTRIBUTERS OVER THE YEARS.</w:t>
      </w:r>
    </w:p>
    <w:p w14:paraId="6886B36C" w14:textId="53443440" w:rsidR="00DF7059" w:rsidRDefault="00DF7059" w:rsidP="00DF705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IN JAYWAY COMPANY BACK IN 2010.</w:t>
      </w:r>
    </w:p>
    <w:p w14:paraId="5F21877F" w14:textId="416A14CA" w:rsidR="00DF7059" w:rsidRDefault="00DF7059" w:rsidP="00A528F8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THE PROJECT IS SPONSERD BY PARKSTER.</w:t>
      </w:r>
    </w:p>
    <w:p w14:paraId="76EEEFD4" w14:textId="77777777" w:rsidR="00A528F8" w:rsidRPr="00A528F8" w:rsidRDefault="00A528F8" w:rsidP="00A528F8">
      <w:pPr>
        <w:pStyle w:val="ListParagraph"/>
        <w:rPr>
          <w:lang w:val="en-US"/>
        </w:rPr>
      </w:pPr>
    </w:p>
    <w:p w14:paraId="09D56DB3" w14:textId="24095B28" w:rsidR="001E1A51" w:rsidRPr="001E1A51" w:rsidRDefault="00DF7059" w:rsidP="001E1A5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REST ASSURED IS A JAVA BASED LIBRARY </w:t>
      </w:r>
      <w:r w:rsidR="001E1A51">
        <w:rPr>
          <w:lang w:val="en-US"/>
        </w:rPr>
        <w:t>THAT IS USED TO TEST RESTFULL WEB SERVICE , THIS LIBRARY BEHAVES LIKE A HEADLESS CLIENT TO AXCESS REST WEB SERVICE.</w:t>
      </w:r>
    </w:p>
    <w:p w14:paraId="1955062F" w14:textId="79637AB0" w:rsidR="001E1A51" w:rsidRPr="001E1A51" w:rsidRDefault="001E1A51" w:rsidP="001E1A5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SIMPLE JAVA LIBRARYS FOR TESTING OF REST WEB SERVICE API.</w:t>
      </w:r>
    </w:p>
    <w:p w14:paraId="57B6C29E" w14:textId="7543A6F9" w:rsidR="001E1A51" w:rsidRDefault="001E1A51" w:rsidP="001E1A5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REST ASSURED ALSO PROVIDE VALIDATION , STATUS CODE , STATUS MESSAGE , HEADER AND EVEN BODY.</w:t>
      </w:r>
    </w:p>
    <w:p w14:paraId="52633D86" w14:textId="3C24121E" w:rsidR="001E1A51" w:rsidRDefault="001E1A51" w:rsidP="001E1A5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THIS MAKE RESTASSURED VERY FLEXIBLE LIBRARY.</w:t>
      </w:r>
    </w:p>
    <w:p w14:paraId="6E8024E8" w14:textId="0F532D8A" w:rsidR="008010A4" w:rsidRDefault="008010A4" w:rsidP="001E1A5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REST ASSURED SUPPORT LANGUAGES = JAVA , KATOLIN , SCALA , GROOVY.</w:t>
      </w:r>
    </w:p>
    <w:p w14:paraId="47D5245B" w14:textId="474689CD" w:rsidR="001E1A51" w:rsidRPr="001E1A51" w:rsidRDefault="001E1A51" w:rsidP="001E1A51">
      <w:pPr>
        <w:pStyle w:val="Heading3"/>
        <w:rPr>
          <w:color w:val="54A021" w:themeColor="accent2"/>
          <w:lang w:val="en-US"/>
        </w:rPr>
      </w:pPr>
      <w:r w:rsidRPr="001E1A51">
        <w:rPr>
          <w:color w:val="54A021" w:themeColor="accent2"/>
          <w:lang w:val="en-US"/>
        </w:rPr>
        <w:t>PRE REQUISITE FOR REST ASSURED=</w:t>
      </w:r>
    </w:p>
    <w:p w14:paraId="34F3C925" w14:textId="3B50F31E" w:rsidR="001E1A51" w:rsidRDefault="001E1A51" w:rsidP="001E1A5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IDE [ECLIPSE / INTELI J ]</w:t>
      </w:r>
    </w:p>
    <w:p w14:paraId="2717205A" w14:textId="23C8E0AC" w:rsidR="001E1A51" w:rsidRDefault="001E1A51" w:rsidP="001E1A5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KNOWLEDGE ON MAVEN PROJECT.</w:t>
      </w:r>
    </w:p>
    <w:p w14:paraId="35059ADC" w14:textId="23B8CA0B" w:rsidR="001E1A51" w:rsidRDefault="001E1A51" w:rsidP="001E1A5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JAVA CODING KNOWLEDGE </w:t>
      </w:r>
    </w:p>
    <w:p w14:paraId="43AF157F" w14:textId="66802AD4" w:rsidR="001E1A51" w:rsidRDefault="001E1A51" w:rsidP="001E1A5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TESTNG TOOL</w:t>
      </w:r>
    </w:p>
    <w:p w14:paraId="0EB866D7" w14:textId="6F15217E" w:rsidR="001E1A51" w:rsidRDefault="001E1A51" w:rsidP="001E1A5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JSON LANGUAGE.</w:t>
      </w:r>
    </w:p>
    <w:p w14:paraId="1C9A829D" w14:textId="4C647342" w:rsidR="001E1A51" w:rsidRDefault="001E1A51" w:rsidP="001E1A51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API DOCUMENT / API TEST CASE.</w:t>
      </w:r>
    </w:p>
    <w:p w14:paraId="451C7943" w14:textId="00685B21" w:rsidR="001E1A51" w:rsidRPr="001E1A51" w:rsidRDefault="001E1A51" w:rsidP="001E1A51">
      <w:pPr>
        <w:pStyle w:val="Heading3"/>
        <w:rPr>
          <w:color w:val="54A021" w:themeColor="accent2"/>
          <w:lang w:val="en-US"/>
        </w:rPr>
      </w:pPr>
      <w:r w:rsidRPr="001E1A51">
        <w:rPr>
          <w:color w:val="54A021" w:themeColor="accent2"/>
          <w:lang w:val="en-US"/>
        </w:rPr>
        <w:t>REST ASSURED PROJECT SETUP=</w:t>
      </w:r>
    </w:p>
    <w:p w14:paraId="553A5129" w14:textId="77777777" w:rsidR="001E1A51" w:rsidRPr="001E1A51" w:rsidRDefault="001E1A51" w:rsidP="001E1A5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OPEN ECLIPSE </w:t>
      </w:r>
      <w:r w:rsidRPr="001E1A51">
        <w:rPr>
          <w:lang w:val="en-US"/>
        </w:rPr>
        <w:sym w:font="Wingdings" w:char="F0E0"/>
      </w:r>
      <w:r>
        <w:rPr>
          <w:lang w:val="en-US"/>
        </w:rPr>
        <w:t xml:space="preserve"> CREATE MAVEN PROJECT </w:t>
      </w:r>
      <w:r w:rsidRPr="001E1A51">
        <w:rPr>
          <w:lang w:val="en-US"/>
        </w:rPr>
        <w:sym w:font="Wingdings" w:char="F0E0"/>
      </w:r>
      <w:r>
        <w:rPr>
          <w:lang w:val="en-US"/>
        </w:rPr>
        <w:t xml:space="preserve"> ADD DEPENDENCY </w:t>
      </w:r>
      <w:r w:rsidRPr="001E1A51">
        <w:rPr>
          <w:lang w:val="en-US"/>
        </w:rPr>
        <w:sym w:font="Wingdings" w:char="F0E0"/>
      </w:r>
      <w:r>
        <w:rPr>
          <w:lang w:val="en-US"/>
        </w:rPr>
        <w:t xml:space="preserve"> SAVE POM.XML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0"/>
        <w:gridCol w:w="4156"/>
      </w:tblGrid>
      <w:tr w:rsidR="001E1A51" w14:paraId="1491D37D" w14:textId="77777777" w:rsidTr="001E1A51">
        <w:tc>
          <w:tcPr>
            <w:tcW w:w="4508" w:type="dxa"/>
          </w:tcPr>
          <w:p w14:paraId="63F44A35" w14:textId="53DE33C3" w:rsidR="001E1A51" w:rsidRDefault="001E1A51" w:rsidP="001E1A5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TOOL</w:t>
            </w:r>
          </w:p>
        </w:tc>
        <w:tc>
          <w:tcPr>
            <w:tcW w:w="4508" w:type="dxa"/>
          </w:tcPr>
          <w:p w14:paraId="2DCFB64F" w14:textId="77777777" w:rsidR="001E1A51" w:rsidRDefault="001E1A51" w:rsidP="001E1A51">
            <w:pPr>
              <w:rPr>
                <w:lang w:val="en-US"/>
              </w:rPr>
            </w:pPr>
          </w:p>
        </w:tc>
      </w:tr>
      <w:tr w:rsidR="001E1A51" w14:paraId="33CCC1AE" w14:textId="77777777" w:rsidTr="001E1A51">
        <w:tc>
          <w:tcPr>
            <w:tcW w:w="4508" w:type="dxa"/>
          </w:tcPr>
          <w:p w14:paraId="396B0D45" w14:textId="25DA255F" w:rsidR="001E1A51" w:rsidRDefault="001E1A51" w:rsidP="001E1A51">
            <w:pPr>
              <w:rPr>
                <w:lang w:val="en-US"/>
              </w:rPr>
            </w:pPr>
            <w:r>
              <w:rPr>
                <w:lang w:val="en-US"/>
              </w:rPr>
              <w:t>REST ASSURED 4.4.0</w:t>
            </w:r>
          </w:p>
        </w:tc>
        <w:tc>
          <w:tcPr>
            <w:tcW w:w="4508" w:type="dxa"/>
          </w:tcPr>
          <w:p w14:paraId="5AE8E602" w14:textId="0BECFC17" w:rsidR="001E1A51" w:rsidRPr="001E1A51" w:rsidRDefault="001E1A51" w:rsidP="001E1A51">
            <w:pPr>
              <w:rPr>
                <w:lang w:val="en-US"/>
              </w:rPr>
            </w:pPr>
            <w:r>
              <w:rPr>
                <w:lang w:val="en-US"/>
              </w:rPr>
              <w:t>REST API BACKEND AUTOMATION</w:t>
            </w:r>
          </w:p>
        </w:tc>
      </w:tr>
      <w:tr w:rsidR="001E1A51" w14:paraId="26EBDDEB" w14:textId="77777777" w:rsidTr="001174C8">
        <w:trPr>
          <w:trHeight w:val="210"/>
        </w:trPr>
        <w:tc>
          <w:tcPr>
            <w:tcW w:w="4508" w:type="dxa"/>
          </w:tcPr>
          <w:p w14:paraId="512EF9B7" w14:textId="390E741F" w:rsidR="001E1A51" w:rsidRDefault="001E1A51" w:rsidP="001E1A51">
            <w:pPr>
              <w:rPr>
                <w:lang w:val="en-US"/>
              </w:rPr>
            </w:pPr>
            <w:r>
              <w:rPr>
                <w:lang w:val="en-US"/>
              </w:rPr>
              <w:t>JSON SIMPLE 1.1.1</w:t>
            </w:r>
          </w:p>
        </w:tc>
        <w:tc>
          <w:tcPr>
            <w:tcW w:w="4508" w:type="dxa"/>
          </w:tcPr>
          <w:p w14:paraId="122EC297" w14:textId="337FD747" w:rsidR="001E1A51" w:rsidRDefault="001E1A51" w:rsidP="001E1A51">
            <w:pPr>
              <w:rPr>
                <w:lang w:val="en-US"/>
              </w:rPr>
            </w:pPr>
            <w:r>
              <w:rPr>
                <w:lang w:val="en-US"/>
              </w:rPr>
              <w:t xml:space="preserve">      USED TO CREATE JOSN OBJECT</w:t>
            </w:r>
          </w:p>
        </w:tc>
      </w:tr>
      <w:tr w:rsidR="001E1A51" w14:paraId="0C0AD570" w14:textId="77777777" w:rsidTr="001E1A51">
        <w:tc>
          <w:tcPr>
            <w:tcW w:w="4508" w:type="dxa"/>
          </w:tcPr>
          <w:p w14:paraId="41AD49A7" w14:textId="25B38333" w:rsidR="001E1A51" w:rsidRDefault="001E1A51" w:rsidP="001E1A51">
            <w:pPr>
              <w:rPr>
                <w:lang w:val="en-US"/>
              </w:rPr>
            </w:pPr>
            <w:r>
              <w:rPr>
                <w:lang w:val="en-US"/>
              </w:rPr>
              <w:t>TESTNG 6.14.3</w:t>
            </w:r>
          </w:p>
        </w:tc>
        <w:tc>
          <w:tcPr>
            <w:tcW w:w="4508" w:type="dxa"/>
          </w:tcPr>
          <w:p w14:paraId="2FEF57DF" w14:textId="7C8B83C0" w:rsidR="001E1A51" w:rsidRDefault="001E1A51" w:rsidP="001E1A51">
            <w:pPr>
              <w:rPr>
                <w:lang w:val="en-US"/>
              </w:rPr>
            </w:pPr>
            <w:r>
              <w:rPr>
                <w:lang w:val="en-US"/>
              </w:rPr>
              <w:t xml:space="preserve">     UNIT TESTING TOOL</w:t>
            </w:r>
          </w:p>
        </w:tc>
      </w:tr>
      <w:tr w:rsidR="001E1A51" w14:paraId="7F845EAB" w14:textId="77777777" w:rsidTr="001E1A51">
        <w:tc>
          <w:tcPr>
            <w:tcW w:w="4508" w:type="dxa"/>
          </w:tcPr>
          <w:p w14:paraId="16AAF1D9" w14:textId="3D30DEA9" w:rsidR="001E1A51" w:rsidRDefault="001E1A51" w:rsidP="001E1A51">
            <w:pPr>
              <w:rPr>
                <w:lang w:val="en-US"/>
              </w:rPr>
            </w:pPr>
            <w:r>
              <w:rPr>
                <w:lang w:val="en-US"/>
              </w:rPr>
              <w:t>MY SQL CONNECTO-J</w:t>
            </w:r>
          </w:p>
        </w:tc>
        <w:tc>
          <w:tcPr>
            <w:tcW w:w="4508" w:type="dxa"/>
          </w:tcPr>
          <w:p w14:paraId="370CC23D" w14:textId="50CC02C1" w:rsidR="001E1A51" w:rsidRPr="001E1A51" w:rsidRDefault="001E1A51" w:rsidP="001E1A51">
            <w:pPr>
              <w:rPr>
                <w:lang w:val="en-US"/>
              </w:rPr>
            </w:pPr>
            <w:r>
              <w:rPr>
                <w:lang w:val="en-US"/>
              </w:rPr>
              <w:t>DB CUNNECTION AND A</w:t>
            </w:r>
            <w:r w:rsidR="00F22DFE">
              <w:rPr>
                <w:lang w:val="en-US"/>
              </w:rPr>
              <w:t>u</w:t>
            </w:r>
            <w:r>
              <w:rPr>
                <w:lang w:val="en-US"/>
              </w:rPr>
              <w:t>OMATION</w:t>
            </w:r>
          </w:p>
        </w:tc>
      </w:tr>
      <w:tr w:rsidR="001E1A51" w14:paraId="5EC1AF10" w14:textId="77777777" w:rsidTr="001E1A51">
        <w:tc>
          <w:tcPr>
            <w:tcW w:w="4508" w:type="dxa"/>
          </w:tcPr>
          <w:p w14:paraId="1430D563" w14:textId="6FDEA88E" w:rsidR="001E1A51" w:rsidRDefault="001E1A51" w:rsidP="001E1A51">
            <w:pPr>
              <w:rPr>
                <w:lang w:val="en-US"/>
              </w:rPr>
            </w:pPr>
            <w:r>
              <w:rPr>
                <w:lang w:val="en-US"/>
              </w:rPr>
              <w:t>SELENIUM JAVA</w:t>
            </w:r>
          </w:p>
        </w:tc>
        <w:tc>
          <w:tcPr>
            <w:tcW w:w="4508" w:type="dxa"/>
          </w:tcPr>
          <w:p w14:paraId="3076F5D5" w14:textId="3BD3548E" w:rsidR="001E1A51" w:rsidRPr="001E1A51" w:rsidRDefault="001E1A51" w:rsidP="001E1A51">
            <w:pPr>
              <w:rPr>
                <w:lang w:val="en-US"/>
              </w:rPr>
            </w:pPr>
            <w:r>
              <w:rPr>
                <w:lang w:val="en-US"/>
              </w:rPr>
              <w:t>WEB BROWSER AUTOMATION</w:t>
            </w:r>
          </w:p>
        </w:tc>
      </w:tr>
    </w:tbl>
    <w:p w14:paraId="68095BD1" w14:textId="77777777" w:rsidR="00DF7059" w:rsidRDefault="00DF7059" w:rsidP="00DF7059">
      <w:pPr>
        <w:rPr>
          <w:lang w:val="en-US"/>
        </w:rPr>
      </w:pPr>
    </w:p>
    <w:p w14:paraId="2B4C6D78" w14:textId="07F3DC0C" w:rsidR="001E1A51" w:rsidRDefault="001E1A51" w:rsidP="00DF7059">
      <w:pPr>
        <w:rPr>
          <w:lang w:val="en-US"/>
        </w:rPr>
      </w:pPr>
      <w:r>
        <w:rPr>
          <w:lang w:val="en-US"/>
        </w:rPr>
        <w:t>&lt;SCOPE&gt; TAG IN DEPENDENSY =</w:t>
      </w:r>
    </w:p>
    <w:p w14:paraId="046AC8AF" w14:textId="619DDE1A" w:rsidR="001E1A51" w:rsidRDefault="001E1A51" w:rsidP="001E1A5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ITLL WORK IN ONLY SRC TEST JAVA , WE CANNOT USE IN LIBRARY.</w:t>
      </w:r>
    </w:p>
    <w:p w14:paraId="437CAF5E" w14:textId="2C224B66" w:rsidR="001E1A51" w:rsidRPr="001E1A51" w:rsidRDefault="001E1A51" w:rsidP="001E1A51">
      <w:pPr>
        <w:pStyle w:val="Heading2"/>
        <w:rPr>
          <w:color w:val="54A021" w:themeColor="accent2"/>
          <w:lang w:val="en-US"/>
        </w:rPr>
      </w:pPr>
      <w:r w:rsidRPr="001E1A51">
        <w:rPr>
          <w:color w:val="54A021" w:themeColor="accent2"/>
          <w:lang w:val="en-US"/>
        </w:rPr>
        <w:t>STATIC IMPORT=</w:t>
      </w:r>
    </w:p>
    <w:p w14:paraId="0F045CC3" w14:textId="2835BED0" w:rsidR="001E1A51" w:rsidRDefault="0031060A" w:rsidP="0031060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WERE YOU CAN AXCESS STATIC METHOD WITHOUT USING A CLASS NAME .</w:t>
      </w:r>
    </w:p>
    <w:p w14:paraId="041102F0" w14:textId="4E0E4D96" w:rsidR="0031060A" w:rsidRDefault="0031060A" w:rsidP="0031060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JAVA INTRODUCED THE STATIC IMPORT CONCEPT IN 1.5 STATIC IMPORT ALLOWS PUBLIC AND STATIC MEMBERS , FIELDS AND MEHTODS OF A CLASS TO BE USED IN JAVA CODE WITHOUT USING THE CLASS NAME .</w:t>
      </w:r>
    </w:p>
    <w:p w14:paraId="7F0A981A" w14:textId="124CFE5E" w:rsidR="0031060A" w:rsidRDefault="0031060A" w:rsidP="0031060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                              EX= IMPORT STATIC PACKAGE .CLASSNAME.*; (REGGEX)</w:t>
      </w:r>
    </w:p>
    <w:p w14:paraId="26199A04" w14:textId="11015916" w:rsidR="0031060A" w:rsidRPr="0031060A" w:rsidRDefault="0031060A" w:rsidP="0031060A">
      <w:pPr>
        <w:pStyle w:val="Heading3"/>
        <w:rPr>
          <w:color w:val="54A021" w:themeColor="accent2"/>
          <w:lang w:val="en-US"/>
        </w:rPr>
      </w:pPr>
      <w:r w:rsidRPr="0031060A">
        <w:rPr>
          <w:color w:val="54A021" w:themeColor="accent2"/>
          <w:lang w:val="en-US"/>
        </w:rPr>
        <w:t>ONLY 2 WAYS =</w:t>
      </w:r>
    </w:p>
    <w:p w14:paraId="0EF6D7FE" w14:textId="3AE77C9A" w:rsidR="0031060A" w:rsidRDefault="0031060A" w:rsidP="0031060A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IF WE WANT TO AXCESS ALL THE STATIC METHODS AVAILABLE IN CLASS TO ANOTHER CLASS ONLY 2 WAYS </w:t>
      </w:r>
    </w:p>
    <w:p w14:paraId="73318E0A" w14:textId="6419FB19" w:rsidR="0031060A" w:rsidRDefault="0031060A" w:rsidP="0031060A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1 CREATE AN OBJECT AND AXCESS IT .</w:t>
      </w:r>
    </w:p>
    <w:p w14:paraId="72D87644" w14:textId="476CF4D5" w:rsidR="0031060A" w:rsidRDefault="0031060A" w:rsidP="0031060A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2 AXCESS WITH CLASS NAME.</w:t>
      </w:r>
      <w:r w:rsidR="00A31FCE">
        <w:rPr>
          <w:lang w:val="en-US"/>
        </w:rPr>
        <w:t xml:space="preserve"> </w:t>
      </w:r>
    </w:p>
    <w:p w14:paraId="64867A01" w14:textId="0A3A387D" w:rsidR="0031060A" w:rsidRPr="0031060A" w:rsidRDefault="0031060A" w:rsidP="0031060A">
      <w:pPr>
        <w:pStyle w:val="NormalWeb"/>
        <w:numPr>
          <w:ilvl w:val="0"/>
          <w:numId w:val="18"/>
        </w:numPr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TestingTheRestAssuredTest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036456" w14:textId="77777777" w:rsidR="0031060A" w:rsidRDefault="0031060A" w:rsidP="0031060A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297C953E" w14:textId="621A7552" w:rsidR="0031060A" w:rsidRPr="0031060A" w:rsidRDefault="0031060A" w:rsidP="0031060A">
      <w:pPr>
        <w:pStyle w:val="NormalWeb"/>
        <w:shd w:val="clear" w:color="auto" w:fill="2F2F2F"/>
        <w:spacing w:before="300" w:beforeAutospacing="0" w:after="0" w:afterAutospacing="0"/>
        <w:ind w:left="36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D9E8F7"/>
          <w:sz w:val="20"/>
          <w:szCs w:val="20"/>
        </w:rPr>
        <w:tab/>
      </w:r>
      <w:r w:rsidRPr="0031060A">
        <w:rPr>
          <w:rFonts w:ascii="Consolas" w:hAnsi="Consolas"/>
          <w:color w:val="CC6C1D"/>
          <w:sz w:val="14"/>
          <w:szCs w:val="14"/>
        </w:rPr>
        <w:t>public</w:t>
      </w:r>
      <w:r w:rsidRPr="0031060A">
        <w:rPr>
          <w:rFonts w:ascii="Consolas" w:hAnsi="Consolas"/>
          <w:color w:val="D9E8F7"/>
          <w:sz w:val="14"/>
          <w:szCs w:val="14"/>
        </w:rPr>
        <w:t xml:space="preserve"> </w:t>
      </w:r>
      <w:r w:rsidRPr="0031060A">
        <w:rPr>
          <w:rFonts w:ascii="Consolas" w:hAnsi="Consolas"/>
          <w:color w:val="CC6C1D"/>
          <w:sz w:val="14"/>
          <w:szCs w:val="14"/>
        </w:rPr>
        <w:t>void</w:t>
      </w:r>
      <w:r w:rsidRPr="0031060A">
        <w:rPr>
          <w:rFonts w:ascii="Consolas" w:hAnsi="Consolas"/>
          <w:color w:val="D9E8F7"/>
          <w:sz w:val="14"/>
          <w:szCs w:val="14"/>
        </w:rPr>
        <w:t xml:space="preserve"> </w:t>
      </w:r>
      <w:r w:rsidRPr="0031060A">
        <w:rPr>
          <w:rFonts w:ascii="Consolas" w:hAnsi="Consolas"/>
          <w:color w:val="1EB540"/>
          <w:sz w:val="14"/>
          <w:szCs w:val="14"/>
        </w:rPr>
        <w:t>sampleGetReqTest</w:t>
      </w:r>
      <w:r w:rsidRPr="0031060A">
        <w:rPr>
          <w:rFonts w:ascii="Consolas" w:hAnsi="Consolas"/>
          <w:color w:val="F9FAF4"/>
          <w:sz w:val="14"/>
          <w:szCs w:val="14"/>
        </w:rPr>
        <w:t>()</w:t>
      </w:r>
      <w:r w:rsidRPr="0031060A">
        <w:rPr>
          <w:rFonts w:ascii="Consolas" w:hAnsi="Consolas"/>
          <w:color w:val="D9E8F7"/>
          <w:sz w:val="14"/>
          <w:szCs w:val="14"/>
        </w:rPr>
        <w:t xml:space="preserve"> </w:t>
      </w:r>
      <w:r w:rsidRPr="0031060A">
        <w:rPr>
          <w:rFonts w:ascii="Consolas" w:hAnsi="Consolas"/>
          <w:color w:val="F9FAF4"/>
          <w:sz w:val="14"/>
          <w:szCs w:val="14"/>
        </w:rPr>
        <w:t>{</w:t>
      </w:r>
      <w:r w:rsidRPr="0031060A">
        <w:rPr>
          <w:rFonts w:ascii="Consolas" w:hAnsi="Consolas"/>
          <w:color w:val="D9E8F7"/>
          <w:sz w:val="14"/>
          <w:szCs w:val="14"/>
        </w:rPr>
        <w:tab/>
      </w:r>
    </w:p>
    <w:p w14:paraId="2B7647B0" w14:textId="77777777" w:rsidR="0031060A" w:rsidRPr="0031060A" w:rsidRDefault="0031060A" w:rsidP="0031060A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1060A">
        <w:rPr>
          <w:rFonts w:ascii="Consolas" w:hAnsi="Consolas"/>
          <w:color w:val="D9E8F7"/>
          <w:sz w:val="14"/>
          <w:szCs w:val="14"/>
        </w:rPr>
        <w:tab/>
      </w:r>
      <w:r w:rsidRPr="0031060A">
        <w:rPr>
          <w:rFonts w:ascii="Consolas" w:hAnsi="Consolas"/>
          <w:color w:val="80F2F6"/>
          <w:sz w:val="14"/>
          <w:szCs w:val="14"/>
        </w:rPr>
        <w:t>Response</w:t>
      </w:r>
      <w:r w:rsidRPr="0031060A">
        <w:rPr>
          <w:rFonts w:ascii="Consolas" w:hAnsi="Consolas"/>
          <w:color w:val="D9E8F7"/>
          <w:sz w:val="14"/>
          <w:szCs w:val="14"/>
        </w:rPr>
        <w:t xml:space="preserve"> </w:t>
      </w:r>
      <w:r w:rsidRPr="0031060A">
        <w:rPr>
          <w:rFonts w:ascii="Consolas" w:hAnsi="Consolas"/>
          <w:color w:val="F2F200"/>
          <w:sz w:val="14"/>
          <w:szCs w:val="14"/>
        </w:rPr>
        <w:t>resp</w:t>
      </w:r>
      <w:r w:rsidRPr="0031060A">
        <w:rPr>
          <w:rFonts w:ascii="Consolas" w:hAnsi="Consolas"/>
          <w:color w:val="E6E6FA"/>
          <w:sz w:val="14"/>
          <w:szCs w:val="14"/>
        </w:rPr>
        <w:t>=</w:t>
      </w:r>
      <w:r w:rsidRPr="0031060A">
        <w:rPr>
          <w:rFonts w:ascii="Consolas" w:hAnsi="Consolas"/>
          <w:color w:val="D9E8F7"/>
          <w:sz w:val="14"/>
          <w:szCs w:val="14"/>
        </w:rPr>
        <w:tab/>
      </w:r>
      <w:r w:rsidRPr="0031060A">
        <w:rPr>
          <w:rFonts w:ascii="Consolas" w:hAnsi="Consolas"/>
          <w:color w:val="1290C3"/>
          <w:sz w:val="14"/>
          <w:szCs w:val="14"/>
        </w:rPr>
        <w:t>RestAssured</w:t>
      </w:r>
      <w:r w:rsidRPr="0031060A">
        <w:rPr>
          <w:rFonts w:ascii="Consolas" w:hAnsi="Consolas"/>
          <w:color w:val="E6E6FA"/>
          <w:sz w:val="14"/>
          <w:szCs w:val="14"/>
        </w:rPr>
        <w:t>.</w:t>
      </w:r>
      <w:r w:rsidRPr="0031060A">
        <w:rPr>
          <w:rFonts w:ascii="Consolas" w:hAnsi="Consolas"/>
          <w:i/>
          <w:iCs/>
          <w:color w:val="96EC3F"/>
          <w:sz w:val="14"/>
          <w:szCs w:val="14"/>
        </w:rPr>
        <w:t>get</w:t>
      </w:r>
      <w:r w:rsidRPr="0031060A">
        <w:rPr>
          <w:rFonts w:ascii="Consolas" w:hAnsi="Consolas"/>
          <w:color w:val="F9FAF4"/>
          <w:sz w:val="14"/>
          <w:szCs w:val="14"/>
        </w:rPr>
        <w:t>(</w:t>
      </w:r>
      <w:r w:rsidRPr="0031060A">
        <w:rPr>
          <w:rFonts w:ascii="Consolas" w:hAnsi="Consolas"/>
          <w:color w:val="17C6A3"/>
          <w:sz w:val="14"/>
          <w:szCs w:val="14"/>
        </w:rPr>
        <w:t>"https://reqres.in/api/users?page=2"</w:t>
      </w:r>
      <w:r w:rsidRPr="0031060A">
        <w:rPr>
          <w:rFonts w:ascii="Consolas" w:hAnsi="Consolas"/>
          <w:color w:val="F9FAF4"/>
          <w:sz w:val="14"/>
          <w:szCs w:val="14"/>
        </w:rPr>
        <w:t>)</w:t>
      </w:r>
      <w:r w:rsidRPr="0031060A">
        <w:rPr>
          <w:rFonts w:ascii="Consolas" w:hAnsi="Consolas"/>
          <w:color w:val="E6E6FA"/>
          <w:sz w:val="14"/>
          <w:szCs w:val="14"/>
        </w:rPr>
        <w:t>;</w:t>
      </w:r>
      <w:r w:rsidRPr="0031060A">
        <w:rPr>
          <w:rFonts w:ascii="Consolas" w:hAnsi="Consolas"/>
          <w:color w:val="D9E8F7"/>
          <w:sz w:val="14"/>
          <w:szCs w:val="14"/>
        </w:rPr>
        <w:tab/>
      </w:r>
    </w:p>
    <w:p w14:paraId="73A8EE72" w14:textId="77777777" w:rsidR="0031060A" w:rsidRPr="0031060A" w:rsidRDefault="0031060A" w:rsidP="0031060A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1060A">
        <w:rPr>
          <w:rFonts w:ascii="Consolas" w:hAnsi="Consolas"/>
          <w:color w:val="D9E8F7"/>
          <w:sz w:val="14"/>
          <w:szCs w:val="14"/>
        </w:rPr>
        <w:tab/>
      </w:r>
      <w:r w:rsidRPr="0031060A">
        <w:rPr>
          <w:rFonts w:ascii="Consolas" w:hAnsi="Consolas"/>
          <w:color w:val="808080"/>
          <w:sz w:val="14"/>
          <w:szCs w:val="14"/>
        </w:rPr>
        <w:t xml:space="preserve">//this get </w:t>
      </w:r>
      <w:r w:rsidRPr="0031060A">
        <w:rPr>
          <w:rFonts w:ascii="Consolas" w:hAnsi="Consolas"/>
          <w:color w:val="808080"/>
          <w:sz w:val="14"/>
          <w:szCs w:val="14"/>
          <w:u w:val="single"/>
        </w:rPr>
        <w:t>mehtod</w:t>
      </w:r>
      <w:r w:rsidRPr="0031060A">
        <w:rPr>
          <w:rFonts w:ascii="Consolas" w:hAnsi="Consolas"/>
          <w:color w:val="808080"/>
          <w:sz w:val="14"/>
          <w:szCs w:val="14"/>
        </w:rPr>
        <w:t xml:space="preserve"> will execute this </w:t>
      </w:r>
      <w:r w:rsidRPr="0031060A">
        <w:rPr>
          <w:rFonts w:ascii="Consolas" w:hAnsi="Consolas"/>
          <w:color w:val="808080"/>
          <w:sz w:val="14"/>
          <w:szCs w:val="14"/>
          <w:u w:val="single"/>
        </w:rPr>
        <w:t>endpoint</w:t>
      </w:r>
      <w:r w:rsidRPr="0031060A">
        <w:rPr>
          <w:rFonts w:ascii="Consolas" w:hAnsi="Consolas"/>
          <w:color w:val="808080"/>
          <w:sz w:val="14"/>
          <w:szCs w:val="14"/>
        </w:rPr>
        <w:t xml:space="preserve"> via </w:t>
      </w:r>
      <w:r w:rsidRPr="0031060A">
        <w:rPr>
          <w:rFonts w:ascii="Consolas" w:hAnsi="Consolas"/>
          <w:color w:val="808080"/>
          <w:sz w:val="14"/>
          <w:szCs w:val="14"/>
          <w:u w:val="single"/>
        </w:rPr>
        <w:t>http</w:t>
      </w:r>
      <w:r w:rsidRPr="0031060A">
        <w:rPr>
          <w:rFonts w:ascii="Consolas" w:hAnsi="Consolas"/>
          <w:color w:val="808080"/>
          <w:sz w:val="14"/>
          <w:szCs w:val="14"/>
        </w:rPr>
        <w:t xml:space="preserve"> protocol</w:t>
      </w:r>
    </w:p>
    <w:p w14:paraId="0391F4B5" w14:textId="66206FD5" w:rsidR="0031060A" w:rsidRPr="0031060A" w:rsidRDefault="0031060A" w:rsidP="0031060A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1060A">
        <w:rPr>
          <w:rFonts w:ascii="Consolas" w:hAnsi="Consolas"/>
          <w:color w:val="D9E8F7"/>
          <w:sz w:val="14"/>
          <w:szCs w:val="14"/>
        </w:rPr>
        <w:tab/>
      </w:r>
      <w:r w:rsidRPr="0031060A">
        <w:rPr>
          <w:rFonts w:ascii="Consolas" w:hAnsi="Consolas"/>
          <w:color w:val="808080"/>
          <w:sz w:val="14"/>
          <w:szCs w:val="14"/>
        </w:rPr>
        <w:t xml:space="preserve">// to </w:t>
      </w:r>
      <w:r w:rsidRPr="0031060A">
        <w:rPr>
          <w:rFonts w:ascii="Consolas" w:hAnsi="Consolas"/>
          <w:color w:val="808080"/>
          <w:sz w:val="14"/>
          <w:szCs w:val="14"/>
          <w:u w:val="single"/>
        </w:rPr>
        <w:t>recive</w:t>
      </w:r>
      <w:r w:rsidRPr="0031060A">
        <w:rPr>
          <w:rFonts w:ascii="Consolas" w:hAnsi="Consolas"/>
          <w:color w:val="808080"/>
          <w:sz w:val="14"/>
          <w:szCs w:val="14"/>
        </w:rPr>
        <w:t xml:space="preserve"> the response there is a class in rest assured that is Response</w:t>
      </w:r>
    </w:p>
    <w:p w14:paraId="11656F11" w14:textId="77777777" w:rsidR="0031060A" w:rsidRPr="0031060A" w:rsidRDefault="0031060A" w:rsidP="0031060A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1060A">
        <w:rPr>
          <w:rFonts w:ascii="Consolas" w:hAnsi="Consolas"/>
          <w:color w:val="D9E8F7"/>
          <w:sz w:val="14"/>
          <w:szCs w:val="14"/>
        </w:rPr>
        <w:tab/>
      </w:r>
      <w:r w:rsidRPr="0031060A">
        <w:rPr>
          <w:rFonts w:ascii="Consolas" w:hAnsi="Consolas"/>
          <w:color w:val="1290C3"/>
          <w:sz w:val="14"/>
          <w:szCs w:val="14"/>
        </w:rPr>
        <w:t>System</w:t>
      </w:r>
      <w:r w:rsidRPr="0031060A">
        <w:rPr>
          <w:rFonts w:ascii="Consolas" w:hAnsi="Consolas"/>
          <w:color w:val="E6E6FA"/>
          <w:sz w:val="14"/>
          <w:szCs w:val="14"/>
        </w:rPr>
        <w:t>.</w:t>
      </w:r>
      <w:r w:rsidRPr="0031060A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31060A">
        <w:rPr>
          <w:rFonts w:ascii="Consolas" w:hAnsi="Consolas"/>
          <w:color w:val="E6E6FA"/>
          <w:sz w:val="14"/>
          <w:szCs w:val="14"/>
        </w:rPr>
        <w:t>.</w:t>
      </w:r>
      <w:r w:rsidRPr="0031060A">
        <w:rPr>
          <w:rFonts w:ascii="Consolas" w:hAnsi="Consolas"/>
          <w:color w:val="A7EC21"/>
          <w:sz w:val="14"/>
          <w:szCs w:val="14"/>
        </w:rPr>
        <w:t>println</w:t>
      </w:r>
      <w:r w:rsidRPr="0031060A">
        <w:rPr>
          <w:rFonts w:ascii="Consolas" w:hAnsi="Consolas"/>
          <w:color w:val="F9FAF4"/>
          <w:sz w:val="14"/>
          <w:szCs w:val="14"/>
        </w:rPr>
        <w:t>(</w:t>
      </w:r>
      <w:r w:rsidRPr="0031060A">
        <w:rPr>
          <w:rFonts w:ascii="Consolas" w:hAnsi="Consolas"/>
          <w:color w:val="F3EC79"/>
          <w:sz w:val="14"/>
          <w:szCs w:val="14"/>
        </w:rPr>
        <w:t>resp</w:t>
      </w:r>
      <w:r w:rsidRPr="0031060A">
        <w:rPr>
          <w:rFonts w:ascii="Consolas" w:hAnsi="Consolas"/>
          <w:color w:val="E6E6FA"/>
          <w:sz w:val="14"/>
          <w:szCs w:val="14"/>
        </w:rPr>
        <w:t>.</w:t>
      </w:r>
      <w:r w:rsidRPr="0031060A">
        <w:rPr>
          <w:rFonts w:ascii="Consolas" w:hAnsi="Consolas"/>
          <w:color w:val="80F6A7"/>
          <w:sz w:val="14"/>
          <w:szCs w:val="14"/>
        </w:rPr>
        <w:t>prettyPrint</w:t>
      </w:r>
      <w:r w:rsidRPr="0031060A">
        <w:rPr>
          <w:rFonts w:ascii="Consolas" w:hAnsi="Consolas"/>
          <w:color w:val="F9FAF4"/>
          <w:sz w:val="14"/>
          <w:szCs w:val="14"/>
        </w:rPr>
        <w:t>())</w:t>
      </w:r>
      <w:r w:rsidRPr="0031060A">
        <w:rPr>
          <w:rFonts w:ascii="Consolas" w:hAnsi="Consolas"/>
          <w:color w:val="E6E6FA"/>
          <w:sz w:val="14"/>
          <w:szCs w:val="14"/>
        </w:rPr>
        <w:t>;</w:t>
      </w:r>
    </w:p>
    <w:p w14:paraId="7B629233" w14:textId="77777777" w:rsidR="0031060A" w:rsidRPr="0031060A" w:rsidRDefault="0031060A" w:rsidP="0031060A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1060A">
        <w:rPr>
          <w:rFonts w:ascii="Consolas" w:hAnsi="Consolas"/>
          <w:color w:val="D9E8F7"/>
          <w:sz w:val="14"/>
          <w:szCs w:val="14"/>
        </w:rPr>
        <w:tab/>
      </w:r>
      <w:r w:rsidRPr="0031060A">
        <w:rPr>
          <w:rFonts w:ascii="Consolas" w:hAnsi="Consolas"/>
          <w:color w:val="F9FAF4"/>
          <w:sz w:val="14"/>
          <w:szCs w:val="14"/>
        </w:rPr>
        <w:t>}</w:t>
      </w:r>
    </w:p>
    <w:p w14:paraId="0F8FA31E" w14:textId="77777777" w:rsidR="0031060A" w:rsidRPr="0031060A" w:rsidRDefault="0031060A" w:rsidP="0031060A">
      <w:pPr>
        <w:pStyle w:val="NormalWeb"/>
        <w:numPr>
          <w:ilvl w:val="0"/>
          <w:numId w:val="1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1060A">
        <w:rPr>
          <w:rFonts w:ascii="Consolas" w:hAnsi="Consolas"/>
          <w:color w:val="F9FAF4"/>
          <w:sz w:val="14"/>
          <w:szCs w:val="14"/>
        </w:rPr>
        <w:t>}</w:t>
      </w:r>
    </w:p>
    <w:p w14:paraId="5FF634E4" w14:textId="4420E4B7" w:rsidR="0031060A" w:rsidRDefault="0031060A" w:rsidP="0031060A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TO CHECK REST ASSURED DEPENDENCY ADDED .</w:t>
      </w:r>
    </w:p>
    <w:p w14:paraId="54513874" w14:textId="6564F7A4" w:rsidR="0031060A" w:rsidRDefault="0031060A" w:rsidP="0031060A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TO RECIVE THE RESPONSE THERE IS A CLASS IN REST ASSURED THAT IS RESPONSE.</w:t>
      </w:r>
    </w:p>
    <w:p w14:paraId="78D45C63" w14:textId="385F8009" w:rsidR="0031060A" w:rsidRDefault="0031060A" w:rsidP="0031060A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THIS GET METHOD WILL EXECUTE THE ENDPOINT VIA HTTP PROTOCOL.</w:t>
      </w:r>
    </w:p>
    <w:p w14:paraId="4F7228E7" w14:textId="3D4ABF71" w:rsidR="0031060A" w:rsidRPr="008010A4" w:rsidRDefault="0031060A" w:rsidP="0031060A">
      <w:pPr>
        <w:pStyle w:val="Heading2"/>
        <w:rPr>
          <w:color w:val="54A021" w:themeColor="accent2"/>
          <w:lang w:val="en-US"/>
        </w:rPr>
      </w:pPr>
      <w:r w:rsidRPr="008010A4">
        <w:rPr>
          <w:color w:val="54A021" w:themeColor="accent2"/>
          <w:lang w:val="en-US"/>
        </w:rPr>
        <w:t>MEHTOD CHANING=</w:t>
      </w:r>
    </w:p>
    <w:p w14:paraId="31AB4CC2" w14:textId="0E3E707B" w:rsidR="0031060A" w:rsidRDefault="0031060A" w:rsidP="0031060A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SUPPOS THERE IS A JAVA CLASS AND IT CONTAINS 3 STATIC / NON STATIC MEHTOD AND I WILL CALL EACH MEHTOD WITH HELP OF ANOTHER MEHTOD=</w:t>
      </w:r>
    </w:p>
    <w:p w14:paraId="542D80A3" w14:textId="47C2A137" w:rsidR="0031060A" w:rsidRDefault="0031060A" w:rsidP="0031060A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EXAMPLE= A a1 =NEW A();</w:t>
      </w:r>
    </w:p>
    <w:p w14:paraId="3AEFEDD5" w14:textId="0EBA576B" w:rsidR="0031060A" w:rsidRDefault="0031060A" w:rsidP="0031060A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                A1.A().B().C();</w:t>
      </w:r>
    </w:p>
    <w:p w14:paraId="44C4F9F3" w14:textId="0C2444AB" w:rsidR="0031060A" w:rsidRPr="008010A4" w:rsidRDefault="0031060A" w:rsidP="0031060A">
      <w:pPr>
        <w:rPr>
          <w:color w:val="C00000"/>
          <w:sz w:val="24"/>
          <w:szCs w:val="24"/>
          <w:lang w:val="en-US"/>
        </w:rPr>
      </w:pPr>
      <w:r w:rsidRPr="008010A4">
        <w:rPr>
          <w:color w:val="C00000"/>
          <w:sz w:val="24"/>
          <w:szCs w:val="24"/>
          <w:lang w:val="en-US"/>
        </w:rPr>
        <w:t>NOTE =</w:t>
      </w:r>
    </w:p>
    <w:p w14:paraId="30F002B3" w14:textId="6B95591D" w:rsidR="0031060A" w:rsidRDefault="008010A4" w:rsidP="008010A4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TO ACHIVE MEHTOD CHAINING RETURN TYPE SHOULD NOT BE VOID .</w:t>
      </w:r>
    </w:p>
    <w:p w14:paraId="20A43547" w14:textId="4E157EE3" w:rsidR="008010A4" w:rsidRDefault="008010A4" w:rsidP="008010A4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A MEHTOD CAN RETURN “ CURRENT “ CLASS OBJECT.</w:t>
      </w:r>
    </w:p>
    <w:p w14:paraId="1D892690" w14:textId="2FDC05E8" w:rsidR="008010A4" w:rsidRDefault="008010A4" w:rsidP="008010A4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A METHOD CAN RETURN “ OTHER “ CLASS OBJECT AS WELL.</w:t>
      </w:r>
    </w:p>
    <w:p w14:paraId="46913FFE" w14:textId="770D007D" w:rsidR="008010A4" w:rsidRDefault="008010A4" w:rsidP="008010A4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VOID IS THE END OF CHAINING.</w:t>
      </w:r>
    </w:p>
    <w:p w14:paraId="3B692164" w14:textId="24BAE317" w:rsidR="008010A4" w:rsidRDefault="008010A4" w:rsidP="008010A4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A MEHTOD CAN RETURN OTHER “INTERFACE” REFERENCE OBJECT AS WELL.</w:t>
      </w:r>
    </w:p>
    <w:p w14:paraId="036562D9" w14:textId="77777777" w:rsidR="008010A4" w:rsidRDefault="008010A4" w:rsidP="008010A4">
      <w:pPr>
        <w:rPr>
          <w:lang w:val="en-US"/>
        </w:rPr>
      </w:pPr>
    </w:p>
    <w:p w14:paraId="2A6DDAB2" w14:textId="401934A1" w:rsidR="008010A4" w:rsidRPr="008010A4" w:rsidRDefault="008010A4" w:rsidP="008010A4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IF A MEHTOD RETURN TYPE IS VOID WE CANNOT ACHIVE METHOD CHANING.</w:t>
      </w:r>
    </w:p>
    <w:p w14:paraId="44C3568E" w14:textId="6A8484DE" w:rsidR="008010A4" w:rsidRPr="008010A4" w:rsidRDefault="008010A4" w:rsidP="008010A4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A MEHTOD CAN CALL CURRENT CLASS OBJECT ITSELF (CLASSNAME AS RETURN).</w:t>
      </w:r>
    </w:p>
    <w:p w14:paraId="36510015" w14:textId="73733804" w:rsidR="008010A4" w:rsidRPr="008010A4" w:rsidRDefault="008010A4" w:rsidP="008010A4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SO INSTEAD OF VOID  CLASS NAME . SO WE NEED TO RETURN CLASS OBJECT SO RETURN NEW CLASS NAME.</w:t>
      </w:r>
    </w:p>
    <w:p w14:paraId="3F298145" w14:textId="7633A914" w:rsidR="008010A4" w:rsidRDefault="008010A4" w:rsidP="008010A4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lastRenderedPageBreak/>
        <w:t>CURRENT CLASS IS HAVING NEW CLASS RETURN OBJECT CURRENT CLASS WILL RETURN NEW CLASS OBJECT ( IF CLASS CONSITS VOID WE CAN CALL BY CREATING OBJCT OR CLASSNAME).</w:t>
      </w:r>
    </w:p>
    <w:p w14:paraId="0863978F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010A4">
        <w:rPr>
          <w:rFonts w:ascii="Consolas" w:hAnsi="Consolas"/>
          <w:color w:val="CC6C1D"/>
          <w:sz w:val="14"/>
          <w:szCs w:val="14"/>
        </w:rPr>
        <w:t>public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CC6C1D"/>
          <w:sz w:val="14"/>
          <w:szCs w:val="14"/>
        </w:rPr>
        <w:t>class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1290C3"/>
          <w:sz w:val="14"/>
          <w:szCs w:val="14"/>
        </w:rPr>
        <w:t>A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F9FAF4"/>
          <w:sz w:val="14"/>
          <w:szCs w:val="14"/>
        </w:rPr>
        <w:t>{</w:t>
      </w:r>
    </w:p>
    <w:p w14:paraId="6FB9F41B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4BD6A1A0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010A4">
        <w:rPr>
          <w:rFonts w:ascii="Consolas" w:hAnsi="Consolas"/>
          <w:color w:val="D9E8F7"/>
          <w:sz w:val="14"/>
          <w:szCs w:val="14"/>
        </w:rPr>
        <w:tab/>
      </w:r>
      <w:r w:rsidRPr="008010A4">
        <w:rPr>
          <w:rFonts w:ascii="Consolas" w:hAnsi="Consolas"/>
          <w:color w:val="CC6C1D"/>
          <w:sz w:val="14"/>
          <w:szCs w:val="14"/>
        </w:rPr>
        <w:t>public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CC6C1D"/>
          <w:sz w:val="14"/>
          <w:szCs w:val="14"/>
        </w:rPr>
        <w:t>static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CC6C1D"/>
          <w:sz w:val="14"/>
          <w:szCs w:val="14"/>
        </w:rPr>
        <w:t>void</w:t>
      </w:r>
      <w:r w:rsidRPr="008010A4">
        <w:rPr>
          <w:rFonts w:ascii="Consolas" w:hAnsi="Consolas"/>
          <w:color w:val="D9E8F7"/>
          <w:sz w:val="14"/>
          <w:szCs w:val="14"/>
        </w:rPr>
        <w:t xml:space="preserve">  </w:t>
      </w:r>
      <w:r w:rsidRPr="008010A4">
        <w:rPr>
          <w:rFonts w:ascii="Consolas" w:hAnsi="Consolas"/>
          <w:color w:val="1EB540"/>
          <w:sz w:val="14"/>
          <w:szCs w:val="14"/>
        </w:rPr>
        <w:t>given</w:t>
      </w:r>
      <w:r w:rsidRPr="008010A4">
        <w:rPr>
          <w:rFonts w:ascii="Consolas" w:hAnsi="Consolas"/>
          <w:color w:val="F9FAF4"/>
          <w:sz w:val="14"/>
          <w:szCs w:val="14"/>
        </w:rPr>
        <w:t>()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F9FAF4"/>
          <w:sz w:val="14"/>
          <w:szCs w:val="14"/>
        </w:rPr>
        <w:t>{</w:t>
      </w:r>
    </w:p>
    <w:p w14:paraId="04034DAC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010A4">
        <w:rPr>
          <w:rFonts w:ascii="Consolas" w:hAnsi="Consolas"/>
          <w:color w:val="D9E8F7"/>
          <w:sz w:val="14"/>
          <w:szCs w:val="14"/>
        </w:rPr>
        <w:tab/>
      </w:r>
      <w:r w:rsidRPr="008010A4">
        <w:rPr>
          <w:rFonts w:ascii="Consolas" w:hAnsi="Consolas"/>
          <w:color w:val="D9E8F7"/>
          <w:sz w:val="14"/>
          <w:szCs w:val="14"/>
        </w:rPr>
        <w:tab/>
      </w:r>
      <w:r w:rsidRPr="008010A4">
        <w:rPr>
          <w:rFonts w:ascii="Consolas" w:hAnsi="Consolas"/>
          <w:color w:val="1290C3"/>
          <w:sz w:val="14"/>
          <w:szCs w:val="14"/>
        </w:rPr>
        <w:t>System</w:t>
      </w:r>
      <w:r w:rsidRPr="008010A4">
        <w:rPr>
          <w:rFonts w:ascii="Consolas" w:hAnsi="Consolas"/>
          <w:color w:val="E6E6FA"/>
          <w:sz w:val="14"/>
          <w:szCs w:val="14"/>
        </w:rPr>
        <w:t>.</w:t>
      </w:r>
      <w:r w:rsidRPr="008010A4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8010A4">
        <w:rPr>
          <w:rFonts w:ascii="Consolas" w:hAnsi="Consolas"/>
          <w:color w:val="E6E6FA"/>
          <w:sz w:val="14"/>
          <w:szCs w:val="14"/>
        </w:rPr>
        <w:t>.</w:t>
      </w:r>
      <w:r w:rsidRPr="008010A4">
        <w:rPr>
          <w:rFonts w:ascii="Consolas" w:hAnsi="Consolas"/>
          <w:color w:val="A7EC21"/>
          <w:sz w:val="14"/>
          <w:szCs w:val="14"/>
        </w:rPr>
        <w:t>println</w:t>
      </w:r>
      <w:r w:rsidRPr="008010A4">
        <w:rPr>
          <w:rFonts w:ascii="Consolas" w:hAnsi="Consolas"/>
          <w:color w:val="F9FAF4"/>
          <w:sz w:val="14"/>
          <w:szCs w:val="14"/>
        </w:rPr>
        <w:t>(</w:t>
      </w:r>
      <w:r w:rsidRPr="008010A4">
        <w:rPr>
          <w:rFonts w:ascii="Consolas" w:hAnsi="Consolas"/>
          <w:color w:val="17C6A3"/>
          <w:sz w:val="14"/>
          <w:szCs w:val="14"/>
        </w:rPr>
        <w:t>"execute given mehtod"</w:t>
      </w:r>
      <w:r w:rsidRPr="008010A4">
        <w:rPr>
          <w:rFonts w:ascii="Consolas" w:hAnsi="Consolas"/>
          <w:color w:val="F9FAF4"/>
          <w:sz w:val="14"/>
          <w:szCs w:val="14"/>
        </w:rPr>
        <w:t>)</w:t>
      </w:r>
      <w:r w:rsidRPr="008010A4">
        <w:rPr>
          <w:rFonts w:ascii="Consolas" w:hAnsi="Consolas"/>
          <w:color w:val="E6E6FA"/>
          <w:sz w:val="14"/>
          <w:szCs w:val="14"/>
        </w:rPr>
        <w:t>;</w:t>
      </w:r>
    </w:p>
    <w:p w14:paraId="0DC76B19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010A4">
        <w:rPr>
          <w:rFonts w:ascii="Consolas" w:hAnsi="Consolas"/>
          <w:color w:val="D9E8F7"/>
          <w:sz w:val="14"/>
          <w:szCs w:val="14"/>
        </w:rPr>
        <w:tab/>
      </w:r>
      <w:r w:rsidRPr="008010A4">
        <w:rPr>
          <w:rFonts w:ascii="Consolas" w:hAnsi="Consolas"/>
          <w:color w:val="F9FAF4"/>
          <w:sz w:val="14"/>
          <w:szCs w:val="14"/>
        </w:rPr>
        <w:t>}</w:t>
      </w:r>
    </w:p>
    <w:p w14:paraId="3664469F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010A4">
        <w:rPr>
          <w:rFonts w:ascii="Consolas" w:hAnsi="Consolas"/>
          <w:color w:val="D9E8F7"/>
          <w:sz w:val="14"/>
          <w:szCs w:val="14"/>
        </w:rPr>
        <w:tab/>
      </w:r>
      <w:r w:rsidRPr="008010A4">
        <w:rPr>
          <w:rFonts w:ascii="Consolas" w:hAnsi="Consolas"/>
          <w:color w:val="CC6C1D"/>
          <w:sz w:val="14"/>
          <w:szCs w:val="14"/>
        </w:rPr>
        <w:t>public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CC6C1D"/>
          <w:sz w:val="14"/>
          <w:szCs w:val="14"/>
        </w:rPr>
        <w:t>static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CC6C1D"/>
          <w:sz w:val="14"/>
          <w:szCs w:val="14"/>
        </w:rPr>
        <w:t>void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1EB540"/>
          <w:sz w:val="14"/>
          <w:szCs w:val="14"/>
        </w:rPr>
        <w:t>when</w:t>
      </w:r>
      <w:r w:rsidRPr="008010A4">
        <w:rPr>
          <w:rFonts w:ascii="Consolas" w:hAnsi="Consolas"/>
          <w:color w:val="F9FAF4"/>
          <w:sz w:val="14"/>
          <w:szCs w:val="14"/>
        </w:rPr>
        <w:t>()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F9FAF4"/>
          <w:sz w:val="14"/>
          <w:szCs w:val="14"/>
        </w:rPr>
        <w:t>{</w:t>
      </w:r>
    </w:p>
    <w:p w14:paraId="3FF5FF81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010A4">
        <w:rPr>
          <w:rFonts w:ascii="Consolas" w:hAnsi="Consolas"/>
          <w:color w:val="D9E8F7"/>
          <w:sz w:val="14"/>
          <w:szCs w:val="14"/>
        </w:rPr>
        <w:tab/>
      </w:r>
      <w:r w:rsidRPr="008010A4">
        <w:rPr>
          <w:rFonts w:ascii="Consolas" w:hAnsi="Consolas"/>
          <w:color w:val="D9E8F7"/>
          <w:sz w:val="14"/>
          <w:szCs w:val="14"/>
        </w:rPr>
        <w:tab/>
      </w:r>
      <w:r w:rsidRPr="008010A4">
        <w:rPr>
          <w:rFonts w:ascii="Consolas" w:hAnsi="Consolas"/>
          <w:color w:val="1290C3"/>
          <w:sz w:val="14"/>
          <w:szCs w:val="14"/>
        </w:rPr>
        <w:t>System</w:t>
      </w:r>
      <w:r w:rsidRPr="008010A4">
        <w:rPr>
          <w:rFonts w:ascii="Consolas" w:hAnsi="Consolas"/>
          <w:color w:val="E6E6FA"/>
          <w:sz w:val="14"/>
          <w:szCs w:val="14"/>
        </w:rPr>
        <w:t>.</w:t>
      </w:r>
      <w:r w:rsidRPr="008010A4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8010A4">
        <w:rPr>
          <w:rFonts w:ascii="Consolas" w:hAnsi="Consolas"/>
          <w:color w:val="E6E6FA"/>
          <w:sz w:val="14"/>
          <w:szCs w:val="14"/>
        </w:rPr>
        <w:t>.</w:t>
      </w:r>
      <w:r w:rsidRPr="008010A4">
        <w:rPr>
          <w:rFonts w:ascii="Consolas" w:hAnsi="Consolas"/>
          <w:color w:val="A7EC21"/>
          <w:sz w:val="14"/>
          <w:szCs w:val="14"/>
        </w:rPr>
        <w:t>println</w:t>
      </w:r>
      <w:r w:rsidRPr="008010A4">
        <w:rPr>
          <w:rFonts w:ascii="Consolas" w:hAnsi="Consolas"/>
          <w:color w:val="F9FAF4"/>
          <w:sz w:val="14"/>
          <w:szCs w:val="14"/>
        </w:rPr>
        <w:t>(</w:t>
      </w:r>
      <w:r w:rsidRPr="008010A4">
        <w:rPr>
          <w:rFonts w:ascii="Consolas" w:hAnsi="Consolas"/>
          <w:color w:val="17C6A3"/>
          <w:sz w:val="14"/>
          <w:szCs w:val="14"/>
        </w:rPr>
        <w:t>"execute when mehtod"</w:t>
      </w:r>
      <w:r w:rsidRPr="008010A4">
        <w:rPr>
          <w:rFonts w:ascii="Consolas" w:hAnsi="Consolas"/>
          <w:color w:val="F9FAF4"/>
          <w:sz w:val="14"/>
          <w:szCs w:val="14"/>
        </w:rPr>
        <w:t>)</w:t>
      </w:r>
      <w:r w:rsidRPr="008010A4">
        <w:rPr>
          <w:rFonts w:ascii="Consolas" w:hAnsi="Consolas"/>
          <w:color w:val="E6E6FA"/>
          <w:sz w:val="14"/>
          <w:szCs w:val="14"/>
        </w:rPr>
        <w:t>;</w:t>
      </w:r>
    </w:p>
    <w:p w14:paraId="5B57C51D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010A4">
        <w:rPr>
          <w:rFonts w:ascii="Consolas" w:hAnsi="Consolas"/>
          <w:color w:val="D9E8F7"/>
          <w:sz w:val="14"/>
          <w:szCs w:val="14"/>
        </w:rPr>
        <w:tab/>
      </w:r>
      <w:r w:rsidRPr="008010A4">
        <w:rPr>
          <w:rFonts w:ascii="Consolas" w:hAnsi="Consolas"/>
          <w:color w:val="F9FAF4"/>
          <w:sz w:val="14"/>
          <w:szCs w:val="14"/>
        </w:rPr>
        <w:t>}</w:t>
      </w:r>
    </w:p>
    <w:p w14:paraId="5131CDCA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010A4">
        <w:rPr>
          <w:rFonts w:ascii="Consolas" w:hAnsi="Consolas"/>
          <w:color w:val="D9E8F7"/>
          <w:sz w:val="14"/>
          <w:szCs w:val="14"/>
        </w:rPr>
        <w:tab/>
      </w:r>
      <w:r w:rsidRPr="008010A4">
        <w:rPr>
          <w:rFonts w:ascii="Consolas" w:hAnsi="Consolas"/>
          <w:color w:val="CC6C1D"/>
          <w:sz w:val="14"/>
          <w:szCs w:val="14"/>
        </w:rPr>
        <w:t>public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CC6C1D"/>
          <w:sz w:val="14"/>
          <w:szCs w:val="14"/>
        </w:rPr>
        <w:t>static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CC6C1D"/>
          <w:sz w:val="14"/>
          <w:szCs w:val="14"/>
        </w:rPr>
        <w:t>void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1EB540"/>
          <w:sz w:val="14"/>
          <w:szCs w:val="14"/>
        </w:rPr>
        <w:t>then</w:t>
      </w:r>
      <w:r w:rsidRPr="008010A4">
        <w:rPr>
          <w:rFonts w:ascii="Consolas" w:hAnsi="Consolas"/>
          <w:color w:val="F9FAF4"/>
          <w:sz w:val="14"/>
          <w:szCs w:val="14"/>
        </w:rPr>
        <w:t>()</w:t>
      </w:r>
      <w:r w:rsidRPr="008010A4">
        <w:rPr>
          <w:rFonts w:ascii="Consolas" w:hAnsi="Consolas"/>
          <w:color w:val="D9E8F7"/>
          <w:sz w:val="14"/>
          <w:szCs w:val="14"/>
        </w:rPr>
        <w:t xml:space="preserve"> </w:t>
      </w:r>
      <w:r w:rsidRPr="008010A4">
        <w:rPr>
          <w:rFonts w:ascii="Consolas" w:hAnsi="Consolas"/>
          <w:color w:val="F9FAF4"/>
          <w:sz w:val="14"/>
          <w:szCs w:val="14"/>
        </w:rPr>
        <w:t>{</w:t>
      </w:r>
    </w:p>
    <w:p w14:paraId="7EB09991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010A4">
        <w:rPr>
          <w:rFonts w:ascii="Consolas" w:hAnsi="Consolas"/>
          <w:color w:val="D9E8F7"/>
          <w:sz w:val="14"/>
          <w:szCs w:val="14"/>
        </w:rPr>
        <w:tab/>
      </w:r>
      <w:r w:rsidRPr="008010A4">
        <w:rPr>
          <w:rFonts w:ascii="Consolas" w:hAnsi="Consolas"/>
          <w:color w:val="D9E8F7"/>
          <w:sz w:val="14"/>
          <w:szCs w:val="14"/>
        </w:rPr>
        <w:tab/>
      </w:r>
      <w:r w:rsidRPr="008010A4">
        <w:rPr>
          <w:rFonts w:ascii="Consolas" w:hAnsi="Consolas"/>
          <w:color w:val="1290C3"/>
          <w:sz w:val="14"/>
          <w:szCs w:val="14"/>
        </w:rPr>
        <w:t>System</w:t>
      </w:r>
      <w:r w:rsidRPr="008010A4">
        <w:rPr>
          <w:rFonts w:ascii="Consolas" w:hAnsi="Consolas"/>
          <w:color w:val="E6E6FA"/>
          <w:sz w:val="14"/>
          <w:szCs w:val="14"/>
        </w:rPr>
        <w:t>.</w:t>
      </w:r>
      <w:r w:rsidRPr="008010A4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8010A4">
        <w:rPr>
          <w:rFonts w:ascii="Consolas" w:hAnsi="Consolas"/>
          <w:color w:val="E6E6FA"/>
          <w:sz w:val="14"/>
          <w:szCs w:val="14"/>
        </w:rPr>
        <w:t>.</w:t>
      </w:r>
      <w:r w:rsidRPr="008010A4">
        <w:rPr>
          <w:rFonts w:ascii="Consolas" w:hAnsi="Consolas"/>
          <w:color w:val="A7EC21"/>
          <w:sz w:val="14"/>
          <w:szCs w:val="14"/>
        </w:rPr>
        <w:t>println</w:t>
      </w:r>
      <w:r w:rsidRPr="008010A4">
        <w:rPr>
          <w:rFonts w:ascii="Consolas" w:hAnsi="Consolas"/>
          <w:color w:val="F9FAF4"/>
          <w:sz w:val="14"/>
          <w:szCs w:val="14"/>
        </w:rPr>
        <w:t>(</w:t>
      </w:r>
      <w:r w:rsidRPr="008010A4">
        <w:rPr>
          <w:rFonts w:ascii="Consolas" w:hAnsi="Consolas"/>
          <w:color w:val="17C6A3"/>
          <w:sz w:val="14"/>
          <w:szCs w:val="14"/>
        </w:rPr>
        <w:t>"execute then method"</w:t>
      </w:r>
      <w:r w:rsidRPr="008010A4">
        <w:rPr>
          <w:rFonts w:ascii="Consolas" w:hAnsi="Consolas"/>
          <w:color w:val="F9FAF4"/>
          <w:sz w:val="14"/>
          <w:szCs w:val="14"/>
        </w:rPr>
        <w:t>)</w:t>
      </w:r>
      <w:r w:rsidRPr="008010A4">
        <w:rPr>
          <w:rFonts w:ascii="Consolas" w:hAnsi="Consolas"/>
          <w:color w:val="E6E6FA"/>
          <w:sz w:val="14"/>
          <w:szCs w:val="14"/>
        </w:rPr>
        <w:t>;</w:t>
      </w:r>
    </w:p>
    <w:p w14:paraId="5800520D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010A4">
        <w:rPr>
          <w:rFonts w:ascii="Consolas" w:hAnsi="Consolas"/>
          <w:color w:val="D9E8F7"/>
          <w:sz w:val="14"/>
          <w:szCs w:val="14"/>
        </w:rPr>
        <w:tab/>
      </w:r>
      <w:r w:rsidRPr="008010A4">
        <w:rPr>
          <w:rFonts w:ascii="Consolas" w:hAnsi="Consolas"/>
          <w:color w:val="F9FAF4"/>
          <w:sz w:val="14"/>
          <w:szCs w:val="14"/>
        </w:rPr>
        <w:t>}</w:t>
      </w:r>
    </w:p>
    <w:p w14:paraId="1F5898A9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010A4">
        <w:rPr>
          <w:rFonts w:ascii="Consolas" w:hAnsi="Consolas"/>
          <w:color w:val="D9E8F7"/>
          <w:sz w:val="14"/>
          <w:szCs w:val="14"/>
        </w:rPr>
        <w:tab/>
      </w:r>
    </w:p>
    <w:p w14:paraId="24E5605D" w14:textId="77777777" w:rsidR="008010A4" w:rsidRPr="008010A4" w:rsidRDefault="008010A4" w:rsidP="008010A4">
      <w:pPr>
        <w:pStyle w:val="NormalWeb"/>
        <w:numPr>
          <w:ilvl w:val="0"/>
          <w:numId w:val="2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8010A4">
        <w:rPr>
          <w:rFonts w:ascii="Consolas" w:hAnsi="Consolas"/>
          <w:color w:val="F9FAF4"/>
          <w:sz w:val="14"/>
          <w:szCs w:val="14"/>
        </w:rPr>
        <w:t>}</w:t>
      </w:r>
    </w:p>
    <w:p w14:paraId="6FE97F3B" w14:textId="4DB4ED4F" w:rsidR="008010A4" w:rsidRDefault="008010A4" w:rsidP="008010A4">
      <w:pPr>
        <w:rPr>
          <w:lang w:val="en-US"/>
        </w:rPr>
      </w:pPr>
      <w:r>
        <w:rPr>
          <w:lang w:val="en-US"/>
        </w:rPr>
        <w:t>IMPORTING WITHOUT STATIC METHOD=</w:t>
      </w:r>
    </w:p>
    <w:p w14:paraId="308388CD" w14:textId="77777777" w:rsidR="008010A4" w:rsidRDefault="008010A4" w:rsidP="008010A4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Run1WithoutUsingStaticImport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23FBE3" w14:textId="77777777" w:rsidR="008010A4" w:rsidRDefault="008010A4" w:rsidP="008010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82FE05" w14:textId="77777777" w:rsidR="008010A4" w:rsidRDefault="008010A4" w:rsidP="008010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6857D563" w14:textId="77777777" w:rsidR="008010A4" w:rsidRDefault="008010A4" w:rsidP="008010A4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sampleTest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A2336D" w14:textId="77777777" w:rsidR="008010A4" w:rsidRDefault="008010A4" w:rsidP="008010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given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59B84C2" w14:textId="77777777" w:rsidR="008010A4" w:rsidRDefault="008010A4" w:rsidP="008010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when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40EE19" w14:textId="77777777" w:rsidR="008010A4" w:rsidRDefault="008010A4" w:rsidP="008010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then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7FB3D4E" w14:textId="77777777" w:rsidR="008010A4" w:rsidRDefault="008010A4" w:rsidP="008010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C6B9580" w14:textId="77777777" w:rsidR="008010A4" w:rsidRDefault="008010A4" w:rsidP="008010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//importing without static import</w:t>
      </w:r>
      <w:r>
        <w:rPr>
          <w:rFonts w:ascii="Consolas" w:hAnsi="Consolas"/>
          <w:color w:val="808080"/>
          <w:sz w:val="20"/>
          <w:szCs w:val="20"/>
        </w:rPr>
        <w:tab/>
      </w:r>
    </w:p>
    <w:p w14:paraId="48149D22" w14:textId="59DCFD23" w:rsidR="008010A4" w:rsidRDefault="008010A4" w:rsidP="008010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CCCC"/>
          <w:sz w:val="20"/>
          <w:szCs w:val="20"/>
        </w:rPr>
        <w:t xml:space="preserve">   }</w:t>
      </w:r>
    </w:p>
    <w:p w14:paraId="1B7EB482" w14:textId="618615E0" w:rsidR="008010A4" w:rsidRPr="005867A4" w:rsidRDefault="005867A4" w:rsidP="008010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b/>
          <w:bCs/>
          <w:color w:val="CCCCCC"/>
        </w:rPr>
      </w:pPr>
      <w:r w:rsidRPr="005867A4">
        <w:rPr>
          <w:rFonts w:ascii="Consolas" w:hAnsi="Consolas"/>
          <w:b/>
          <w:bCs/>
          <w:color w:val="CCCCCC"/>
        </w:rPr>
        <w:t>USING STATIC IMPORT</w:t>
      </w:r>
    </w:p>
    <w:p w14:paraId="42E9C603" w14:textId="7D054A72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867A4">
        <w:rPr>
          <w:rFonts w:ascii="Consolas" w:hAnsi="Consolas"/>
          <w:color w:val="CC6C1D"/>
          <w:sz w:val="16"/>
          <w:szCs w:val="16"/>
        </w:rPr>
        <w:t>import</w:t>
      </w:r>
      <w:r w:rsidRPr="005867A4">
        <w:rPr>
          <w:rFonts w:ascii="Consolas" w:hAnsi="Consolas"/>
          <w:color w:val="D9E8F7"/>
          <w:sz w:val="16"/>
          <w:szCs w:val="16"/>
        </w:rPr>
        <w:t xml:space="preserve"> </w:t>
      </w:r>
      <w:r w:rsidRPr="005867A4">
        <w:rPr>
          <w:rFonts w:ascii="Consolas" w:hAnsi="Consolas"/>
          <w:color w:val="CC6C1D"/>
          <w:sz w:val="16"/>
          <w:szCs w:val="16"/>
        </w:rPr>
        <w:t>static</w:t>
      </w:r>
      <w:r w:rsidRPr="005867A4">
        <w:rPr>
          <w:rFonts w:ascii="Consolas" w:hAnsi="Consolas"/>
          <w:color w:val="D9E8F7"/>
          <w:sz w:val="16"/>
          <w:szCs w:val="16"/>
        </w:rPr>
        <w:t xml:space="preserve"> com</w:t>
      </w:r>
      <w:r w:rsidRPr="005867A4">
        <w:rPr>
          <w:rFonts w:ascii="Consolas" w:hAnsi="Consolas"/>
          <w:color w:val="E6E6FA"/>
          <w:sz w:val="16"/>
          <w:szCs w:val="16"/>
        </w:rPr>
        <w:t>.</w:t>
      </w:r>
      <w:r w:rsidRPr="005867A4">
        <w:rPr>
          <w:rFonts w:ascii="Consolas" w:hAnsi="Consolas"/>
          <w:color w:val="D9E8F7"/>
          <w:sz w:val="16"/>
          <w:szCs w:val="16"/>
        </w:rPr>
        <w:t>backend</w:t>
      </w:r>
      <w:r w:rsidRPr="005867A4">
        <w:rPr>
          <w:rFonts w:ascii="Consolas" w:hAnsi="Consolas"/>
          <w:color w:val="E6E6FA"/>
          <w:sz w:val="16"/>
          <w:szCs w:val="16"/>
        </w:rPr>
        <w:t>.</w:t>
      </w:r>
      <w:r w:rsidRPr="005867A4">
        <w:rPr>
          <w:rFonts w:ascii="Consolas" w:hAnsi="Consolas"/>
          <w:color w:val="D9E8F7"/>
          <w:sz w:val="16"/>
          <w:szCs w:val="16"/>
        </w:rPr>
        <w:t>testing</w:t>
      </w:r>
      <w:r w:rsidRPr="005867A4">
        <w:rPr>
          <w:rFonts w:ascii="Consolas" w:hAnsi="Consolas"/>
          <w:color w:val="E6E6FA"/>
          <w:sz w:val="16"/>
          <w:szCs w:val="16"/>
        </w:rPr>
        <w:t>.</w:t>
      </w:r>
      <w:r w:rsidRPr="005867A4">
        <w:rPr>
          <w:rFonts w:ascii="Consolas" w:hAnsi="Consolas"/>
          <w:color w:val="D9E8F7"/>
          <w:sz w:val="16"/>
          <w:szCs w:val="16"/>
        </w:rPr>
        <w:t>A</w:t>
      </w:r>
      <w:r w:rsidRPr="005867A4">
        <w:rPr>
          <w:rFonts w:ascii="Consolas" w:hAnsi="Consolas"/>
          <w:color w:val="E6E6FA"/>
          <w:sz w:val="16"/>
          <w:szCs w:val="16"/>
        </w:rPr>
        <w:t>.*;</w:t>
      </w:r>
    </w:p>
    <w:p w14:paraId="1D5E3A08" w14:textId="77777777" w:rsidR="005867A4" w:rsidRPr="005867A4" w:rsidRDefault="005867A4" w:rsidP="005867A4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867A4">
        <w:rPr>
          <w:rFonts w:ascii="Consolas" w:hAnsi="Consolas"/>
          <w:color w:val="CC6C1D"/>
          <w:sz w:val="16"/>
          <w:szCs w:val="16"/>
        </w:rPr>
        <w:t>public</w:t>
      </w:r>
      <w:r w:rsidRPr="005867A4">
        <w:rPr>
          <w:rFonts w:ascii="Consolas" w:hAnsi="Consolas"/>
          <w:color w:val="D9E8F7"/>
          <w:sz w:val="16"/>
          <w:szCs w:val="16"/>
        </w:rPr>
        <w:t xml:space="preserve"> </w:t>
      </w:r>
      <w:r w:rsidRPr="005867A4">
        <w:rPr>
          <w:rFonts w:ascii="Consolas" w:hAnsi="Consolas"/>
          <w:color w:val="CC6C1D"/>
          <w:sz w:val="16"/>
          <w:szCs w:val="16"/>
        </w:rPr>
        <w:t>class</w:t>
      </w:r>
      <w:r w:rsidRPr="005867A4">
        <w:rPr>
          <w:rFonts w:ascii="Consolas" w:hAnsi="Consolas"/>
          <w:color w:val="D9E8F7"/>
          <w:sz w:val="16"/>
          <w:szCs w:val="16"/>
        </w:rPr>
        <w:t xml:space="preserve"> </w:t>
      </w:r>
      <w:r w:rsidRPr="005867A4">
        <w:rPr>
          <w:rFonts w:ascii="Consolas" w:hAnsi="Consolas"/>
          <w:color w:val="1290C3"/>
          <w:sz w:val="16"/>
          <w:szCs w:val="16"/>
        </w:rPr>
        <w:t>Run2UsingStaticImport</w:t>
      </w:r>
      <w:r w:rsidRPr="005867A4">
        <w:rPr>
          <w:rFonts w:ascii="Consolas" w:hAnsi="Consolas"/>
          <w:color w:val="D9E8F7"/>
          <w:sz w:val="16"/>
          <w:szCs w:val="16"/>
        </w:rPr>
        <w:t xml:space="preserve"> </w:t>
      </w:r>
      <w:r w:rsidRPr="005867A4">
        <w:rPr>
          <w:rFonts w:ascii="Consolas" w:hAnsi="Consolas"/>
          <w:color w:val="F9FAF4"/>
          <w:sz w:val="16"/>
          <w:szCs w:val="16"/>
        </w:rPr>
        <w:t>{</w:t>
      </w:r>
    </w:p>
    <w:p w14:paraId="42E50FAF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19A48FD1" w14:textId="4F05E9FB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867A4">
        <w:rPr>
          <w:rFonts w:ascii="Consolas" w:hAnsi="Consolas"/>
          <w:color w:val="D9E8F7"/>
          <w:sz w:val="16"/>
          <w:szCs w:val="16"/>
        </w:rPr>
        <w:tab/>
      </w:r>
      <w:r w:rsidRPr="005867A4">
        <w:rPr>
          <w:rFonts w:ascii="Consolas" w:hAnsi="Consolas"/>
          <w:i/>
          <w:iCs/>
          <w:color w:val="A0A0A0"/>
          <w:sz w:val="16"/>
          <w:szCs w:val="16"/>
        </w:rPr>
        <w:t>@Test</w:t>
      </w:r>
      <w:r w:rsidRPr="005867A4">
        <w:rPr>
          <w:rFonts w:ascii="Consolas" w:hAnsi="Consolas"/>
          <w:color w:val="D9E8F7"/>
          <w:sz w:val="16"/>
          <w:szCs w:val="16"/>
        </w:rPr>
        <w:tab/>
      </w:r>
      <w:r w:rsidRPr="005867A4">
        <w:rPr>
          <w:rFonts w:ascii="Consolas" w:hAnsi="Consolas"/>
          <w:color w:val="CC6C1D"/>
          <w:sz w:val="16"/>
          <w:szCs w:val="16"/>
        </w:rPr>
        <w:t>public</w:t>
      </w:r>
      <w:r w:rsidRPr="005867A4">
        <w:rPr>
          <w:rFonts w:ascii="Consolas" w:hAnsi="Consolas"/>
          <w:color w:val="D9E8F7"/>
          <w:sz w:val="16"/>
          <w:szCs w:val="16"/>
        </w:rPr>
        <w:t xml:space="preserve"> </w:t>
      </w:r>
      <w:r w:rsidRPr="005867A4">
        <w:rPr>
          <w:rFonts w:ascii="Consolas" w:hAnsi="Consolas"/>
          <w:color w:val="CC6C1D"/>
          <w:sz w:val="16"/>
          <w:szCs w:val="16"/>
        </w:rPr>
        <w:t>void</w:t>
      </w:r>
      <w:r w:rsidRPr="005867A4">
        <w:rPr>
          <w:rFonts w:ascii="Consolas" w:hAnsi="Consolas"/>
          <w:color w:val="D9E8F7"/>
          <w:sz w:val="16"/>
          <w:szCs w:val="16"/>
        </w:rPr>
        <w:t xml:space="preserve"> </w:t>
      </w:r>
      <w:r w:rsidRPr="005867A4">
        <w:rPr>
          <w:rFonts w:ascii="Consolas" w:hAnsi="Consolas"/>
          <w:color w:val="1EB540"/>
          <w:sz w:val="16"/>
          <w:szCs w:val="16"/>
        </w:rPr>
        <w:t>sampleTest</w:t>
      </w:r>
      <w:r w:rsidRPr="005867A4">
        <w:rPr>
          <w:rFonts w:ascii="Consolas" w:hAnsi="Consolas"/>
          <w:color w:val="F9FAF4"/>
          <w:sz w:val="16"/>
          <w:szCs w:val="16"/>
        </w:rPr>
        <w:t>()</w:t>
      </w:r>
      <w:r w:rsidRPr="005867A4">
        <w:rPr>
          <w:rFonts w:ascii="Consolas" w:hAnsi="Consolas"/>
          <w:color w:val="D9E8F7"/>
          <w:sz w:val="16"/>
          <w:szCs w:val="16"/>
        </w:rPr>
        <w:t xml:space="preserve"> </w:t>
      </w:r>
      <w:r w:rsidRPr="005867A4">
        <w:rPr>
          <w:rFonts w:ascii="Consolas" w:hAnsi="Consolas"/>
          <w:color w:val="F9FAF4"/>
          <w:sz w:val="16"/>
          <w:szCs w:val="16"/>
        </w:rPr>
        <w:t>{</w:t>
      </w:r>
    </w:p>
    <w:p w14:paraId="592E1493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867A4">
        <w:rPr>
          <w:rFonts w:ascii="Consolas" w:hAnsi="Consolas"/>
          <w:color w:val="D9E8F7"/>
          <w:sz w:val="16"/>
          <w:szCs w:val="16"/>
        </w:rPr>
        <w:tab/>
      </w:r>
      <w:r w:rsidRPr="005867A4">
        <w:rPr>
          <w:rFonts w:ascii="Consolas" w:hAnsi="Consolas"/>
          <w:color w:val="D9E8F7"/>
          <w:sz w:val="16"/>
          <w:szCs w:val="16"/>
        </w:rPr>
        <w:tab/>
      </w:r>
      <w:r w:rsidRPr="005867A4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5867A4">
        <w:rPr>
          <w:rFonts w:ascii="Consolas" w:hAnsi="Consolas"/>
          <w:color w:val="F9FAF4"/>
          <w:sz w:val="16"/>
          <w:szCs w:val="16"/>
        </w:rPr>
        <w:t>()</w:t>
      </w:r>
      <w:r w:rsidRPr="005867A4">
        <w:rPr>
          <w:rFonts w:ascii="Consolas" w:hAnsi="Consolas"/>
          <w:color w:val="E6E6FA"/>
          <w:sz w:val="16"/>
          <w:szCs w:val="16"/>
        </w:rPr>
        <w:t>;</w:t>
      </w:r>
    </w:p>
    <w:p w14:paraId="57D82876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867A4">
        <w:rPr>
          <w:rFonts w:ascii="Consolas" w:hAnsi="Consolas"/>
          <w:color w:val="D9E8F7"/>
          <w:sz w:val="16"/>
          <w:szCs w:val="16"/>
        </w:rPr>
        <w:tab/>
      </w:r>
      <w:r w:rsidRPr="005867A4">
        <w:rPr>
          <w:rFonts w:ascii="Consolas" w:hAnsi="Consolas"/>
          <w:color w:val="D9E8F7"/>
          <w:sz w:val="16"/>
          <w:szCs w:val="16"/>
        </w:rPr>
        <w:tab/>
      </w:r>
      <w:r w:rsidRPr="005867A4">
        <w:rPr>
          <w:rFonts w:ascii="Consolas" w:hAnsi="Consolas"/>
          <w:i/>
          <w:iCs/>
          <w:color w:val="96EC3F"/>
          <w:sz w:val="16"/>
          <w:szCs w:val="16"/>
        </w:rPr>
        <w:t>when</w:t>
      </w:r>
      <w:r w:rsidRPr="005867A4">
        <w:rPr>
          <w:rFonts w:ascii="Consolas" w:hAnsi="Consolas"/>
          <w:color w:val="F9FAF4"/>
          <w:sz w:val="16"/>
          <w:szCs w:val="16"/>
        </w:rPr>
        <w:t>()</w:t>
      </w:r>
      <w:r w:rsidRPr="005867A4">
        <w:rPr>
          <w:rFonts w:ascii="Consolas" w:hAnsi="Consolas"/>
          <w:color w:val="E6E6FA"/>
          <w:sz w:val="16"/>
          <w:szCs w:val="16"/>
        </w:rPr>
        <w:t>;</w:t>
      </w:r>
    </w:p>
    <w:p w14:paraId="1A9527A3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867A4">
        <w:rPr>
          <w:rFonts w:ascii="Consolas" w:hAnsi="Consolas"/>
          <w:color w:val="D9E8F7"/>
          <w:sz w:val="16"/>
          <w:szCs w:val="16"/>
        </w:rPr>
        <w:tab/>
      </w:r>
      <w:r w:rsidRPr="005867A4">
        <w:rPr>
          <w:rFonts w:ascii="Consolas" w:hAnsi="Consolas"/>
          <w:color w:val="D9E8F7"/>
          <w:sz w:val="16"/>
          <w:szCs w:val="16"/>
        </w:rPr>
        <w:tab/>
      </w:r>
      <w:r w:rsidRPr="005867A4">
        <w:rPr>
          <w:rFonts w:ascii="Consolas" w:hAnsi="Consolas"/>
          <w:i/>
          <w:iCs/>
          <w:color w:val="96EC3F"/>
          <w:sz w:val="16"/>
          <w:szCs w:val="16"/>
        </w:rPr>
        <w:t>then</w:t>
      </w:r>
      <w:r w:rsidRPr="005867A4">
        <w:rPr>
          <w:rFonts w:ascii="Consolas" w:hAnsi="Consolas"/>
          <w:color w:val="F9FAF4"/>
          <w:sz w:val="16"/>
          <w:szCs w:val="16"/>
        </w:rPr>
        <w:t>()</w:t>
      </w:r>
      <w:r w:rsidRPr="005867A4">
        <w:rPr>
          <w:rFonts w:ascii="Consolas" w:hAnsi="Consolas"/>
          <w:color w:val="E6E6FA"/>
          <w:sz w:val="16"/>
          <w:szCs w:val="16"/>
        </w:rPr>
        <w:t>;</w:t>
      </w:r>
      <w:r w:rsidRPr="005867A4">
        <w:rPr>
          <w:rFonts w:ascii="Consolas" w:hAnsi="Consolas"/>
          <w:color w:val="D9E8F7"/>
          <w:sz w:val="16"/>
          <w:szCs w:val="16"/>
        </w:rPr>
        <w:t xml:space="preserve"> </w:t>
      </w:r>
    </w:p>
    <w:p w14:paraId="671E59DA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867A4">
        <w:rPr>
          <w:rFonts w:ascii="Consolas" w:hAnsi="Consolas"/>
          <w:color w:val="D9E8F7"/>
          <w:sz w:val="16"/>
          <w:szCs w:val="16"/>
        </w:rPr>
        <w:tab/>
      </w:r>
      <w:r w:rsidRPr="005867A4">
        <w:rPr>
          <w:rFonts w:ascii="Consolas" w:hAnsi="Consolas"/>
          <w:color w:val="D9E8F7"/>
          <w:sz w:val="16"/>
          <w:szCs w:val="16"/>
        </w:rPr>
        <w:tab/>
      </w:r>
      <w:r w:rsidRPr="005867A4">
        <w:rPr>
          <w:rFonts w:ascii="Consolas" w:hAnsi="Consolas"/>
          <w:color w:val="808080"/>
          <w:sz w:val="16"/>
          <w:szCs w:val="16"/>
        </w:rPr>
        <w:t xml:space="preserve">/* this functionality only available in </w:t>
      </w:r>
      <w:r w:rsidRPr="005867A4">
        <w:rPr>
          <w:rFonts w:ascii="Consolas" w:hAnsi="Consolas"/>
          <w:color w:val="808080"/>
          <w:sz w:val="16"/>
          <w:szCs w:val="16"/>
          <w:u w:val="single"/>
        </w:rPr>
        <w:t>jdk</w:t>
      </w:r>
      <w:r w:rsidRPr="005867A4">
        <w:rPr>
          <w:rFonts w:ascii="Consolas" w:hAnsi="Consolas"/>
          <w:color w:val="808080"/>
          <w:sz w:val="16"/>
          <w:szCs w:val="16"/>
        </w:rPr>
        <w:t xml:space="preserve"> 1.5 above version */</w:t>
      </w:r>
    </w:p>
    <w:p w14:paraId="1269DE88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867A4">
        <w:rPr>
          <w:rFonts w:ascii="Consolas" w:hAnsi="Consolas"/>
          <w:color w:val="D9E8F7"/>
          <w:sz w:val="16"/>
          <w:szCs w:val="16"/>
        </w:rPr>
        <w:tab/>
      </w:r>
      <w:r w:rsidRPr="005867A4">
        <w:rPr>
          <w:rFonts w:ascii="Consolas" w:hAnsi="Consolas"/>
          <w:color w:val="F9FAF4"/>
          <w:sz w:val="16"/>
          <w:szCs w:val="16"/>
        </w:rPr>
        <w:t>}</w:t>
      </w:r>
    </w:p>
    <w:p w14:paraId="028AD530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867A4">
        <w:rPr>
          <w:rFonts w:ascii="Consolas" w:hAnsi="Consolas"/>
          <w:color w:val="F9FAF4"/>
          <w:sz w:val="16"/>
          <w:szCs w:val="16"/>
        </w:rPr>
        <w:t>}</w:t>
      </w:r>
    </w:p>
    <w:p w14:paraId="1CEE4560" w14:textId="77777777" w:rsidR="005867A4" w:rsidRDefault="005867A4" w:rsidP="008010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1543D79" w14:textId="5AAB1C82" w:rsidR="005867A4" w:rsidRDefault="005867A4" w:rsidP="005867A4">
      <w:pPr>
        <w:tabs>
          <w:tab w:val="left" w:pos="1145"/>
        </w:tabs>
        <w:rPr>
          <w:lang w:eastAsia="en-IN"/>
        </w:rPr>
      </w:pPr>
    </w:p>
    <w:p w14:paraId="2D4B5A00" w14:textId="6F2483FE" w:rsidR="005867A4" w:rsidRDefault="005867A4" w:rsidP="005867A4">
      <w:pPr>
        <w:tabs>
          <w:tab w:val="left" w:pos="1145"/>
        </w:tabs>
        <w:rPr>
          <w:lang w:eastAsia="en-IN"/>
        </w:rPr>
      </w:pPr>
      <w:r>
        <w:rPr>
          <w:lang w:eastAsia="en-IN"/>
        </w:rPr>
        <w:t>METHOD CHANING=</w:t>
      </w:r>
    </w:p>
    <w:p w14:paraId="3006E348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67A4">
        <w:rPr>
          <w:rFonts w:ascii="Consolas" w:hAnsi="Consolas"/>
          <w:color w:val="CC6C1D"/>
          <w:sz w:val="14"/>
          <w:szCs w:val="14"/>
        </w:rPr>
        <w:t>package</w:t>
      </w:r>
      <w:r w:rsidRPr="005867A4">
        <w:rPr>
          <w:rFonts w:ascii="Consolas" w:hAnsi="Consolas"/>
          <w:color w:val="D9E8F7"/>
          <w:sz w:val="14"/>
          <w:szCs w:val="14"/>
        </w:rPr>
        <w:t xml:space="preserve"> com</w:t>
      </w:r>
      <w:r w:rsidRPr="005867A4">
        <w:rPr>
          <w:rFonts w:ascii="Consolas" w:hAnsi="Consolas"/>
          <w:color w:val="E6E6FA"/>
          <w:sz w:val="14"/>
          <w:szCs w:val="14"/>
        </w:rPr>
        <w:t>.</w:t>
      </w:r>
      <w:r w:rsidRPr="005867A4">
        <w:rPr>
          <w:rFonts w:ascii="Consolas" w:hAnsi="Consolas"/>
          <w:color w:val="D9E8F7"/>
          <w:sz w:val="14"/>
          <w:szCs w:val="14"/>
        </w:rPr>
        <w:t>backend</w:t>
      </w:r>
      <w:r w:rsidRPr="005867A4">
        <w:rPr>
          <w:rFonts w:ascii="Consolas" w:hAnsi="Consolas"/>
          <w:color w:val="E6E6FA"/>
          <w:sz w:val="14"/>
          <w:szCs w:val="14"/>
        </w:rPr>
        <w:t>.</w:t>
      </w:r>
      <w:r w:rsidRPr="005867A4">
        <w:rPr>
          <w:rFonts w:ascii="Consolas" w:hAnsi="Consolas"/>
          <w:color w:val="D9E8F7"/>
          <w:sz w:val="14"/>
          <w:szCs w:val="14"/>
        </w:rPr>
        <w:t>testing</w:t>
      </w:r>
      <w:r w:rsidRPr="005867A4">
        <w:rPr>
          <w:rFonts w:ascii="Consolas" w:hAnsi="Consolas"/>
          <w:color w:val="E6E6FA"/>
          <w:sz w:val="14"/>
          <w:szCs w:val="14"/>
        </w:rPr>
        <w:t>;</w:t>
      </w:r>
    </w:p>
    <w:p w14:paraId="134A11B5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1B960A59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67A4">
        <w:rPr>
          <w:rFonts w:ascii="Consolas" w:hAnsi="Consolas"/>
          <w:color w:val="CC6C1D"/>
          <w:sz w:val="14"/>
          <w:szCs w:val="14"/>
        </w:rPr>
        <w:t>public</w:t>
      </w:r>
      <w:r w:rsidRPr="005867A4">
        <w:rPr>
          <w:rFonts w:ascii="Consolas" w:hAnsi="Consolas"/>
          <w:color w:val="D9E8F7"/>
          <w:sz w:val="14"/>
          <w:szCs w:val="14"/>
        </w:rPr>
        <w:t xml:space="preserve"> </w:t>
      </w:r>
      <w:r w:rsidRPr="005867A4">
        <w:rPr>
          <w:rFonts w:ascii="Consolas" w:hAnsi="Consolas"/>
          <w:color w:val="CC6C1D"/>
          <w:sz w:val="14"/>
          <w:szCs w:val="14"/>
        </w:rPr>
        <w:t>class</w:t>
      </w:r>
      <w:r w:rsidRPr="005867A4">
        <w:rPr>
          <w:rFonts w:ascii="Consolas" w:hAnsi="Consolas"/>
          <w:color w:val="D9E8F7"/>
          <w:sz w:val="14"/>
          <w:szCs w:val="14"/>
        </w:rPr>
        <w:t xml:space="preserve"> </w:t>
      </w:r>
      <w:r w:rsidRPr="005867A4">
        <w:rPr>
          <w:rFonts w:ascii="Consolas" w:hAnsi="Consolas"/>
          <w:color w:val="1290C3"/>
          <w:sz w:val="14"/>
          <w:szCs w:val="14"/>
        </w:rPr>
        <w:t>MehtodChaning1</w:t>
      </w:r>
      <w:r w:rsidRPr="005867A4">
        <w:rPr>
          <w:rFonts w:ascii="Consolas" w:hAnsi="Consolas"/>
          <w:color w:val="D9E8F7"/>
          <w:sz w:val="14"/>
          <w:szCs w:val="14"/>
        </w:rPr>
        <w:t xml:space="preserve"> </w:t>
      </w:r>
      <w:r w:rsidRPr="005867A4">
        <w:rPr>
          <w:rFonts w:ascii="Consolas" w:hAnsi="Consolas"/>
          <w:color w:val="F9FAF4"/>
          <w:sz w:val="14"/>
          <w:szCs w:val="14"/>
        </w:rPr>
        <w:t>{</w:t>
      </w:r>
    </w:p>
    <w:p w14:paraId="6617B7A5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36ED2170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CC6C1D"/>
          <w:sz w:val="14"/>
          <w:szCs w:val="14"/>
        </w:rPr>
        <w:t>public</w:t>
      </w:r>
      <w:r w:rsidRPr="005867A4">
        <w:rPr>
          <w:rFonts w:ascii="Consolas" w:hAnsi="Consolas"/>
          <w:color w:val="D9E8F7"/>
          <w:sz w:val="14"/>
          <w:szCs w:val="14"/>
        </w:rPr>
        <w:t xml:space="preserve"> </w:t>
      </w:r>
      <w:r w:rsidRPr="005867A4">
        <w:rPr>
          <w:rFonts w:ascii="Consolas" w:hAnsi="Consolas"/>
          <w:color w:val="CC6C1D"/>
          <w:sz w:val="14"/>
          <w:szCs w:val="14"/>
        </w:rPr>
        <w:t>void</w:t>
      </w:r>
      <w:r w:rsidRPr="005867A4">
        <w:rPr>
          <w:rFonts w:ascii="Consolas" w:hAnsi="Consolas"/>
          <w:color w:val="D9E8F7"/>
          <w:sz w:val="14"/>
          <w:szCs w:val="14"/>
        </w:rPr>
        <w:t xml:space="preserve"> </w:t>
      </w:r>
      <w:r w:rsidRPr="005867A4">
        <w:rPr>
          <w:rFonts w:ascii="Consolas" w:hAnsi="Consolas"/>
          <w:color w:val="1EB540"/>
          <w:sz w:val="14"/>
          <w:szCs w:val="14"/>
        </w:rPr>
        <w:t>a</w:t>
      </w:r>
      <w:r w:rsidRPr="005867A4">
        <w:rPr>
          <w:rFonts w:ascii="Consolas" w:hAnsi="Consolas"/>
          <w:color w:val="F9FAF4"/>
          <w:sz w:val="14"/>
          <w:szCs w:val="14"/>
        </w:rPr>
        <w:t>()</w:t>
      </w:r>
      <w:r w:rsidRPr="005867A4">
        <w:rPr>
          <w:rFonts w:ascii="Consolas" w:hAnsi="Consolas"/>
          <w:color w:val="D9E8F7"/>
          <w:sz w:val="14"/>
          <w:szCs w:val="14"/>
        </w:rPr>
        <w:t xml:space="preserve"> </w:t>
      </w:r>
      <w:r w:rsidRPr="005867A4">
        <w:rPr>
          <w:rFonts w:ascii="Consolas" w:hAnsi="Consolas"/>
          <w:color w:val="F9FAF4"/>
          <w:sz w:val="14"/>
          <w:szCs w:val="14"/>
        </w:rPr>
        <w:t>{</w:t>
      </w:r>
    </w:p>
    <w:p w14:paraId="4228A020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1290C3"/>
          <w:sz w:val="14"/>
          <w:szCs w:val="14"/>
        </w:rPr>
        <w:t>System</w:t>
      </w:r>
      <w:r w:rsidRPr="005867A4">
        <w:rPr>
          <w:rFonts w:ascii="Consolas" w:hAnsi="Consolas"/>
          <w:color w:val="E6E6FA"/>
          <w:sz w:val="14"/>
          <w:szCs w:val="14"/>
        </w:rPr>
        <w:t>.</w:t>
      </w:r>
      <w:r w:rsidRPr="005867A4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5867A4">
        <w:rPr>
          <w:rFonts w:ascii="Consolas" w:hAnsi="Consolas"/>
          <w:color w:val="E6E6FA"/>
          <w:sz w:val="14"/>
          <w:szCs w:val="14"/>
        </w:rPr>
        <w:t>.</w:t>
      </w:r>
      <w:r w:rsidRPr="005867A4">
        <w:rPr>
          <w:rFonts w:ascii="Consolas" w:hAnsi="Consolas"/>
          <w:color w:val="A7EC21"/>
          <w:sz w:val="14"/>
          <w:szCs w:val="14"/>
        </w:rPr>
        <w:t>println</w:t>
      </w:r>
      <w:r w:rsidRPr="005867A4">
        <w:rPr>
          <w:rFonts w:ascii="Consolas" w:hAnsi="Consolas"/>
          <w:color w:val="F9FAF4"/>
          <w:sz w:val="14"/>
          <w:szCs w:val="14"/>
        </w:rPr>
        <w:t>(</w:t>
      </w:r>
      <w:r w:rsidRPr="005867A4">
        <w:rPr>
          <w:rFonts w:ascii="Consolas" w:hAnsi="Consolas"/>
          <w:color w:val="17C6A3"/>
          <w:sz w:val="14"/>
          <w:szCs w:val="14"/>
        </w:rPr>
        <w:t>"execute mehtod a"</w:t>
      </w:r>
      <w:r w:rsidRPr="005867A4">
        <w:rPr>
          <w:rFonts w:ascii="Consolas" w:hAnsi="Consolas"/>
          <w:color w:val="F9FAF4"/>
          <w:sz w:val="14"/>
          <w:szCs w:val="14"/>
        </w:rPr>
        <w:t>)</w:t>
      </w:r>
      <w:r w:rsidRPr="005867A4">
        <w:rPr>
          <w:rFonts w:ascii="Consolas" w:hAnsi="Consolas"/>
          <w:color w:val="E6E6FA"/>
          <w:sz w:val="14"/>
          <w:szCs w:val="14"/>
        </w:rPr>
        <w:t>;</w:t>
      </w:r>
    </w:p>
    <w:p w14:paraId="2B93CEAF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F9FAF4"/>
          <w:sz w:val="14"/>
          <w:szCs w:val="14"/>
        </w:rPr>
        <w:t>}</w:t>
      </w:r>
    </w:p>
    <w:p w14:paraId="606CC7FE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CC6C1D"/>
          <w:sz w:val="14"/>
          <w:szCs w:val="14"/>
        </w:rPr>
        <w:t>public</w:t>
      </w:r>
      <w:r w:rsidRPr="005867A4">
        <w:rPr>
          <w:rFonts w:ascii="Consolas" w:hAnsi="Consolas"/>
          <w:color w:val="D9E8F7"/>
          <w:sz w:val="14"/>
          <w:szCs w:val="14"/>
        </w:rPr>
        <w:t xml:space="preserve"> </w:t>
      </w:r>
      <w:r w:rsidRPr="005867A4">
        <w:rPr>
          <w:rFonts w:ascii="Consolas" w:hAnsi="Consolas"/>
          <w:color w:val="CC6C1D"/>
          <w:sz w:val="14"/>
          <w:szCs w:val="14"/>
        </w:rPr>
        <w:t>void</w:t>
      </w:r>
      <w:r w:rsidRPr="005867A4">
        <w:rPr>
          <w:rFonts w:ascii="Consolas" w:hAnsi="Consolas"/>
          <w:color w:val="D9E8F7"/>
          <w:sz w:val="14"/>
          <w:szCs w:val="14"/>
        </w:rPr>
        <w:t xml:space="preserve"> </w:t>
      </w:r>
      <w:r w:rsidRPr="005867A4">
        <w:rPr>
          <w:rFonts w:ascii="Consolas" w:hAnsi="Consolas"/>
          <w:color w:val="1EB540"/>
          <w:sz w:val="14"/>
          <w:szCs w:val="14"/>
        </w:rPr>
        <w:t>b</w:t>
      </w:r>
      <w:r w:rsidRPr="005867A4">
        <w:rPr>
          <w:rFonts w:ascii="Consolas" w:hAnsi="Consolas"/>
          <w:color w:val="F9FAF4"/>
          <w:sz w:val="14"/>
          <w:szCs w:val="14"/>
        </w:rPr>
        <w:t>()</w:t>
      </w:r>
      <w:r w:rsidRPr="005867A4">
        <w:rPr>
          <w:rFonts w:ascii="Consolas" w:hAnsi="Consolas"/>
          <w:color w:val="D9E8F7"/>
          <w:sz w:val="14"/>
          <w:szCs w:val="14"/>
        </w:rPr>
        <w:t xml:space="preserve"> </w:t>
      </w:r>
      <w:r w:rsidRPr="005867A4">
        <w:rPr>
          <w:rFonts w:ascii="Consolas" w:hAnsi="Consolas"/>
          <w:color w:val="F9FAF4"/>
          <w:sz w:val="14"/>
          <w:szCs w:val="14"/>
        </w:rPr>
        <w:t>{</w:t>
      </w:r>
    </w:p>
    <w:p w14:paraId="484152DC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1290C3"/>
          <w:sz w:val="14"/>
          <w:szCs w:val="14"/>
        </w:rPr>
        <w:t>System</w:t>
      </w:r>
      <w:r w:rsidRPr="005867A4">
        <w:rPr>
          <w:rFonts w:ascii="Consolas" w:hAnsi="Consolas"/>
          <w:color w:val="E6E6FA"/>
          <w:sz w:val="14"/>
          <w:szCs w:val="14"/>
        </w:rPr>
        <w:t>.</w:t>
      </w:r>
      <w:r w:rsidRPr="005867A4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5867A4">
        <w:rPr>
          <w:rFonts w:ascii="Consolas" w:hAnsi="Consolas"/>
          <w:color w:val="E6E6FA"/>
          <w:sz w:val="14"/>
          <w:szCs w:val="14"/>
        </w:rPr>
        <w:t>.</w:t>
      </w:r>
      <w:r w:rsidRPr="005867A4">
        <w:rPr>
          <w:rFonts w:ascii="Consolas" w:hAnsi="Consolas"/>
          <w:color w:val="A7EC21"/>
          <w:sz w:val="14"/>
          <w:szCs w:val="14"/>
        </w:rPr>
        <w:t>println</w:t>
      </w:r>
      <w:r w:rsidRPr="005867A4">
        <w:rPr>
          <w:rFonts w:ascii="Consolas" w:hAnsi="Consolas"/>
          <w:color w:val="F9FAF4"/>
          <w:sz w:val="14"/>
          <w:szCs w:val="14"/>
        </w:rPr>
        <w:t>(</w:t>
      </w:r>
      <w:r w:rsidRPr="005867A4">
        <w:rPr>
          <w:rFonts w:ascii="Consolas" w:hAnsi="Consolas"/>
          <w:color w:val="17C6A3"/>
          <w:sz w:val="14"/>
          <w:szCs w:val="14"/>
        </w:rPr>
        <w:t>"execute mehtod b"</w:t>
      </w:r>
      <w:r w:rsidRPr="005867A4">
        <w:rPr>
          <w:rFonts w:ascii="Consolas" w:hAnsi="Consolas"/>
          <w:color w:val="F9FAF4"/>
          <w:sz w:val="14"/>
          <w:szCs w:val="14"/>
        </w:rPr>
        <w:t>)</w:t>
      </w:r>
      <w:r w:rsidRPr="005867A4">
        <w:rPr>
          <w:rFonts w:ascii="Consolas" w:hAnsi="Consolas"/>
          <w:color w:val="E6E6FA"/>
          <w:sz w:val="14"/>
          <w:szCs w:val="14"/>
        </w:rPr>
        <w:t>;</w:t>
      </w:r>
    </w:p>
    <w:p w14:paraId="0D1497DE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F9FAF4"/>
          <w:sz w:val="14"/>
          <w:szCs w:val="14"/>
        </w:rPr>
        <w:t>}</w:t>
      </w:r>
    </w:p>
    <w:p w14:paraId="6A12E03C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CC6C1D"/>
          <w:sz w:val="14"/>
          <w:szCs w:val="14"/>
        </w:rPr>
        <w:t>public</w:t>
      </w:r>
      <w:r w:rsidRPr="005867A4">
        <w:rPr>
          <w:rFonts w:ascii="Consolas" w:hAnsi="Consolas"/>
          <w:color w:val="D9E8F7"/>
          <w:sz w:val="14"/>
          <w:szCs w:val="14"/>
        </w:rPr>
        <w:t xml:space="preserve"> </w:t>
      </w:r>
      <w:r w:rsidRPr="005867A4">
        <w:rPr>
          <w:rFonts w:ascii="Consolas" w:hAnsi="Consolas"/>
          <w:color w:val="CC6C1D"/>
          <w:sz w:val="14"/>
          <w:szCs w:val="14"/>
        </w:rPr>
        <w:t>void</w:t>
      </w:r>
      <w:r w:rsidRPr="005867A4">
        <w:rPr>
          <w:rFonts w:ascii="Consolas" w:hAnsi="Consolas"/>
          <w:color w:val="D9E8F7"/>
          <w:sz w:val="14"/>
          <w:szCs w:val="14"/>
        </w:rPr>
        <w:t xml:space="preserve"> </w:t>
      </w:r>
      <w:r w:rsidRPr="005867A4">
        <w:rPr>
          <w:rFonts w:ascii="Consolas" w:hAnsi="Consolas"/>
          <w:color w:val="1EB540"/>
          <w:sz w:val="14"/>
          <w:szCs w:val="14"/>
        </w:rPr>
        <w:t>c</w:t>
      </w:r>
      <w:r w:rsidRPr="005867A4">
        <w:rPr>
          <w:rFonts w:ascii="Consolas" w:hAnsi="Consolas"/>
          <w:color w:val="F9FAF4"/>
          <w:sz w:val="14"/>
          <w:szCs w:val="14"/>
        </w:rPr>
        <w:t>()</w:t>
      </w:r>
      <w:r w:rsidRPr="005867A4">
        <w:rPr>
          <w:rFonts w:ascii="Consolas" w:hAnsi="Consolas"/>
          <w:color w:val="D9E8F7"/>
          <w:sz w:val="14"/>
          <w:szCs w:val="14"/>
        </w:rPr>
        <w:t xml:space="preserve"> </w:t>
      </w:r>
      <w:r w:rsidRPr="005867A4">
        <w:rPr>
          <w:rFonts w:ascii="Consolas" w:hAnsi="Consolas"/>
          <w:color w:val="F9FAF4"/>
          <w:sz w:val="14"/>
          <w:szCs w:val="14"/>
        </w:rPr>
        <w:t>{</w:t>
      </w:r>
    </w:p>
    <w:p w14:paraId="71314DAA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1290C3"/>
          <w:sz w:val="14"/>
          <w:szCs w:val="14"/>
        </w:rPr>
        <w:t>System</w:t>
      </w:r>
      <w:r w:rsidRPr="005867A4">
        <w:rPr>
          <w:rFonts w:ascii="Consolas" w:hAnsi="Consolas"/>
          <w:color w:val="E6E6FA"/>
          <w:sz w:val="14"/>
          <w:szCs w:val="14"/>
        </w:rPr>
        <w:t>.</w:t>
      </w:r>
      <w:r w:rsidRPr="005867A4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5867A4">
        <w:rPr>
          <w:rFonts w:ascii="Consolas" w:hAnsi="Consolas"/>
          <w:color w:val="E6E6FA"/>
          <w:sz w:val="14"/>
          <w:szCs w:val="14"/>
        </w:rPr>
        <w:t>.</w:t>
      </w:r>
      <w:r w:rsidRPr="005867A4">
        <w:rPr>
          <w:rFonts w:ascii="Consolas" w:hAnsi="Consolas"/>
          <w:color w:val="A7EC21"/>
          <w:sz w:val="14"/>
          <w:szCs w:val="14"/>
        </w:rPr>
        <w:t>println</w:t>
      </w:r>
      <w:r w:rsidRPr="005867A4">
        <w:rPr>
          <w:rFonts w:ascii="Consolas" w:hAnsi="Consolas"/>
          <w:color w:val="F9FAF4"/>
          <w:sz w:val="14"/>
          <w:szCs w:val="14"/>
        </w:rPr>
        <w:t>(</w:t>
      </w:r>
      <w:r w:rsidRPr="005867A4">
        <w:rPr>
          <w:rFonts w:ascii="Consolas" w:hAnsi="Consolas"/>
          <w:color w:val="17C6A3"/>
          <w:sz w:val="14"/>
          <w:szCs w:val="14"/>
        </w:rPr>
        <w:t>"execute mehtod c"</w:t>
      </w:r>
      <w:r w:rsidRPr="005867A4">
        <w:rPr>
          <w:rFonts w:ascii="Consolas" w:hAnsi="Consolas"/>
          <w:color w:val="F9FAF4"/>
          <w:sz w:val="14"/>
          <w:szCs w:val="14"/>
        </w:rPr>
        <w:t>)</w:t>
      </w:r>
      <w:r w:rsidRPr="005867A4">
        <w:rPr>
          <w:rFonts w:ascii="Consolas" w:hAnsi="Consolas"/>
          <w:color w:val="E6E6FA"/>
          <w:sz w:val="14"/>
          <w:szCs w:val="14"/>
        </w:rPr>
        <w:t>;</w:t>
      </w:r>
    </w:p>
    <w:p w14:paraId="0B7D53DE" w14:textId="77777777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D9E8F7"/>
          <w:sz w:val="14"/>
          <w:szCs w:val="14"/>
        </w:rPr>
        <w:tab/>
      </w:r>
    </w:p>
    <w:p w14:paraId="62072EB5" w14:textId="4E37D549" w:rsidR="005867A4" w:rsidRDefault="005867A4" w:rsidP="005867A4">
      <w:pPr>
        <w:pStyle w:val="NormalWeb"/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14"/>
          <w:szCs w:val="14"/>
        </w:rPr>
      </w:pPr>
      <w:r w:rsidRPr="005867A4">
        <w:rPr>
          <w:rFonts w:ascii="Consolas" w:hAnsi="Consolas"/>
          <w:color w:val="D9E8F7"/>
          <w:sz w:val="14"/>
          <w:szCs w:val="14"/>
        </w:rPr>
        <w:tab/>
      </w:r>
      <w:r w:rsidRPr="005867A4">
        <w:rPr>
          <w:rFonts w:ascii="Consolas" w:hAnsi="Consolas"/>
          <w:color w:val="F9FAF4"/>
          <w:sz w:val="14"/>
          <w:szCs w:val="14"/>
        </w:rPr>
        <w:t>}</w:t>
      </w:r>
      <w:r>
        <w:rPr>
          <w:rFonts w:ascii="Consolas" w:hAnsi="Consolas"/>
          <w:color w:val="F9FAF4"/>
          <w:sz w:val="14"/>
          <w:szCs w:val="14"/>
        </w:rPr>
        <w:t xml:space="preserve"> </w:t>
      </w:r>
      <w:r w:rsidR="002B323F">
        <w:rPr>
          <w:rFonts w:ascii="Consolas" w:hAnsi="Consolas"/>
          <w:color w:val="F9FAF4"/>
          <w:sz w:val="14"/>
          <w:szCs w:val="14"/>
        </w:rPr>
        <w:t xml:space="preserve"> </w:t>
      </w:r>
    </w:p>
    <w:p w14:paraId="1352E3AC" w14:textId="77777777" w:rsidR="008A116C" w:rsidRPr="008A116C" w:rsidRDefault="008A116C" w:rsidP="008A11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14"/>
          <w:szCs w:val="14"/>
        </w:rPr>
      </w:pPr>
    </w:p>
    <w:p w14:paraId="34B6D644" w14:textId="77777777" w:rsidR="008A116C" w:rsidRPr="008A116C" w:rsidRDefault="005867A4" w:rsidP="008A116C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867A4">
        <w:rPr>
          <w:rFonts w:ascii="Consolas" w:hAnsi="Consolas"/>
          <w:color w:val="F9FAF4"/>
          <w:sz w:val="14"/>
          <w:szCs w:val="14"/>
        </w:rPr>
        <w:t>}</w:t>
      </w:r>
      <w:r w:rsidR="008A116C" w:rsidRPr="008A116C">
        <w:rPr>
          <w:rFonts w:ascii="Consolas" w:hAnsi="Consolas"/>
          <w:color w:val="CC6C1D"/>
          <w:sz w:val="16"/>
          <w:szCs w:val="16"/>
        </w:rPr>
        <w:t>public</w:t>
      </w:r>
      <w:r w:rsidR="008A116C" w:rsidRPr="008A116C">
        <w:rPr>
          <w:rFonts w:ascii="Consolas" w:hAnsi="Consolas"/>
          <w:color w:val="D9E8F7"/>
          <w:sz w:val="16"/>
          <w:szCs w:val="16"/>
        </w:rPr>
        <w:t xml:space="preserve"> </w:t>
      </w:r>
      <w:r w:rsidR="008A116C" w:rsidRPr="008A116C">
        <w:rPr>
          <w:rFonts w:ascii="Consolas" w:hAnsi="Consolas"/>
          <w:color w:val="CC6C1D"/>
          <w:sz w:val="16"/>
          <w:szCs w:val="16"/>
        </w:rPr>
        <w:t>class</w:t>
      </w:r>
      <w:r w:rsidR="008A116C" w:rsidRPr="008A116C">
        <w:rPr>
          <w:rFonts w:ascii="Consolas" w:hAnsi="Consolas"/>
          <w:color w:val="D9E8F7"/>
          <w:sz w:val="16"/>
          <w:szCs w:val="16"/>
        </w:rPr>
        <w:t xml:space="preserve"> </w:t>
      </w:r>
      <w:r w:rsidR="008A116C" w:rsidRPr="008A116C">
        <w:rPr>
          <w:rFonts w:ascii="Consolas" w:hAnsi="Consolas"/>
          <w:color w:val="1290C3"/>
          <w:sz w:val="16"/>
          <w:szCs w:val="16"/>
        </w:rPr>
        <w:t>mehtodChainingRun1</w:t>
      </w:r>
      <w:r w:rsidR="008A116C" w:rsidRPr="008A116C">
        <w:rPr>
          <w:rFonts w:ascii="Consolas" w:hAnsi="Consolas"/>
          <w:color w:val="D9E8F7"/>
          <w:sz w:val="16"/>
          <w:szCs w:val="16"/>
        </w:rPr>
        <w:t xml:space="preserve"> </w:t>
      </w:r>
      <w:r w:rsidR="008A116C" w:rsidRPr="008A116C">
        <w:rPr>
          <w:rFonts w:ascii="Consolas" w:hAnsi="Consolas"/>
          <w:color w:val="F9FAF4"/>
          <w:sz w:val="16"/>
          <w:szCs w:val="16"/>
        </w:rPr>
        <w:t>{</w:t>
      </w:r>
    </w:p>
    <w:p w14:paraId="6546B043" w14:textId="77777777" w:rsidR="008A116C" w:rsidRPr="008A116C" w:rsidRDefault="008A116C" w:rsidP="008A11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63E4F811" w14:textId="77777777" w:rsidR="008A116C" w:rsidRPr="008A116C" w:rsidRDefault="008A116C" w:rsidP="008A11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A116C">
        <w:rPr>
          <w:rFonts w:ascii="Consolas" w:hAnsi="Consolas"/>
          <w:color w:val="D9E8F7"/>
          <w:sz w:val="16"/>
          <w:szCs w:val="16"/>
        </w:rPr>
        <w:tab/>
      </w:r>
      <w:r w:rsidRPr="008A116C">
        <w:rPr>
          <w:rFonts w:ascii="Consolas" w:hAnsi="Consolas"/>
          <w:i/>
          <w:iCs/>
          <w:color w:val="A0A0A0"/>
          <w:sz w:val="16"/>
          <w:szCs w:val="16"/>
        </w:rPr>
        <w:t>@Test</w:t>
      </w:r>
    </w:p>
    <w:p w14:paraId="620D9C6F" w14:textId="77777777" w:rsidR="008A116C" w:rsidRPr="008A116C" w:rsidRDefault="008A116C" w:rsidP="008A116C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A116C">
        <w:rPr>
          <w:rFonts w:ascii="Consolas" w:hAnsi="Consolas"/>
          <w:color w:val="D9E8F7"/>
          <w:sz w:val="16"/>
          <w:szCs w:val="16"/>
        </w:rPr>
        <w:tab/>
      </w:r>
      <w:r w:rsidRPr="008A116C">
        <w:rPr>
          <w:rFonts w:ascii="Consolas" w:hAnsi="Consolas"/>
          <w:color w:val="CC6C1D"/>
          <w:sz w:val="16"/>
          <w:szCs w:val="16"/>
        </w:rPr>
        <w:t>public</w:t>
      </w:r>
      <w:r w:rsidRPr="008A116C">
        <w:rPr>
          <w:rFonts w:ascii="Consolas" w:hAnsi="Consolas"/>
          <w:color w:val="D9E8F7"/>
          <w:sz w:val="16"/>
          <w:szCs w:val="16"/>
        </w:rPr>
        <w:t xml:space="preserve"> </w:t>
      </w:r>
      <w:r w:rsidRPr="008A116C">
        <w:rPr>
          <w:rFonts w:ascii="Consolas" w:hAnsi="Consolas"/>
          <w:color w:val="CC6C1D"/>
          <w:sz w:val="16"/>
          <w:szCs w:val="16"/>
        </w:rPr>
        <w:t>void</w:t>
      </w:r>
      <w:r w:rsidRPr="008A116C">
        <w:rPr>
          <w:rFonts w:ascii="Consolas" w:hAnsi="Consolas"/>
          <w:color w:val="D9E8F7"/>
          <w:sz w:val="16"/>
          <w:szCs w:val="16"/>
        </w:rPr>
        <w:t xml:space="preserve"> </w:t>
      </w:r>
      <w:r w:rsidRPr="008A116C">
        <w:rPr>
          <w:rFonts w:ascii="Consolas" w:hAnsi="Consolas"/>
          <w:color w:val="1EB540"/>
          <w:sz w:val="16"/>
          <w:szCs w:val="16"/>
        </w:rPr>
        <w:t>sampleTest</w:t>
      </w:r>
      <w:r w:rsidRPr="008A116C">
        <w:rPr>
          <w:rFonts w:ascii="Consolas" w:hAnsi="Consolas"/>
          <w:color w:val="F9FAF4"/>
          <w:sz w:val="16"/>
          <w:szCs w:val="16"/>
        </w:rPr>
        <w:t>()</w:t>
      </w:r>
      <w:r w:rsidRPr="008A116C">
        <w:rPr>
          <w:rFonts w:ascii="Consolas" w:hAnsi="Consolas"/>
          <w:color w:val="D9E8F7"/>
          <w:sz w:val="16"/>
          <w:szCs w:val="16"/>
        </w:rPr>
        <w:t xml:space="preserve"> </w:t>
      </w:r>
      <w:r w:rsidRPr="008A116C">
        <w:rPr>
          <w:rFonts w:ascii="Consolas" w:hAnsi="Consolas"/>
          <w:color w:val="F9FAF4"/>
          <w:sz w:val="16"/>
          <w:szCs w:val="16"/>
        </w:rPr>
        <w:t>{</w:t>
      </w:r>
    </w:p>
    <w:p w14:paraId="3F373C9E" w14:textId="77777777" w:rsidR="008A116C" w:rsidRPr="008A116C" w:rsidRDefault="008A116C" w:rsidP="008A11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A116C">
        <w:rPr>
          <w:rFonts w:ascii="Consolas" w:hAnsi="Consolas"/>
          <w:color w:val="D9E8F7"/>
          <w:sz w:val="16"/>
          <w:szCs w:val="16"/>
        </w:rPr>
        <w:tab/>
      </w:r>
      <w:r w:rsidRPr="008A116C">
        <w:rPr>
          <w:rFonts w:ascii="Consolas" w:hAnsi="Consolas"/>
          <w:color w:val="D9E8F7"/>
          <w:sz w:val="16"/>
          <w:szCs w:val="16"/>
        </w:rPr>
        <w:tab/>
      </w:r>
      <w:r w:rsidRPr="008A116C">
        <w:rPr>
          <w:rFonts w:ascii="Consolas" w:hAnsi="Consolas"/>
          <w:color w:val="1290C3"/>
          <w:sz w:val="16"/>
          <w:szCs w:val="16"/>
        </w:rPr>
        <w:t>MehtodChaning1</w:t>
      </w:r>
      <w:r w:rsidRPr="008A116C">
        <w:rPr>
          <w:rFonts w:ascii="Consolas" w:hAnsi="Consolas"/>
          <w:color w:val="D9E8F7"/>
          <w:sz w:val="16"/>
          <w:szCs w:val="16"/>
        </w:rPr>
        <w:t xml:space="preserve"> </w:t>
      </w:r>
      <w:r w:rsidRPr="008A116C">
        <w:rPr>
          <w:rFonts w:ascii="Consolas" w:hAnsi="Consolas"/>
          <w:color w:val="F2F200"/>
          <w:sz w:val="16"/>
          <w:szCs w:val="16"/>
        </w:rPr>
        <w:t>a</w:t>
      </w:r>
      <w:r w:rsidRPr="008A116C">
        <w:rPr>
          <w:rFonts w:ascii="Consolas" w:hAnsi="Consolas"/>
          <w:color w:val="E6E6FA"/>
          <w:sz w:val="16"/>
          <w:szCs w:val="16"/>
        </w:rPr>
        <w:t>=</w:t>
      </w:r>
      <w:r w:rsidRPr="008A116C">
        <w:rPr>
          <w:rFonts w:ascii="Consolas" w:hAnsi="Consolas"/>
          <w:color w:val="CC6C1D"/>
          <w:sz w:val="16"/>
          <w:szCs w:val="16"/>
        </w:rPr>
        <w:t>new</w:t>
      </w:r>
      <w:r w:rsidRPr="008A116C">
        <w:rPr>
          <w:rFonts w:ascii="Consolas" w:hAnsi="Consolas"/>
          <w:color w:val="D9E8F7"/>
          <w:sz w:val="16"/>
          <w:szCs w:val="16"/>
        </w:rPr>
        <w:t xml:space="preserve"> </w:t>
      </w:r>
      <w:r w:rsidRPr="008A116C">
        <w:rPr>
          <w:rFonts w:ascii="Consolas" w:hAnsi="Consolas"/>
          <w:color w:val="A7EC21"/>
          <w:sz w:val="16"/>
          <w:szCs w:val="16"/>
        </w:rPr>
        <w:t>MehtodChaning1</w:t>
      </w:r>
      <w:r w:rsidRPr="008A116C">
        <w:rPr>
          <w:rFonts w:ascii="Consolas" w:hAnsi="Consolas"/>
          <w:color w:val="F9FAF4"/>
          <w:sz w:val="16"/>
          <w:szCs w:val="16"/>
        </w:rPr>
        <w:t>()</w:t>
      </w:r>
      <w:r w:rsidRPr="008A116C">
        <w:rPr>
          <w:rFonts w:ascii="Consolas" w:hAnsi="Consolas"/>
          <w:color w:val="E6E6FA"/>
          <w:sz w:val="16"/>
          <w:szCs w:val="16"/>
        </w:rPr>
        <w:t>;</w:t>
      </w:r>
    </w:p>
    <w:p w14:paraId="451D61A0" w14:textId="77777777" w:rsidR="008A116C" w:rsidRPr="008A116C" w:rsidRDefault="008A116C" w:rsidP="008A11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A116C">
        <w:rPr>
          <w:rFonts w:ascii="Consolas" w:hAnsi="Consolas"/>
          <w:color w:val="D9E8F7"/>
          <w:sz w:val="16"/>
          <w:szCs w:val="16"/>
        </w:rPr>
        <w:tab/>
      </w:r>
      <w:r w:rsidRPr="008A116C">
        <w:rPr>
          <w:rFonts w:ascii="Consolas" w:hAnsi="Consolas"/>
          <w:color w:val="D9E8F7"/>
          <w:sz w:val="16"/>
          <w:szCs w:val="16"/>
        </w:rPr>
        <w:tab/>
      </w:r>
      <w:r w:rsidRPr="008A116C">
        <w:rPr>
          <w:rFonts w:ascii="Consolas" w:hAnsi="Consolas"/>
          <w:color w:val="F3EC79"/>
          <w:sz w:val="16"/>
          <w:szCs w:val="16"/>
        </w:rPr>
        <w:t>a</w:t>
      </w:r>
      <w:r w:rsidRPr="008A116C">
        <w:rPr>
          <w:rFonts w:ascii="Consolas" w:hAnsi="Consolas"/>
          <w:color w:val="E6E6FA"/>
          <w:sz w:val="16"/>
          <w:szCs w:val="16"/>
        </w:rPr>
        <w:t>.</w:t>
      </w:r>
      <w:r w:rsidRPr="008A116C">
        <w:rPr>
          <w:rFonts w:ascii="Consolas" w:hAnsi="Consolas"/>
          <w:color w:val="A7EC21"/>
          <w:sz w:val="16"/>
          <w:szCs w:val="16"/>
        </w:rPr>
        <w:t>a</w:t>
      </w:r>
      <w:r w:rsidRPr="008A116C">
        <w:rPr>
          <w:rFonts w:ascii="Consolas" w:hAnsi="Consolas"/>
          <w:color w:val="F9FAF4"/>
          <w:sz w:val="16"/>
          <w:szCs w:val="16"/>
        </w:rPr>
        <w:t>()</w:t>
      </w:r>
      <w:r w:rsidRPr="008A116C">
        <w:rPr>
          <w:rFonts w:ascii="Consolas" w:hAnsi="Consolas"/>
          <w:color w:val="E6E6FA"/>
          <w:sz w:val="16"/>
          <w:szCs w:val="16"/>
        </w:rPr>
        <w:t>;</w:t>
      </w:r>
    </w:p>
    <w:p w14:paraId="13370401" w14:textId="77777777" w:rsidR="008A116C" w:rsidRPr="008A116C" w:rsidRDefault="008A116C" w:rsidP="008A11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A116C">
        <w:rPr>
          <w:rFonts w:ascii="Consolas" w:hAnsi="Consolas"/>
          <w:color w:val="D9E8F7"/>
          <w:sz w:val="16"/>
          <w:szCs w:val="16"/>
        </w:rPr>
        <w:lastRenderedPageBreak/>
        <w:tab/>
      </w:r>
      <w:r w:rsidRPr="008A116C">
        <w:rPr>
          <w:rFonts w:ascii="Consolas" w:hAnsi="Consolas"/>
          <w:color w:val="D9E8F7"/>
          <w:sz w:val="16"/>
          <w:szCs w:val="16"/>
        </w:rPr>
        <w:tab/>
      </w:r>
      <w:r w:rsidRPr="008A116C">
        <w:rPr>
          <w:rFonts w:ascii="Consolas" w:hAnsi="Consolas"/>
          <w:color w:val="F3EC79"/>
          <w:sz w:val="16"/>
          <w:szCs w:val="16"/>
        </w:rPr>
        <w:t>a</w:t>
      </w:r>
      <w:r w:rsidRPr="008A116C">
        <w:rPr>
          <w:rFonts w:ascii="Consolas" w:hAnsi="Consolas"/>
          <w:color w:val="E6E6FA"/>
          <w:sz w:val="16"/>
          <w:szCs w:val="16"/>
        </w:rPr>
        <w:t>.</w:t>
      </w:r>
      <w:r w:rsidRPr="008A116C">
        <w:rPr>
          <w:rFonts w:ascii="Consolas" w:hAnsi="Consolas"/>
          <w:color w:val="A7EC21"/>
          <w:sz w:val="16"/>
          <w:szCs w:val="16"/>
        </w:rPr>
        <w:t>b</w:t>
      </w:r>
      <w:r w:rsidRPr="008A116C">
        <w:rPr>
          <w:rFonts w:ascii="Consolas" w:hAnsi="Consolas"/>
          <w:color w:val="F9FAF4"/>
          <w:sz w:val="16"/>
          <w:szCs w:val="16"/>
        </w:rPr>
        <w:t>()</w:t>
      </w:r>
      <w:r w:rsidRPr="008A116C">
        <w:rPr>
          <w:rFonts w:ascii="Consolas" w:hAnsi="Consolas"/>
          <w:color w:val="E6E6FA"/>
          <w:sz w:val="16"/>
          <w:szCs w:val="16"/>
        </w:rPr>
        <w:t>;</w:t>
      </w:r>
    </w:p>
    <w:p w14:paraId="40A15BC7" w14:textId="77777777" w:rsidR="008A116C" w:rsidRPr="008A116C" w:rsidRDefault="008A116C" w:rsidP="008A11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A116C">
        <w:rPr>
          <w:rFonts w:ascii="Consolas" w:hAnsi="Consolas"/>
          <w:color w:val="D9E8F7"/>
          <w:sz w:val="16"/>
          <w:szCs w:val="16"/>
        </w:rPr>
        <w:tab/>
      </w:r>
      <w:r w:rsidRPr="008A116C">
        <w:rPr>
          <w:rFonts w:ascii="Consolas" w:hAnsi="Consolas"/>
          <w:color w:val="D9E8F7"/>
          <w:sz w:val="16"/>
          <w:szCs w:val="16"/>
        </w:rPr>
        <w:tab/>
      </w:r>
      <w:r w:rsidRPr="008A116C">
        <w:rPr>
          <w:rFonts w:ascii="Consolas" w:hAnsi="Consolas"/>
          <w:color w:val="F3EC79"/>
          <w:sz w:val="16"/>
          <w:szCs w:val="16"/>
        </w:rPr>
        <w:t>a</w:t>
      </w:r>
      <w:r w:rsidRPr="008A116C">
        <w:rPr>
          <w:rFonts w:ascii="Consolas" w:hAnsi="Consolas"/>
          <w:color w:val="E6E6FA"/>
          <w:sz w:val="16"/>
          <w:szCs w:val="16"/>
        </w:rPr>
        <w:t>.</w:t>
      </w:r>
      <w:r w:rsidRPr="008A116C">
        <w:rPr>
          <w:rFonts w:ascii="Consolas" w:hAnsi="Consolas"/>
          <w:color w:val="A7EC21"/>
          <w:sz w:val="16"/>
          <w:szCs w:val="16"/>
        </w:rPr>
        <w:t>c</w:t>
      </w:r>
      <w:r w:rsidRPr="008A116C">
        <w:rPr>
          <w:rFonts w:ascii="Consolas" w:hAnsi="Consolas"/>
          <w:color w:val="F9FAF4"/>
          <w:sz w:val="16"/>
          <w:szCs w:val="16"/>
        </w:rPr>
        <w:t>()</w:t>
      </w:r>
      <w:r w:rsidRPr="008A116C">
        <w:rPr>
          <w:rFonts w:ascii="Consolas" w:hAnsi="Consolas"/>
          <w:color w:val="E6E6FA"/>
          <w:sz w:val="16"/>
          <w:szCs w:val="16"/>
        </w:rPr>
        <w:t>;</w:t>
      </w:r>
      <w:r w:rsidRPr="008A116C">
        <w:rPr>
          <w:rFonts w:ascii="Consolas" w:hAnsi="Consolas"/>
          <w:color w:val="D9E8F7"/>
          <w:sz w:val="16"/>
          <w:szCs w:val="16"/>
        </w:rPr>
        <w:t xml:space="preserve"> </w:t>
      </w:r>
      <w:r w:rsidRPr="008A116C">
        <w:rPr>
          <w:rFonts w:ascii="Consolas" w:hAnsi="Consolas"/>
          <w:color w:val="808080"/>
          <w:sz w:val="16"/>
          <w:szCs w:val="16"/>
        </w:rPr>
        <w:t xml:space="preserve">//traditional way of </w:t>
      </w:r>
      <w:r w:rsidRPr="008A116C">
        <w:rPr>
          <w:rFonts w:ascii="Consolas" w:hAnsi="Consolas"/>
          <w:color w:val="808080"/>
          <w:sz w:val="16"/>
          <w:szCs w:val="16"/>
          <w:u w:val="single"/>
        </w:rPr>
        <w:t>axcessing</w:t>
      </w:r>
      <w:r w:rsidRPr="008A116C">
        <w:rPr>
          <w:rFonts w:ascii="Consolas" w:hAnsi="Consolas"/>
          <w:color w:val="808080"/>
          <w:sz w:val="16"/>
          <w:szCs w:val="16"/>
        </w:rPr>
        <w:t xml:space="preserve"> a methods</w:t>
      </w:r>
    </w:p>
    <w:p w14:paraId="094AAABA" w14:textId="77777777" w:rsidR="008A116C" w:rsidRPr="008A116C" w:rsidRDefault="008A116C" w:rsidP="008A11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A116C">
        <w:rPr>
          <w:rFonts w:ascii="Consolas" w:hAnsi="Consolas"/>
          <w:color w:val="D9E8F7"/>
          <w:sz w:val="16"/>
          <w:szCs w:val="16"/>
        </w:rPr>
        <w:tab/>
      </w:r>
      <w:r w:rsidRPr="008A116C">
        <w:rPr>
          <w:rFonts w:ascii="Consolas" w:hAnsi="Consolas"/>
          <w:color w:val="D9E8F7"/>
          <w:sz w:val="16"/>
          <w:szCs w:val="16"/>
        </w:rPr>
        <w:tab/>
      </w:r>
    </w:p>
    <w:p w14:paraId="10845559" w14:textId="77777777" w:rsidR="008A116C" w:rsidRPr="008A116C" w:rsidRDefault="008A116C" w:rsidP="008A11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8A116C">
        <w:rPr>
          <w:rFonts w:ascii="Consolas" w:hAnsi="Consolas"/>
          <w:color w:val="D9E8F7"/>
          <w:sz w:val="16"/>
          <w:szCs w:val="16"/>
        </w:rPr>
        <w:tab/>
      </w:r>
      <w:r w:rsidRPr="008A116C">
        <w:rPr>
          <w:rFonts w:ascii="Consolas" w:hAnsi="Consolas"/>
          <w:color w:val="F9FAF4"/>
          <w:sz w:val="16"/>
          <w:szCs w:val="16"/>
        </w:rPr>
        <w:t>}</w:t>
      </w:r>
    </w:p>
    <w:p w14:paraId="4897C566" w14:textId="3FCAFE84" w:rsidR="005867A4" w:rsidRPr="005867A4" w:rsidRDefault="005867A4" w:rsidP="005867A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5769031" w14:textId="77777777" w:rsidR="005867A4" w:rsidRDefault="005867A4" w:rsidP="005867A4">
      <w:pPr>
        <w:tabs>
          <w:tab w:val="left" w:pos="1145"/>
        </w:tabs>
        <w:rPr>
          <w:lang w:eastAsia="en-IN"/>
        </w:rPr>
      </w:pPr>
    </w:p>
    <w:p w14:paraId="7D564043" w14:textId="11A70F53" w:rsidR="0068631C" w:rsidRDefault="0068631C" w:rsidP="005867A4">
      <w:pPr>
        <w:tabs>
          <w:tab w:val="left" w:pos="1145"/>
        </w:tabs>
        <w:rPr>
          <w:lang w:eastAsia="en-IN"/>
        </w:rPr>
      </w:pPr>
      <w:r>
        <w:rPr>
          <w:lang w:eastAsia="en-IN"/>
        </w:rPr>
        <w:t>CLASS NAME AS RETURN</w:t>
      </w:r>
      <w:r w:rsidR="0009772F">
        <w:rPr>
          <w:lang w:eastAsia="en-IN"/>
        </w:rPr>
        <w:t xml:space="preserve"> AND OTHER CLASS OBJECT AS WELL</w:t>
      </w:r>
      <w:r>
        <w:rPr>
          <w:lang w:eastAsia="en-IN"/>
        </w:rPr>
        <w:t>=</w:t>
      </w:r>
    </w:p>
    <w:p w14:paraId="1CDC550A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CC6C1D"/>
          <w:sz w:val="14"/>
          <w:szCs w:val="14"/>
        </w:rPr>
        <w:t>public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CC6C1D"/>
          <w:sz w:val="14"/>
          <w:szCs w:val="14"/>
        </w:rPr>
        <w:t>class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1290C3"/>
          <w:sz w:val="14"/>
          <w:szCs w:val="14"/>
        </w:rPr>
        <w:t>ClassNameAsReturn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F9FAF4"/>
          <w:sz w:val="14"/>
          <w:szCs w:val="14"/>
        </w:rPr>
        <w:t>{</w:t>
      </w:r>
    </w:p>
    <w:p w14:paraId="4BB72A70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4CE3E14E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808080"/>
          <w:sz w:val="14"/>
          <w:szCs w:val="14"/>
        </w:rPr>
        <w:t>/* going to return current class object */</w:t>
      </w:r>
    </w:p>
    <w:p w14:paraId="5D474646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</w:p>
    <w:p w14:paraId="125FDC93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CC6C1D"/>
          <w:sz w:val="14"/>
          <w:szCs w:val="14"/>
        </w:rPr>
        <w:t>public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1290C3"/>
          <w:sz w:val="14"/>
          <w:szCs w:val="14"/>
        </w:rPr>
        <w:t>ClassNameAsReturn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1EB540"/>
          <w:sz w:val="14"/>
          <w:szCs w:val="14"/>
        </w:rPr>
        <w:t>a</w:t>
      </w:r>
      <w:r w:rsidRPr="0068631C">
        <w:rPr>
          <w:rFonts w:ascii="Consolas" w:hAnsi="Consolas"/>
          <w:color w:val="F9FAF4"/>
          <w:sz w:val="14"/>
          <w:szCs w:val="14"/>
        </w:rPr>
        <w:t>()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F9FAF4"/>
          <w:sz w:val="14"/>
          <w:szCs w:val="14"/>
        </w:rPr>
        <w:t>{</w:t>
      </w:r>
    </w:p>
    <w:p w14:paraId="029DB186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1290C3"/>
          <w:sz w:val="14"/>
          <w:szCs w:val="14"/>
        </w:rPr>
        <w:t>System</w:t>
      </w:r>
      <w:r w:rsidRPr="0068631C">
        <w:rPr>
          <w:rFonts w:ascii="Consolas" w:hAnsi="Consolas"/>
          <w:color w:val="E6E6FA"/>
          <w:sz w:val="14"/>
          <w:szCs w:val="14"/>
        </w:rPr>
        <w:t>.</w:t>
      </w:r>
      <w:r w:rsidRPr="0068631C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68631C">
        <w:rPr>
          <w:rFonts w:ascii="Consolas" w:hAnsi="Consolas"/>
          <w:color w:val="E6E6FA"/>
          <w:sz w:val="14"/>
          <w:szCs w:val="14"/>
        </w:rPr>
        <w:t>.</w:t>
      </w:r>
      <w:r w:rsidRPr="0068631C">
        <w:rPr>
          <w:rFonts w:ascii="Consolas" w:hAnsi="Consolas"/>
          <w:color w:val="A7EC21"/>
          <w:sz w:val="14"/>
          <w:szCs w:val="14"/>
        </w:rPr>
        <w:t>println</w:t>
      </w:r>
      <w:r w:rsidRPr="0068631C">
        <w:rPr>
          <w:rFonts w:ascii="Consolas" w:hAnsi="Consolas"/>
          <w:color w:val="F9FAF4"/>
          <w:sz w:val="14"/>
          <w:szCs w:val="14"/>
        </w:rPr>
        <w:t>(</w:t>
      </w:r>
      <w:r w:rsidRPr="0068631C">
        <w:rPr>
          <w:rFonts w:ascii="Consolas" w:hAnsi="Consolas"/>
          <w:color w:val="17C6A3"/>
          <w:sz w:val="14"/>
          <w:szCs w:val="14"/>
        </w:rPr>
        <w:t>"execute mtd a"</w:t>
      </w:r>
      <w:r w:rsidRPr="0068631C">
        <w:rPr>
          <w:rFonts w:ascii="Consolas" w:hAnsi="Consolas"/>
          <w:color w:val="F9FAF4"/>
          <w:sz w:val="14"/>
          <w:szCs w:val="14"/>
        </w:rPr>
        <w:t>)</w:t>
      </w:r>
      <w:r w:rsidRPr="0068631C">
        <w:rPr>
          <w:rFonts w:ascii="Consolas" w:hAnsi="Consolas"/>
          <w:color w:val="E6E6FA"/>
          <w:sz w:val="14"/>
          <w:szCs w:val="14"/>
        </w:rPr>
        <w:t>;</w:t>
      </w:r>
    </w:p>
    <w:p w14:paraId="76B0050B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CC6C1D"/>
          <w:sz w:val="14"/>
          <w:szCs w:val="14"/>
        </w:rPr>
        <w:t>return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CC6C1D"/>
          <w:sz w:val="14"/>
          <w:szCs w:val="14"/>
        </w:rPr>
        <w:t>new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A7EC21"/>
          <w:sz w:val="14"/>
          <w:szCs w:val="14"/>
        </w:rPr>
        <w:t>ClassNameAsReturn</w:t>
      </w:r>
      <w:r w:rsidRPr="0068631C">
        <w:rPr>
          <w:rFonts w:ascii="Consolas" w:hAnsi="Consolas"/>
          <w:color w:val="F9FAF4"/>
          <w:sz w:val="14"/>
          <w:szCs w:val="14"/>
        </w:rPr>
        <w:t>()</w:t>
      </w:r>
      <w:r w:rsidRPr="0068631C">
        <w:rPr>
          <w:rFonts w:ascii="Consolas" w:hAnsi="Consolas"/>
          <w:color w:val="E6E6FA"/>
          <w:sz w:val="14"/>
          <w:szCs w:val="14"/>
        </w:rPr>
        <w:t>;</w:t>
      </w:r>
    </w:p>
    <w:p w14:paraId="59BE6D02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F9FAF4"/>
          <w:sz w:val="14"/>
          <w:szCs w:val="14"/>
        </w:rPr>
        <w:t>}</w:t>
      </w:r>
    </w:p>
    <w:p w14:paraId="7968D9CA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808080"/>
          <w:sz w:val="14"/>
          <w:szCs w:val="14"/>
        </w:rPr>
        <w:t xml:space="preserve">/* using current class object as </w:t>
      </w:r>
      <w:r w:rsidRPr="0068631C">
        <w:rPr>
          <w:rFonts w:ascii="Consolas" w:hAnsi="Consolas"/>
          <w:color w:val="808080"/>
          <w:sz w:val="14"/>
          <w:szCs w:val="14"/>
          <w:u w:val="single"/>
        </w:rPr>
        <w:t>reutrn</w:t>
      </w:r>
      <w:r w:rsidRPr="0068631C">
        <w:rPr>
          <w:rFonts w:ascii="Consolas" w:hAnsi="Consolas"/>
          <w:color w:val="808080"/>
          <w:sz w:val="14"/>
          <w:szCs w:val="14"/>
        </w:rPr>
        <w:t xml:space="preserve"> */</w:t>
      </w:r>
    </w:p>
    <w:p w14:paraId="46780215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CC6C1D"/>
          <w:sz w:val="14"/>
          <w:szCs w:val="14"/>
        </w:rPr>
        <w:t>public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1290C3"/>
          <w:sz w:val="14"/>
          <w:szCs w:val="14"/>
        </w:rPr>
        <w:t>ClassNameAsReturn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1EB540"/>
          <w:sz w:val="14"/>
          <w:szCs w:val="14"/>
        </w:rPr>
        <w:t>b</w:t>
      </w:r>
      <w:r w:rsidRPr="0068631C">
        <w:rPr>
          <w:rFonts w:ascii="Consolas" w:hAnsi="Consolas"/>
          <w:color w:val="F9FAF4"/>
          <w:sz w:val="14"/>
          <w:szCs w:val="14"/>
        </w:rPr>
        <w:t>()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F9FAF4"/>
          <w:sz w:val="14"/>
          <w:szCs w:val="14"/>
        </w:rPr>
        <w:t>{</w:t>
      </w:r>
    </w:p>
    <w:p w14:paraId="04F4C875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1290C3"/>
          <w:sz w:val="14"/>
          <w:szCs w:val="14"/>
        </w:rPr>
        <w:t>System</w:t>
      </w:r>
      <w:r w:rsidRPr="0068631C">
        <w:rPr>
          <w:rFonts w:ascii="Consolas" w:hAnsi="Consolas"/>
          <w:color w:val="E6E6FA"/>
          <w:sz w:val="14"/>
          <w:szCs w:val="14"/>
        </w:rPr>
        <w:t>.</w:t>
      </w:r>
      <w:r w:rsidRPr="0068631C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68631C">
        <w:rPr>
          <w:rFonts w:ascii="Consolas" w:hAnsi="Consolas"/>
          <w:color w:val="E6E6FA"/>
          <w:sz w:val="14"/>
          <w:szCs w:val="14"/>
        </w:rPr>
        <w:t>.</w:t>
      </w:r>
      <w:r w:rsidRPr="0068631C">
        <w:rPr>
          <w:rFonts w:ascii="Consolas" w:hAnsi="Consolas"/>
          <w:color w:val="A7EC21"/>
          <w:sz w:val="14"/>
          <w:szCs w:val="14"/>
        </w:rPr>
        <w:t>println</w:t>
      </w:r>
      <w:r w:rsidRPr="0068631C">
        <w:rPr>
          <w:rFonts w:ascii="Consolas" w:hAnsi="Consolas"/>
          <w:color w:val="F9FAF4"/>
          <w:sz w:val="14"/>
          <w:szCs w:val="14"/>
        </w:rPr>
        <w:t>(</w:t>
      </w:r>
      <w:r w:rsidRPr="0068631C">
        <w:rPr>
          <w:rFonts w:ascii="Consolas" w:hAnsi="Consolas"/>
          <w:color w:val="17C6A3"/>
          <w:sz w:val="14"/>
          <w:szCs w:val="14"/>
        </w:rPr>
        <w:t>"execute mtd b"</w:t>
      </w:r>
      <w:r w:rsidRPr="0068631C">
        <w:rPr>
          <w:rFonts w:ascii="Consolas" w:hAnsi="Consolas"/>
          <w:color w:val="F9FAF4"/>
          <w:sz w:val="14"/>
          <w:szCs w:val="14"/>
        </w:rPr>
        <w:t>)</w:t>
      </w:r>
      <w:r w:rsidRPr="0068631C">
        <w:rPr>
          <w:rFonts w:ascii="Consolas" w:hAnsi="Consolas"/>
          <w:color w:val="E6E6FA"/>
          <w:sz w:val="14"/>
          <w:szCs w:val="14"/>
        </w:rPr>
        <w:t>;</w:t>
      </w:r>
    </w:p>
    <w:p w14:paraId="3DBAE867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CC6C1D"/>
          <w:sz w:val="14"/>
          <w:szCs w:val="14"/>
        </w:rPr>
        <w:t>return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CC6C1D"/>
          <w:sz w:val="14"/>
          <w:szCs w:val="14"/>
        </w:rPr>
        <w:t>new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A7EC21"/>
          <w:sz w:val="14"/>
          <w:szCs w:val="14"/>
        </w:rPr>
        <w:t>ClassNameAsReturn</w:t>
      </w:r>
      <w:r w:rsidRPr="0068631C">
        <w:rPr>
          <w:rFonts w:ascii="Consolas" w:hAnsi="Consolas"/>
          <w:color w:val="F9FAF4"/>
          <w:sz w:val="14"/>
          <w:szCs w:val="14"/>
        </w:rPr>
        <w:t>()</w:t>
      </w:r>
      <w:r w:rsidRPr="0068631C">
        <w:rPr>
          <w:rFonts w:ascii="Consolas" w:hAnsi="Consolas"/>
          <w:color w:val="E6E6FA"/>
          <w:sz w:val="14"/>
          <w:szCs w:val="14"/>
        </w:rPr>
        <w:t>;</w:t>
      </w:r>
    </w:p>
    <w:p w14:paraId="46727E3A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D9E8F7"/>
          <w:sz w:val="14"/>
          <w:szCs w:val="14"/>
        </w:rPr>
        <w:tab/>
      </w:r>
    </w:p>
    <w:p w14:paraId="31614380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F9FAF4"/>
          <w:sz w:val="14"/>
          <w:szCs w:val="14"/>
        </w:rPr>
        <w:t>}</w:t>
      </w:r>
    </w:p>
    <w:p w14:paraId="7B674376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808080"/>
          <w:sz w:val="14"/>
          <w:szCs w:val="14"/>
        </w:rPr>
        <w:t>/* Using Other Class object as return */</w:t>
      </w:r>
    </w:p>
    <w:p w14:paraId="43940E63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CC6C1D"/>
          <w:sz w:val="14"/>
          <w:szCs w:val="14"/>
        </w:rPr>
        <w:t>public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1290C3"/>
          <w:sz w:val="14"/>
          <w:szCs w:val="14"/>
        </w:rPr>
        <w:t>UsingOtherClassAsReturn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1EB540"/>
          <w:sz w:val="14"/>
          <w:szCs w:val="14"/>
        </w:rPr>
        <w:t>c</w:t>
      </w:r>
      <w:r w:rsidRPr="0068631C">
        <w:rPr>
          <w:rFonts w:ascii="Consolas" w:hAnsi="Consolas"/>
          <w:color w:val="F9FAF4"/>
          <w:sz w:val="14"/>
          <w:szCs w:val="14"/>
        </w:rPr>
        <w:t>()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F9FAF4"/>
          <w:sz w:val="14"/>
          <w:szCs w:val="14"/>
        </w:rPr>
        <w:t>{</w:t>
      </w:r>
    </w:p>
    <w:p w14:paraId="21F8C402" w14:textId="77777777" w:rsidR="0068631C" w:rsidRPr="0068631C" w:rsidRDefault="0068631C" w:rsidP="0068631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1290C3"/>
          <w:sz w:val="14"/>
          <w:szCs w:val="14"/>
        </w:rPr>
        <w:t>System</w:t>
      </w:r>
      <w:r w:rsidRPr="0068631C">
        <w:rPr>
          <w:rFonts w:ascii="Consolas" w:hAnsi="Consolas"/>
          <w:color w:val="E6E6FA"/>
          <w:sz w:val="14"/>
          <w:szCs w:val="14"/>
        </w:rPr>
        <w:t>.</w:t>
      </w:r>
      <w:r w:rsidRPr="0068631C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68631C">
        <w:rPr>
          <w:rFonts w:ascii="Consolas" w:hAnsi="Consolas"/>
          <w:color w:val="E6E6FA"/>
          <w:sz w:val="14"/>
          <w:szCs w:val="14"/>
        </w:rPr>
        <w:t>.</w:t>
      </w:r>
      <w:r w:rsidRPr="0068631C">
        <w:rPr>
          <w:rFonts w:ascii="Consolas" w:hAnsi="Consolas"/>
          <w:color w:val="A7EC21"/>
          <w:sz w:val="14"/>
          <w:szCs w:val="14"/>
        </w:rPr>
        <w:t>println</w:t>
      </w:r>
      <w:r w:rsidRPr="0068631C">
        <w:rPr>
          <w:rFonts w:ascii="Consolas" w:hAnsi="Consolas"/>
          <w:color w:val="F9FAF4"/>
          <w:sz w:val="14"/>
          <w:szCs w:val="14"/>
        </w:rPr>
        <w:t>(</w:t>
      </w:r>
      <w:r w:rsidRPr="0068631C">
        <w:rPr>
          <w:rFonts w:ascii="Consolas" w:hAnsi="Consolas"/>
          <w:color w:val="17C6A3"/>
          <w:sz w:val="14"/>
          <w:szCs w:val="14"/>
        </w:rPr>
        <w:t>"execute mtd c"</w:t>
      </w:r>
      <w:r w:rsidRPr="0068631C">
        <w:rPr>
          <w:rFonts w:ascii="Consolas" w:hAnsi="Consolas"/>
          <w:color w:val="F9FAF4"/>
          <w:sz w:val="14"/>
          <w:szCs w:val="14"/>
        </w:rPr>
        <w:t>)</w:t>
      </w:r>
      <w:r w:rsidRPr="0068631C">
        <w:rPr>
          <w:rFonts w:ascii="Consolas" w:hAnsi="Consolas"/>
          <w:color w:val="E6E6FA"/>
          <w:sz w:val="14"/>
          <w:szCs w:val="14"/>
        </w:rPr>
        <w:t>;</w:t>
      </w:r>
    </w:p>
    <w:p w14:paraId="5F84449C" w14:textId="77777777" w:rsidR="0068631C" w:rsidRDefault="0068631C" w:rsidP="0068631C">
      <w:pPr>
        <w:pStyle w:val="NormalWeb"/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14"/>
          <w:szCs w:val="14"/>
        </w:rPr>
      </w:pPr>
      <w:r w:rsidRPr="0068631C">
        <w:rPr>
          <w:rFonts w:ascii="Consolas" w:hAnsi="Consolas"/>
          <w:color w:val="D9E8F7"/>
          <w:sz w:val="14"/>
          <w:szCs w:val="14"/>
        </w:rPr>
        <w:tab/>
      </w:r>
      <w:r w:rsidRPr="0068631C">
        <w:rPr>
          <w:rFonts w:ascii="Consolas" w:hAnsi="Consolas"/>
          <w:color w:val="CC6C1D"/>
          <w:sz w:val="14"/>
          <w:szCs w:val="14"/>
        </w:rPr>
        <w:t>return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CC6C1D"/>
          <w:sz w:val="14"/>
          <w:szCs w:val="14"/>
        </w:rPr>
        <w:t>new</w:t>
      </w:r>
      <w:r w:rsidRPr="0068631C">
        <w:rPr>
          <w:rFonts w:ascii="Consolas" w:hAnsi="Consolas"/>
          <w:color w:val="D9E8F7"/>
          <w:sz w:val="14"/>
          <w:szCs w:val="14"/>
        </w:rPr>
        <w:t xml:space="preserve"> </w:t>
      </w:r>
      <w:r w:rsidRPr="0068631C">
        <w:rPr>
          <w:rFonts w:ascii="Consolas" w:hAnsi="Consolas"/>
          <w:color w:val="A7EC21"/>
          <w:sz w:val="14"/>
          <w:szCs w:val="14"/>
        </w:rPr>
        <w:t>UsingOtherClassAsReturn</w:t>
      </w:r>
      <w:r w:rsidRPr="0068631C">
        <w:rPr>
          <w:rFonts w:ascii="Consolas" w:hAnsi="Consolas"/>
          <w:color w:val="F9FAF4"/>
          <w:sz w:val="14"/>
          <w:szCs w:val="14"/>
        </w:rPr>
        <w:t>()</w:t>
      </w:r>
      <w:r w:rsidRPr="0068631C">
        <w:rPr>
          <w:rFonts w:ascii="Consolas" w:hAnsi="Consolas"/>
          <w:color w:val="E6E6FA"/>
          <w:sz w:val="14"/>
          <w:szCs w:val="14"/>
        </w:rPr>
        <w:t>;</w:t>
      </w:r>
    </w:p>
    <w:p w14:paraId="5532F3D0" w14:textId="77777777" w:rsidR="00D429B0" w:rsidRPr="00D429B0" w:rsidRDefault="00D429B0" w:rsidP="00D429B0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429B0">
        <w:rPr>
          <w:rFonts w:ascii="Consolas" w:hAnsi="Consolas"/>
          <w:color w:val="CC6C1D"/>
          <w:sz w:val="14"/>
          <w:szCs w:val="14"/>
        </w:rPr>
        <w:t>public</w:t>
      </w:r>
      <w:r w:rsidRPr="00D429B0">
        <w:rPr>
          <w:rFonts w:ascii="Consolas" w:hAnsi="Consolas"/>
          <w:color w:val="D9E8F7"/>
          <w:sz w:val="14"/>
          <w:szCs w:val="14"/>
        </w:rPr>
        <w:t xml:space="preserve"> </w:t>
      </w:r>
      <w:r w:rsidRPr="00D429B0">
        <w:rPr>
          <w:rFonts w:ascii="Consolas" w:hAnsi="Consolas"/>
          <w:color w:val="CC6C1D"/>
          <w:sz w:val="14"/>
          <w:szCs w:val="14"/>
        </w:rPr>
        <w:t>class</w:t>
      </w:r>
      <w:r w:rsidRPr="00D429B0">
        <w:rPr>
          <w:rFonts w:ascii="Consolas" w:hAnsi="Consolas"/>
          <w:color w:val="D9E8F7"/>
          <w:sz w:val="14"/>
          <w:szCs w:val="14"/>
        </w:rPr>
        <w:t xml:space="preserve"> </w:t>
      </w:r>
      <w:r w:rsidRPr="00D429B0">
        <w:rPr>
          <w:rFonts w:ascii="Consolas" w:hAnsi="Consolas"/>
          <w:color w:val="1290C3"/>
          <w:sz w:val="14"/>
          <w:szCs w:val="14"/>
        </w:rPr>
        <w:t>UsingClassAsReturn</w:t>
      </w:r>
      <w:r w:rsidRPr="00D429B0">
        <w:rPr>
          <w:rFonts w:ascii="Consolas" w:hAnsi="Consolas"/>
          <w:color w:val="D9E8F7"/>
          <w:sz w:val="14"/>
          <w:szCs w:val="14"/>
        </w:rPr>
        <w:t xml:space="preserve"> </w:t>
      </w:r>
      <w:r w:rsidRPr="00D429B0">
        <w:rPr>
          <w:rFonts w:ascii="Consolas" w:hAnsi="Consolas"/>
          <w:color w:val="F9FAF4"/>
          <w:sz w:val="14"/>
          <w:szCs w:val="14"/>
        </w:rPr>
        <w:t>{</w:t>
      </w:r>
    </w:p>
    <w:p w14:paraId="1EC05638" w14:textId="77777777" w:rsidR="00D429B0" w:rsidRPr="00D429B0" w:rsidRDefault="00D429B0" w:rsidP="00D429B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429B0">
        <w:rPr>
          <w:rFonts w:ascii="Consolas" w:hAnsi="Consolas"/>
          <w:color w:val="D9E8F7"/>
          <w:sz w:val="14"/>
          <w:szCs w:val="14"/>
        </w:rPr>
        <w:tab/>
      </w:r>
    </w:p>
    <w:p w14:paraId="504151DF" w14:textId="77777777" w:rsidR="00213B68" w:rsidRDefault="00D429B0" w:rsidP="00D429B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429B0">
        <w:rPr>
          <w:rFonts w:ascii="Consolas" w:hAnsi="Consolas"/>
          <w:color w:val="D9E8F7"/>
          <w:sz w:val="14"/>
          <w:szCs w:val="14"/>
        </w:rPr>
        <w:tab/>
      </w:r>
      <w:r w:rsidRPr="00D429B0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6519C46B" w14:textId="5617205C" w:rsidR="00D429B0" w:rsidRPr="00D429B0" w:rsidRDefault="00D429B0" w:rsidP="00D429B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429B0">
        <w:rPr>
          <w:rFonts w:ascii="Consolas" w:hAnsi="Consolas"/>
          <w:color w:val="CC6C1D"/>
          <w:sz w:val="14"/>
          <w:szCs w:val="14"/>
        </w:rPr>
        <w:t>public</w:t>
      </w:r>
      <w:r w:rsidRPr="00D429B0">
        <w:rPr>
          <w:rFonts w:ascii="Consolas" w:hAnsi="Consolas"/>
          <w:color w:val="D9E8F7"/>
          <w:sz w:val="14"/>
          <w:szCs w:val="14"/>
        </w:rPr>
        <w:t xml:space="preserve"> </w:t>
      </w:r>
      <w:r w:rsidRPr="00D429B0">
        <w:rPr>
          <w:rFonts w:ascii="Consolas" w:hAnsi="Consolas"/>
          <w:color w:val="CC6C1D"/>
          <w:sz w:val="14"/>
          <w:szCs w:val="14"/>
        </w:rPr>
        <w:t>void</w:t>
      </w:r>
      <w:r w:rsidRPr="00D429B0">
        <w:rPr>
          <w:rFonts w:ascii="Consolas" w:hAnsi="Consolas"/>
          <w:color w:val="D9E8F7"/>
          <w:sz w:val="14"/>
          <w:szCs w:val="14"/>
        </w:rPr>
        <w:t xml:space="preserve"> </w:t>
      </w:r>
      <w:r w:rsidRPr="00D429B0">
        <w:rPr>
          <w:rFonts w:ascii="Consolas" w:hAnsi="Consolas"/>
          <w:color w:val="1EB540"/>
          <w:sz w:val="14"/>
          <w:szCs w:val="14"/>
        </w:rPr>
        <w:t>sampleTest</w:t>
      </w:r>
      <w:r w:rsidRPr="00D429B0">
        <w:rPr>
          <w:rFonts w:ascii="Consolas" w:hAnsi="Consolas"/>
          <w:color w:val="F9FAF4"/>
          <w:sz w:val="14"/>
          <w:szCs w:val="14"/>
        </w:rPr>
        <w:t>()</w:t>
      </w:r>
      <w:r w:rsidRPr="00D429B0">
        <w:rPr>
          <w:rFonts w:ascii="Consolas" w:hAnsi="Consolas"/>
          <w:color w:val="D9E8F7"/>
          <w:sz w:val="14"/>
          <w:szCs w:val="14"/>
        </w:rPr>
        <w:t xml:space="preserve"> </w:t>
      </w:r>
      <w:r w:rsidRPr="00D429B0">
        <w:rPr>
          <w:rFonts w:ascii="Consolas" w:hAnsi="Consolas"/>
          <w:color w:val="F9FAF4"/>
          <w:sz w:val="14"/>
          <w:szCs w:val="14"/>
        </w:rPr>
        <w:t>{</w:t>
      </w:r>
    </w:p>
    <w:p w14:paraId="28913C2D" w14:textId="77777777" w:rsidR="00D429B0" w:rsidRPr="00D429B0" w:rsidRDefault="00D429B0" w:rsidP="00D429B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429B0">
        <w:rPr>
          <w:rFonts w:ascii="Consolas" w:hAnsi="Consolas"/>
          <w:color w:val="D9E8F7"/>
          <w:sz w:val="14"/>
          <w:szCs w:val="14"/>
        </w:rPr>
        <w:tab/>
      </w:r>
      <w:r w:rsidRPr="00D429B0">
        <w:rPr>
          <w:rFonts w:ascii="Consolas" w:hAnsi="Consolas"/>
          <w:color w:val="D9E8F7"/>
          <w:sz w:val="14"/>
          <w:szCs w:val="14"/>
        </w:rPr>
        <w:tab/>
      </w:r>
    </w:p>
    <w:p w14:paraId="66BE5520" w14:textId="77777777" w:rsidR="00D429B0" w:rsidRPr="00D429B0" w:rsidRDefault="00D429B0" w:rsidP="00D429B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429B0">
        <w:rPr>
          <w:rFonts w:ascii="Consolas" w:hAnsi="Consolas"/>
          <w:color w:val="D9E8F7"/>
          <w:sz w:val="14"/>
          <w:szCs w:val="14"/>
        </w:rPr>
        <w:tab/>
      </w:r>
      <w:r w:rsidRPr="00D429B0">
        <w:rPr>
          <w:rFonts w:ascii="Consolas" w:hAnsi="Consolas"/>
          <w:color w:val="D9E8F7"/>
          <w:sz w:val="14"/>
          <w:szCs w:val="14"/>
        </w:rPr>
        <w:tab/>
      </w:r>
      <w:r w:rsidRPr="00D429B0">
        <w:rPr>
          <w:rFonts w:ascii="Consolas" w:hAnsi="Consolas"/>
          <w:color w:val="1290C3"/>
          <w:sz w:val="14"/>
          <w:szCs w:val="14"/>
        </w:rPr>
        <w:t>ClassNameAsReturn</w:t>
      </w:r>
      <w:r w:rsidRPr="00D429B0">
        <w:rPr>
          <w:rFonts w:ascii="Consolas" w:hAnsi="Consolas"/>
          <w:color w:val="D9E8F7"/>
          <w:sz w:val="14"/>
          <w:szCs w:val="14"/>
        </w:rPr>
        <w:t xml:space="preserve"> </w:t>
      </w:r>
      <w:r w:rsidRPr="00D429B0">
        <w:rPr>
          <w:rFonts w:ascii="Consolas" w:hAnsi="Consolas"/>
          <w:color w:val="F2F200"/>
          <w:sz w:val="14"/>
          <w:szCs w:val="14"/>
        </w:rPr>
        <w:t>name</w:t>
      </w:r>
      <w:r w:rsidRPr="00D429B0">
        <w:rPr>
          <w:rFonts w:ascii="Consolas" w:hAnsi="Consolas"/>
          <w:color w:val="E6E6FA"/>
          <w:sz w:val="14"/>
          <w:szCs w:val="14"/>
        </w:rPr>
        <w:t>=</w:t>
      </w:r>
      <w:r w:rsidRPr="00D429B0">
        <w:rPr>
          <w:rFonts w:ascii="Consolas" w:hAnsi="Consolas"/>
          <w:color w:val="CC6C1D"/>
          <w:sz w:val="14"/>
          <w:szCs w:val="14"/>
        </w:rPr>
        <w:t>new</w:t>
      </w:r>
      <w:r w:rsidRPr="00D429B0">
        <w:rPr>
          <w:rFonts w:ascii="Consolas" w:hAnsi="Consolas"/>
          <w:color w:val="D9E8F7"/>
          <w:sz w:val="14"/>
          <w:szCs w:val="14"/>
        </w:rPr>
        <w:t xml:space="preserve"> </w:t>
      </w:r>
      <w:r w:rsidRPr="00D429B0">
        <w:rPr>
          <w:rFonts w:ascii="Consolas" w:hAnsi="Consolas"/>
          <w:color w:val="A7EC21"/>
          <w:sz w:val="14"/>
          <w:szCs w:val="14"/>
        </w:rPr>
        <w:t>ClassNameAsReturn</w:t>
      </w:r>
      <w:r w:rsidRPr="00D429B0">
        <w:rPr>
          <w:rFonts w:ascii="Consolas" w:hAnsi="Consolas"/>
          <w:color w:val="F9FAF4"/>
          <w:sz w:val="14"/>
          <w:szCs w:val="14"/>
        </w:rPr>
        <w:t>()</w:t>
      </w:r>
      <w:r w:rsidRPr="00D429B0">
        <w:rPr>
          <w:rFonts w:ascii="Consolas" w:hAnsi="Consolas"/>
          <w:color w:val="E6E6FA"/>
          <w:sz w:val="14"/>
          <w:szCs w:val="14"/>
        </w:rPr>
        <w:t>;</w:t>
      </w:r>
      <w:r w:rsidRPr="00D429B0">
        <w:rPr>
          <w:rFonts w:ascii="Consolas" w:hAnsi="Consolas"/>
          <w:color w:val="D9E8F7"/>
          <w:sz w:val="14"/>
          <w:szCs w:val="14"/>
        </w:rPr>
        <w:tab/>
      </w:r>
      <w:r w:rsidRPr="00D429B0">
        <w:rPr>
          <w:rFonts w:ascii="Consolas" w:hAnsi="Consolas"/>
          <w:color w:val="D9E8F7"/>
          <w:sz w:val="14"/>
          <w:szCs w:val="14"/>
        </w:rPr>
        <w:tab/>
      </w:r>
    </w:p>
    <w:p w14:paraId="2ED4911B" w14:textId="77777777" w:rsidR="00D429B0" w:rsidRPr="00D429B0" w:rsidRDefault="00D429B0" w:rsidP="00D429B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429B0">
        <w:rPr>
          <w:rFonts w:ascii="Consolas" w:hAnsi="Consolas"/>
          <w:color w:val="D9E8F7"/>
          <w:sz w:val="14"/>
          <w:szCs w:val="14"/>
        </w:rPr>
        <w:tab/>
      </w:r>
      <w:r w:rsidRPr="00D429B0">
        <w:rPr>
          <w:rFonts w:ascii="Consolas" w:hAnsi="Consolas"/>
          <w:color w:val="D9E8F7"/>
          <w:sz w:val="14"/>
          <w:szCs w:val="14"/>
        </w:rPr>
        <w:tab/>
      </w:r>
      <w:r w:rsidRPr="00D429B0">
        <w:rPr>
          <w:rFonts w:ascii="Consolas" w:hAnsi="Consolas"/>
          <w:color w:val="F3EC79"/>
          <w:sz w:val="14"/>
          <w:szCs w:val="14"/>
        </w:rPr>
        <w:t>name</w:t>
      </w:r>
      <w:r w:rsidRPr="00D429B0">
        <w:rPr>
          <w:rFonts w:ascii="Consolas" w:hAnsi="Consolas"/>
          <w:color w:val="E6E6FA"/>
          <w:sz w:val="14"/>
          <w:szCs w:val="14"/>
        </w:rPr>
        <w:t>.</w:t>
      </w:r>
      <w:r w:rsidRPr="00D429B0">
        <w:rPr>
          <w:rFonts w:ascii="Consolas" w:hAnsi="Consolas"/>
          <w:color w:val="A7EC21"/>
          <w:sz w:val="14"/>
          <w:szCs w:val="14"/>
        </w:rPr>
        <w:t>a</w:t>
      </w:r>
      <w:r w:rsidRPr="00D429B0">
        <w:rPr>
          <w:rFonts w:ascii="Consolas" w:hAnsi="Consolas"/>
          <w:color w:val="F9FAF4"/>
          <w:sz w:val="14"/>
          <w:szCs w:val="14"/>
        </w:rPr>
        <w:t>()</w:t>
      </w:r>
      <w:r w:rsidRPr="00D429B0">
        <w:rPr>
          <w:rFonts w:ascii="Consolas" w:hAnsi="Consolas"/>
          <w:color w:val="E6E6FA"/>
          <w:sz w:val="14"/>
          <w:szCs w:val="14"/>
        </w:rPr>
        <w:t>.</w:t>
      </w:r>
      <w:r w:rsidRPr="00D429B0">
        <w:rPr>
          <w:rFonts w:ascii="Consolas" w:hAnsi="Consolas"/>
          <w:color w:val="A7EC21"/>
          <w:sz w:val="14"/>
          <w:szCs w:val="14"/>
        </w:rPr>
        <w:t>b</w:t>
      </w:r>
      <w:r w:rsidRPr="00D429B0">
        <w:rPr>
          <w:rFonts w:ascii="Consolas" w:hAnsi="Consolas"/>
          <w:color w:val="F9FAF4"/>
          <w:sz w:val="14"/>
          <w:szCs w:val="14"/>
        </w:rPr>
        <w:t>()</w:t>
      </w:r>
      <w:r w:rsidRPr="00D429B0">
        <w:rPr>
          <w:rFonts w:ascii="Consolas" w:hAnsi="Consolas"/>
          <w:color w:val="E6E6FA"/>
          <w:sz w:val="14"/>
          <w:szCs w:val="14"/>
        </w:rPr>
        <w:t>.</w:t>
      </w:r>
      <w:r w:rsidRPr="00D429B0">
        <w:rPr>
          <w:rFonts w:ascii="Consolas" w:hAnsi="Consolas"/>
          <w:color w:val="A7EC21"/>
          <w:sz w:val="14"/>
          <w:szCs w:val="14"/>
        </w:rPr>
        <w:t>c</w:t>
      </w:r>
      <w:r w:rsidRPr="00D429B0">
        <w:rPr>
          <w:rFonts w:ascii="Consolas" w:hAnsi="Consolas"/>
          <w:color w:val="F9FAF4"/>
          <w:sz w:val="14"/>
          <w:szCs w:val="14"/>
        </w:rPr>
        <w:t>()</w:t>
      </w:r>
      <w:r w:rsidRPr="00D429B0">
        <w:rPr>
          <w:rFonts w:ascii="Consolas" w:hAnsi="Consolas"/>
          <w:color w:val="E6E6FA"/>
          <w:sz w:val="14"/>
          <w:szCs w:val="14"/>
        </w:rPr>
        <w:t>;</w:t>
      </w:r>
    </w:p>
    <w:p w14:paraId="2BCF828A" w14:textId="77777777" w:rsidR="00D429B0" w:rsidRPr="00D429B0" w:rsidRDefault="00D429B0" w:rsidP="00D429B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429B0">
        <w:rPr>
          <w:rFonts w:ascii="Consolas" w:hAnsi="Consolas"/>
          <w:color w:val="D9E8F7"/>
          <w:sz w:val="14"/>
          <w:szCs w:val="14"/>
        </w:rPr>
        <w:tab/>
      </w:r>
      <w:r w:rsidRPr="00D429B0">
        <w:rPr>
          <w:rFonts w:ascii="Consolas" w:hAnsi="Consolas"/>
          <w:color w:val="D9E8F7"/>
          <w:sz w:val="14"/>
          <w:szCs w:val="14"/>
        </w:rPr>
        <w:tab/>
      </w:r>
      <w:r w:rsidRPr="00D429B0">
        <w:rPr>
          <w:rFonts w:ascii="Consolas" w:hAnsi="Consolas"/>
          <w:color w:val="808080"/>
          <w:sz w:val="14"/>
          <w:szCs w:val="14"/>
        </w:rPr>
        <w:t xml:space="preserve">//method will stop after executing void </w:t>
      </w:r>
      <w:r w:rsidRPr="00D429B0">
        <w:rPr>
          <w:rFonts w:ascii="Consolas" w:hAnsi="Consolas"/>
          <w:color w:val="808080"/>
          <w:sz w:val="14"/>
          <w:szCs w:val="14"/>
          <w:u w:val="single"/>
        </w:rPr>
        <w:t>mehtod</w:t>
      </w:r>
    </w:p>
    <w:p w14:paraId="52CFB7C8" w14:textId="77777777" w:rsidR="00D429B0" w:rsidRPr="00D429B0" w:rsidRDefault="00D429B0" w:rsidP="00D429B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429B0">
        <w:rPr>
          <w:rFonts w:ascii="Consolas" w:hAnsi="Consolas"/>
          <w:color w:val="D9E8F7"/>
          <w:sz w:val="14"/>
          <w:szCs w:val="14"/>
        </w:rPr>
        <w:tab/>
      </w:r>
      <w:r w:rsidRPr="00D429B0">
        <w:rPr>
          <w:rFonts w:ascii="Consolas" w:hAnsi="Consolas"/>
          <w:color w:val="D9E8F7"/>
          <w:sz w:val="14"/>
          <w:szCs w:val="14"/>
        </w:rPr>
        <w:tab/>
      </w:r>
      <w:r w:rsidRPr="00D429B0">
        <w:rPr>
          <w:rFonts w:ascii="Consolas" w:hAnsi="Consolas"/>
          <w:color w:val="808080"/>
          <w:sz w:val="14"/>
          <w:szCs w:val="14"/>
        </w:rPr>
        <w:t xml:space="preserve">//we can use any order using </w:t>
      </w:r>
      <w:r w:rsidRPr="00D429B0">
        <w:rPr>
          <w:rFonts w:ascii="Consolas" w:hAnsi="Consolas"/>
          <w:color w:val="808080"/>
          <w:sz w:val="14"/>
          <w:szCs w:val="14"/>
          <w:u w:val="single"/>
        </w:rPr>
        <w:t>mehtods</w:t>
      </w:r>
      <w:r w:rsidRPr="00D429B0">
        <w:rPr>
          <w:rFonts w:ascii="Consolas" w:hAnsi="Consolas"/>
          <w:color w:val="808080"/>
          <w:sz w:val="14"/>
          <w:szCs w:val="14"/>
        </w:rPr>
        <w:t xml:space="preserve"> </w:t>
      </w:r>
    </w:p>
    <w:p w14:paraId="05CA50B9" w14:textId="44037BE1" w:rsidR="00D429B0" w:rsidRPr="00D429B0" w:rsidRDefault="00D429B0" w:rsidP="00D429B0">
      <w:pPr>
        <w:pStyle w:val="NormalWeb"/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D429B0">
        <w:rPr>
          <w:rFonts w:ascii="Consolas" w:hAnsi="Consolas"/>
          <w:color w:val="D9E8F7"/>
          <w:sz w:val="14"/>
          <w:szCs w:val="14"/>
        </w:rPr>
        <w:tab/>
      </w:r>
      <w:r w:rsidRPr="00D429B0">
        <w:rPr>
          <w:rFonts w:ascii="Consolas" w:hAnsi="Consolas"/>
          <w:color w:val="D9E8F7"/>
          <w:sz w:val="14"/>
          <w:szCs w:val="14"/>
        </w:rPr>
        <w:tab/>
      </w:r>
      <w:r w:rsidR="00213B68">
        <w:rPr>
          <w:rFonts w:ascii="Consolas" w:hAnsi="Consolas"/>
          <w:color w:val="D9E8F7"/>
          <w:sz w:val="14"/>
          <w:szCs w:val="14"/>
        </w:rPr>
        <w:t>USING OTHER CLASS OBJECT AS WELL</w:t>
      </w:r>
    </w:p>
    <w:p w14:paraId="5ABD610D" w14:textId="3F5B9B85" w:rsidR="00213B68" w:rsidRPr="00213B68" w:rsidRDefault="00213B68" w:rsidP="00213B68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CC6C1D"/>
          <w:sz w:val="20"/>
          <w:szCs w:val="20"/>
        </w:rPr>
        <w:t>pu</w:t>
      </w:r>
      <w:r w:rsidRPr="00213B68">
        <w:rPr>
          <w:rFonts w:ascii="Consolas" w:hAnsi="Consolas"/>
          <w:color w:val="CC6C1D"/>
          <w:sz w:val="14"/>
          <w:szCs w:val="14"/>
        </w:rPr>
        <w:t>blic</w:t>
      </w:r>
      <w:r w:rsidRPr="00213B68">
        <w:rPr>
          <w:rFonts w:ascii="Consolas" w:hAnsi="Consolas"/>
          <w:color w:val="D9E8F7"/>
          <w:sz w:val="14"/>
          <w:szCs w:val="14"/>
        </w:rPr>
        <w:t xml:space="preserve"> </w:t>
      </w:r>
      <w:r w:rsidRPr="00213B68">
        <w:rPr>
          <w:rFonts w:ascii="Consolas" w:hAnsi="Consolas"/>
          <w:color w:val="CC6C1D"/>
          <w:sz w:val="14"/>
          <w:szCs w:val="14"/>
        </w:rPr>
        <w:t>class</w:t>
      </w:r>
      <w:r w:rsidRPr="00213B68">
        <w:rPr>
          <w:rFonts w:ascii="Consolas" w:hAnsi="Consolas"/>
          <w:color w:val="D9E8F7"/>
          <w:sz w:val="14"/>
          <w:szCs w:val="14"/>
        </w:rPr>
        <w:t xml:space="preserve"> </w:t>
      </w:r>
      <w:r w:rsidRPr="00213B68">
        <w:rPr>
          <w:rFonts w:ascii="Consolas" w:hAnsi="Consolas"/>
          <w:color w:val="1290C3"/>
          <w:sz w:val="14"/>
          <w:szCs w:val="14"/>
        </w:rPr>
        <w:t>UtilizingOtherClassesObject</w:t>
      </w:r>
      <w:r w:rsidRPr="00213B68">
        <w:rPr>
          <w:rFonts w:ascii="Consolas" w:hAnsi="Consolas"/>
          <w:color w:val="D9E8F7"/>
          <w:sz w:val="14"/>
          <w:szCs w:val="14"/>
        </w:rPr>
        <w:t xml:space="preserve"> </w:t>
      </w:r>
      <w:r w:rsidRPr="00213B68">
        <w:rPr>
          <w:rFonts w:ascii="Consolas" w:hAnsi="Consolas"/>
          <w:color w:val="F9FAF4"/>
          <w:sz w:val="14"/>
          <w:szCs w:val="14"/>
        </w:rPr>
        <w:t>{</w:t>
      </w:r>
    </w:p>
    <w:p w14:paraId="5E1996C1" w14:textId="284ABED1" w:rsidR="00213B68" w:rsidRPr="00213B68" w:rsidRDefault="00213B68" w:rsidP="00213B6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13B68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16B9496D" w14:textId="77777777" w:rsidR="00213B68" w:rsidRPr="00213B68" w:rsidRDefault="00213B68" w:rsidP="00213B68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13B68">
        <w:rPr>
          <w:rFonts w:ascii="Consolas" w:hAnsi="Consolas"/>
          <w:color w:val="D9E8F7"/>
          <w:sz w:val="14"/>
          <w:szCs w:val="14"/>
        </w:rPr>
        <w:tab/>
      </w:r>
      <w:r w:rsidRPr="00213B68">
        <w:rPr>
          <w:rFonts w:ascii="Consolas" w:hAnsi="Consolas"/>
          <w:color w:val="CC6C1D"/>
          <w:sz w:val="14"/>
          <w:szCs w:val="14"/>
        </w:rPr>
        <w:t>public</w:t>
      </w:r>
      <w:r w:rsidRPr="00213B68">
        <w:rPr>
          <w:rFonts w:ascii="Consolas" w:hAnsi="Consolas"/>
          <w:color w:val="D9E8F7"/>
          <w:sz w:val="14"/>
          <w:szCs w:val="14"/>
        </w:rPr>
        <w:t xml:space="preserve"> </w:t>
      </w:r>
      <w:r w:rsidRPr="00213B68">
        <w:rPr>
          <w:rFonts w:ascii="Consolas" w:hAnsi="Consolas"/>
          <w:color w:val="CC6C1D"/>
          <w:sz w:val="14"/>
          <w:szCs w:val="14"/>
        </w:rPr>
        <w:t>void</w:t>
      </w:r>
      <w:r w:rsidRPr="00213B68">
        <w:rPr>
          <w:rFonts w:ascii="Consolas" w:hAnsi="Consolas"/>
          <w:color w:val="D9E8F7"/>
          <w:sz w:val="14"/>
          <w:szCs w:val="14"/>
        </w:rPr>
        <w:t xml:space="preserve"> </w:t>
      </w:r>
      <w:r w:rsidRPr="00213B68">
        <w:rPr>
          <w:rFonts w:ascii="Consolas" w:hAnsi="Consolas"/>
          <w:color w:val="1EB540"/>
          <w:sz w:val="14"/>
          <w:szCs w:val="14"/>
        </w:rPr>
        <w:t>run1</w:t>
      </w:r>
      <w:r w:rsidRPr="00213B68">
        <w:rPr>
          <w:rFonts w:ascii="Consolas" w:hAnsi="Consolas"/>
          <w:color w:val="F9FAF4"/>
          <w:sz w:val="14"/>
          <w:szCs w:val="14"/>
        </w:rPr>
        <w:t>()</w:t>
      </w:r>
      <w:r w:rsidRPr="00213B68">
        <w:rPr>
          <w:rFonts w:ascii="Consolas" w:hAnsi="Consolas"/>
          <w:color w:val="D9E8F7"/>
          <w:sz w:val="14"/>
          <w:szCs w:val="14"/>
        </w:rPr>
        <w:t xml:space="preserve"> </w:t>
      </w:r>
      <w:r w:rsidRPr="00213B68">
        <w:rPr>
          <w:rFonts w:ascii="Consolas" w:hAnsi="Consolas"/>
          <w:color w:val="F9FAF4"/>
          <w:sz w:val="14"/>
          <w:szCs w:val="14"/>
        </w:rPr>
        <w:t>{</w:t>
      </w:r>
    </w:p>
    <w:p w14:paraId="5D428FDF" w14:textId="77777777" w:rsidR="00213B68" w:rsidRPr="00213B68" w:rsidRDefault="00213B68" w:rsidP="00213B6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13B68">
        <w:rPr>
          <w:rFonts w:ascii="Consolas" w:hAnsi="Consolas"/>
          <w:color w:val="D9E8F7"/>
          <w:sz w:val="14"/>
          <w:szCs w:val="14"/>
        </w:rPr>
        <w:tab/>
      </w:r>
      <w:r w:rsidRPr="00213B68">
        <w:rPr>
          <w:rFonts w:ascii="Consolas" w:hAnsi="Consolas"/>
          <w:color w:val="D9E8F7"/>
          <w:sz w:val="14"/>
          <w:szCs w:val="14"/>
        </w:rPr>
        <w:tab/>
      </w:r>
    </w:p>
    <w:p w14:paraId="5D963D78" w14:textId="77777777" w:rsidR="00213B68" w:rsidRPr="00213B68" w:rsidRDefault="00213B68" w:rsidP="00213B6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13B68">
        <w:rPr>
          <w:rFonts w:ascii="Consolas" w:hAnsi="Consolas"/>
          <w:color w:val="D9E8F7"/>
          <w:sz w:val="14"/>
          <w:szCs w:val="14"/>
        </w:rPr>
        <w:tab/>
      </w:r>
      <w:r w:rsidRPr="00213B68">
        <w:rPr>
          <w:rFonts w:ascii="Consolas" w:hAnsi="Consolas"/>
          <w:color w:val="D9E8F7"/>
          <w:sz w:val="14"/>
          <w:szCs w:val="14"/>
        </w:rPr>
        <w:tab/>
      </w:r>
      <w:r w:rsidRPr="00213B68">
        <w:rPr>
          <w:rFonts w:ascii="Consolas" w:hAnsi="Consolas"/>
          <w:color w:val="1290C3"/>
          <w:sz w:val="14"/>
          <w:szCs w:val="14"/>
        </w:rPr>
        <w:t>ClassNameAsReturn</w:t>
      </w:r>
      <w:r w:rsidRPr="00213B68">
        <w:rPr>
          <w:rFonts w:ascii="Consolas" w:hAnsi="Consolas"/>
          <w:color w:val="D9E8F7"/>
          <w:sz w:val="14"/>
          <w:szCs w:val="14"/>
        </w:rPr>
        <w:t xml:space="preserve"> </w:t>
      </w:r>
      <w:r w:rsidRPr="00213B68">
        <w:rPr>
          <w:rFonts w:ascii="Consolas" w:hAnsi="Consolas"/>
          <w:color w:val="F2F200"/>
          <w:sz w:val="14"/>
          <w:szCs w:val="14"/>
        </w:rPr>
        <w:t>name</w:t>
      </w:r>
      <w:r w:rsidRPr="00213B68">
        <w:rPr>
          <w:rFonts w:ascii="Consolas" w:hAnsi="Consolas"/>
          <w:color w:val="E6E6FA"/>
          <w:sz w:val="14"/>
          <w:szCs w:val="14"/>
        </w:rPr>
        <w:t>=</w:t>
      </w:r>
      <w:r w:rsidRPr="00213B68">
        <w:rPr>
          <w:rFonts w:ascii="Consolas" w:hAnsi="Consolas"/>
          <w:color w:val="CC6C1D"/>
          <w:sz w:val="14"/>
          <w:szCs w:val="14"/>
        </w:rPr>
        <w:t>new</w:t>
      </w:r>
      <w:r w:rsidRPr="00213B68">
        <w:rPr>
          <w:rFonts w:ascii="Consolas" w:hAnsi="Consolas"/>
          <w:color w:val="D9E8F7"/>
          <w:sz w:val="14"/>
          <w:szCs w:val="14"/>
        </w:rPr>
        <w:t xml:space="preserve"> </w:t>
      </w:r>
      <w:r w:rsidRPr="00213B68">
        <w:rPr>
          <w:rFonts w:ascii="Consolas" w:hAnsi="Consolas"/>
          <w:color w:val="A7EC21"/>
          <w:sz w:val="14"/>
          <w:szCs w:val="14"/>
        </w:rPr>
        <w:t>ClassNameAsReturn</w:t>
      </w:r>
      <w:r w:rsidRPr="00213B68">
        <w:rPr>
          <w:rFonts w:ascii="Consolas" w:hAnsi="Consolas"/>
          <w:color w:val="F9FAF4"/>
          <w:sz w:val="14"/>
          <w:szCs w:val="14"/>
        </w:rPr>
        <w:t>()</w:t>
      </w:r>
      <w:r w:rsidRPr="00213B68">
        <w:rPr>
          <w:rFonts w:ascii="Consolas" w:hAnsi="Consolas"/>
          <w:color w:val="E6E6FA"/>
          <w:sz w:val="14"/>
          <w:szCs w:val="14"/>
        </w:rPr>
        <w:t>;</w:t>
      </w:r>
    </w:p>
    <w:p w14:paraId="3DC82211" w14:textId="2B7821DD" w:rsidR="00213B68" w:rsidRPr="00213B68" w:rsidRDefault="00213B68" w:rsidP="00213B6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13B68">
        <w:rPr>
          <w:rFonts w:ascii="Consolas" w:hAnsi="Consolas"/>
          <w:color w:val="D9E8F7"/>
          <w:sz w:val="14"/>
          <w:szCs w:val="14"/>
        </w:rPr>
        <w:tab/>
      </w:r>
      <w:r w:rsidRPr="00213B68">
        <w:rPr>
          <w:rFonts w:ascii="Consolas" w:hAnsi="Consolas"/>
          <w:color w:val="D9E8F7"/>
          <w:sz w:val="14"/>
          <w:szCs w:val="14"/>
        </w:rPr>
        <w:tab/>
      </w:r>
      <w:r w:rsidRPr="00213B68">
        <w:rPr>
          <w:rFonts w:ascii="Consolas" w:hAnsi="Consolas"/>
          <w:color w:val="808080"/>
          <w:sz w:val="14"/>
          <w:szCs w:val="14"/>
        </w:rPr>
        <w:t>/* Calling other class using current class */</w:t>
      </w:r>
    </w:p>
    <w:p w14:paraId="41CFB66D" w14:textId="77777777" w:rsidR="00213B68" w:rsidRPr="00213B68" w:rsidRDefault="00213B68" w:rsidP="00213B6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13B68">
        <w:rPr>
          <w:rFonts w:ascii="Consolas" w:hAnsi="Consolas"/>
          <w:color w:val="D9E8F7"/>
          <w:sz w:val="14"/>
          <w:szCs w:val="14"/>
        </w:rPr>
        <w:tab/>
      </w:r>
      <w:r w:rsidRPr="00213B68">
        <w:rPr>
          <w:rFonts w:ascii="Consolas" w:hAnsi="Consolas"/>
          <w:color w:val="D9E8F7"/>
          <w:sz w:val="14"/>
          <w:szCs w:val="14"/>
        </w:rPr>
        <w:tab/>
      </w:r>
      <w:r w:rsidRPr="00213B68">
        <w:rPr>
          <w:rFonts w:ascii="Consolas" w:hAnsi="Consolas"/>
          <w:color w:val="F3EC79"/>
          <w:sz w:val="14"/>
          <w:szCs w:val="14"/>
        </w:rPr>
        <w:t>name</w:t>
      </w:r>
      <w:r w:rsidRPr="00213B68">
        <w:rPr>
          <w:rFonts w:ascii="Consolas" w:hAnsi="Consolas"/>
          <w:color w:val="E6E6FA"/>
          <w:sz w:val="14"/>
          <w:szCs w:val="14"/>
        </w:rPr>
        <w:t>.</w:t>
      </w:r>
      <w:r w:rsidRPr="00213B68">
        <w:rPr>
          <w:rFonts w:ascii="Consolas" w:hAnsi="Consolas"/>
          <w:color w:val="A7EC21"/>
          <w:sz w:val="14"/>
          <w:szCs w:val="14"/>
        </w:rPr>
        <w:t>a</w:t>
      </w:r>
      <w:r w:rsidRPr="00213B68">
        <w:rPr>
          <w:rFonts w:ascii="Consolas" w:hAnsi="Consolas"/>
          <w:color w:val="F9FAF4"/>
          <w:sz w:val="14"/>
          <w:szCs w:val="14"/>
        </w:rPr>
        <w:t>()</w:t>
      </w:r>
      <w:r w:rsidRPr="00213B68">
        <w:rPr>
          <w:rFonts w:ascii="Consolas" w:hAnsi="Consolas"/>
          <w:color w:val="E6E6FA"/>
          <w:sz w:val="14"/>
          <w:szCs w:val="14"/>
        </w:rPr>
        <w:t>.</w:t>
      </w:r>
      <w:r w:rsidRPr="00213B68">
        <w:rPr>
          <w:rFonts w:ascii="Consolas" w:hAnsi="Consolas"/>
          <w:color w:val="A7EC21"/>
          <w:sz w:val="14"/>
          <w:szCs w:val="14"/>
        </w:rPr>
        <w:t>b</w:t>
      </w:r>
      <w:r w:rsidRPr="00213B68">
        <w:rPr>
          <w:rFonts w:ascii="Consolas" w:hAnsi="Consolas"/>
          <w:color w:val="F9FAF4"/>
          <w:sz w:val="14"/>
          <w:szCs w:val="14"/>
        </w:rPr>
        <w:t>()</w:t>
      </w:r>
      <w:r w:rsidRPr="00213B68">
        <w:rPr>
          <w:rFonts w:ascii="Consolas" w:hAnsi="Consolas"/>
          <w:color w:val="E6E6FA"/>
          <w:sz w:val="14"/>
          <w:szCs w:val="14"/>
        </w:rPr>
        <w:t>.</w:t>
      </w:r>
      <w:r w:rsidRPr="00213B68">
        <w:rPr>
          <w:rFonts w:ascii="Consolas" w:hAnsi="Consolas"/>
          <w:color w:val="A7EC21"/>
          <w:sz w:val="14"/>
          <w:szCs w:val="14"/>
        </w:rPr>
        <w:t>c</w:t>
      </w:r>
      <w:r w:rsidRPr="00213B68">
        <w:rPr>
          <w:rFonts w:ascii="Consolas" w:hAnsi="Consolas"/>
          <w:color w:val="F9FAF4"/>
          <w:sz w:val="14"/>
          <w:szCs w:val="14"/>
        </w:rPr>
        <w:t>()</w:t>
      </w:r>
      <w:r w:rsidRPr="00213B68">
        <w:rPr>
          <w:rFonts w:ascii="Consolas" w:hAnsi="Consolas"/>
          <w:color w:val="E6E6FA"/>
          <w:sz w:val="14"/>
          <w:szCs w:val="14"/>
        </w:rPr>
        <w:t>.</w:t>
      </w:r>
      <w:r w:rsidRPr="00213B68">
        <w:rPr>
          <w:rFonts w:ascii="Consolas" w:hAnsi="Consolas"/>
          <w:color w:val="A7EC21"/>
          <w:sz w:val="14"/>
          <w:szCs w:val="14"/>
        </w:rPr>
        <w:t>otherClasss1</w:t>
      </w:r>
      <w:r w:rsidRPr="00213B68">
        <w:rPr>
          <w:rFonts w:ascii="Consolas" w:hAnsi="Consolas"/>
          <w:color w:val="F9FAF4"/>
          <w:sz w:val="14"/>
          <w:szCs w:val="14"/>
        </w:rPr>
        <w:t>()</w:t>
      </w:r>
      <w:r w:rsidRPr="00213B68">
        <w:rPr>
          <w:rFonts w:ascii="Consolas" w:hAnsi="Consolas"/>
          <w:color w:val="E6E6FA"/>
          <w:sz w:val="14"/>
          <w:szCs w:val="14"/>
        </w:rPr>
        <w:t>;</w:t>
      </w:r>
    </w:p>
    <w:p w14:paraId="115DA86C" w14:textId="61DD2E17" w:rsidR="0068631C" w:rsidRPr="00213B68" w:rsidRDefault="00213B68" w:rsidP="00213B6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13B68">
        <w:rPr>
          <w:rFonts w:ascii="Consolas" w:hAnsi="Consolas"/>
          <w:color w:val="D9E8F7"/>
          <w:sz w:val="14"/>
          <w:szCs w:val="14"/>
        </w:rPr>
        <w:tab/>
      </w:r>
      <w:r w:rsidRPr="00213B68">
        <w:rPr>
          <w:rFonts w:ascii="Consolas" w:hAnsi="Consolas"/>
          <w:color w:val="F9FAF4"/>
          <w:sz w:val="14"/>
          <w:szCs w:val="14"/>
        </w:rPr>
        <w:t>}</w:t>
      </w:r>
    </w:p>
    <w:p w14:paraId="58F38102" w14:textId="012344ED" w:rsidR="00957C87" w:rsidRDefault="00957C87" w:rsidP="00854B8B">
      <w:pPr>
        <w:pStyle w:val="Heading3"/>
        <w:rPr>
          <w:color w:val="3E7718" w:themeColor="accent2" w:themeShade="BF"/>
          <w:lang w:eastAsia="en-IN"/>
        </w:rPr>
      </w:pPr>
      <w:r>
        <w:rPr>
          <w:color w:val="3E7718" w:themeColor="accent2" w:themeShade="BF"/>
          <w:lang w:eastAsia="en-IN"/>
        </w:rPr>
        <w:t>USING STATIC METHOD AND STATIC IMPORT=</w:t>
      </w:r>
    </w:p>
    <w:p w14:paraId="3B4A03F5" w14:textId="77777777" w:rsid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ClassNameAsReturnUsingStaticMethods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186951D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43133B79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808080"/>
          <w:sz w:val="14"/>
          <w:szCs w:val="14"/>
        </w:rPr>
        <w:t>/* going to return current class object */</w:t>
      </w:r>
    </w:p>
    <w:p w14:paraId="53DD64CD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</w:p>
    <w:p w14:paraId="6F70F020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CC6C1D"/>
          <w:sz w:val="14"/>
          <w:szCs w:val="14"/>
        </w:rPr>
        <w:t>public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CC6C1D"/>
          <w:sz w:val="14"/>
          <w:szCs w:val="14"/>
        </w:rPr>
        <w:t>static</w:t>
      </w:r>
      <w:r w:rsidRPr="00584234">
        <w:rPr>
          <w:rFonts w:ascii="Consolas" w:hAnsi="Consolas"/>
          <w:color w:val="D9E8F7"/>
          <w:sz w:val="14"/>
          <w:szCs w:val="14"/>
        </w:rPr>
        <w:t xml:space="preserve">  </w:t>
      </w:r>
      <w:r w:rsidRPr="00584234">
        <w:rPr>
          <w:rFonts w:ascii="Consolas" w:hAnsi="Consolas"/>
          <w:color w:val="1290C3"/>
          <w:sz w:val="14"/>
          <w:szCs w:val="14"/>
        </w:rPr>
        <w:t>ClassNameAsReturnUsingStaticMethods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1EB540"/>
          <w:sz w:val="14"/>
          <w:szCs w:val="14"/>
        </w:rPr>
        <w:t>a</w:t>
      </w:r>
      <w:r w:rsidRPr="00584234">
        <w:rPr>
          <w:rFonts w:ascii="Consolas" w:hAnsi="Consolas"/>
          <w:color w:val="F9FAF4"/>
          <w:sz w:val="14"/>
          <w:szCs w:val="14"/>
        </w:rPr>
        <w:t>()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F9FAF4"/>
          <w:sz w:val="14"/>
          <w:szCs w:val="14"/>
        </w:rPr>
        <w:t>{</w:t>
      </w:r>
    </w:p>
    <w:p w14:paraId="5AB8EBCB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1290C3"/>
          <w:sz w:val="14"/>
          <w:szCs w:val="14"/>
        </w:rPr>
        <w:t>System</w:t>
      </w:r>
      <w:r w:rsidRPr="00584234">
        <w:rPr>
          <w:rFonts w:ascii="Consolas" w:hAnsi="Consolas"/>
          <w:color w:val="E6E6FA"/>
          <w:sz w:val="14"/>
          <w:szCs w:val="14"/>
        </w:rPr>
        <w:t>.</w:t>
      </w:r>
      <w:r w:rsidRPr="00584234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584234">
        <w:rPr>
          <w:rFonts w:ascii="Consolas" w:hAnsi="Consolas"/>
          <w:color w:val="E6E6FA"/>
          <w:sz w:val="14"/>
          <w:szCs w:val="14"/>
        </w:rPr>
        <w:t>.</w:t>
      </w:r>
      <w:r w:rsidRPr="00584234">
        <w:rPr>
          <w:rFonts w:ascii="Consolas" w:hAnsi="Consolas"/>
          <w:color w:val="A7EC21"/>
          <w:sz w:val="14"/>
          <w:szCs w:val="14"/>
        </w:rPr>
        <w:t>println</w:t>
      </w:r>
      <w:r w:rsidRPr="00584234">
        <w:rPr>
          <w:rFonts w:ascii="Consolas" w:hAnsi="Consolas"/>
          <w:color w:val="F9FAF4"/>
          <w:sz w:val="14"/>
          <w:szCs w:val="14"/>
        </w:rPr>
        <w:t>(</w:t>
      </w:r>
      <w:r w:rsidRPr="00584234">
        <w:rPr>
          <w:rFonts w:ascii="Consolas" w:hAnsi="Consolas"/>
          <w:color w:val="17C6A3"/>
          <w:sz w:val="14"/>
          <w:szCs w:val="14"/>
        </w:rPr>
        <w:t>"execute mtd a"</w:t>
      </w:r>
      <w:r w:rsidRPr="00584234">
        <w:rPr>
          <w:rFonts w:ascii="Consolas" w:hAnsi="Consolas"/>
          <w:color w:val="F9FAF4"/>
          <w:sz w:val="14"/>
          <w:szCs w:val="14"/>
        </w:rPr>
        <w:t>)</w:t>
      </w:r>
      <w:r w:rsidRPr="00584234">
        <w:rPr>
          <w:rFonts w:ascii="Consolas" w:hAnsi="Consolas"/>
          <w:color w:val="E6E6FA"/>
          <w:sz w:val="14"/>
          <w:szCs w:val="14"/>
        </w:rPr>
        <w:t>;</w:t>
      </w:r>
    </w:p>
    <w:p w14:paraId="033AA171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CC6C1D"/>
          <w:sz w:val="14"/>
          <w:szCs w:val="14"/>
        </w:rPr>
        <w:t>return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CC6C1D"/>
          <w:sz w:val="14"/>
          <w:szCs w:val="14"/>
        </w:rPr>
        <w:t>new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A7EC21"/>
          <w:sz w:val="14"/>
          <w:szCs w:val="14"/>
        </w:rPr>
        <w:t>ClassNameAsReturnUsingStaticMethods</w:t>
      </w:r>
      <w:r w:rsidRPr="00584234">
        <w:rPr>
          <w:rFonts w:ascii="Consolas" w:hAnsi="Consolas"/>
          <w:color w:val="F9FAF4"/>
          <w:sz w:val="14"/>
          <w:szCs w:val="14"/>
        </w:rPr>
        <w:t>()</w:t>
      </w:r>
      <w:r w:rsidRPr="00584234">
        <w:rPr>
          <w:rFonts w:ascii="Consolas" w:hAnsi="Consolas"/>
          <w:color w:val="E6E6FA"/>
          <w:sz w:val="14"/>
          <w:szCs w:val="14"/>
        </w:rPr>
        <w:t>;</w:t>
      </w:r>
    </w:p>
    <w:p w14:paraId="7B502598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F9FAF4"/>
          <w:sz w:val="14"/>
          <w:szCs w:val="14"/>
        </w:rPr>
        <w:t>}</w:t>
      </w:r>
    </w:p>
    <w:p w14:paraId="4CBF253E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808080"/>
          <w:sz w:val="14"/>
          <w:szCs w:val="14"/>
        </w:rPr>
        <w:t xml:space="preserve">/* using current class object as </w:t>
      </w:r>
      <w:r w:rsidRPr="00584234">
        <w:rPr>
          <w:rFonts w:ascii="Consolas" w:hAnsi="Consolas"/>
          <w:color w:val="808080"/>
          <w:sz w:val="14"/>
          <w:szCs w:val="14"/>
          <w:u w:val="single"/>
        </w:rPr>
        <w:t>reutrn</w:t>
      </w:r>
      <w:r w:rsidRPr="00584234">
        <w:rPr>
          <w:rFonts w:ascii="Consolas" w:hAnsi="Consolas"/>
          <w:color w:val="808080"/>
          <w:sz w:val="14"/>
          <w:szCs w:val="14"/>
        </w:rPr>
        <w:t xml:space="preserve"> */</w:t>
      </w:r>
    </w:p>
    <w:p w14:paraId="5C049104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CC6C1D"/>
          <w:sz w:val="14"/>
          <w:szCs w:val="14"/>
        </w:rPr>
        <w:t>public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CC6C1D"/>
          <w:sz w:val="14"/>
          <w:szCs w:val="14"/>
        </w:rPr>
        <w:t>static</w:t>
      </w:r>
      <w:r w:rsidRPr="00584234">
        <w:rPr>
          <w:rFonts w:ascii="Consolas" w:hAnsi="Consolas"/>
          <w:color w:val="D9E8F7"/>
          <w:sz w:val="14"/>
          <w:szCs w:val="14"/>
        </w:rPr>
        <w:t xml:space="preserve">  </w:t>
      </w:r>
      <w:r w:rsidRPr="00584234">
        <w:rPr>
          <w:rFonts w:ascii="Consolas" w:hAnsi="Consolas"/>
          <w:color w:val="1290C3"/>
          <w:sz w:val="14"/>
          <w:szCs w:val="14"/>
        </w:rPr>
        <w:t>ClassNameAsReturnUsingStaticMethods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1EB540"/>
          <w:sz w:val="14"/>
          <w:szCs w:val="14"/>
        </w:rPr>
        <w:t>b</w:t>
      </w:r>
      <w:r w:rsidRPr="00584234">
        <w:rPr>
          <w:rFonts w:ascii="Consolas" w:hAnsi="Consolas"/>
          <w:color w:val="F9FAF4"/>
          <w:sz w:val="14"/>
          <w:szCs w:val="14"/>
        </w:rPr>
        <w:t>()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F9FAF4"/>
          <w:sz w:val="14"/>
          <w:szCs w:val="14"/>
        </w:rPr>
        <w:t>{</w:t>
      </w:r>
    </w:p>
    <w:p w14:paraId="363C29F5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1290C3"/>
          <w:sz w:val="14"/>
          <w:szCs w:val="14"/>
        </w:rPr>
        <w:t>System</w:t>
      </w:r>
      <w:r w:rsidRPr="00584234">
        <w:rPr>
          <w:rFonts w:ascii="Consolas" w:hAnsi="Consolas"/>
          <w:color w:val="E6E6FA"/>
          <w:sz w:val="14"/>
          <w:szCs w:val="14"/>
        </w:rPr>
        <w:t>.</w:t>
      </w:r>
      <w:r w:rsidRPr="00584234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584234">
        <w:rPr>
          <w:rFonts w:ascii="Consolas" w:hAnsi="Consolas"/>
          <w:color w:val="E6E6FA"/>
          <w:sz w:val="14"/>
          <w:szCs w:val="14"/>
        </w:rPr>
        <w:t>.</w:t>
      </w:r>
      <w:r w:rsidRPr="00584234">
        <w:rPr>
          <w:rFonts w:ascii="Consolas" w:hAnsi="Consolas"/>
          <w:color w:val="A7EC21"/>
          <w:sz w:val="14"/>
          <w:szCs w:val="14"/>
        </w:rPr>
        <w:t>println</w:t>
      </w:r>
      <w:r w:rsidRPr="00584234">
        <w:rPr>
          <w:rFonts w:ascii="Consolas" w:hAnsi="Consolas"/>
          <w:color w:val="F9FAF4"/>
          <w:sz w:val="14"/>
          <w:szCs w:val="14"/>
        </w:rPr>
        <w:t>(</w:t>
      </w:r>
      <w:r w:rsidRPr="00584234">
        <w:rPr>
          <w:rFonts w:ascii="Consolas" w:hAnsi="Consolas"/>
          <w:color w:val="17C6A3"/>
          <w:sz w:val="14"/>
          <w:szCs w:val="14"/>
        </w:rPr>
        <w:t>"execute mtd b"</w:t>
      </w:r>
      <w:r w:rsidRPr="00584234">
        <w:rPr>
          <w:rFonts w:ascii="Consolas" w:hAnsi="Consolas"/>
          <w:color w:val="F9FAF4"/>
          <w:sz w:val="14"/>
          <w:szCs w:val="14"/>
        </w:rPr>
        <w:t>)</w:t>
      </w:r>
      <w:r w:rsidRPr="00584234">
        <w:rPr>
          <w:rFonts w:ascii="Consolas" w:hAnsi="Consolas"/>
          <w:color w:val="E6E6FA"/>
          <w:sz w:val="14"/>
          <w:szCs w:val="14"/>
        </w:rPr>
        <w:t>;</w:t>
      </w:r>
    </w:p>
    <w:p w14:paraId="3D227E3C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CC6C1D"/>
          <w:sz w:val="14"/>
          <w:szCs w:val="14"/>
        </w:rPr>
        <w:t>return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CC6C1D"/>
          <w:sz w:val="14"/>
          <w:szCs w:val="14"/>
        </w:rPr>
        <w:t>new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A7EC21"/>
          <w:sz w:val="14"/>
          <w:szCs w:val="14"/>
        </w:rPr>
        <w:t>ClassNameAsReturnUsingStaticMethods</w:t>
      </w:r>
      <w:r w:rsidRPr="00584234">
        <w:rPr>
          <w:rFonts w:ascii="Consolas" w:hAnsi="Consolas"/>
          <w:color w:val="F9FAF4"/>
          <w:sz w:val="14"/>
          <w:szCs w:val="14"/>
        </w:rPr>
        <w:t>()</w:t>
      </w:r>
      <w:r w:rsidRPr="00584234">
        <w:rPr>
          <w:rFonts w:ascii="Consolas" w:hAnsi="Consolas"/>
          <w:color w:val="E6E6FA"/>
          <w:sz w:val="14"/>
          <w:szCs w:val="14"/>
        </w:rPr>
        <w:t>;</w:t>
      </w:r>
    </w:p>
    <w:p w14:paraId="6F51A2A7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D9E8F7"/>
          <w:sz w:val="14"/>
          <w:szCs w:val="14"/>
        </w:rPr>
        <w:tab/>
      </w:r>
    </w:p>
    <w:p w14:paraId="29D9DF39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F9FAF4"/>
          <w:sz w:val="14"/>
          <w:szCs w:val="14"/>
        </w:rPr>
        <w:t>}</w:t>
      </w:r>
    </w:p>
    <w:p w14:paraId="26555F9B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808080"/>
          <w:sz w:val="14"/>
          <w:szCs w:val="14"/>
        </w:rPr>
        <w:t>/* Using Other Class object as return */</w:t>
      </w:r>
    </w:p>
    <w:p w14:paraId="3441853E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CC6C1D"/>
          <w:sz w:val="14"/>
          <w:szCs w:val="14"/>
        </w:rPr>
        <w:t>public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CC6C1D"/>
          <w:sz w:val="14"/>
          <w:szCs w:val="14"/>
        </w:rPr>
        <w:t>static</w:t>
      </w:r>
      <w:r w:rsidRPr="00584234">
        <w:rPr>
          <w:rFonts w:ascii="Consolas" w:hAnsi="Consolas"/>
          <w:color w:val="D9E8F7"/>
          <w:sz w:val="14"/>
          <w:szCs w:val="14"/>
        </w:rPr>
        <w:t xml:space="preserve">  </w:t>
      </w:r>
      <w:r w:rsidRPr="00584234">
        <w:rPr>
          <w:rFonts w:ascii="Consolas" w:hAnsi="Consolas"/>
          <w:color w:val="1290C3"/>
          <w:sz w:val="14"/>
          <w:szCs w:val="14"/>
        </w:rPr>
        <w:t>UsingOtherClassAsReturn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1EB540"/>
          <w:sz w:val="14"/>
          <w:szCs w:val="14"/>
        </w:rPr>
        <w:t>c</w:t>
      </w:r>
      <w:r w:rsidRPr="00584234">
        <w:rPr>
          <w:rFonts w:ascii="Consolas" w:hAnsi="Consolas"/>
          <w:color w:val="F9FAF4"/>
          <w:sz w:val="14"/>
          <w:szCs w:val="14"/>
        </w:rPr>
        <w:t>()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F9FAF4"/>
          <w:sz w:val="14"/>
          <w:szCs w:val="14"/>
        </w:rPr>
        <w:t>{</w:t>
      </w:r>
    </w:p>
    <w:p w14:paraId="50A15D62" w14:textId="77777777" w:rsidR="00584234" w:rsidRP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1290C3"/>
          <w:sz w:val="14"/>
          <w:szCs w:val="14"/>
        </w:rPr>
        <w:t>System</w:t>
      </w:r>
      <w:r w:rsidRPr="00584234">
        <w:rPr>
          <w:rFonts w:ascii="Consolas" w:hAnsi="Consolas"/>
          <w:color w:val="E6E6FA"/>
          <w:sz w:val="14"/>
          <w:szCs w:val="14"/>
        </w:rPr>
        <w:t>.</w:t>
      </w:r>
      <w:r w:rsidRPr="00584234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584234">
        <w:rPr>
          <w:rFonts w:ascii="Consolas" w:hAnsi="Consolas"/>
          <w:color w:val="E6E6FA"/>
          <w:sz w:val="14"/>
          <w:szCs w:val="14"/>
        </w:rPr>
        <w:t>.</w:t>
      </w:r>
      <w:r w:rsidRPr="00584234">
        <w:rPr>
          <w:rFonts w:ascii="Consolas" w:hAnsi="Consolas"/>
          <w:color w:val="A7EC21"/>
          <w:sz w:val="14"/>
          <w:szCs w:val="14"/>
        </w:rPr>
        <w:t>println</w:t>
      </w:r>
      <w:r w:rsidRPr="00584234">
        <w:rPr>
          <w:rFonts w:ascii="Consolas" w:hAnsi="Consolas"/>
          <w:color w:val="F9FAF4"/>
          <w:sz w:val="14"/>
          <w:szCs w:val="14"/>
        </w:rPr>
        <w:t>(</w:t>
      </w:r>
      <w:r w:rsidRPr="00584234">
        <w:rPr>
          <w:rFonts w:ascii="Consolas" w:hAnsi="Consolas"/>
          <w:color w:val="17C6A3"/>
          <w:sz w:val="14"/>
          <w:szCs w:val="14"/>
        </w:rPr>
        <w:t>"execute mtd c"</w:t>
      </w:r>
      <w:r w:rsidRPr="00584234">
        <w:rPr>
          <w:rFonts w:ascii="Consolas" w:hAnsi="Consolas"/>
          <w:color w:val="F9FAF4"/>
          <w:sz w:val="14"/>
          <w:szCs w:val="14"/>
        </w:rPr>
        <w:t>)</w:t>
      </w:r>
      <w:r w:rsidRPr="00584234">
        <w:rPr>
          <w:rFonts w:ascii="Consolas" w:hAnsi="Consolas"/>
          <w:color w:val="E6E6FA"/>
          <w:sz w:val="14"/>
          <w:szCs w:val="14"/>
        </w:rPr>
        <w:t>;</w:t>
      </w:r>
    </w:p>
    <w:p w14:paraId="076250F8" w14:textId="35F7FD4B" w:rsid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14"/>
          <w:szCs w:val="14"/>
        </w:rPr>
      </w:pPr>
      <w:r w:rsidRPr="00584234">
        <w:rPr>
          <w:rFonts w:ascii="Consolas" w:hAnsi="Consolas"/>
          <w:color w:val="D9E8F7"/>
          <w:sz w:val="14"/>
          <w:szCs w:val="14"/>
        </w:rPr>
        <w:tab/>
      </w:r>
      <w:r w:rsidRPr="00584234">
        <w:rPr>
          <w:rFonts w:ascii="Consolas" w:hAnsi="Consolas"/>
          <w:color w:val="CC6C1D"/>
          <w:sz w:val="14"/>
          <w:szCs w:val="14"/>
        </w:rPr>
        <w:t>return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CC6C1D"/>
          <w:sz w:val="14"/>
          <w:szCs w:val="14"/>
        </w:rPr>
        <w:t>new</w:t>
      </w:r>
      <w:r w:rsidRPr="00584234">
        <w:rPr>
          <w:rFonts w:ascii="Consolas" w:hAnsi="Consolas"/>
          <w:color w:val="D9E8F7"/>
          <w:sz w:val="14"/>
          <w:szCs w:val="14"/>
        </w:rPr>
        <w:t xml:space="preserve"> </w:t>
      </w:r>
      <w:r w:rsidRPr="00584234">
        <w:rPr>
          <w:rFonts w:ascii="Consolas" w:hAnsi="Consolas"/>
          <w:color w:val="A7EC21"/>
          <w:sz w:val="14"/>
          <w:szCs w:val="14"/>
        </w:rPr>
        <w:t>UsingOtherClassAsReturn</w:t>
      </w:r>
      <w:r w:rsidRPr="00584234">
        <w:rPr>
          <w:rFonts w:ascii="Consolas" w:hAnsi="Consolas"/>
          <w:color w:val="F9FAF4"/>
          <w:sz w:val="14"/>
          <w:szCs w:val="14"/>
        </w:rPr>
        <w:t>()</w:t>
      </w:r>
    </w:p>
    <w:p w14:paraId="3B5224DA" w14:textId="595C8746" w:rsidR="00584234" w:rsidRDefault="00584234" w:rsidP="0058423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14"/>
          <w:szCs w:val="14"/>
        </w:rPr>
      </w:pPr>
      <w:r>
        <w:rPr>
          <w:rFonts w:ascii="Consolas" w:hAnsi="Consolas"/>
          <w:color w:val="E6E6FA"/>
          <w:sz w:val="14"/>
          <w:szCs w:val="14"/>
        </w:rPr>
        <w:t>}</w:t>
      </w:r>
    </w:p>
    <w:p w14:paraId="722F2847" w14:textId="3A570026" w:rsidR="002A1335" w:rsidRDefault="002A1335" w:rsidP="00584234">
      <w:pPr>
        <w:pStyle w:val="NormalWeb"/>
        <w:pBdr>
          <w:top w:val="single" w:sz="6" w:space="1" w:color="auto"/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14"/>
          <w:szCs w:val="14"/>
        </w:rPr>
      </w:pPr>
    </w:p>
    <w:p w14:paraId="3B4B5A98" w14:textId="77777777" w:rsidR="002A1335" w:rsidRDefault="002A1335" w:rsidP="002A1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UsingOtherClassAsReturn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DF5A9C" w14:textId="77777777" w:rsidR="002A1335" w:rsidRDefault="002A1335" w:rsidP="002A1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7A4011E" w14:textId="77777777" w:rsidR="002A1335" w:rsidRDefault="002A1335" w:rsidP="002A1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otherClasss1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ab/>
      </w:r>
    </w:p>
    <w:p w14:paraId="09CBABB3" w14:textId="77777777" w:rsidR="002A1335" w:rsidRDefault="002A1335" w:rsidP="002A1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"execute mtd 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586B6A9" w14:textId="77777777" w:rsidR="002A1335" w:rsidRDefault="002A1335" w:rsidP="002A1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C1A59EB" w14:textId="77777777" w:rsidR="002A1335" w:rsidRDefault="002A1335" w:rsidP="002A13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3FA7494" w14:textId="77777777" w:rsidR="002A1335" w:rsidRDefault="002A1335" w:rsidP="00584234">
      <w:pPr>
        <w:pStyle w:val="NormalWeb"/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14"/>
          <w:szCs w:val="14"/>
        </w:rPr>
      </w:pPr>
    </w:p>
    <w:p w14:paraId="0A095BE6" w14:textId="77777777" w:rsidR="00F90588" w:rsidRDefault="00BC5A75" w:rsidP="00BC5A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backend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testing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ClassNameAsReturnUsingStaticMethods</w:t>
      </w:r>
      <w:r>
        <w:rPr>
          <w:rFonts w:ascii="Consolas" w:hAnsi="Consolas"/>
          <w:color w:val="E6E6FA"/>
          <w:sz w:val="20"/>
          <w:szCs w:val="20"/>
        </w:rPr>
        <w:t>.*;</w:t>
      </w:r>
    </w:p>
    <w:p w14:paraId="57086643" w14:textId="68F38B2A" w:rsidR="00BC5A75" w:rsidRPr="00BC5A75" w:rsidRDefault="00F90588" w:rsidP="00BC5A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16"/>
          <w:szCs w:val="16"/>
        </w:rPr>
        <w:t xml:space="preserve">  </w:t>
      </w:r>
      <w:r w:rsidR="00BC5A75" w:rsidRPr="00BC5A75">
        <w:rPr>
          <w:rFonts w:ascii="Consolas" w:hAnsi="Consolas"/>
          <w:color w:val="CC6C1D"/>
          <w:sz w:val="16"/>
          <w:szCs w:val="16"/>
        </w:rPr>
        <w:t>public</w:t>
      </w:r>
      <w:r w:rsidR="00BC5A75" w:rsidRPr="00BC5A75">
        <w:rPr>
          <w:rFonts w:ascii="Consolas" w:hAnsi="Consolas"/>
          <w:color w:val="D9E8F7"/>
          <w:sz w:val="16"/>
          <w:szCs w:val="16"/>
        </w:rPr>
        <w:t xml:space="preserve"> </w:t>
      </w:r>
      <w:r w:rsidR="00BC5A75" w:rsidRPr="00BC5A75">
        <w:rPr>
          <w:rFonts w:ascii="Consolas" w:hAnsi="Consolas"/>
          <w:color w:val="CC6C1D"/>
          <w:sz w:val="16"/>
          <w:szCs w:val="16"/>
        </w:rPr>
        <w:t>class</w:t>
      </w:r>
      <w:r w:rsidR="00BC5A75" w:rsidRPr="00BC5A75">
        <w:rPr>
          <w:rFonts w:ascii="Consolas" w:hAnsi="Consolas"/>
          <w:color w:val="D9E8F7"/>
          <w:sz w:val="16"/>
          <w:szCs w:val="16"/>
        </w:rPr>
        <w:t xml:space="preserve"> </w:t>
      </w:r>
      <w:r w:rsidR="00BC5A75" w:rsidRPr="00BC5A75">
        <w:rPr>
          <w:rFonts w:ascii="Consolas" w:hAnsi="Consolas"/>
          <w:color w:val="1290C3"/>
          <w:sz w:val="16"/>
          <w:szCs w:val="16"/>
        </w:rPr>
        <w:t>ToAxcessAllTheStaticMethodsInClass</w:t>
      </w:r>
      <w:r w:rsidR="00BC5A75" w:rsidRPr="00BC5A75">
        <w:rPr>
          <w:rFonts w:ascii="Consolas" w:hAnsi="Consolas"/>
          <w:color w:val="D9E8F7"/>
          <w:sz w:val="16"/>
          <w:szCs w:val="16"/>
        </w:rPr>
        <w:t xml:space="preserve"> </w:t>
      </w:r>
      <w:r w:rsidR="00BC5A75" w:rsidRPr="00BC5A75">
        <w:rPr>
          <w:rFonts w:ascii="Consolas" w:hAnsi="Consolas"/>
          <w:color w:val="F9FAF4"/>
          <w:sz w:val="16"/>
          <w:szCs w:val="16"/>
        </w:rPr>
        <w:t>{</w:t>
      </w:r>
    </w:p>
    <w:p w14:paraId="7D96993C" w14:textId="622EA631" w:rsidR="00F90588" w:rsidRDefault="00F90588" w:rsidP="00F905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i/>
          <w:iCs/>
          <w:color w:val="A0A0A0"/>
          <w:sz w:val="16"/>
          <w:szCs w:val="16"/>
        </w:rPr>
        <w:t xml:space="preserve">   </w:t>
      </w:r>
      <w:r w:rsidR="00BC5A75" w:rsidRPr="00BC5A75">
        <w:rPr>
          <w:rFonts w:ascii="Consolas" w:hAnsi="Consolas"/>
          <w:i/>
          <w:iCs/>
          <w:color w:val="A0A0A0"/>
          <w:sz w:val="16"/>
          <w:szCs w:val="16"/>
        </w:rPr>
        <w:t>@Test</w:t>
      </w:r>
    </w:p>
    <w:p w14:paraId="5F148174" w14:textId="32AAA122" w:rsidR="00BC5A75" w:rsidRPr="00BC5A75" w:rsidRDefault="00F90588" w:rsidP="00F9058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CC6C1D"/>
          <w:sz w:val="16"/>
          <w:szCs w:val="16"/>
        </w:rPr>
        <w:t xml:space="preserve">     </w:t>
      </w:r>
      <w:r w:rsidR="00BC5A75" w:rsidRPr="00BC5A75">
        <w:rPr>
          <w:rFonts w:ascii="Consolas" w:hAnsi="Consolas"/>
          <w:color w:val="CC6C1D"/>
          <w:sz w:val="16"/>
          <w:szCs w:val="16"/>
        </w:rPr>
        <w:t>public</w:t>
      </w:r>
      <w:r w:rsidR="00BC5A75" w:rsidRPr="00BC5A75">
        <w:rPr>
          <w:rFonts w:ascii="Consolas" w:hAnsi="Consolas"/>
          <w:color w:val="D9E8F7"/>
          <w:sz w:val="16"/>
          <w:szCs w:val="16"/>
        </w:rPr>
        <w:t xml:space="preserve"> </w:t>
      </w:r>
      <w:r w:rsidR="00BC5A75" w:rsidRPr="00BC5A75">
        <w:rPr>
          <w:rFonts w:ascii="Consolas" w:hAnsi="Consolas"/>
          <w:color w:val="CC6C1D"/>
          <w:sz w:val="16"/>
          <w:szCs w:val="16"/>
        </w:rPr>
        <w:t>void</w:t>
      </w:r>
      <w:r w:rsidR="00BC5A75" w:rsidRPr="00BC5A75">
        <w:rPr>
          <w:rFonts w:ascii="Consolas" w:hAnsi="Consolas"/>
          <w:color w:val="D9E8F7"/>
          <w:sz w:val="16"/>
          <w:szCs w:val="16"/>
        </w:rPr>
        <w:t xml:space="preserve"> </w:t>
      </w:r>
      <w:r w:rsidR="00BC5A75" w:rsidRPr="00BC5A75">
        <w:rPr>
          <w:rFonts w:ascii="Consolas" w:hAnsi="Consolas"/>
          <w:color w:val="1EB540"/>
          <w:sz w:val="16"/>
          <w:szCs w:val="16"/>
        </w:rPr>
        <w:t>sampleTest</w:t>
      </w:r>
      <w:r w:rsidR="00BC5A75" w:rsidRPr="00BC5A75">
        <w:rPr>
          <w:rFonts w:ascii="Consolas" w:hAnsi="Consolas"/>
          <w:color w:val="F9FAF4"/>
          <w:sz w:val="16"/>
          <w:szCs w:val="16"/>
        </w:rPr>
        <w:t>()</w:t>
      </w:r>
      <w:r w:rsidR="00BC5A75" w:rsidRPr="00BC5A75">
        <w:rPr>
          <w:rFonts w:ascii="Consolas" w:hAnsi="Consolas"/>
          <w:color w:val="D9E8F7"/>
          <w:sz w:val="16"/>
          <w:szCs w:val="16"/>
        </w:rPr>
        <w:t xml:space="preserve"> </w:t>
      </w:r>
      <w:r w:rsidR="00BC5A75" w:rsidRPr="00BC5A75">
        <w:rPr>
          <w:rFonts w:ascii="Consolas" w:hAnsi="Consolas"/>
          <w:color w:val="F9FAF4"/>
          <w:sz w:val="16"/>
          <w:szCs w:val="16"/>
        </w:rPr>
        <w:t>{</w:t>
      </w:r>
    </w:p>
    <w:p w14:paraId="30B72F76" w14:textId="77777777" w:rsidR="00BC5A75" w:rsidRPr="00BC5A75" w:rsidRDefault="00BC5A75" w:rsidP="00BC5A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BC5A75">
        <w:rPr>
          <w:rFonts w:ascii="Consolas" w:hAnsi="Consolas"/>
          <w:color w:val="D9E8F7"/>
          <w:sz w:val="16"/>
          <w:szCs w:val="16"/>
        </w:rPr>
        <w:tab/>
      </w:r>
      <w:r w:rsidRPr="00BC5A75">
        <w:rPr>
          <w:rFonts w:ascii="Consolas" w:hAnsi="Consolas"/>
          <w:color w:val="D9E8F7"/>
          <w:sz w:val="16"/>
          <w:szCs w:val="16"/>
        </w:rPr>
        <w:tab/>
      </w:r>
    </w:p>
    <w:p w14:paraId="7EA4800E" w14:textId="77777777" w:rsidR="00BC5A75" w:rsidRPr="00BC5A75" w:rsidRDefault="00BC5A75" w:rsidP="00BC5A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BC5A75">
        <w:rPr>
          <w:rFonts w:ascii="Consolas" w:hAnsi="Consolas"/>
          <w:color w:val="D9E8F7"/>
          <w:sz w:val="16"/>
          <w:szCs w:val="16"/>
        </w:rPr>
        <w:tab/>
      </w:r>
      <w:r w:rsidRPr="00BC5A75">
        <w:rPr>
          <w:rFonts w:ascii="Consolas" w:hAnsi="Consolas"/>
          <w:color w:val="D9E8F7"/>
          <w:sz w:val="16"/>
          <w:szCs w:val="16"/>
        </w:rPr>
        <w:tab/>
      </w:r>
      <w:r w:rsidRPr="00BC5A75">
        <w:rPr>
          <w:rFonts w:ascii="Consolas" w:hAnsi="Consolas"/>
          <w:color w:val="808080"/>
          <w:sz w:val="16"/>
          <w:szCs w:val="16"/>
        </w:rPr>
        <w:t xml:space="preserve">/* </w:t>
      </w:r>
      <w:r w:rsidRPr="00BC5A75">
        <w:rPr>
          <w:rFonts w:ascii="Consolas" w:hAnsi="Consolas"/>
          <w:color w:val="808080"/>
          <w:sz w:val="16"/>
          <w:szCs w:val="16"/>
          <w:u w:val="single"/>
        </w:rPr>
        <w:t>becouse</w:t>
      </w:r>
      <w:r w:rsidRPr="00BC5A75">
        <w:rPr>
          <w:rFonts w:ascii="Consolas" w:hAnsi="Consolas"/>
          <w:color w:val="808080"/>
          <w:sz w:val="16"/>
          <w:szCs w:val="16"/>
        </w:rPr>
        <w:t xml:space="preserve"> of static import no need to create an object */</w:t>
      </w:r>
    </w:p>
    <w:p w14:paraId="07D19027" w14:textId="77777777" w:rsidR="00BC5A75" w:rsidRPr="00BC5A75" w:rsidRDefault="00BC5A75" w:rsidP="00BC5A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BC5A75">
        <w:rPr>
          <w:rFonts w:ascii="Consolas" w:hAnsi="Consolas"/>
          <w:color w:val="D9E8F7"/>
          <w:sz w:val="16"/>
          <w:szCs w:val="16"/>
        </w:rPr>
        <w:tab/>
      </w:r>
      <w:r w:rsidRPr="00BC5A75">
        <w:rPr>
          <w:rFonts w:ascii="Consolas" w:hAnsi="Consolas"/>
          <w:color w:val="D9E8F7"/>
          <w:sz w:val="16"/>
          <w:szCs w:val="16"/>
        </w:rPr>
        <w:tab/>
      </w:r>
      <w:r w:rsidRPr="00BC5A75">
        <w:rPr>
          <w:rFonts w:ascii="Consolas" w:hAnsi="Consolas"/>
          <w:color w:val="808080"/>
          <w:sz w:val="16"/>
          <w:szCs w:val="16"/>
        </w:rPr>
        <w:t xml:space="preserve">/* </w:t>
      </w:r>
      <w:r w:rsidRPr="00BC5A75">
        <w:rPr>
          <w:rFonts w:ascii="Consolas" w:hAnsi="Consolas"/>
          <w:color w:val="808080"/>
          <w:sz w:val="16"/>
          <w:szCs w:val="16"/>
          <w:u w:val="single"/>
        </w:rPr>
        <w:t>axcessing</w:t>
      </w:r>
      <w:r w:rsidRPr="00BC5A75">
        <w:rPr>
          <w:rFonts w:ascii="Consolas" w:hAnsi="Consolas"/>
          <w:color w:val="808080"/>
          <w:sz w:val="16"/>
          <w:szCs w:val="16"/>
        </w:rPr>
        <w:t xml:space="preserve"> directly */</w:t>
      </w:r>
    </w:p>
    <w:p w14:paraId="0D93CD69" w14:textId="77777777" w:rsidR="00BC5A75" w:rsidRPr="00BC5A75" w:rsidRDefault="00BC5A75" w:rsidP="00BC5A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BC5A75">
        <w:rPr>
          <w:rFonts w:ascii="Consolas" w:hAnsi="Consolas"/>
          <w:color w:val="D9E8F7"/>
          <w:sz w:val="16"/>
          <w:szCs w:val="16"/>
        </w:rPr>
        <w:tab/>
      </w:r>
      <w:r w:rsidRPr="00BC5A75">
        <w:rPr>
          <w:rFonts w:ascii="Consolas" w:hAnsi="Consolas"/>
          <w:color w:val="D9E8F7"/>
          <w:sz w:val="16"/>
          <w:szCs w:val="16"/>
        </w:rPr>
        <w:tab/>
      </w:r>
      <w:r w:rsidRPr="00BC5A75">
        <w:rPr>
          <w:rFonts w:ascii="Consolas" w:hAnsi="Consolas"/>
          <w:color w:val="808080"/>
          <w:sz w:val="16"/>
          <w:szCs w:val="16"/>
        </w:rPr>
        <w:t xml:space="preserve">/* c is static and </w:t>
      </w:r>
      <w:r w:rsidRPr="00BC5A75">
        <w:rPr>
          <w:rFonts w:ascii="Consolas" w:hAnsi="Consolas"/>
          <w:color w:val="808080"/>
          <w:sz w:val="16"/>
          <w:szCs w:val="16"/>
          <w:u w:val="single"/>
        </w:rPr>
        <w:t>otherclass</w:t>
      </w:r>
      <w:r w:rsidRPr="00BC5A75">
        <w:rPr>
          <w:rFonts w:ascii="Consolas" w:hAnsi="Consolas"/>
          <w:color w:val="808080"/>
          <w:sz w:val="16"/>
          <w:szCs w:val="16"/>
        </w:rPr>
        <w:t xml:space="preserve"> is non static still we can </w:t>
      </w:r>
      <w:r w:rsidRPr="00BC5A75">
        <w:rPr>
          <w:rFonts w:ascii="Consolas" w:hAnsi="Consolas"/>
          <w:color w:val="808080"/>
          <w:sz w:val="16"/>
          <w:szCs w:val="16"/>
          <w:u w:val="single"/>
        </w:rPr>
        <w:t>axcess</w:t>
      </w:r>
    </w:p>
    <w:p w14:paraId="7A3BF32F" w14:textId="77777777" w:rsidR="00BC5A75" w:rsidRPr="00BC5A75" w:rsidRDefault="00BC5A75" w:rsidP="00BC5A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BC5A75">
        <w:rPr>
          <w:rFonts w:ascii="Consolas" w:hAnsi="Consolas"/>
          <w:color w:val="808080"/>
          <w:sz w:val="16"/>
          <w:szCs w:val="16"/>
        </w:rPr>
        <w:tab/>
      </w:r>
      <w:r w:rsidRPr="00BC5A75">
        <w:rPr>
          <w:rFonts w:ascii="Consolas" w:hAnsi="Consolas"/>
          <w:color w:val="808080"/>
          <w:sz w:val="16"/>
          <w:szCs w:val="16"/>
        </w:rPr>
        <w:tab/>
        <w:t xml:space="preserve"> * </w:t>
      </w:r>
      <w:r w:rsidRPr="00BC5A75">
        <w:rPr>
          <w:rFonts w:ascii="Consolas" w:hAnsi="Consolas"/>
          <w:color w:val="808080"/>
          <w:sz w:val="16"/>
          <w:szCs w:val="16"/>
          <w:u w:val="single"/>
        </w:rPr>
        <w:t>becouse</w:t>
      </w:r>
      <w:r w:rsidRPr="00BC5A75">
        <w:rPr>
          <w:rFonts w:ascii="Consolas" w:hAnsi="Consolas"/>
          <w:color w:val="808080"/>
          <w:sz w:val="16"/>
          <w:szCs w:val="16"/>
        </w:rPr>
        <w:t xml:space="preserve">  c static </w:t>
      </w:r>
      <w:r w:rsidRPr="00BC5A75">
        <w:rPr>
          <w:rFonts w:ascii="Consolas" w:hAnsi="Consolas"/>
          <w:color w:val="808080"/>
          <w:sz w:val="16"/>
          <w:szCs w:val="16"/>
          <w:u w:val="single"/>
        </w:rPr>
        <w:t>mehtod</w:t>
      </w:r>
      <w:r w:rsidRPr="00BC5A75">
        <w:rPr>
          <w:rFonts w:ascii="Consolas" w:hAnsi="Consolas"/>
          <w:color w:val="808080"/>
          <w:sz w:val="16"/>
          <w:szCs w:val="16"/>
        </w:rPr>
        <w:t xml:space="preserve"> return the object of </w:t>
      </w:r>
      <w:r w:rsidRPr="00BC5A75">
        <w:rPr>
          <w:rFonts w:ascii="Consolas" w:hAnsi="Consolas"/>
          <w:color w:val="808080"/>
          <w:sz w:val="16"/>
          <w:szCs w:val="16"/>
          <w:u w:val="single"/>
        </w:rPr>
        <w:t>otherclass</w:t>
      </w:r>
    </w:p>
    <w:p w14:paraId="68ED3B32" w14:textId="77777777" w:rsidR="00BC5A75" w:rsidRPr="00BC5A75" w:rsidRDefault="00BC5A75" w:rsidP="00BC5A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BC5A75">
        <w:rPr>
          <w:rFonts w:ascii="Consolas" w:hAnsi="Consolas"/>
          <w:color w:val="808080"/>
          <w:sz w:val="16"/>
          <w:szCs w:val="16"/>
        </w:rPr>
        <w:tab/>
      </w:r>
      <w:r w:rsidRPr="00BC5A75">
        <w:rPr>
          <w:rFonts w:ascii="Consolas" w:hAnsi="Consolas"/>
          <w:color w:val="808080"/>
          <w:sz w:val="16"/>
          <w:szCs w:val="16"/>
        </w:rPr>
        <w:tab/>
        <w:t xml:space="preserve"> */</w:t>
      </w:r>
    </w:p>
    <w:p w14:paraId="7004E75F" w14:textId="77777777" w:rsidR="00BC5A75" w:rsidRPr="00BC5A75" w:rsidRDefault="00BC5A75" w:rsidP="00BC5A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BC5A75">
        <w:rPr>
          <w:rFonts w:ascii="Consolas" w:hAnsi="Consolas"/>
          <w:color w:val="D9E8F7"/>
          <w:sz w:val="16"/>
          <w:szCs w:val="16"/>
        </w:rPr>
        <w:tab/>
      </w:r>
      <w:r w:rsidRPr="00BC5A75">
        <w:rPr>
          <w:rFonts w:ascii="Consolas" w:hAnsi="Consolas"/>
          <w:color w:val="D9E8F7"/>
          <w:sz w:val="16"/>
          <w:szCs w:val="16"/>
        </w:rPr>
        <w:tab/>
      </w:r>
      <w:r w:rsidRPr="00BC5A75">
        <w:rPr>
          <w:rFonts w:ascii="Consolas" w:hAnsi="Consolas"/>
          <w:i/>
          <w:iCs/>
          <w:color w:val="96EC3F"/>
          <w:sz w:val="16"/>
          <w:szCs w:val="16"/>
          <w:u w:val="single"/>
        </w:rPr>
        <w:t>a</w:t>
      </w:r>
      <w:r w:rsidRPr="00BC5A75">
        <w:rPr>
          <w:rFonts w:ascii="Consolas" w:hAnsi="Consolas"/>
          <w:color w:val="F9FAF4"/>
          <w:sz w:val="16"/>
          <w:szCs w:val="16"/>
          <w:u w:val="single"/>
        </w:rPr>
        <w:t>()</w:t>
      </w:r>
      <w:r w:rsidRPr="00BC5A75">
        <w:rPr>
          <w:rFonts w:ascii="Consolas" w:hAnsi="Consolas"/>
          <w:color w:val="E6E6FA"/>
          <w:sz w:val="16"/>
          <w:szCs w:val="16"/>
          <w:u w:val="single"/>
        </w:rPr>
        <w:t>.</w:t>
      </w:r>
      <w:r w:rsidRPr="00BC5A75">
        <w:rPr>
          <w:rFonts w:ascii="Consolas" w:hAnsi="Consolas"/>
          <w:i/>
          <w:iCs/>
          <w:color w:val="96EC3F"/>
          <w:sz w:val="16"/>
          <w:szCs w:val="16"/>
          <w:u w:val="single"/>
        </w:rPr>
        <w:t>b</w:t>
      </w:r>
      <w:r w:rsidRPr="00BC5A75">
        <w:rPr>
          <w:rFonts w:ascii="Consolas" w:hAnsi="Consolas"/>
          <w:color w:val="F9FAF4"/>
          <w:sz w:val="16"/>
          <w:szCs w:val="16"/>
          <w:u w:val="single"/>
        </w:rPr>
        <w:t>()</w:t>
      </w:r>
      <w:r w:rsidRPr="00BC5A75">
        <w:rPr>
          <w:rFonts w:ascii="Consolas" w:hAnsi="Consolas"/>
          <w:color w:val="E6E6FA"/>
          <w:sz w:val="16"/>
          <w:szCs w:val="16"/>
          <w:u w:val="single"/>
        </w:rPr>
        <w:t>.</w:t>
      </w:r>
      <w:r w:rsidRPr="00BC5A75">
        <w:rPr>
          <w:rFonts w:ascii="Consolas" w:hAnsi="Consolas"/>
          <w:i/>
          <w:iCs/>
          <w:color w:val="96EC3F"/>
          <w:sz w:val="16"/>
          <w:szCs w:val="16"/>
          <w:u w:val="single"/>
        </w:rPr>
        <w:t>c</w:t>
      </w:r>
      <w:r w:rsidRPr="00BC5A75">
        <w:rPr>
          <w:rFonts w:ascii="Consolas" w:hAnsi="Consolas"/>
          <w:color w:val="F9FAF4"/>
          <w:sz w:val="16"/>
          <w:szCs w:val="16"/>
          <w:u w:val="single"/>
        </w:rPr>
        <w:t>()</w:t>
      </w:r>
      <w:r w:rsidRPr="00BC5A75">
        <w:rPr>
          <w:rFonts w:ascii="Consolas" w:hAnsi="Consolas"/>
          <w:color w:val="E6E6FA"/>
          <w:sz w:val="16"/>
          <w:szCs w:val="16"/>
        </w:rPr>
        <w:t>.</w:t>
      </w:r>
      <w:r w:rsidRPr="00BC5A75">
        <w:rPr>
          <w:rFonts w:ascii="Consolas" w:hAnsi="Consolas"/>
          <w:color w:val="A7EC21"/>
          <w:sz w:val="16"/>
          <w:szCs w:val="16"/>
        </w:rPr>
        <w:t>otherClasss1</w:t>
      </w:r>
      <w:r w:rsidRPr="00BC5A75">
        <w:rPr>
          <w:rFonts w:ascii="Consolas" w:hAnsi="Consolas"/>
          <w:color w:val="F9FAF4"/>
          <w:sz w:val="16"/>
          <w:szCs w:val="16"/>
        </w:rPr>
        <w:t>()</w:t>
      </w:r>
      <w:r w:rsidRPr="00BC5A75">
        <w:rPr>
          <w:rFonts w:ascii="Consolas" w:hAnsi="Consolas"/>
          <w:color w:val="E6E6FA"/>
          <w:sz w:val="16"/>
          <w:szCs w:val="16"/>
        </w:rPr>
        <w:t>;</w:t>
      </w:r>
    </w:p>
    <w:p w14:paraId="66123A93" w14:textId="1581849E" w:rsidR="00BC5A75" w:rsidRPr="00BC5A75" w:rsidRDefault="00BC5A75" w:rsidP="00BC5A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BC5A75">
        <w:rPr>
          <w:rFonts w:ascii="Consolas" w:hAnsi="Consolas"/>
          <w:color w:val="D9E8F7"/>
          <w:sz w:val="16"/>
          <w:szCs w:val="16"/>
        </w:rPr>
        <w:tab/>
      </w:r>
      <w:r w:rsidRPr="00BC5A75">
        <w:rPr>
          <w:rFonts w:ascii="Consolas" w:hAnsi="Consolas"/>
          <w:color w:val="D9E8F7"/>
          <w:sz w:val="16"/>
          <w:szCs w:val="16"/>
        </w:rPr>
        <w:tab/>
      </w:r>
      <w:r w:rsidRPr="00BC5A75">
        <w:rPr>
          <w:rFonts w:ascii="Consolas" w:hAnsi="Consolas"/>
          <w:color w:val="F9FAF4"/>
          <w:sz w:val="16"/>
          <w:szCs w:val="16"/>
        </w:rPr>
        <w:t>}</w:t>
      </w:r>
      <w:r w:rsidR="00F90588">
        <w:rPr>
          <w:rFonts w:ascii="Consolas" w:hAnsi="Consolas"/>
          <w:color w:val="F9FAF4"/>
          <w:sz w:val="16"/>
          <w:szCs w:val="16"/>
        </w:rPr>
        <w:t xml:space="preserve"> </w:t>
      </w:r>
    </w:p>
    <w:p w14:paraId="645DFDF4" w14:textId="77777777" w:rsidR="00BC5A75" w:rsidRPr="00BC5A75" w:rsidRDefault="00BC5A75" w:rsidP="00BC5A7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BC5A75">
        <w:rPr>
          <w:rFonts w:ascii="Consolas" w:hAnsi="Consolas"/>
          <w:color w:val="F9FAF4"/>
          <w:sz w:val="16"/>
          <w:szCs w:val="16"/>
        </w:rPr>
        <w:t>}</w:t>
      </w:r>
    </w:p>
    <w:p w14:paraId="1C1EE847" w14:textId="77777777" w:rsidR="00584234" w:rsidRPr="00584234" w:rsidRDefault="00584234" w:rsidP="00584234">
      <w:pPr>
        <w:pStyle w:val="NormalWeb"/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588207F" w14:textId="77777777" w:rsidR="00CC7656" w:rsidRDefault="00CC7656" w:rsidP="00CC7656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getRequestTest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53698C" w14:textId="77777777" w:rsidR="00CC7656" w:rsidRDefault="00CC7656" w:rsidP="00CC765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050FA7" w14:textId="77777777" w:rsidR="00CC7656" w:rsidRDefault="00CC7656" w:rsidP="00CC765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/* get </w:t>
      </w:r>
      <w:r>
        <w:rPr>
          <w:rFonts w:ascii="Consolas" w:hAnsi="Consolas"/>
          <w:color w:val="808080"/>
          <w:sz w:val="20"/>
          <w:szCs w:val="20"/>
          <w:u w:val="single"/>
        </w:rPr>
        <w:t>mehtod</w:t>
      </w:r>
      <w:r>
        <w:rPr>
          <w:rFonts w:ascii="Consolas" w:hAnsi="Consolas"/>
          <w:color w:val="808080"/>
          <w:sz w:val="20"/>
          <w:szCs w:val="20"/>
        </w:rPr>
        <w:t xml:space="preserve"> present in RA returning </w:t>
      </w:r>
      <w:r>
        <w:rPr>
          <w:rFonts w:ascii="Consolas" w:hAnsi="Consolas"/>
          <w:color w:val="808080"/>
          <w:sz w:val="20"/>
          <w:szCs w:val="20"/>
          <w:u w:val="single"/>
        </w:rPr>
        <w:t>respnose</w:t>
      </w:r>
      <w:r>
        <w:rPr>
          <w:rFonts w:ascii="Consolas" w:hAnsi="Consolas"/>
          <w:color w:val="808080"/>
          <w:sz w:val="20"/>
          <w:szCs w:val="20"/>
        </w:rPr>
        <w:t xml:space="preserve"> (i) objects */</w:t>
      </w:r>
    </w:p>
    <w:p w14:paraId="0E3653CF" w14:textId="77777777" w:rsidR="00CC7656" w:rsidRDefault="00CC7656" w:rsidP="00CC765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5539F361" w14:textId="77777777" w:rsidR="00CC7656" w:rsidRDefault="00CC7656" w:rsidP="00CC765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/* before using static import */</w:t>
      </w:r>
    </w:p>
    <w:p w14:paraId="2B3ABF82" w14:textId="77777777" w:rsidR="00CC7656" w:rsidRDefault="00CC7656" w:rsidP="00CC765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"https://reqres.in/api/users?page=2"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prettyPrint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003C22" w14:textId="77777777" w:rsidR="00CC7656" w:rsidRDefault="00CC7656" w:rsidP="00957C87">
      <w:pPr>
        <w:rPr>
          <w:lang w:eastAsia="en-IN"/>
        </w:rPr>
      </w:pPr>
    </w:p>
    <w:p w14:paraId="260E6CB6" w14:textId="77777777" w:rsidR="00C50BD1" w:rsidRDefault="00C50BD1" w:rsidP="00C50B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.*;</w:t>
      </w:r>
    </w:p>
    <w:p w14:paraId="1171E9FD" w14:textId="31720E25" w:rsidR="00C50BD1" w:rsidRDefault="00C50BD1" w:rsidP="00C50B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6E6FA"/>
          <w:sz w:val="20"/>
          <w:szCs w:val="20"/>
        </w:rPr>
        <w:t xml:space="preserve">            </w:t>
      </w:r>
      <w:r>
        <w:rPr>
          <w:rFonts w:ascii="Consolas" w:hAnsi="Consolas"/>
          <w:color w:val="CCCCCC"/>
          <w:sz w:val="20"/>
          <w:szCs w:val="20"/>
        </w:rPr>
        <w:t>P</w:t>
      </w:r>
      <w:r>
        <w:rPr>
          <w:rFonts w:ascii="Consolas" w:hAnsi="Consolas"/>
          <w:color w:val="CC6C1D"/>
          <w:sz w:val="20"/>
          <w:szCs w:val="20"/>
        </w:rPr>
        <w:t>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SampleTestUsingMethodChainingTest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50B4439" w14:textId="77777777" w:rsidR="00C50BD1" w:rsidRDefault="00C50BD1" w:rsidP="00C50B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1021E169" w14:textId="097A8E41" w:rsidR="00C50BD1" w:rsidRDefault="00C50BD1" w:rsidP="00C50B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getRequestTest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7ED13575" w14:textId="77777777" w:rsidR="00C50BD1" w:rsidRDefault="00C50BD1" w:rsidP="00C50B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/* after using static import */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//no need to write RA</w:t>
      </w:r>
    </w:p>
    <w:p w14:paraId="3AFCD22C" w14:textId="77777777" w:rsidR="00C50BD1" w:rsidRDefault="00C50BD1" w:rsidP="00C50B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"https://reqres.in/api/users?page=2"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prettyPrint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50C2004" w14:textId="77777777" w:rsidR="008B6E48" w:rsidRDefault="008B6E48" w:rsidP="008B6E4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/* using other response </w:t>
      </w:r>
      <w:r>
        <w:rPr>
          <w:rFonts w:ascii="Consolas" w:hAnsi="Consolas"/>
          <w:color w:val="808080"/>
          <w:sz w:val="20"/>
          <w:szCs w:val="20"/>
          <w:u w:val="single"/>
        </w:rPr>
        <w:t>mehtods</w:t>
      </w:r>
      <w:r>
        <w:rPr>
          <w:rFonts w:ascii="Consolas" w:hAnsi="Consolas"/>
          <w:color w:val="808080"/>
          <w:sz w:val="20"/>
          <w:szCs w:val="20"/>
        </w:rPr>
        <w:t xml:space="preserve"> */</w:t>
      </w:r>
    </w:p>
    <w:p w14:paraId="4D3529FF" w14:textId="77777777" w:rsidR="008B6E48" w:rsidRDefault="008B6E48" w:rsidP="008B6E4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i/>
          <w:iCs/>
          <w:color w:val="96EC3F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"https://reqres.in/api/users?page=2"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then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017C7D1" w14:textId="77777777" w:rsidR="00C50BD1" w:rsidRDefault="00C50BD1" w:rsidP="00C50BD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</w:t>
      </w:r>
    </w:p>
    <w:p w14:paraId="401CF649" w14:textId="77777777" w:rsidR="00957C87" w:rsidRDefault="00957C87" w:rsidP="00854B8B">
      <w:pPr>
        <w:pStyle w:val="Heading3"/>
        <w:rPr>
          <w:color w:val="3E7718" w:themeColor="accent2" w:themeShade="BF"/>
          <w:lang w:eastAsia="en-IN"/>
        </w:rPr>
      </w:pPr>
    </w:p>
    <w:p w14:paraId="351BE57B" w14:textId="10A90B23" w:rsidR="005867A4" w:rsidRPr="00CF1680" w:rsidRDefault="00854B8B" w:rsidP="00854B8B">
      <w:pPr>
        <w:pStyle w:val="Heading3"/>
        <w:rPr>
          <w:color w:val="3E7718" w:themeColor="accent2" w:themeShade="BF"/>
          <w:lang w:eastAsia="en-IN"/>
        </w:rPr>
      </w:pPr>
      <w:r w:rsidRPr="00CF1680">
        <w:rPr>
          <w:color w:val="3E7718" w:themeColor="accent2" w:themeShade="BF"/>
          <w:lang w:eastAsia="en-IN"/>
        </w:rPr>
        <w:t>RestASSURED=</w:t>
      </w:r>
    </w:p>
    <w:p w14:paraId="6D03E414" w14:textId="3DCF7104" w:rsidR="00854B8B" w:rsidRDefault="00854B8B" w:rsidP="00854B8B">
      <w:pPr>
        <w:pStyle w:val="ListParagraph"/>
        <w:numPr>
          <w:ilvl w:val="0"/>
          <w:numId w:val="21"/>
        </w:numPr>
        <w:rPr>
          <w:lang w:eastAsia="en-IN"/>
        </w:rPr>
      </w:pPr>
      <w:r>
        <w:rPr>
          <w:lang w:eastAsia="en-IN"/>
        </w:rPr>
        <w:t>REST ASSURED CONTAIN STATIC METHODS .</w:t>
      </w:r>
    </w:p>
    <w:p w14:paraId="6C2E4558" w14:textId="6D30BC99" w:rsidR="00854B8B" w:rsidRDefault="00854B8B" w:rsidP="00854B8B">
      <w:pPr>
        <w:pStyle w:val="ListParagraph"/>
        <w:numPr>
          <w:ilvl w:val="0"/>
          <w:numId w:val="21"/>
        </w:numPr>
        <w:rPr>
          <w:lang w:eastAsia="en-IN"/>
        </w:rPr>
      </w:pPr>
      <w:r>
        <w:rPr>
          <w:lang w:eastAsia="en-IN"/>
        </w:rPr>
        <w:t xml:space="preserve">RETURN OTHER CLASS / INTERFACE </w:t>
      </w:r>
      <w:r w:rsidR="00163096">
        <w:rPr>
          <w:lang w:eastAsia="en-IN"/>
        </w:rPr>
        <w:t>OBJECTS ( STATIC CAN ALSO RETURN).</w:t>
      </w:r>
    </w:p>
    <w:p w14:paraId="0EB39E5F" w14:textId="64A78197" w:rsidR="00163096" w:rsidRPr="00CF1680" w:rsidRDefault="00163096" w:rsidP="00163096">
      <w:pPr>
        <w:pStyle w:val="Heading2"/>
        <w:rPr>
          <w:color w:val="3E7718" w:themeColor="accent2" w:themeShade="BF"/>
          <w:lang w:eastAsia="en-IN"/>
        </w:rPr>
      </w:pPr>
      <w:r w:rsidRPr="00CF1680">
        <w:rPr>
          <w:color w:val="3E7718" w:themeColor="accent2" w:themeShade="BF"/>
          <w:lang w:eastAsia="en-IN"/>
        </w:rPr>
        <w:t>REST ASSURED CLASS DIAGRAM=</w:t>
      </w:r>
    </w:p>
    <w:p w14:paraId="2ED93774" w14:textId="6F10AFA0" w:rsidR="00163096" w:rsidRDefault="002254E2" w:rsidP="00163096">
      <w:pPr>
        <w:pStyle w:val="ListParagraph"/>
        <w:numPr>
          <w:ilvl w:val="0"/>
          <w:numId w:val="22"/>
        </w:numPr>
        <w:rPr>
          <w:lang w:eastAsia="en-IN"/>
        </w:rPr>
      </w:pPr>
      <w:r>
        <w:rPr>
          <w:lang w:eastAsia="en-IN"/>
        </w:rPr>
        <w:t>IT AS A CLASS CALLED AS REST ASSURED IT IS A IMPORTANT CLASS AVIALABLE IN REST ASSURED LIBRARY.</w:t>
      </w:r>
    </w:p>
    <w:p w14:paraId="0613F957" w14:textId="6006C5EA" w:rsidR="002254E2" w:rsidRDefault="00424FC2" w:rsidP="00163096">
      <w:pPr>
        <w:pStyle w:val="ListParagraph"/>
        <w:numPr>
          <w:ilvl w:val="0"/>
          <w:numId w:val="22"/>
        </w:numPr>
        <w:rPr>
          <w:lang w:eastAsia="en-IN"/>
        </w:rPr>
      </w:pPr>
      <w:r>
        <w:rPr>
          <w:lang w:eastAsia="en-IN"/>
        </w:rPr>
        <w:t>ALL THE MEHTODS IN REST ASSURED IS A STATIC METHOD .</w:t>
      </w:r>
    </w:p>
    <w:p w14:paraId="3EA442DB" w14:textId="6700054F" w:rsidR="002B1A23" w:rsidRDefault="00424FC2" w:rsidP="00E51F99">
      <w:pPr>
        <w:pStyle w:val="ListParagraph"/>
        <w:numPr>
          <w:ilvl w:val="0"/>
          <w:numId w:val="22"/>
        </w:numPr>
        <w:rPr>
          <w:lang w:eastAsia="en-IN"/>
        </w:rPr>
      </w:pPr>
      <w:r>
        <w:rPr>
          <w:lang w:eastAsia="en-IN"/>
        </w:rPr>
        <w:t>REST ASSURED GET</w:t>
      </w:r>
      <w:r w:rsidR="002B1A23">
        <w:rPr>
          <w:lang w:eastAsia="en-IN"/>
        </w:rPr>
        <w:t>(),PUT(),PATCH(),POST(),DELETE() METHODS</w:t>
      </w:r>
      <w:r w:rsidR="00E51F99">
        <w:rPr>
          <w:lang w:eastAsia="en-IN"/>
        </w:rPr>
        <w:t xml:space="preserve"> = IT IS GOING TO RETURN OBJECT OF RESPONSE INTERFACE.</w:t>
      </w:r>
    </w:p>
    <w:p w14:paraId="4071BD4E" w14:textId="1DD4B714" w:rsidR="00E51F99" w:rsidRDefault="00154F28" w:rsidP="00E51F99">
      <w:pPr>
        <w:pStyle w:val="ListParagraph"/>
        <w:numPr>
          <w:ilvl w:val="0"/>
          <w:numId w:val="22"/>
        </w:numPr>
        <w:rPr>
          <w:lang w:eastAsia="en-IN"/>
        </w:rPr>
      </w:pPr>
      <w:r>
        <w:rPr>
          <w:lang w:eastAsia="en-IN"/>
        </w:rPr>
        <w:t xml:space="preserve">THESE METHODS CAN RETURN OBJECT OF RESPONSE INTERFACE OR REFERENCE VARIABLE </w:t>
      </w:r>
      <w:r w:rsidR="005B5A65">
        <w:rPr>
          <w:lang w:eastAsia="en-IN"/>
        </w:rPr>
        <w:t>OF INTERFACE .</w:t>
      </w:r>
    </w:p>
    <w:p w14:paraId="46560D73" w14:textId="4D82D20F" w:rsidR="005B5A65" w:rsidRDefault="005B5A65" w:rsidP="00E51F99">
      <w:pPr>
        <w:pStyle w:val="ListParagraph"/>
        <w:numPr>
          <w:ilvl w:val="0"/>
          <w:numId w:val="22"/>
        </w:numPr>
        <w:rPr>
          <w:lang w:eastAsia="en-IN"/>
        </w:rPr>
      </w:pPr>
      <w:r>
        <w:rPr>
          <w:lang w:eastAsia="en-IN"/>
        </w:rPr>
        <w:t xml:space="preserve">REST ASSURED </w:t>
      </w:r>
      <w:r w:rsidRPr="00FB546A">
        <w:rPr>
          <w:color w:val="00B050"/>
          <w:lang w:eastAsia="en-IN"/>
        </w:rPr>
        <w:t xml:space="preserve">GIVEN() </w:t>
      </w:r>
      <w:r>
        <w:rPr>
          <w:lang w:eastAsia="en-IN"/>
        </w:rPr>
        <w:t xml:space="preserve">WILL RETURN </w:t>
      </w:r>
      <w:r w:rsidR="00973D76">
        <w:rPr>
          <w:lang w:eastAsia="en-IN"/>
        </w:rPr>
        <w:t xml:space="preserve">OBJECT OF </w:t>
      </w:r>
      <w:r w:rsidR="00436C52">
        <w:rPr>
          <w:lang w:eastAsia="en-IN"/>
        </w:rPr>
        <w:t>REQUEST SPECIFICATION INTERFACE.</w:t>
      </w:r>
    </w:p>
    <w:p w14:paraId="4CB757CB" w14:textId="6C5598DA" w:rsidR="00436C52" w:rsidRDefault="00436C52" w:rsidP="00E51F99">
      <w:pPr>
        <w:pStyle w:val="ListParagraph"/>
        <w:numPr>
          <w:ilvl w:val="0"/>
          <w:numId w:val="22"/>
        </w:numPr>
        <w:rPr>
          <w:lang w:eastAsia="en-IN"/>
        </w:rPr>
      </w:pPr>
      <w:r>
        <w:rPr>
          <w:lang w:eastAsia="en-IN"/>
        </w:rPr>
        <w:t xml:space="preserve">BEFORE SENDING A REQUEST </w:t>
      </w:r>
      <w:r w:rsidR="009B7670">
        <w:rPr>
          <w:lang w:eastAsia="en-IN"/>
        </w:rPr>
        <w:t>IF WE WANT TO SET PRECONDITION WE USE GIVEN().</w:t>
      </w:r>
    </w:p>
    <w:p w14:paraId="68202D37" w14:textId="1F4A8805" w:rsidR="009B7670" w:rsidRDefault="00BC2520" w:rsidP="00BC2520">
      <w:pPr>
        <w:pStyle w:val="ListParagraph"/>
        <w:rPr>
          <w:lang w:eastAsia="en-IN"/>
        </w:rPr>
      </w:pPr>
      <w:r>
        <w:rPr>
          <w:lang w:eastAsia="en-IN"/>
        </w:rPr>
        <w:t>EXAMPLE=CREATE REQUEST HEADER () CONTENTTYPE() ETC…,</w:t>
      </w:r>
    </w:p>
    <w:p w14:paraId="01D6716F" w14:textId="1A4851BD" w:rsidR="00BC2520" w:rsidRDefault="00FB546A" w:rsidP="00BC2520">
      <w:pPr>
        <w:pStyle w:val="ListParagraph"/>
        <w:numPr>
          <w:ilvl w:val="0"/>
          <w:numId w:val="22"/>
        </w:numPr>
        <w:rPr>
          <w:lang w:eastAsia="en-IN"/>
        </w:rPr>
      </w:pPr>
      <w:r w:rsidRPr="008A7C6C">
        <w:rPr>
          <w:color w:val="00B050"/>
          <w:lang w:eastAsia="en-IN"/>
        </w:rPr>
        <w:t xml:space="preserve">WHEN() </w:t>
      </w:r>
      <w:r>
        <w:rPr>
          <w:lang w:eastAsia="en-IN"/>
        </w:rPr>
        <w:t xml:space="preserve">IT WILL RETURN THE OBJECT OF REQEUST SENDER </w:t>
      </w:r>
      <w:r w:rsidR="00455B60">
        <w:rPr>
          <w:lang w:eastAsia="en-IN"/>
        </w:rPr>
        <w:t>CLASS IN THIS CLASS WE CAN PERFORM CRUD OPERATIONS</w:t>
      </w:r>
      <w:r w:rsidR="00092CC1">
        <w:rPr>
          <w:lang w:eastAsia="en-IN"/>
        </w:rPr>
        <w:t>.</w:t>
      </w:r>
    </w:p>
    <w:p w14:paraId="3CF35156" w14:textId="097D9EC0" w:rsidR="008B6E48" w:rsidRDefault="00092CC1" w:rsidP="008B6E48">
      <w:pPr>
        <w:pStyle w:val="ListParagraph"/>
        <w:numPr>
          <w:ilvl w:val="0"/>
          <w:numId w:val="22"/>
        </w:numPr>
        <w:rPr>
          <w:lang w:eastAsia="en-IN"/>
        </w:rPr>
      </w:pPr>
      <w:r w:rsidRPr="008A7C6C">
        <w:rPr>
          <w:color w:val="00B050"/>
          <w:lang w:eastAsia="en-IN"/>
        </w:rPr>
        <w:t>THEN (</w:t>
      </w:r>
      <w:r>
        <w:rPr>
          <w:lang w:eastAsia="en-IN"/>
        </w:rPr>
        <w:t xml:space="preserve">) IT WILL RETURN OBJECT OF VALIDATE RESPONSE INTERFACE </w:t>
      </w:r>
      <w:r w:rsidR="008A7C6C">
        <w:rPr>
          <w:lang w:eastAsia="en-IN"/>
        </w:rPr>
        <w:t>REFERENCE VARIABLE.</w:t>
      </w:r>
    </w:p>
    <w:p w14:paraId="17C70DB2" w14:textId="77777777" w:rsidR="00955BE6" w:rsidRDefault="008056A2" w:rsidP="00872DCC">
      <w:pPr>
        <w:pStyle w:val="ListParagraph"/>
        <w:numPr>
          <w:ilvl w:val="0"/>
          <w:numId w:val="22"/>
        </w:numPr>
        <w:rPr>
          <w:lang w:eastAsia="en-IN"/>
        </w:rPr>
      </w:pPr>
      <w:r>
        <w:rPr>
          <w:lang w:eastAsia="en-IN"/>
        </w:rPr>
        <w:t>EVERY MEHTOD IN RESTASSURED RETURN SAME CLASS OBJECT AND ANOTHER CLASS OBJECT.</w:t>
      </w:r>
    </w:p>
    <w:p w14:paraId="473E1A75" w14:textId="77777777" w:rsidR="00955BE6" w:rsidRDefault="00955BE6" w:rsidP="00955BE6">
      <w:pPr>
        <w:rPr>
          <w:lang w:eastAsia="en-IN"/>
        </w:rPr>
      </w:pPr>
    </w:p>
    <w:p w14:paraId="28367389" w14:textId="77777777" w:rsidR="00955BE6" w:rsidRDefault="00955BE6" w:rsidP="00955BE6">
      <w:pPr>
        <w:rPr>
          <w:lang w:eastAsia="en-IN"/>
        </w:rPr>
      </w:pPr>
    </w:p>
    <w:p w14:paraId="7D06FDB4" w14:textId="77777777" w:rsidR="00955BE6" w:rsidRDefault="00955BE6" w:rsidP="00955BE6">
      <w:pPr>
        <w:rPr>
          <w:lang w:eastAsia="en-IN"/>
        </w:rPr>
      </w:pPr>
    </w:p>
    <w:p w14:paraId="7CA2C172" w14:textId="77777777" w:rsidR="00955BE6" w:rsidRDefault="00955BE6" w:rsidP="00955BE6">
      <w:pPr>
        <w:rPr>
          <w:lang w:eastAsia="en-IN"/>
        </w:rPr>
      </w:pPr>
    </w:p>
    <w:p w14:paraId="709EBBBF" w14:textId="77777777" w:rsidR="00955BE6" w:rsidRDefault="00955BE6" w:rsidP="00955BE6">
      <w:pPr>
        <w:rPr>
          <w:lang w:eastAsia="en-IN"/>
        </w:rPr>
      </w:pPr>
    </w:p>
    <w:p w14:paraId="481BED92" w14:textId="77777777" w:rsidR="00955BE6" w:rsidRDefault="00955BE6" w:rsidP="00955BE6">
      <w:pPr>
        <w:rPr>
          <w:lang w:eastAsia="en-IN"/>
        </w:rPr>
      </w:pPr>
    </w:p>
    <w:p w14:paraId="6FC579D4" w14:textId="14958BAB" w:rsidR="00375A4F" w:rsidRDefault="001E2967" w:rsidP="00955BE6">
      <w:pPr>
        <w:rPr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ACC171" wp14:editId="744585F8">
                <wp:simplePos x="0" y="0"/>
                <wp:positionH relativeFrom="column">
                  <wp:posOffset>-609600</wp:posOffset>
                </wp:positionH>
                <wp:positionV relativeFrom="paragraph">
                  <wp:posOffset>232410</wp:posOffset>
                </wp:positionV>
                <wp:extent cx="1280160" cy="3345180"/>
                <wp:effectExtent l="0" t="0" r="15240" b="26670"/>
                <wp:wrapNone/>
                <wp:docPr id="12796848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345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59D001" w14:textId="7120D480" w:rsidR="00F47629" w:rsidRPr="0017795F" w:rsidRDefault="00F47629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1E2967">
                              <w:rPr>
                                <w:color w:val="FF0000"/>
                                <w:lang w:val="en-US"/>
                              </w:rPr>
                              <w:t>RequestSpecification</w:t>
                            </w:r>
                            <w:r w:rsidRPr="0017795F">
                              <w:rPr>
                                <w:lang w:val="en-US"/>
                              </w:rPr>
                              <w:t>(</w:t>
                            </w:r>
                            <w:r w:rsidRPr="001E2967">
                              <w:rPr>
                                <w:color w:val="FF0000"/>
                                <w:lang w:val="en-US"/>
                              </w:rPr>
                              <w:t>i</w:t>
                            </w:r>
                            <w:r w:rsidRPr="0017795F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168B8E57" w14:textId="126184D3" w:rsidR="00F47629" w:rsidRDefault="00815EFC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body()</w:t>
                            </w:r>
                          </w:p>
                          <w:p w14:paraId="5D95995C" w14:textId="4BA223D0" w:rsidR="00C50604" w:rsidRDefault="00815EFC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header()</w:t>
                            </w:r>
                          </w:p>
                          <w:p w14:paraId="22721F29" w14:textId="04A5CB23" w:rsidR="00C50604" w:rsidRDefault="00815EFC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auth()</w:t>
                            </w:r>
                          </w:p>
                          <w:p w14:paraId="3541901D" w14:textId="03B1DE80" w:rsidR="00C50604" w:rsidRDefault="00815EFC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basepath()</w:t>
                            </w:r>
                          </w:p>
                          <w:p w14:paraId="724E9DE0" w14:textId="5CF81B74" w:rsidR="00C50604" w:rsidRDefault="00815EFC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config()</w:t>
                            </w:r>
                          </w:p>
                          <w:p w14:paraId="3138B27A" w14:textId="617422E0" w:rsidR="0047077B" w:rsidRDefault="0047077B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multipart</w:t>
                            </w:r>
                          </w:p>
                          <w:p w14:paraId="0D6349C5" w14:textId="3F6AC91C" w:rsidR="001E2967" w:rsidRDefault="00815EFC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contentType()</w:t>
                            </w:r>
                          </w:p>
                          <w:p w14:paraId="4E9D260A" w14:textId="46446141" w:rsidR="00815EFC" w:rsidRDefault="00815EFC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get()</w:t>
                            </w:r>
                          </w:p>
                          <w:p w14:paraId="699DC560" w14:textId="52F8F896" w:rsidR="00815EFC" w:rsidRDefault="00815EFC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put()</w:t>
                            </w:r>
                          </w:p>
                          <w:p w14:paraId="2331E381" w14:textId="359D20A6" w:rsidR="00815EFC" w:rsidRDefault="00815EFC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post()</w:t>
                            </w:r>
                          </w:p>
                          <w:p w14:paraId="2D774B04" w14:textId="33025962" w:rsidR="00815EFC" w:rsidRDefault="00815EFC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patch()</w:t>
                            </w:r>
                          </w:p>
                          <w:p w14:paraId="6CB9C5B8" w14:textId="328C7C37" w:rsidR="00815EFC" w:rsidRDefault="00815EFC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delete()</w:t>
                            </w:r>
                          </w:p>
                          <w:p w14:paraId="7ACDA598" w14:textId="77777777" w:rsidR="00815EFC" w:rsidRDefault="00815EFC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  <w:p w14:paraId="1E360CD8" w14:textId="69C346E2" w:rsidR="00815EFC" w:rsidRDefault="00C53820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formParameter()</w:t>
                            </w:r>
                          </w:p>
                          <w:p w14:paraId="5AD76EC3" w14:textId="7878C3C8" w:rsidR="00C53820" w:rsidRDefault="00C53820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pathParameter()</w:t>
                            </w:r>
                          </w:p>
                          <w:p w14:paraId="1747F253" w14:textId="36139858" w:rsidR="00C53820" w:rsidRDefault="00C53820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queryParameter()</w:t>
                            </w:r>
                          </w:p>
                          <w:p w14:paraId="706E0D59" w14:textId="512F0A4A" w:rsidR="00463EB7" w:rsidRDefault="0017795F" w:rsidP="00463EB7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parameter()</w:t>
                            </w:r>
                          </w:p>
                          <w:p w14:paraId="3F0810AB" w14:textId="77777777" w:rsidR="001E2967" w:rsidRDefault="001E2967" w:rsidP="00463EB7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  <w:p w14:paraId="157371A8" w14:textId="04E2332C" w:rsidR="0017795F" w:rsidRDefault="00463EB7" w:rsidP="00463EB7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when()</w:t>
                            </w:r>
                          </w:p>
                          <w:p w14:paraId="35211DD0" w14:textId="06D3DF8A" w:rsidR="0017795F" w:rsidRPr="00F47629" w:rsidRDefault="0017795F" w:rsidP="001D629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spec()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CC171" id="Text Box 1" o:spid="_x0000_s1035" type="#_x0000_t202" style="position:absolute;margin-left:-48pt;margin-top:18.3pt;width:100.8pt;height:263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" fillcolor="white [3201]" strokeweight=".5pt">
                <v:textbox>
                  <w:txbxContent>
                    <w:p w14:paraId="0E59D001" w14:textId="7120D480" w:rsidR="00F47629" w:rsidRPr="0017795F" w:rsidRDefault="00F47629" w:rsidP="001D6295">
                      <w:pPr>
                        <w:pStyle w:val="NoSpacing"/>
                        <w:rPr>
                          <w:lang w:val="en-US"/>
                        </w:rPr>
                      </w:pPr>
                      <w:r w:rsidRPr="001E2967">
                        <w:rPr>
                          <w:color w:val="FF0000"/>
                          <w:lang w:val="en-US"/>
                        </w:rPr>
                        <w:t>RequestSpecification</w:t>
                      </w:r>
                      <w:r w:rsidRPr="0017795F">
                        <w:rPr>
                          <w:lang w:val="en-US"/>
                        </w:rPr>
                        <w:t>(</w:t>
                      </w:r>
                      <w:r w:rsidRPr="001E2967">
                        <w:rPr>
                          <w:color w:val="FF0000"/>
                          <w:lang w:val="en-US"/>
                        </w:rPr>
                        <w:t>i</w:t>
                      </w:r>
                      <w:r w:rsidRPr="0017795F">
                        <w:rPr>
                          <w:lang w:val="en-US"/>
                        </w:rPr>
                        <w:t>)</w:t>
                      </w:r>
                    </w:p>
                    <w:p w14:paraId="168B8E57" w14:textId="126184D3" w:rsidR="00F47629" w:rsidRDefault="00815EFC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body()</w:t>
                      </w:r>
                    </w:p>
                    <w:p w14:paraId="5D95995C" w14:textId="4BA223D0" w:rsidR="00C50604" w:rsidRDefault="00815EFC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header()</w:t>
                      </w:r>
                    </w:p>
                    <w:p w14:paraId="22721F29" w14:textId="04A5CB23" w:rsidR="00C50604" w:rsidRDefault="00815EFC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auth()</w:t>
                      </w:r>
                    </w:p>
                    <w:p w14:paraId="3541901D" w14:textId="03B1DE80" w:rsidR="00C50604" w:rsidRDefault="00815EFC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basepath()</w:t>
                      </w:r>
                    </w:p>
                    <w:p w14:paraId="724E9DE0" w14:textId="5CF81B74" w:rsidR="00C50604" w:rsidRDefault="00815EFC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config()</w:t>
                      </w:r>
                    </w:p>
                    <w:p w14:paraId="3138B27A" w14:textId="617422E0" w:rsidR="0047077B" w:rsidRDefault="0047077B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multipart</w:t>
                      </w:r>
                    </w:p>
                    <w:p w14:paraId="0D6349C5" w14:textId="3F6AC91C" w:rsidR="001E2967" w:rsidRDefault="00815EFC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contentType()</w:t>
                      </w:r>
                    </w:p>
                    <w:p w14:paraId="4E9D260A" w14:textId="46446141" w:rsidR="00815EFC" w:rsidRDefault="00815EFC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get()</w:t>
                      </w:r>
                    </w:p>
                    <w:p w14:paraId="699DC560" w14:textId="52F8F896" w:rsidR="00815EFC" w:rsidRDefault="00815EFC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put()</w:t>
                      </w:r>
                    </w:p>
                    <w:p w14:paraId="2331E381" w14:textId="359D20A6" w:rsidR="00815EFC" w:rsidRDefault="00815EFC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post()</w:t>
                      </w:r>
                    </w:p>
                    <w:p w14:paraId="2D774B04" w14:textId="33025962" w:rsidR="00815EFC" w:rsidRDefault="00815EFC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patch()</w:t>
                      </w:r>
                    </w:p>
                    <w:p w14:paraId="6CB9C5B8" w14:textId="328C7C37" w:rsidR="00815EFC" w:rsidRDefault="00815EFC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delete()</w:t>
                      </w:r>
                    </w:p>
                    <w:p w14:paraId="7ACDA598" w14:textId="77777777" w:rsidR="00815EFC" w:rsidRDefault="00815EFC" w:rsidP="001D6295">
                      <w:pPr>
                        <w:pStyle w:val="NoSpacing"/>
                        <w:rPr>
                          <w:lang w:val="en-US"/>
                        </w:rPr>
                      </w:pPr>
                    </w:p>
                    <w:p w14:paraId="1E360CD8" w14:textId="69C346E2" w:rsidR="00815EFC" w:rsidRDefault="00C53820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formParameter()</w:t>
                      </w:r>
                    </w:p>
                    <w:p w14:paraId="5AD76EC3" w14:textId="7878C3C8" w:rsidR="00C53820" w:rsidRDefault="00C53820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pathParameter()</w:t>
                      </w:r>
                    </w:p>
                    <w:p w14:paraId="1747F253" w14:textId="36139858" w:rsidR="00C53820" w:rsidRDefault="00C53820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queryParameter()</w:t>
                      </w:r>
                    </w:p>
                    <w:p w14:paraId="706E0D59" w14:textId="512F0A4A" w:rsidR="00463EB7" w:rsidRDefault="0017795F" w:rsidP="00463EB7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parameter()</w:t>
                      </w:r>
                    </w:p>
                    <w:p w14:paraId="3F0810AB" w14:textId="77777777" w:rsidR="001E2967" w:rsidRDefault="001E2967" w:rsidP="00463EB7">
                      <w:pPr>
                        <w:pStyle w:val="NoSpacing"/>
                        <w:rPr>
                          <w:lang w:val="en-US"/>
                        </w:rPr>
                      </w:pPr>
                    </w:p>
                    <w:p w14:paraId="157371A8" w14:textId="04E2332C" w:rsidR="0017795F" w:rsidRDefault="00463EB7" w:rsidP="00463EB7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when()</w:t>
                      </w:r>
                    </w:p>
                    <w:p w14:paraId="35211DD0" w14:textId="06D3DF8A" w:rsidR="0017795F" w:rsidRPr="00F47629" w:rsidRDefault="0017795F" w:rsidP="001D629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spec()</w:t>
                      </w:r>
                    </w:p>
                  </w:txbxContent>
                </v:textbox>
              </v:shape>
            </w:pict>
          </mc:Fallback>
        </mc:AlternateContent>
      </w:r>
    </w:p>
    <w:p w14:paraId="701AC8FE" w14:textId="6666375A" w:rsidR="00375A4F" w:rsidRDefault="00C22E9C" w:rsidP="009D08AB">
      <w:pPr>
        <w:rPr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8A883B2" wp14:editId="342C5E03">
                <wp:simplePos x="0" y="0"/>
                <wp:positionH relativeFrom="column">
                  <wp:posOffset>5273040</wp:posOffset>
                </wp:positionH>
                <wp:positionV relativeFrom="paragraph">
                  <wp:posOffset>146050</wp:posOffset>
                </wp:positionV>
                <wp:extent cx="975360" cy="2613660"/>
                <wp:effectExtent l="0" t="0" r="15240" b="15240"/>
                <wp:wrapNone/>
                <wp:docPr id="20994028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613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ACC689" w14:textId="77777777" w:rsidR="00C22E9C" w:rsidRPr="00C22E9C" w:rsidRDefault="00C22E9C" w:rsidP="00C22E9C">
                            <w:pPr>
                              <w:pStyle w:val="NoSpacing"/>
                              <w:rPr>
                                <w:color w:val="FF0000"/>
                              </w:rPr>
                            </w:pPr>
                            <w:r w:rsidRPr="00C22E9C">
                              <w:rPr>
                                <w:color w:val="FF0000"/>
                              </w:rPr>
                              <w:t>ResponseSpecification(i)</w:t>
                            </w:r>
                          </w:p>
                          <w:p w14:paraId="11494F89" w14:textId="77777777" w:rsidR="00C22E9C" w:rsidRDefault="00C22E9C" w:rsidP="00C22E9C">
                            <w:pPr>
                              <w:pStyle w:val="NoSpacing"/>
                            </w:pPr>
                            <w:r>
                              <w:t>time()</w:t>
                            </w:r>
                          </w:p>
                          <w:p w14:paraId="447D0579" w14:textId="77777777" w:rsidR="00C22E9C" w:rsidRDefault="00C22E9C" w:rsidP="00C22E9C">
                            <w:pPr>
                              <w:pStyle w:val="NoSpacing"/>
                            </w:pPr>
                            <w:r>
                              <w:t>body()</w:t>
                            </w:r>
                          </w:p>
                          <w:p w14:paraId="0B47D079" w14:textId="77777777" w:rsidR="00C22E9C" w:rsidRDefault="00C22E9C" w:rsidP="00C22E9C">
                            <w:pPr>
                              <w:pStyle w:val="NoSpacing"/>
                            </w:pPr>
                            <w:r>
                              <w:t>statusCode()</w:t>
                            </w:r>
                          </w:p>
                          <w:p w14:paraId="5D155971" w14:textId="77777777" w:rsidR="00C22E9C" w:rsidRDefault="00C22E9C" w:rsidP="00C22E9C">
                            <w:pPr>
                              <w:pStyle w:val="NoSpacing"/>
                            </w:pPr>
                            <w:r>
                              <w:t>statusLine()</w:t>
                            </w:r>
                          </w:p>
                          <w:p w14:paraId="171539B1" w14:textId="77777777" w:rsidR="00C22E9C" w:rsidRDefault="00C22E9C" w:rsidP="00C22E9C">
                            <w:pPr>
                              <w:pStyle w:val="NoSpacing"/>
                            </w:pPr>
                            <w:r>
                              <w:t>header()</w:t>
                            </w:r>
                          </w:p>
                          <w:p w14:paraId="2452F586" w14:textId="77777777" w:rsidR="00C22E9C" w:rsidRDefault="00C22E9C" w:rsidP="00C22E9C">
                            <w:pPr>
                              <w:pStyle w:val="NoSpacing"/>
                            </w:pPr>
                            <w:r>
                              <w:t>cookei()</w:t>
                            </w:r>
                          </w:p>
                          <w:p w14:paraId="1DA1CE54" w14:textId="77777777" w:rsidR="00C22E9C" w:rsidRDefault="00C22E9C" w:rsidP="00C22E9C">
                            <w:pPr>
                              <w:pStyle w:val="NoSpacing"/>
                            </w:pPr>
                            <w:r>
                              <w:t>rootpath()</w:t>
                            </w:r>
                          </w:p>
                          <w:p w14:paraId="21308FBD" w14:textId="51E8F696" w:rsidR="00C22E9C" w:rsidRDefault="00C22E9C" w:rsidP="00C22E9C">
                            <w:pPr>
                              <w:pStyle w:val="NoSpacing"/>
                            </w:pPr>
                            <w:r>
                              <w:t>contentType()</w:t>
                            </w:r>
                          </w:p>
                          <w:p w14:paraId="5F07075F" w14:textId="77777777" w:rsidR="00C22E9C" w:rsidRDefault="00C22E9C" w:rsidP="00C22E9C">
                            <w:pPr>
                              <w:pStyle w:val="NoSpacing"/>
                            </w:pPr>
                            <w:r>
                              <w:t>when()</w:t>
                            </w:r>
                          </w:p>
                          <w:p w14:paraId="2BB2ACD1" w14:textId="77777777" w:rsidR="00C22E9C" w:rsidRDefault="00C22E9C" w:rsidP="00C22E9C">
                            <w:pPr>
                              <w:pStyle w:val="NoSpacing"/>
                            </w:pPr>
                            <w:r>
                              <w:t>given()</w:t>
                            </w:r>
                          </w:p>
                          <w:p w14:paraId="009C9796" w14:textId="77777777" w:rsidR="00C22E9C" w:rsidRDefault="00C22E9C" w:rsidP="00C22E9C">
                            <w:pPr>
                              <w:pStyle w:val="NoSpacing"/>
                            </w:pPr>
                          </w:p>
                          <w:p w14:paraId="043430A5" w14:textId="4C3CA632" w:rsidR="00834A26" w:rsidRPr="00834A26" w:rsidRDefault="00C22E9C" w:rsidP="00C22E9C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t>spec()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883B2" id="Text Box 5" o:spid="_x0000_s1036" type="#_x0000_t202" style="position:absolute;margin-left:415.2pt;margin-top:11.5pt;width:76.8pt;height:205.8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" fillcolor="white [3201]" strokeweight=".5pt">
                <v:textbox>
                  <w:txbxContent>
                    <w:p w14:paraId="3AACC689" w14:textId="77777777" w:rsidR="00C22E9C" w:rsidRPr="00C22E9C" w:rsidRDefault="00C22E9C" w:rsidP="00C22E9C">
                      <w:pPr>
                        <w:pStyle w:val="NoSpacing"/>
                        <w:rPr>
                          <w:color w:val="FF0000"/>
                        </w:rPr>
                      </w:pPr>
                      <w:r w:rsidRPr="00C22E9C">
                        <w:rPr>
                          <w:color w:val="FF0000"/>
                        </w:rPr>
                        <w:t>ResponseSpecification(i)</w:t>
                      </w:r>
                    </w:p>
                    <w:p w14:paraId="11494F89" w14:textId="77777777" w:rsidR="00C22E9C" w:rsidRDefault="00C22E9C" w:rsidP="00C22E9C">
                      <w:pPr>
                        <w:pStyle w:val="NoSpacing"/>
                      </w:pPr>
                      <w:r>
                        <w:t>time()</w:t>
                      </w:r>
                    </w:p>
                    <w:p w14:paraId="447D0579" w14:textId="77777777" w:rsidR="00C22E9C" w:rsidRDefault="00C22E9C" w:rsidP="00C22E9C">
                      <w:pPr>
                        <w:pStyle w:val="NoSpacing"/>
                      </w:pPr>
                      <w:r>
                        <w:t>body()</w:t>
                      </w:r>
                    </w:p>
                    <w:p w14:paraId="0B47D079" w14:textId="77777777" w:rsidR="00C22E9C" w:rsidRDefault="00C22E9C" w:rsidP="00C22E9C">
                      <w:pPr>
                        <w:pStyle w:val="NoSpacing"/>
                      </w:pPr>
                      <w:r>
                        <w:t>statusCode()</w:t>
                      </w:r>
                    </w:p>
                    <w:p w14:paraId="5D155971" w14:textId="77777777" w:rsidR="00C22E9C" w:rsidRDefault="00C22E9C" w:rsidP="00C22E9C">
                      <w:pPr>
                        <w:pStyle w:val="NoSpacing"/>
                      </w:pPr>
                      <w:r>
                        <w:t>statusLine()</w:t>
                      </w:r>
                    </w:p>
                    <w:p w14:paraId="171539B1" w14:textId="77777777" w:rsidR="00C22E9C" w:rsidRDefault="00C22E9C" w:rsidP="00C22E9C">
                      <w:pPr>
                        <w:pStyle w:val="NoSpacing"/>
                      </w:pPr>
                      <w:r>
                        <w:t>header()</w:t>
                      </w:r>
                    </w:p>
                    <w:p w14:paraId="2452F586" w14:textId="77777777" w:rsidR="00C22E9C" w:rsidRDefault="00C22E9C" w:rsidP="00C22E9C">
                      <w:pPr>
                        <w:pStyle w:val="NoSpacing"/>
                      </w:pPr>
                      <w:r>
                        <w:t>cookei()</w:t>
                      </w:r>
                    </w:p>
                    <w:p w14:paraId="1DA1CE54" w14:textId="77777777" w:rsidR="00C22E9C" w:rsidRDefault="00C22E9C" w:rsidP="00C22E9C">
                      <w:pPr>
                        <w:pStyle w:val="NoSpacing"/>
                      </w:pPr>
                      <w:r>
                        <w:t>rootpath()</w:t>
                      </w:r>
                    </w:p>
                    <w:p w14:paraId="21308FBD" w14:textId="51E8F696" w:rsidR="00C22E9C" w:rsidRDefault="00C22E9C" w:rsidP="00C22E9C">
                      <w:pPr>
                        <w:pStyle w:val="NoSpacing"/>
                      </w:pPr>
                      <w:r>
                        <w:t>contentType()</w:t>
                      </w:r>
                    </w:p>
                    <w:p w14:paraId="5F07075F" w14:textId="77777777" w:rsidR="00C22E9C" w:rsidRDefault="00C22E9C" w:rsidP="00C22E9C">
                      <w:pPr>
                        <w:pStyle w:val="NoSpacing"/>
                      </w:pPr>
                      <w:r>
                        <w:t>when()</w:t>
                      </w:r>
                    </w:p>
                    <w:p w14:paraId="2BB2ACD1" w14:textId="77777777" w:rsidR="00C22E9C" w:rsidRDefault="00C22E9C" w:rsidP="00C22E9C">
                      <w:pPr>
                        <w:pStyle w:val="NoSpacing"/>
                      </w:pPr>
                      <w:r>
                        <w:t>given()</w:t>
                      </w:r>
                    </w:p>
                    <w:p w14:paraId="009C9796" w14:textId="77777777" w:rsidR="00C22E9C" w:rsidRDefault="00C22E9C" w:rsidP="00C22E9C">
                      <w:pPr>
                        <w:pStyle w:val="NoSpacing"/>
                      </w:pPr>
                    </w:p>
                    <w:p w14:paraId="043430A5" w14:textId="4C3CA632" w:rsidR="00834A26" w:rsidRPr="00834A26" w:rsidRDefault="00C22E9C" w:rsidP="00C22E9C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t>spec()</w:t>
                      </w:r>
                    </w:p>
                  </w:txbxContent>
                </v:textbox>
              </v:shape>
            </w:pict>
          </mc:Fallback>
        </mc:AlternateContent>
      </w:r>
    </w:p>
    <w:p w14:paraId="102BBB24" w14:textId="7B61C370" w:rsidR="00375A4F" w:rsidRDefault="000D1463" w:rsidP="009D08AB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18A972C5" wp14:editId="01EF14A1">
                <wp:simplePos x="0" y="0"/>
                <wp:positionH relativeFrom="column">
                  <wp:posOffset>2864485</wp:posOffset>
                </wp:positionH>
                <wp:positionV relativeFrom="paragraph">
                  <wp:posOffset>-69215</wp:posOffset>
                </wp:positionV>
                <wp:extent cx="973590" cy="258445"/>
                <wp:effectExtent l="38100" t="38100" r="17145" b="46355"/>
                <wp:wrapNone/>
                <wp:docPr id="8290494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73590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E8AED" id="Ink 17" o:spid="_x0000_s1026" type="#_x0000_t75" style="position:absolute;margin-left:225.2pt;margin-top:-5.8pt;width:77.35pt;height:21.05pt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">
                <v:imagedata r:id="rId37" o:title=""/>
              </v:shape>
            </w:pict>
          </mc:Fallback>
        </mc:AlternateContent>
      </w:r>
      <w:r w:rsidR="0010238E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1B52EEBB" wp14:editId="3C3A95FB">
                <wp:simplePos x="0" y="0"/>
                <wp:positionH relativeFrom="column">
                  <wp:posOffset>2986380</wp:posOffset>
                </wp:positionH>
                <wp:positionV relativeFrom="paragraph">
                  <wp:posOffset>27505</wp:posOffset>
                </wp:positionV>
                <wp:extent cx="133560" cy="86040"/>
                <wp:effectExtent l="38100" t="38100" r="0" b="47625"/>
                <wp:wrapNone/>
                <wp:docPr id="137948630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356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B5D7C" id="Ink 46" o:spid="_x0000_s1026" type="#_x0000_t75" style="position:absolute;margin-left:234.8pt;margin-top:1.8pt;width:11.2pt;height:7.45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">
                <v:imagedata r:id="rId39" o:title=""/>
              </v:shape>
            </w:pict>
          </mc:Fallback>
        </mc:AlternateContent>
      </w:r>
    </w:p>
    <w:p w14:paraId="7C854E59" w14:textId="0B1CAEAF" w:rsidR="009D08AB" w:rsidRDefault="001D6295" w:rsidP="009D08AB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567CC069" wp14:editId="349895C4">
                <wp:simplePos x="0" y="0"/>
                <wp:positionH relativeFrom="column">
                  <wp:posOffset>-76860</wp:posOffset>
                </wp:positionH>
                <wp:positionV relativeFrom="paragraph">
                  <wp:posOffset>-259380</wp:posOffset>
                </wp:positionV>
                <wp:extent cx="176400" cy="106560"/>
                <wp:effectExtent l="38100" t="38100" r="33655" b="46355"/>
                <wp:wrapNone/>
                <wp:docPr id="211460408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764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68D20" id="Ink 29" o:spid="_x0000_s1026" type="#_x0000_t75" style="position:absolute;margin-left:-6.4pt;margin-top:-20.75pt;width:14.6pt;height:9.1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">
                <v:imagedata r:id="rId4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4F277E3E" wp14:editId="21E0C535">
                <wp:simplePos x="0" y="0"/>
                <wp:positionH relativeFrom="column">
                  <wp:posOffset>-21420</wp:posOffset>
                </wp:positionH>
                <wp:positionV relativeFrom="paragraph">
                  <wp:posOffset>-260100</wp:posOffset>
                </wp:positionV>
                <wp:extent cx="936000" cy="1022400"/>
                <wp:effectExtent l="38100" t="38100" r="35560" b="44450"/>
                <wp:wrapNone/>
                <wp:docPr id="84912040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36000" cy="10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BC02C" id="Ink 15" o:spid="_x0000_s1026" type="#_x0000_t75" style="position:absolute;margin-left:-2.05pt;margin-top:-20.85pt;width:74.4pt;height:81.2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">
                <v:imagedata r:id="rId4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3640D42E" wp14:editId="4531CFBA">
                <wp:simplePos x="0" y="0"/>
                <wp:positionH relativeFrom="column">
                  <wp:posOffset>2323980</wp:posOffset>
                </wp:positionH>
                <wp:positionV relativeFrom="paragraph">
                  <wp:posOffset>-320220</wp:posOffset>
                </wp:positionV>
                <wp:extent cx="210240" cy="190080"/>
                <wp:effectExtent l="38100" t="38100" r="18415" b="38735"/>
                <wp:wrapNone/>
                <wp:docPr id="198183458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1024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5E665" id="Ink 14" o:spid="_x0000_s1026" type="#_x0000_t75" style="position:absolute;margin-left:182.65pt;margin-top:-25.55pt;width:17.25pt;height:15.6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">
                <v:imagedata r:id="rId4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7C85C8E4" wp14:editId="24221748">
                <wp:simplePos x="0" y="0"/>
                <wp:positionH relativeFrom="column">
                  <wp:posOffset>1462405</wp:posOffset>
                </wp:positionH>
                <wp:positionV relativeFrom="paragraph">
                  <wp:posOffset>-258445</wp:posOffset>
                </wp:positionV>
                <wp:extent cx="1013460" cy="502920"/>
                <wp:effectExtent l="38100" t="38100" r="34290" b="30480"/>
                <wp:wrapNone/>
                <wp:docPr id="124795770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13460" cy="502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29578" id="Ink 13" o:spid="_x0000_s1026" type="#_x0000_t75" style="position:absolute;margin-left:114.8pt;margin-top:-20.7pt;width:80.5pt;height:40.3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">
                <v:imagedata r:id="rId4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64CD0FAE" wp14:editId="112DF757">
                <wp:simplePos x="0" y="0"/>
                <wp:positionH relativeFrom="column">
                  <wp:posOffset>1386540</wp:posOffset>
                </wp:positionH>
                <wp:positionV relativeFrom="paragraph">
                  <wp:posOffset>-183420</wp:posOffset>
                </wp:positionV>
                <wp:extent cx="99360" cy="640440"/>
                <wp:effectExtent l="38100" t="38100" r="34290" b="45720"/>
                <wp:wrapNone/>
                <wp:docPr id="117276133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99360" cy="64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0A5E7" id="Ink 10" o:spid="_x0000_s1026" type="#_x0000_t75" style="position:absolute;margin-left:108.85pt;margin-top:-14.8pt;width:8.5pt;height:51.1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">
                <v:imagedata r:id="rId49" o:title=""/>
              </v:shape>
            </w:pict>
          </mc:Fallback>
        </mc:AlternateContent>
      </w:r>
      <w:r w:rsidR="00A8757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3579B95" wp14:editId="02E79611">
                <wp:simplePos x="0" y="0"/>
                <wp:positionH relativeFrom="column">
                  <wp:posOffset>3756660</wp:posOffset>
                </wp:positionH>
                <wp:positionV relativeFrom="paragraph">
                  <wp:posOffset>-381000</wp:posOffset>
                </wp:positionV>
                <wp:extent cx="1325880" cy="2865120"/>
                <wp:effectExtent l="0" t="0" r="26670" b="11430"/>
                <wp:wrapNone/>
                <wp:docPr id="2732863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2865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728843" w14:textId="417E1545" w:rsidR="00A87576" w:rsidRDefault="00A87576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A87576">
                              <w:rPr>
                                <w:color w:val="FF0000"/>
                                <w:lang w:val="en-US"/>
                              </w:rPr>
                              <w:t>ValidateResponse(i)</w:t>
                            </w:r>
                          </w:p>
                          <w:p w14:paraId="5E298683" w14:textId="64895975" w:rsidR="00A87576" w:rsidRDefault="00E21D4F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Log().all()</w:t>
                            </w:r>
                          </w:p>
                          <w:p w14:paraId="39F88611" w14:textId="3CC319A9" w:rsidR="00E21D4F" w:rsidRDefault="00E21D4F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assertThat()</w:t>
                            </w:r>
                          </w:p>
                          <w:p w14:paraId="07FDECB5" w14:textId="5AAEE4DD" w:rsidR="00E21D4F" w:rsidRDefault="00E21D4F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contentType()</w:t>
                            </w:r>
                          </w:p>
                          <w:p w14:paraId="3A5C6341" w14:textId="65EDC967" w:rsidR="00E21D4F" w:rsidRDefault="00E21D4F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statusCode()</w:t>
                            </w:r>
                          </w:p>
                          <w:p w14:paraId="343C80C9" w14:textId="20EA6760" w:rsidR="00E21D4F" w:rsidRDefault="00E21D4F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373228">
                              <w:rPr>
                                <w:lang w:val="en-US"/>
                              </w:rPr>
                              <w:t>statusLine()</w:t>
                            </w:r>
                          </w:p>
                          <w:p w14:paraId="3BC64347" w14:textId="570E88FF" w:rsidR="00373228" w:rsidRDefault="00373228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time()</w:t>
                            </w:r>
                          </w:p>
                          <w:p w14:paraId="1A749D4A" w14:textId="77777777" w:rsidR="00373228" w:rsidRDefault="00373228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  <w:p w14:paraId="212F8BB7" w14:textId="22480117" w:rsidR="00373228" w:rsidRDefault="00373228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and()</w:t>
                            </w:r>
                          </w:p>
                          <w:p w14:paraId="2CFB1B6F" w14:textId="5AB7E39A" w:rsidR="00373228" w:rsidRDefault="00373228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appendRoot()</w:t>
                            </w:r>
                          </w:p>
                          <w:p w14:paraId="29B3FE49" w14:textId="786D6741" w:rsidR="00373228" w:rsidRDefault="00373228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body()</w:t>
                            </w:r>
                          </w:p>
                          <w:p w14:paraId="7F875EFF" w14:textId="6D44434A" w:rsidR="00373228" w:rsidRDefault="00373228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header()</w:t>
                            </w:r>
                          </w:p>
                          <w:p w14:paraId="65207D1F" w14:textId="469C3808" w:rsidR="00834A26" w:rsidRDefault="00834A26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cookies()</w:t>
                            </w:r>
                          </w:p>
                          <w:p w14:paraId="1433D7BE" w14:textId="11B9282E" w:rsidR="00834A26" w:rsidRDefault="00834A26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rootPath()</w:t>
                            </w:r>
                          </w:p>
                          <w:p w14:paraId="4302F37B" w14:textId="77777777" w:rsidR="007A0CC7" w:rsidRDefault="007A0CC7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  <w:p w14:paraId="34559D4A" w14:textId="03EC6CBC" w:rsidR="007A0CC7" w:rsidRDefault="007A0CC7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extract()</w:t>
                            </w:r>
                          </w:p>
                          <w:p w14:paraId="6D31E013" w14:textId="40844999" w:rsidR="001E2967" w:rsidRPr="00A87576" w:rsidRDefault="001E2967" w:rsidP="003732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use(extract</w:t>
                            </w:r>
                            <w:r w:rsidR="00C9461A">
                              <w:rPr>
                                <w:lang w:val="en-US"/>
                              </w:rPr>
                              <w:t>()</w:t>
                            </w:r>
                            <w:r>
                              <w:rPr>
                                <w:lang w:val="en-US"/>
                              </w:rPr>
                              <w:t>.response</w:t>
                            </w:r>
                            <w:r w:rsidR="00C9461A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579B95" id="Text Box 4" o:spid="_x0000_s1037" type="#_x0000_t202" style="position:absolute;margin-left:295.8pt;margin-top:-30pt;width:104.4pt;height:225.6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bHuOwIAAIUEAAAOAAAAZHJzL2Uyb0RvYy54bWysVE2PGjEMvVfqf4hyLwMsU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" fillcolor="white [3201]" strokeweight=".5pt">
                <v:textbox>
                  <w:txbxContent>
                    <w:p w14:paraId="4D728843" w14:textId="417E1545" w:rsidR="00A87576" w:rsidRDefault="00A87576">
                      <w:pPr>
                        <w:rPr>
                          <w:color w:val="FF0000"/>
                          <w:lang w:val="en-US"/>
                        </w:rPr>
                      </w:pPr>
                      <w:r w:rsidRPr="00A87576">
                        <w:rPr>
                          <w:color w:val="FF0000"/>
                          <w:lang w:val="en-US"/>
                        </w:rPr>
                        <w:t>ValidateResponse(i)</w:t>
                      </w:r>
                    </w:p>
                    <w:p w14:paraId="5E298683" w14:textId="64895975" w:rsidR="00A87576" w:rsidRDefault="00E21D4F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Log().all()</w:t>
                      </w:r>
                    </w:p>
                    <w:p w14:paraId="39F88611" w14:textId="3CC319A9" w:rsidR="00E21D4F" w:rsidRDefault="00E21D4F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assertThat()</w:t>
                      </w:r>
                    </w:p>
                    <w:p w14:paraId="07FDECB5" w14:textId="5AAEE4DD" w:rsidR="00E21D4F" w:rsidRDefault="00E21D4F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contentType()</w:t>
                      </w:r>
                    </w:p>
                    <w:p w14:paraId="3A5C6341" w14:textId="65EDC967" w:rsidR="00E21D4F" w:rsidRDefault="00E21D4F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statusCode()</w:t>
                      </w:r>
                    </w:p>
                    <w:p w14:paraId="343C80C9" w14:textId="20EA6760" w:rsidR="00E21D4F" w:rsidRDefault="00E21D4F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  <w:r w:rsidR="00373228">
                        <w:rPr>
                          <w:lang w:val="en-US"/>
                        </w:rPr>
                        <w:t>statusLine()</w:t>
                      </w:r>
                    </w:p>
                    <w:p w14:paraId="3BC64347" w14:textId="570E88FF" w:rsidR="00373228" w:rsidRDefault="00373228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time()</w:t>
                      </w:r>
                    </w:p>
                    <w:p w14:paraId="1A749D4A" w14:textId="77777777" w:rsidR="00373228" w:rsidRDefault="00373228" w:rsidP="00373228">
                      <w:pPr>
                        <w:pStyle w:val="NoSpacing"/>
                        <w:rPr>
                          <w:lang w:val="en-US"/>
                        </w:rPr>
                      </w:pPr>
                    </w:p>
                    <w:p w14:paraId="212F8BB7" w14:textId="22480117" w:rsidR="00373228" w:rsidRDefault="00373228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and()</w:t>
                      </w:r>
                    </w:p>
                    <w:p w14:paraId="2CFB1B6F" w14:textId="5AB7E39A" w:rsidR="00373228" w:rsidRDefault="00373228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appendRoot()</w:t>
                      </w:r>
                    </w:p>
                    <w:p w14:paraId="29B3FE49" w14:textId="786D6741" w:rsidR="00373228" w:rsidRDefault="00373228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body()</w:t>
                      </w:r>
                    </w:p>
                    <w:p w14:paraId="7F875EFF" w14:textId="6D44434A" w:rsidR="00373228" w:rsidRDefault="00373228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header()</w:t>
                      </w:r>
                    </w:p>
                    <w:p w14:paraId="65207D1F" w14:textId="469C3808" w:rsidR="00834A26" w:rsidRDefault="00834A26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cookies()</w:t>
                      </w:r>
                    </w:p>
                    <w:p w14:paraId="1433D7BE" w14:textId="11B9282E" w:rsidR="00834A26" w:rsidRDefault="00834A26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rootPath()</w:t>
                      </w:r>
                    </w:p>
                    <w:p w14:paraId="4302F37B" w14:textId="77777777" w:rsidR="007A0CC7" w:rsidRDefault="007A0CC7" w:rsidP="00373228">
                      <w:pPr>
                        <w:pStyle w:val="NoSpacing"/>
                        <w:rPr>
                          <w:lang w:val="en-US"/>
                        </w:rPr>
                      </w:pPr>
                    </w:p>
                    <w:p w14:paraId="34559D4A" w14:textId="03EC6CBC" w:rsidR="007A0CC7" w:rsidRDefault="007A0CC7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extract()</w:t>
                      </w:r>
                    </w:p>
                    <w:p w14:paraId="6D31E013" w14:textId="40844999" w:rsidR="001E2967" w:rsidRPr="00A87576" w:rsidRDefault="001E2967" w:rsidP="0037322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use(extract</w:t>
                      </w:r>
                      <w:r w:rsidR="00C9461A">
                        <w:rPr>
                          <w:lang w:val="en-US"/>
                        </w:rPr>
                        <w:t>()</w:t>
                      </w:r>
                      <w:r>
                        <w:rPr>
                          <w:lang w:val="en-US"/>
                        </w:rPr>
                        <w:t>.response</w:t>
                      </w:r>
                      <w:r w:rsidR="00C9461A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618F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79DDAD4" wp14:editId="3DE25013">
                <wp:simplePos x="0" y="0"/>
                <wp:positionH relativeFrom="column">
                  <wp:posOffset>2339340</wp:posOffset>
                </wp:positionH>
                <wp:positionV relativeFrom="paragraph">
                  <wp:posOffset>-441960</wp:posOffset>
                </wp:positionV>
                <wp:extent cx="1203960" cy="2979420"/>
                <wp:effectExtent l="0" t="0" r="15240" b="11430"/>
                <wp:wrapNone/>
                <wp:docPr id="518320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2979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38362" w14:textId="3F1FC93C" w:rsidR="000618F3" w:rsidRPr="00A87576" w:rsidRDefault="000618F3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A87576">
                              <w:rPr>
                                <w:color w:val="FF0000"/>
                                <w:lang w:val="en-US"/>
                              </w:rPr>
                              <w:t>Response</w:t>
                            </w:r>
                            <w:r w:rsidR="003D474B" w:rsidRPr="00A87576">
                              <w:rPr>
                                <w:color w:val="FF0000"/>
                                <w:lang w:val="en-US"/>
                              </w:rPr>
                              <w:t>(i)</w:t>
                            </w:r>
                          </w:p>
                          <w:p w14:paraId="2C59F1CE" w14:textId="6E75D638" w:rsidR="003D474B" w:rsidRDefault="003D47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Then()</w:t>
                            </w:r>
                          </w:p>
                          <w:p w14:paraId="7FE0C205" w14:textId="17D57711" w:rsidR="003D474B" w:rsidRDefault="00EC2B63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getContentType()</w:t>
                            </w:r>
                          </w:p>
                          <w:p w14:paraId="411A5DD2" w14:textId="4FF17720" w:rsidR="003D474B" w:rsidRDefault="00EC2B63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getTime()</w:t>
                            </w:r>
                          </w:p>
                          <w:p w14:paraId="60C92B4E" w14:textId="641104B5" w:rsidR="00E67775" w:rsidRDefault="00EC2B63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getTimeIn()</w:t>
                            </w:r>
                          </w:p>
                          <w:p w14:paraId="6A716331" w14:textId="48378C24" w:rsidR="00E67775" w:rsidRDefault="00EC2B63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getSessionId()</w:t>
                            </w:r>
                          </w:p>
                          <w:p w14:paraId="51E940F3" w14:textId="4FA73EEC" w:rsidR="00E67775" w:rsidRDefault="00EC2B63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getCokkies()</w:t>
                            </w:r>
                          </w:p>
                          <w:p w14:paraId="1BCACD66" w14:textId="6A1CF41B" w:rsidR="00E67775" w:rsidRDefault="00EC2B63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getBody()</w:t>
                            </w:r>
                          </w:p>
                          <w:p w14:paraId="60B0252B" w14:textId="315F9D5F" w:rsidR="00E67775" w:rsidRDefault="00EC2B63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getHeader()</w:t>
                            </w:r>
                          </w:p>
                          <w:p w14:paraId="5D753CC9" w14:textId="7592A3FD" w:rsidR="00EC2B63" w:rsidRDefault="00EC2B63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getCookies()</w:t>
                            </w:r>
                          </w:p>
                          <w:p w14:paraId="0951C382" w14:textId="227AF81B" w:rsidR="00EC2B63" w:rsidRDefault="00EC2B63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getStatusLine()</w:t>
                            </w:r>
                          </w:p>
                          <w:p w14:paraId="4FFDDF43" w14:textId="77777777" w:rsidR="00EC2B63" w:rsidRDefault="00EC2B63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  <w:p w14:paraId="738474C7" w14:textId="7C282873" w:rsidR="00EC2B63" w:rsidRDefault="009D71F5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jsonPath()</w:t>
                            </w:r>
                          </w:p>
                          <w:p w14:paraId="67BDAB6F" w14:textId="2A0F8682" w:rsidR="009D71F5" w:rsidRDefault="009D71F5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xmlPath()</w:t>
                            </w:r>
                          </w:p>
                          <w:p w14:paraId="34B36114" w14:textId="52B31575" w:rsidR="009D71F5" w:rsidRDefault="009D71F5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htmlPath()</w:t>
                            </w:r>
                          </w:p>
                          <w:p w14:paraId="46D7C3A2" w14:textId="73B0BD70" w:rsidR="009D71F5" w:rsidRDefault="009D71F5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prettyPrint()</w:t>
                            </w:r>
                          </w:p>
                          <w:p w14:paraId="4CFBE2CA" w14:textId="161D693D" w:rsidR="005937B8" w:rsidRDefault="005937B8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prettyPeek()</w:t>
                            </w:r>
                          </w:p>
                          <w:p w14:paraId="35710467" w14:textId="38485850" w:rsidR="009D71F5" w:rsidRPr="000618F3" w:rsidRDefault="00A87576" w:rsidP="00EC2B6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asString()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DDAD4" id="Text Box 3" o:spid="_x0000_s1038" type="#_x0000_t202" style="position:absolute;margin-left:184.2pt;margin-top:-34.8pt;width:94.8pt;height:234.6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" fillcolor="white [3201]" strokeweight=".5pt">
                <v:textbox>
                  <w:txbxContent>
                    <w:p w14:paraId="20938362" w14:textId="3F1FC93C" w:rsidR="000618F3" w:rsidRPr="00A87576" w:rsidRDefault="000618F3">
                      <w:pPr>
                        <w:rPr>
                          <w:color w:val="FF0000"/>
                          <w:lang w:val="en-US"/>
                        </w:rPr>
                      </w:pPr>
                      <w:r w:rsidRPr="00A87576">
                        <w:rPr>
                          <w:color w:val="FF0000"/>
                          <w:lang w:val="en-US"/>
                        </w:rPr>
                        <w:t>Response</w:t>
                      </w:r>
                      <w:r w:rsidR="003D474B" w:rsidRPr="00A87576">
                        <w:rPr>
                          <w:color w:val="FF0000"/>
                          <w:lang w:val="en-US"/>
                        </w:rPr>
                        <w:t>(i)</w:t>
                      </w:r>
                    </w:p>
                    <w:p w14:paraId="2C59F1CE" w14:textId="6E75D638" w:rsidR="003D474B" w:rsidRDefault="003D474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Then()</w:t>
                      </w:r>
                    </w:p>
                    <w:p w14:paraId="7FE0C205" w14:textId="17D57711" w:rsidR="003D474B" w:rsidRDefault="00EC2B63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getContentType()</w:t>
                      </w:r>
                    </w:p>
                    <w:p w14:paraId="411A5DD2" w14:textId="4FF17720" w:rsidR="003D474B" w:rsidRDefault="00EC2B63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getTime()</w:t>
                      </w:r>
                    </w:p>
                    <w:p w14:paraId="60C92B4E" w14:textId="641104B5" w:rsidR="00E67775" w:rsidRDefault="00EC2B63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getTimeIn()</w:t>
                      </w:r>
                    </w:p>
                    <w:p w14:paraId="6A716331" w14:textId="48378C24" w:rsidR="00E67775" w:rsidRDefault="00EC2B63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getSessionId()</w:t>
                      </w:r>
                    </w:p>
                    <w:p w14:paraId="51E940F3" w14:textId="4FA73EEC" w:rsidR="00E67775" w:rsidRDefault="00EC2B63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getCokkies()</w:t>
                      </w:r>
                    </w:p>
                    <w:p w14:paraId="1BCACD66" w14:textId="6A1CF41B" w:rsidR="00E67775" w:rsidRDefault="00EC2B63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getBody()</w:t>
                      </w:r>
                    </w:p>
                    <w:p w14:paraId="60B0252B" w14:textId="315F9D5F" w:rsidR="00E67775" w:rsidRDefault="00EC2B63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getHeader()</w:t>
                      </w:r>
                    </w:p>
                    <w:p w14:paraId="5D753CC9" w14:textId="7592A3FD" w:rsidR="00EC2B63" w:rsidRDefault="00EC2B63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getCookies()</w:t>
                      </w:r>
                    </w:p>
                    <w:p w14:paraId="0951C382" w14:textId="227AF81B" w:rsidR="00EC2B63" w:rsidRDefault="00EC2B63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getStatusLine()</w:t>
                      </w:r>
                    </w:p>
                    <w:p w14:paraId="4FFDDF43" w14:textId="77777777" w:rsidR="00EC2B63" w:rsidRDefault="00EC2B63" w:rsidP="00EC2B63">
                      <w:pPr>
                        <w:pStyle w:val="NoSpacing"/>
                        <w:rPr>
                          <w:lang w:val="en-US"/>
                        </w:rPr>
                      </w:pPr>
                    </w:p>
                    <w:p w14:paraId="738474C7" w14:textId="7C282873" w:rsidR="00EC2B63" w:rsidRDefault="009D71F5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jsonPath()</w:t>
                      </w:r>
                    </w:p>
                    <w:p w14:paraId="67BDAB6F" w14:textId="2A0F8682" w:rsidR="009D71F5" w:rsidRDefault="009D71F5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xmlPath()</w:t>
                      </w:r>
                    </w:p>
                    <w:p w14:paraId="34B36114" w14:textId="52B31575" w:rsidR="009D71F5" w:rsidRDefault="009D71F5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htmlPath()</w:t>
                      </w:r>
                    </w:p>
                    <w:p w14:paraId="46D7C3A2" w14:textId="73B0BD70" w:rsidR="009D71F5" w:rsidRDefault="009D71F5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prettyPrint()</w:t>
                      </w:r>
                    </w:p>
                    <w:p w14:paraId="4CFBE2CA" w14:textId="161D693D" w:rsidR="005937B8" w:rsidRDefault="005937B8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prettyPeek()</w:t>
                      </w:r>
                    </w:p>
                    <w:p w14:paraId="35710467" w14:textId="38485850" w:rsidR="009D71F5" w:rsidRPr="000618F3" w:rsidRDefault="00A87576" w:rsidP="00EC2B6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asString()</w:t>
                      </w:r>
                    </w:p>
                  </w:txbxContent>
                </v:textbox>
              </v:shape>
            </w:pict>
          </mc:Fallback>
        </mc:AlternateContent>
      </w:r>
      <w:r w:rsidR="001779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3A4090B" wp14:editId="3CAE94F2">
                <wp:simplePos x="0" y="0"/>
                <wp:positionH relativeFrom="column">
                  <wp:posOffset>815340</wp:posOffset>
                </wp:positionH>
                <wp:positionV relativeFrom="paragraph">
                  <wp:posOffset>-464820</wp:posOffset>
                </wp:positionV>
                <wp:extent cx="1379220" cy="3131820"/>
                <wp:effectExtent l="0" t="0" r="11430" b="11430"/>
                <wp:wrapNone/>
                <wp:docPr id="2368068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3131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AE1F0F" w14:textId="7460ED21" w:rsidR="0017795F" w:rsidRDefault="00A20A6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 w:rsidRPr="00A20A65">
                              <w:rPr>
                                <w:color w:val="FF0000"/>
                                <w:lang w:val="en-US"/>
                              </w:rPr>
                              <w:t>RestAssured©</w:t>
                            </w:r>
                          </w:p>
                          <w:p w14:paraId="5BD79123" w14:textId="35943275" w:rsidR="00A20A65" w:rsidRDefault="00A20A65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Get()</w:t>
                            </w:r>
                          </w:p>
                          <w:p w14:paraId="41594D9B" w14:textId="341E5D25" w:rsidR="00A20A65" w:rsidRDefault="00A20A65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Post()</w:t>
                            </w:r>
                          </w:p>
                          <w:p w14:paraId="63222A66" w14:textId="0C32121F" w:rsidR="00A20A65" w:rsidRDefault="00A20A65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Put()</w:t>
                            </w:r>
                          </w:p>
                          <w:p w14:paraId="7D736F11" w14:textId="36CB6A28" w:rsidR="00A20A65" w:rsidRDefault="00A20A65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Patch()</w:t>
                            </w:r>
                          </w:p>
                          <w:p w14:paraId="03B15A92" w14:textId="1F76F172" w:rsidR="00A20A65" w:rsidRDefault="00A20A65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Delete()</w:t>
                            </w:r>
                          </w:p>
                          <w:p w14:paraId="69F4DEF2" w14:textId="77777777" w:rsidR="007E1D1A" w:rsidRDefault="007E1D1A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  <w:p w14:paraId="35B2E9F9" w14:textId="652B3A1A" w:rsidR="00A20A65" w:rsidRDefault="00A20A65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Given()</w:t>
                            </w:r>
                          </w:p>
                          <w:p w14:paraId="108812CD" w14:textId="2780DF57" w:rsidR="00A20A65" w:rsidRDefault="00A20A65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When()</w:t>
                            </w:r>
                          </w:p>
                          <w:p w14:paraId="50E1E4F0" w14:textId="77839B42" w:rsidR="00A20A65" w:rsidRDefault="00D2428D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733F5D5A" w14:textId="01EEE3AC" w:rsidR="007E1D1A" w:rsidRDefault="007E1D1A" w:rsidP="00A20A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 w:rsidR="001E2967"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lang w:val="en-US"/>
                              </w:rPr>
                              <w:t>sic()</w:t>
                            </w:r>
                          </w:p>
                          <w:p w14:paraId="5757164C" w14:textId="180EF34B" w:rsidR="007E1D1A" w:rsidRDefault="000618F3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certificate()</w:t>
                            </w:r>
                          </w:p>
                          <w:p w14:paraId="14232079" w14:textId="2ABBD8AF" w:rsidR="007E1D1A" w:rsidRDefault="000618F3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oauth()</w:t>
                            </w:r>
                          </w:p>
                          <w:p w14:paraId="2100C0C4" w14:textId="327FE158" w:rsidR="007E1D1A" w:rsidRDefault="000618F3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oauth2()</w:t>
                            </w:r>
                          </w:p>
                          <w:p w14:paraId="02D19B9B" w14:textId="0D6B8B01" w:rsidR="000618F3" w:rsidRDefault="000618F3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authentication()</w:t>
                            </w:r>
                          </w:p>
                          <w:p w14:paraId="0DEADCF0" w14:textId="65B48649" w:rsidR="000618F3" w:rsidRDefault="000618F3" w:rsidP="007E1D1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basePath()</w:t>
                            </w:r>
                          </w:p>
                          <w:p w14:paraId="47F1B6F8" w14:textId="03CA5D2C" w:rsidR="000618F3" w:rsidRDefault="000618F3" w:rsidP="000618F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baseURI</w:t>
                            </w:r>
                          </w:p>
                          <w:p w14:paraId="12391FC2" w14:textId="76CF5A51" w:rsidR="000618F3" w:rsidRDefault="000618F3" w:rsidP="000618F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</w:t>
                            </w:r>
                          </w:p>
                          <w:p w14:paraId="2FAD5635" w14:textId="7DB04B1B" w:rsidR="000618F3" w:rsidRPr="00A20A65" w:rsidRDefault="000618F3" w:rsidP="000618F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4090B" id="Text Box 2" o:spid="_x0000_s1039" type="#_x0000_t202" style="position:absolute;margin-left:64.2pt;margin-top:-36.6pt;width:108.6pt;height:246.6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" fillcolor="white [3201]" strokeweight=".5pt">
                <v:textbox>
                  <w:txbxContent>
                    <w:p w14:paraId="42AE1F0F" w14:textId="7460ED21" w:rsidR="0017795F" w:rsidRDefault="00A20A65">
                      <w:pPr>
                        <w:rPr>
                          <w:color w:val="FF0000"/>
                          <w:lang w:val="en-US"/>
                        </w:rPr>
                      </w:pPr>
                      <w:r w:rsidRPr="00A20A65">
                        <w:rPr>
                          <w:color w:val="FF0000"/>
                          <w:lang w:val="en-US"/>
                        </w:rPr>
                        <w:t>RestAssured©</w:t>
                      </w:r>
                    </w:p>
                    <w:p w14:paraId="5BD79123" w14:textId="35943275" w:rsidR="00A20A65" w:rsidRDefault="00A20A65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Get()</w:t>
                      </w:r>
                    </w:p>
                    <w:p w14:paraId="41594D9B" w14:textId="341E5D25" w:rsidR="00A20A65" w:rsidRDefault="00A20A65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Post()</w:t>
                      </w:r>
                    </w:p>
                    <w:p w14:paraId="63222A66" w14:textId="0C32121F" w:rsidR="00A20A65" w:rsidRDefault="00A20A65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Put()</w:t>
                      </w:r>
                    </w:p>
                    <w:p w14:paraId="7D736F11" w14:textId="36CB6A28" w:rsidR="00A20A65" w:rsidRDefault="00A20A65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Patch()</w:t>
                      </w:r>
                    </w:p>
                    <w:p w14:paraId="03B15A92" w14:textId="1F76F172" w:rsidR="00A20A65" w:rsidRDefault="00A20A65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Delete()</w:t>
                      </w:r>
                    </w:p>
                    <w:p w14:paraId="69F4DEF2" w14:textId="77777777" w:rsidR="007E1D1A" w:rsidRDefault="007E1D1A" w:rsidP="007E1D1A">
                      <w:pPr>
                        <w:pStyle w:val="NoSpacing"/>
                        <w:rPr>
                          <w:lang w:val="en-US"/>
                        </w:rPr>
                      </w:pPr>
                    </w:p>
                    <w:p w14:paraId="35B2E9F9" w14:textId="652B3A1A" w:rsidR="00A20A65" w:rsidRDefault="00A20A65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Given()</w:t>
                      </w:r>
                    </w:p>
                    <w:p w14:paraId="108812CD" w14:textId="2780DF57" w:rsidR="00A20A65" w:rsidRDefault="00A20A65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When()</w:t>
                      </w:r>
                    </w:p>
                    <w:p w14:paraId="50E1E4F0" w14:textId="77839B42" w:rsidR="00A20A65" w:rsidRDefault="00D2428D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733F5D5A" w14:textId="01EEE3AC" w:rsidR="007E1D1A" w:rsidRDefault="007E1D1A" w:rsidP="00A20A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 w:rsidR="001E2967">
                        <w:rPr>
                          <w:lang w:val="en-US"/>
                        </w:rPr>
                        <w:t>a</w:t>
                      </w:r>
                      <w:r>
                        <w:rPr>
                          <w:lang w:val="en-US"/>
                        </w:rPr>
                        <w:t>sic()</w:t>
                      </w:r>
                    </w:p>
                    <w:p w14:paraId="5757164C" w14:textId="180EF34B" w:rsidR="007E1D1A" w:rsidRDefault="000618F3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certificate()</w:t>
                      </w:r>
                    </w:p>
                    <w:p w14:paraId="14232079" w14:textId="2ABBD8AF" w:rsidR="007E1D1A" w:rsidRDefault="000618F3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oauth()</w:t>
                      </w:r>
                    </w:p>
                    <w:p w14:paraId="2100C0C4" w14:textId="327FE158" w:rsidR="007E1D1A" w:rsidRDefault="000618F3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oauth2()</w:t>
                      </w:r>
                    </w:p>
                    <w:p w14:paraId="02D19B9B" w14:textId="0D6B8B01" w:rsidR="000618F3" w:rsidRDefault="000618F3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authentication()</w:t>
                      </w:r>
                    </w:p>
                    <w:p w14:paraId="0DEADCF0" w14:textId="65B48649" w:rsidR="000618F3" w:rsidRDefault="000618F3" w:rsidP="007E1D1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basePath()</w:t>
                      </w:r>
                    </w:p>
                    <w:p w14:paraId="47F1B6F8" w14:textId="03CA5D2C" w:rsidR="000618F3" w:rsidRDefault="000618F3" w:rsidP="000618F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baseURI</w:t>
                      </w:r>
                    </w:p>
                    <w:p w14:paraId="12391FC2" w14:textId="76CF5A51" w:rsidR="000618F3" w:rsidRDefault="000618F3" w:rsidP="000618F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</w:t>
                      </w:r>
                    </w:p>
                    <w:p w14:paraId="2FAD5635" w14:textId="7DB04B1B" w:rsidR="000618F3" w:rsidRPr="00A20A65" w:rsidRDefault="000618F3" w:rsidP="000618F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proxy</w:t>
                      </w:r>
                    </w:p>
                  </w:txbxContent>
                </v:textbox>
              </v:shape>
            </w:pict>
          </mc:Fallback>
        </mc:AlternateContent>
      </w:r>
    </w:p>
    <w:p w14:paraId="6EDE66E8" w14:textId="7EEF9653" w:rsidR="009D08AB" w:rsidRDefault="001D6295" w:rsidP="009D08AB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4866F2DA" wp14:editId="38224E56">
                <wp:simplePos x="0" y="0"/>
                <wp:positionH relativeFrom="column">
                  <wp:posOffset>1463220</wp:posOffset>
                </wp:positionH>
                <wp:positionV relativeFrom="paragraph">
                  <wp:posOffset>20895</wp:posOffset>
                </wp:positionV>
                <wp:extent cx="38520" cy="288720"/>
                <wp:effectExtent l="38100" t="38100" r="38100" b="35560"/>
                <wp:wrapNone/>
                <wp:docPr id="178020040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8520" cy="28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C6AFA" id="Ink 11" o:spid="_x0000_s1026" type="#_x0000_t75" style="position:absolute;margin-left:114.85pt;margin-top:1.3pt;width:3.75pt;height:23.4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">
                <v:imagedata r:id="rId51" o:title=""/>
              </v:shape>
            </w:pict>
          </mc:Fallback>
        </mc:AlternateContent>
      </w:r>
    </w:p>
    <w:p w14:paraId="672DB6DE" w14:textId="0EE8301C" w:rsidR="009D08AB" w:rsidRDefault="009D08AB" w:rsidP="000D1463">
      <w:pPr>
        <w:rPr>
          <w:lang w:eastAsia="en-IN"/>
        </w:rPr>
      </w:pPr>
    </w:p>
    <w:p w14:paraId="637BCC34" w14:textId="77777777" w:rsidR="009D08AB" w:rsidRDefault="009D08AB" w:rsidP="009D08AB">
      <w:pPr>
        <w:rPr>
          <w:lang w:eastAsia="en-IN"/>
        </w:rPr>
      </w:pPr>
    </w:p>
    <w:p w14:paraId="3BE8C867" w14:textId="77777777" w:rsidR="009D08AB" w:rsidRDefault="009D08AB" w:rsidP="001D6295">
      <w:pPr>
        <w:rPr>
          <w:lang w:eastAsia="en-IN"/>
        </w:rPr>
      </w:pPr>
    </w:p>
    <w:p w14:paraId="435B7143" w14:textId="77777777" w:rsidR="009D08AB" w:rsidRDefault="009D08AB" w:rsidP="009D08AB">
      <w:pPr>
        <w:rPr>
          <w:lang w:eastAsia="en-IN"/>
        </w:rPr>
      </w:pPr>
    </w:p>
    <w:p w14:paraId="0D32FADA" w14:textId="77777777" w:rsidR="009D08AB" w:rsidRDefault="009D08AB" w:rsidP="009D08AB">
      <w:pPr>
        <w:rPr>
          <w:lang w:eastAsia="en-IN"/>
        </w:rPr>
      </w:pPr>
    </w:p>
    <w:p w14:paraId="3B988EE2" w14:textId="3E92EF3B" w:rsidR="009D08AB" w:rsidRDefault="00D73AC1" w:rsidP="00C22E9C">
      <w:pPr>
        <w:rPr>
          <w:lang w:eastAsia="en-IN"/>
        </w:rPr>
      </w:pPr>
      <w:r>
        <w:rPr>
          <w:lang w:eastAsia="en-IN"/>
        </w:rPr>
        <w:t xml:space="preserve"> </w:t>
      </w:r>
    </w:p>
    <w:p w14:paraId="45840428" w14:textId="55A0AC46" w:rsidR="009D08AB" w:rsidRDefault="0010238E" w:rsidP="0010238E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5C918765" wp14:editId="658EF3F2">
                <wp:simplePos x="0" y="0"/>
                <wp:positionH relativeFrom="column">
                  <wp:posOffset>3765060</wp:posOffset>
                </wp:positionH>
                <wp:positionV relativeFrom="paragraph">
                  <wp:posOffset>131480</wp:posOffset>
                </wp:positionV>
                <wp:extent cx="90720" cy="23400"/>
                <wp:effectExtent l="38100" t="38100" r="43180" b="34290"/>
                <wp:wrapNone/>
                <wp:docPr id="383664119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072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F7F2E" id="Ink 48" o:spid="_x0000_s1026" type="#_x0000_t75" style="position:absolute;margin-left:296.1pt;margin-top:10pt;width:7.85pt;height:2.55pt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">
                <v:imagedata r:id="rId5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4D8A1F2D" wp14:editId="4DC43BAE">
                <wp:simplePos x="0" y="0"/>
                <wp:positionH relativeFrom="column">
                  <wp:posOffset>3017520</wp:posOffset>
                </wp:positionH>
                <wp:positionV relativeFrom="paragraph">
                  <wp:posOffset>-2107565</wp:posOffset>
                </wp:positionV>
                <wp:extent cx="731520" cy="2254885"/>
                <wp:effectExtent l="38100" t="38100" r="30480" b="0"/>
                <wp:wrapNone/>
                <wp:docPr id="65122720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31520" cy="22548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5076C" id="Ink 45" o:spid="_x0000_s1026" type="#_x0000_t75" style="position:absolute;margin-left:237.25pt;margin-top:-166.3pt;width:58.3pt;height:178.25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">
                <v:imagedata r:id="rId55" o:title=""/>
              </v:shape>
            </w:pict>
          </mc:Fallback>
        </mc:AlternateContent>
      </w:r>
      <w:r w:rsidR="001D6295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2FD70C24" wp14:editId="1BEE9E14">
                <wp:simplePos x="0" y="0"/>
                <wp:positionH relativeFrom="column">
                  <wp:posOffset>472440</wp:posOffset>
                </wp:positionH>
                <wp:positionV relativeFrom="paragraph">
                  <wp:posOffset>-977265</wp:posOffset>
                </wp:positionV>
                <wp:extent cx="410845" cy="2033905"/>
                <wp:effectExtent l="38100" t="38100" r="46355" b="42545"/>
                <wp:wrapNone/>
                <wp:docPr id="138438410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10845" cy="203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1CD07" id="Ink 19" o:spid="_x0000_s1026" type="#_x0000_t75" style="position:absolute;margin-left:36.85pt;margin-top:-77.3pt;width:33.05pt;height:160.8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">
                <v:imagedata r:id="rId57" o:title=""/>
              </v:shape>
            </w:pict>
          </mc:Fallback>
        </mc:AlternateContent>
      </w:r>
    </w:p>
    <w:p w14:paraId="45B85D82" w14:textId="7CFBE8C2" w:rsidR="009D08AB" w:rsidRDefault="0010238E" w:rsidP="009D08AB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3090621F" wp14:editId="7B34D884">
                <wp:simplePos x="0" y="0"/>
                <wp:positionH relativeFrom="column">
                  <wp:posOffset>3322260</wp:posOffset>
                </wp:positionH>
                <wp:positionV relativeFrom="paragraph">
                  <wp:posOffset>198000</wp:posOffset>
                </wp:positionV>
                <wp:extent cx="360" cy="360"/>
                <wp:effectExtent l="38100" t="38100" r="38100" b="38100"/>
                <wp:wrapNone/>
                <wp:docPr id="284256409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A3E46" id="Ink 47" o:spid="_x0000_s1026" type="#_x0000_t75" style="position:absolute;margin-left:261.25pt;margin-top:15.25pt;width:.75pt;height:.75pt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BEYf8Z1QEAAJ0EAAAQAAAAAAAA&#10;AAAAAAAAANMDAABkcnMvaW5rL2luazEueG1sUEsBAi0AFAAGAAgAAAAhAEx+Xz3dAAAACQEAAA8A&#10;AAAAAAAAAAAAAAAA1gUAAGRycy9kb3ducmV2LnhtbFBLAQItABQABgAIAAAAIQB5GLydvwAAACEB&#10;AAAZAAAAAAAAAAAAAAAAAOAGAABkcnMvX3JlbHMvZTJvRG9jLnhtbC5yZWxzUEsFBgAAAAAGAAYA&#10;eAEAANYHAAAAAA==&#10;">
                <v:imagedata r:id="rId59" o:title=""/>
              </v:shape>
            </w:pict>
          </mc:Fallback>
        </mc:AlternateContent>
      </w:r>
    </w:p>
    <w:p w14:paraId="027CA555" w14:textId="1F0DF9CE" w:rsidR="009D08AB" w:rsidRDefault="00C22E9C" w:rsidP="009D08AB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315" behindDoc="0" locked="0" layoutInCell="1" allowOverlap="1" wp14:anchorId="7635244E" wp14:editId="7CFF5492">
                <wp:simplePos x="0" y="0"/>
                <wp:positionH relativeFrom="column">
                  <wp:posOffset>4848480</wp:posOffset>
                </wp:positionH>
                <wp:positionV relativeFrom="paragraph">
                  <wp:posOffset>-535365</wp:posOffset>
                </wp:positionV>
                <wp:extent cx="1065960" cy="1201680"/>
                <wp:effectExtent l="38100" t="38100" r="1270" b="36830"/>
                <wp:wrapNone/>
                <wp:docPr id="114462598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065960" cy="120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BF196" id="Ink 31" o:spid="_x0000_s1026" type="#_x0000_t75" style="position:absolute;margin-left:381.4pt;margin-top:-42.5pt;width:84.65pt;height:95.3pt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">
                <v:imagedata r:id="rId61" o:title=""/>
              </v:shape>
            </w:pict>
          </mc:Fallback>
        </mc:AlternateContent>
      </w:r>
      <w:r w:rsidR="001D6295"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582E2B1B" wp14:editId="328E3D3E">
                <wp:simplePos x="0" y="0"/>
                <wp:positionH relativeFrom="column">
                  <wp:posOffset>-15240</wp:posOffset>
                </wp:positionH>
                <wp:positionV relativeFrom="paragraph">
                  <wp:posOffset>31115</wp:posOffset>
                </wp:positionV>
                <wp:extent cx="38100" cy="182880"/>
                <wp:effectExtent l="38100" t="38100" r="38100" b="45720"/>
                <wp:wrapNone/>
                <wp:docPr id="148096614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810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C8FF7" id="Ink 32" o:spid="_x0000_s1026" type="#_x0000_t75" style="position:absolute;margin-left:-1.55pt;margin-top:2.1pt;width:3.7pt;height:15.1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">
                <v:imagedata r:id="rId63" o:title=""/>
              </v:shape>
            </w:pict>
          </mc:Fallback>
        </mc:AlternateContent>
      </w:r>
    </w:p>
    <w:p w14:paraId="4C9009C9" w14:textId="73CD627A" w:rsidR="009D08AB" w:rsidRDefault="00C22E9C" w:rsidP="009D08AB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316" behindDoc="0" locked="0" layoutInCell="1" allowOverlap="1" wp14:anchorId="2947DA5B" wp14:editId="1805155C">
                <wp:simplePos x="0" y="0"/>
                <wp:positionH relativeFrom="column">
                  <wp:posOffset>7178040</wp:posOffset>
                </wp:positionH>
                <wp:positionV relativeFrom="paragraph">
                  <wp:posOffset>292555</wp:posOffset>
                </wp:positionV>
                <wp:extent cx="360" cy="360"/>
                <wp:effectExtent l="38100" t="38100" r="38100" b="38100"/>
                <wp:wrapNone/>
                <wp:docPr id="1092131030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27765" id="Ink 32" o:spid="_x0000_s1026" type="#_x0000_t75" style="position:absolute;margin-left:564.85pt;margin-top:22.7pt;width:.75pt;height:.75pt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">
                <v:imagedata r:id="rId65" o:title=""/>
              </v:shape>
            </w:pict>
          </mc:Fallback>
        </mc:AlternateContent>
      </w:r>
    </w:p>
    <w:p w14:paraId="58221768" w14:textId="67822DA5" w:rsidR="00834A26" w:rsidRDefault="00C9461A" w:rsidP="00C9461A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314" behindDoc="0" locked="0" layoutInCell="1" allowOverlap="1" wp14:anchorId="6785EEA0" wp14:editId="112B2CCE">
                <wp:simplePos x="0" y="0"/>
                <wp:positionH relativeFrom="column">
                  <wp:posOffset>4876920</wp:posOffset>
                </wp:positionH>
                <wp:positionV relativeFrom="paragraph">
                  <wp:posOffset>124390</wp:posOffset>
                </wp:positionV>
                <wp:extent cx="360" cy="52200"/>
                <wp:effectExtent l="38100" t="38100" r="38100" b="43180"/>
                <wp:wrapNone/>
                <wp:docPr id="53452678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45413" id="Ink 30" o:spid="_x0000_s1026" type="#_x0000_t75" style="position:absolute;margin-left:383.65pt;margin-top:9.45pt;width:.75pt;height:4.8pt;z-index:251658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">
                <v:imagedata r:id="rId6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313" behindDoc="0" locked="0" layoutInCell="1" allowOverlap="1" wp14:anchorId="64AB7E79" wp14:editId="663BF003">
                <wp:simplePos x="0" y="0"/>
                <wp:positionH relativeFrom="column">
                  <wp:posOffset>4861440</wp:posOffset>
                </wp:positionH>
                <wp:positionV relativeFrom="paragraph">
                  <wp:posOffset>176590</wp:posOffset>
                </wp:positionV>
                <wp:extent cx="197640" cy="46440"/>
                <wp:effectExtent l="38100" t="38100" r="31115" b="48895"/>
                <wp:wrapNone/>
                <wp:docPr id="202471350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9764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379A4" id="Ink 29" o:spid="_x0000_s1026" type="#_x0000_t75" style="position:absolute;margin-left:382.45pt;margin-top:13.55pt;width:16.25pt;height:4.35pt;z-index:251658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">
                <v:imagedata r:id="rId6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312" behindDoc="0" locked="0" layoutInCell="1" allowOverlap="1" wp14:anchorId="1CA91B94" wp14:editId="6C71C2F3">
                <wp:simplePos x="0" y="0"/>
                <wp:positionH relativeFrom="column">
                  <wp:posOffset>4853880</wp:posOffset>
                </wp:positionH>
                <wp:positionV relativeFrom="paragraph">
                  <wp:posOffset>16390</wp:posOffset>
                </wp:positionV>
                <wp:extent cx="15840" cy="145800"/>
                <wp:effectExtent l="38100" t="38100" r="41910" b="45085"/>
                <wp:wrapNone/>
                <wp:docPr id="157438222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584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E5D87" id="Ink 25" o:spid="_x0000_s1026" type="#_x0000_t75" style="position:absolute;margin-left:381.85pt;margin-top:.95pt;width:2pt;height:12.2pt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">
                <v:imagedata r:id="rId71" o:title=""/>
              </v:shape>
            </w:pict>
          </mc:Fallback>
        </mc:AlternateContent>
      </w:r>
      <w:r w:rsidR="00C4541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DB89AAC" wp14:editId="20486104">
                <wp:simplePos x="0" y="0"/>
                <wp:positionH relativeFrom="column">
                  <wp:posOffset>1402080</wp:posOffset>
                </wp:positionH>
                <wp:positionV relativeFrom="paragraph">
                  <wp:posOffset>46990</wp:posOffset>
                </wp:positionV>
                <wp:extent cx="1470660" cy="1501140"/>
                <wp:effectExtent l="0" t="0" r="15240" b="22860"/>
                <wp:wrapNone/>
                <wp:docPr id="204675504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150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0BD66F" w14:textId="4D532619" w:rsidR="001367A9" w:rsidRDefault="006B7655">
                            <w:pPr>
                              <w:rPr>
                                <w:lang w:val="en-US"/>
                              </w:rPr>
                            </w:pPr>
                            <w:r w:rsidRPr="002C1A73">
                              <w:rPr>
                                <w:color w:val="FF0000"/>
                                <w:lang w:val="en-US"/>
                              </w:rPr>
                              <w:t>RequestSpecBuilder</w:t>
                            </w:r>
                            <w:r>
                              <w:rPr>
                                <w:lang w:val="en-US"/>
                              </w:rPr>
                              <w:t>©</w:t>
                            </w:r>
                          </w:p>
                          <w:p w14:paraId="5B437037" w14:textId="56BBC933" w:rsidR="006B7655" w:rsidRDefault="006B7655" w:rsidP="002C1A7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setBaseURL()</w:t>
                            </w:r>
                          </w:p>
                          <w:p w14:paraId="2FC60271" w14:textId="7F9E7DB9" w:rsidR="006B7655" w:rsidRDefault="006B7655" w:rsidP="002C1A7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setBasePath()</w:t>
                            </w:r>
                          </w:p>
                          <w:p w14:paraId="4BE4A941" w14:textId="468EF7F0" w:rsidR="00357773" w:rsidRDefault="00357773" w:rsidP="002C1A7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setContentType()</w:t>
                            </w:r>
                          </w:p>
                          <w:p w14:paraId="40753D9D" w14:textId="5E646F07" w:rsidR="00357773" w:rsidRDefault="00357773" w:rsidP="0035777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setBody()</w:t>
                            </w:r>
                          </w:p>
                          <w:p w14:paraId="7C4AD0FF" w14:textId="0D02CF2C" w:rsidR="006B7655" w:rsidRDefault="002C1A73" w:rsidP="002C1A7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addQuerryParam()</w:t>
                            </w:r>
                          </w:p>
                          <w:p w14:paraId="0A8C380F" w14:textId="7F3E1506" w:rsidR="002C1A73" w:rsidRDefault="002C1A73" w:rsidP="002C1A7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setAuth()</w:t>
                            </w:r>
                          </w:p>
                          <w:p w14:paraId="66305967" w14:textId="51FD7E04" w:rsidR="002C1A73" w:rsidRDefault="002C1A73" w:rsidP="002C1A7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build()</w:t>
                            </w:r>
                          </w:p>
                          <w:p w14:paraId="1D584312" w14:textId="5098A8B0" w:rsidR="00C4541C" w:rsidRPr="006B7655" w:rsidRDefault="00C4541C" w:rsidP="002C1A7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setSessionId()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89AAC" id="Text Box 7" o:spid="_x0000_s1040" type="#_x0000_t202" style="position:absolute;margin-left:110.4pt;margin-top:3.7pt;width:115.8pt;height:118.2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" fillcolor="white [3201]" strokeweight=".5pt">
                <v:textbox>
                  <w:txbxContent>
                    <w:p w14:paraId="7C0BD66F" w14:textId="4D532619" w:rsidR="001367A9" w:rsidRDefault="006B7655">
                      <w:pPr>
                        <w:rPr>
                          <w:lang w:val="en-US"/>
                        </w:rPr>
                      </w:pPr>
                      <w:r w:rsidRPr="002C1A73">
                        <w:rPr>
                          <w:color w:val="FF0000"/>
                          <w:lang w:val="en-US"/>
                        </w:rPr>
                        <w:t>RequestSpecBuilder</w:t>
                      </w:r>
                      <w:r>
                        <w:rPr>
                          <w:lang w:val="en-US"/>
                        </w:rPr>
                        <w:t>©</w:t>
                      </w:r>
                    </w:p>
                    <w:p w14:paraId="5B437037" w14:textId="56BBC933" w:rsidR="006B7655" w:rsidRDefault="006B7655" w:rsidP="002C1A7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setBaseURL()</w:t>
                      </w:r>
                    </w:p>
                    <w:p w14:paraId="2FC60271" w14:textId="7F9E7DB9" w:rsidR="006B7655" w:rsidRDefault="006B7655" w:rsidP="002C1A7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setBasePath()</w:t>
                      </w:r>
                    </w:p>
                    <w:p w14:paraId="4BE4A941" w14:textId="468EF7F0" w:rsidR="00357773" w:rsidRDefault="00357773" w:rsidP="002C1A7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setContentType()</w:t>
                      </w:r>
                    </w:p>
                    <w:p w14:paraId="40753D9D" w14:textId="5E646F07" w:rsidR="00357773" w:rsidRDefault="00357773" w:rsidP="0035777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setBody()</w:t>
                      </w:r>
                    </w:p>
                    <w:p w14:paraId="7C4AD0FF" w14:textId="0D02CF2C" w:rsidR="006B7655" w:rsidRDefault="002C1A73" w:rsidP="002C1A7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addQuerryParam()</w:t>
                      </w:r>
                    </w:p>
                    <w:p w14:paraId="0A8C380F" w14:textId="7F3E1506" w:rsidR="002C1A73" w:rsidRDefault="002C1A73" w:rsidP="002C1A7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setAuth()</w:t>
                      </w:r>
                    </w:p>
                    <w:p w14:paraId="66305967" w14:textId="51FD7E04" w:rsidR="002C1A73" w:rsidRDefault="002C1A73" w:rsidP="002C1A7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build()</w:t>
                      </w:r>
                    </w:p>
                    <w:p w14:paraId="1D584312" w14:textId="5098A8B0" w:rsidR="00C4541C" w:rsidRPr="006B7655" w:rsidRDefault="00C4541C" w:rsidP="002C1A7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setSessionId()</w:t>
                      </w:r>
                    </w:p>
                  </w:txbxContent>
                </v:textbox>
              </v:shape>
            </w:pict>
          </mc:Fallback>
        </mc:AlternateContent>
      </w:r>
      <w:r w:rsidR="002C1A7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5D5D28B" wp14:editId="57DC3EF0">
                <wp:simplePos x="0" y="0"/>
                <wp:positionH relativeFrom="column">
                  <wp:posOffset>3429000</wp:posOffset>
                </wp:positionH>
                <wp:positionV relativeFrom="paragraph">
                  <wp:posOffset>95885</wp:posOffset>
                </wp:positionV>
                <wp:extent cx="1668780" cy="1333500"/>
                <wp:effectExtent l="0" t="0" r="26670" b="19050"/>
                <wp:wrapNone/>
                <wp:docPr id="154618000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E8FD8" w14:textId="5C4530C3" w:rsidR="002C1A73" w:rsidRDefault="00ED01E5">
                            <w:pPr>
                              <w:rPr>
                                <w:lang w:val="en-US"/>
                              </w:rPr>
                            </w:pPr>
                            <w:r w:rsidRPr="00ED01E5">
                              <w:rPr>
                                <w:color w:val="FF0000"/>
                                <w:lang w:val="en-US"/>
                              </w:rPr>
                              <w:t xml:space="preserve">ResponseSpecBuilder </w:t>
                            </w:r>
                            <w:r>
                              <w:rPr>
                                <w:lang w:val="en-US"/>
                              </w:rPr>
                              <w:t>©</w:t>
                            </w:r>
                          </w:p>
                          <w:p w14:paraId="57110C82" w14:textId="5303E85D" w:rsidR="005460FA" w:rsidRDefault="00ED01E5" w:rsidP="005460F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expectedStatusCode()</w:t>
                            </w:r>
                          </w:p>
                          <w:p w14:paraId="2EF437D0" w14:textId="26157B3A" w:rsidR="00303EC1" w:rsidRDefault="00303EC1" w:rsidP="005460F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expectedStatusLine()</w:t>
                            </w:r>
                          </w:p>
                          <w:p w14:paraId="2A96238E" w14:textId="6B994AE8" w:rsidR="00303EC1" w:rsidRDefault="00FA5721" w:rsidP="005460F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expectContentType()</w:t>
                            </w:r>
                          </w:p>
                          <w:p w14:paraId="6C80C123" w14:textId="7F3DD6FD" w:rsidR="00ED01E5" w:rsidRDefault="00ED01E5" w:rsidP="00ED01E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expectedBody()</w:t>
                            </w:r>
                            <w:r w:rsidR="00CE791C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41EAD11" w14:textId="1673743D" w:rsidR="00546422" w:rsidRDefault="00546422" w:rsidP="00ED01E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expectResponseTIme()</w:t>
                            </w:r>
                          </w:p>
                          <w:p w14:paraId="18AA5501" w14:textId="4C2276BA" w:rsidR="00546422" w:rsidRPr="00ED01E5" w:rsidRDefault="00546422" w:rsidP="00ED01E5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expectCookie()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5D28B" id="Text Box 8" o:spid="_x0000_s1041" type="#_x0000_t202" style="position:absolute;margin-left:270pt;margin-top:7.55pt;width:131.4pt;height:10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" fillcolor="white [3201]" strokeweight=".5pt">
                <v:textbox>
                  <w:txbxContent>
                    <w:p w14:paraId="69CE8FD8" w14:textId="5C4530C3" w:rsidR="002C1A73" w:rsidRDefault="00ED01E5">
                      <w:pPr>
                        <w:rPr>
                          <w:lang w:val="en-US"/>
                        </w:rPr>
                      </w:pPr>
                      <w:r w:rsidRPr="00ED01E5">
                        <w:rPr>
                          <w:color w:val="FF0000"/>
                          <w:lang w:val="en-US"/>
                        </w:rPr>
                        <w:t xml:space="preserve">ResponseSpecBuilder </w:t>
                      </w:r>
                      <w:r>
                        <w:rPr>
                          <w:lang w:val="en-US"/>
                        </w:rPr>
                        <w:t>©</w:t>
                      </w:r>
                    </w:p>
                    <w:p w14:paraId="57110C82" w14:textId="5303E85D" w:rsidR="005460FA" w:rsidRDefault="00ED01E5" w:rsidP="005460F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expectedStatusCode()</w:t>
                      </w:r>
                    </w:p>
                    <w:p w14:paraId="2EF437D0" w14:textId="26157B3A" w:rsidR="00303EC1" w:rsidRDefault="00303EC1" w:rsidP="005460F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expectedStatusLine()</w:t>
                      </w:r>
                    </w:p>
                    <w:p w14:paraId="2A96238E" w14:textId="6B994AE8" w:rsidR="00303EC1" w:rsidRDefault="00FA5721" w:rsidP="005460F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expectContentType()</w:t>
                      </w:r>
                    </w:p>
                    <w:p w14:paraId="6C80C123" w14:textId="7F3DD6FD" w:rsidR="00ED01E5" w:rsidRDefault="00ED01E5" w:rsidP="00ED01E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expectedBody()</w:t>
                      </w:r>
                      <w:r w:rsidR="00CE791C">
                        <w:rPr>
                          <w:lang w:val="en-US"/>
                        </w:rPr>
                        <w:t xml:space="preserve"> </w:t>
                      </w:r>
                    </w:p>
                    <w:p w14:paraId="041EAD11" w14:textId="1673743D" w:rsidR="00546422" w:rsidRDefault="00546422" w:rsidP="00ED01E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expectResponseTIme()</w:t>
                      </w:r>
                    </w:p>
                    <w:p w14:paraId="18AA5501" w14:textId="4C2276BA" w:rsidR="00546422" w:rsidRPr="00ED01E5" w:rsidRDefault="00546422" w:rsidP="00ED01E5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expectCookie()</w:t>
                      </w:r>
                    </w:p>
                  </w:txbxContent>
                </v:textbox>
              </v:shape>
            </w:pict>
          </mc:Fallback>
        </mc:AlternateContent>
      </w:r>
      <w:r w:rsidR="001367A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044EBBD" wp14:editId="404B600D">
                <wp:simplePos x="0" y="0"/>
                <wp:positionH relativeFrom="column">
                  <wp:posOffset>-175260</wp:posOffset>
                </wp:positionH>
                <wp:positionV relativeFrom="paragraph">
                  <wp:posOffset>50165</wp:posOffset>
                </wp:positionV>
                <wp:extent cx="1188720" cy="1379220"/>
                <wp:effectExtent l="0" t="0" r="11430" b="11430"/>
                <wp:wrapNone/>
                <wp:docPr id="94781682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1379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E51EFF" w14:textId="61AFFEDF" w:rsidR="00834A26" w:rsidRDefault="001367A9">
                            <w:pPr>
                              <w:rPr>
                                <w:lang w:val="en-US"/>
                              </w:rPr>
                            </w:pPr>
                            <w:r w:rsidRPr="001367A9">
                              <w:rPr>
                                <w:color w:val="FF0000"/>
                                <w:lang w:val="en-US"/>
                              </w:rPr>
                              <w:t>RequestSender</w:t>
                            </w:r>
                            <w:r w:rsidR="00913EDD">
                              <w:rPr>
                                <w:lang w:val="en-US"/>
                              </w:rPr>
                              <w:t>(</w:t>
                            </w:r>
                            <w:r w:rsidR="00913EDD" w:rsidRPr="001E2967">
                              <w:rPr>
                                <w:color w:val="FF0000"/>
                                <w:lang w:val="en-US"/>
                              </w:rPr>
                              <w:t>I</w:t>
                            </w:r>
                            <w:r w:rsidR="00913EDD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35919C18" w14:textId="33266EAE" w:rsidR="001367A9" w:rsidRDefault="001367A9" w:rsidP="001367A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get()</w:t>
                            </w:r>
                          </w:p>
                          <w:p w14:paraId="53157F94" w14:textId="27A7F42D" w:rsidR="001367A9" w:rsidRDefault="001367A9" w:rsidP="001367A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post()</w:t>
                            </w:r>
                          </w:p>
                          <w:p w14:paraId="05D5E09D" w14:textId="66D55E9B" w:rsidR="001367A9" w:rsidRDefault="001367A9" w:rsidP="001367A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put()</w:t>
                            </w:r>
                          </w:p>
                          <w:p w14:paraId="4A3928F2" w14:textId="3CB1D499" w:rsidR="001367A9" w:rsidRDefault="001367A9" w:rsidP="001367A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patch()</w:t>
                            </w:r>
                          </w:p>
                          <w:p w14:paraId="50678406" w14:textId="7529FC55" w:rsidR="001367A9" w:rsidRPr="001367A9" w:rsidRDefault="001367A9" w:rsidP="001367A9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delete()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44EBBD" id="Text Box 6" o:spid="_x0000_s1042" type="#_x0000_t202" style="position:absolute;margin-left:-13.8pt;margin-top:3.95pt;width:93.6pt;height:108.6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" fillcolor="white [3201]" strokeweight=".5pt">
                <v:textbox>
                  <w:txbxContent>
                    <w:p w14:paraId="07E51EFF" w14:textId="61AFFEDF" w:rsidR="00834A26" w:rsidRDefault="001367A9">
                      <w:pPr>
                        <w:rPr>
                          <w:lang w:val="en-US"/>
                        </w:rPr>
                      </w:pPr>
                      <w:r w:rsidRPr="001367A9">
                        <w:rPr>
                          <w:color w:val="FF0000"/>
                          <w:lang w:val="en-US"/>
                        </w:rPr>
                        <w:t>RequestSender</w:t>
                      </w:r>
                      <w:r w:rsidR="00913EDD">
                        <w:rPr>
                          <w:lang w:val="en-US"/>
                        </w:rPr>
                        <w:t>(</w:t>
                      </w:r>
                      <w:r w:rsidR="00913EDD" w:rsidRPr="001E2967">
                        <w:rPr>
                          <w:color w:val="FF0000"/>
                          <w:lang w:val="en-US"/>
                        </w:rPr>
                        <w:t>I</w:t>
                      </w:r>
                      <w:r w:rsidR="00913EDD">
                        <w:rPr>
                          <w:lang w:val="en-US"/>
                        </w:rPr>
                        <w:t>)</w:t>
                      </w:r>
                    </w:p>
                    <w:p w14:paraId="35919C18" w14:textId="33266EAE" w:rsidR="001367A9" w:rsidRDefault="001367A9" w:rsidP="001367A9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get()</w:t>
                      </w:r>
                    </w:p>
                    <w:p w14:paraId="53157F94" w14:textId="27A7F42D" w:rsidR="001367A9" w:rsidRDefault="001367A9" w:rsidP="001367A9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post()</w:t>
                      </w:r>
                    </w:p>
                    <w:p w14:paraId="05D5E09D" w14:textId="66D55E9B" w:rsidR="001367A9" w:rsidRDefault="001367A9" w:rsidP="001367A9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put()</w:t>
                      </w:r>
                    </w:p>
                    <w:p w14:paraId="4A3928F2" w14:textId="3CB1D499" w:rsidR="001367A9" w:rsidRDefault="001367A9" w:rsidP="001367A9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patch()</w:t>
                      </w:r>
                    </w:p>
                    <w:p w14:paraId="50678406" w14:textId="7529FC55" w:rsidR="001367A9" w:rsidRPr="001367A9" w:rsidRDefault="001367A9" w:rsidP="001367A9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delete()</w:t>
                      </w:r>
                    </w:p>
                  </w:txbxContent>
                </v:textbox>
              </v:shape>
            </w:pict>
          </mc:Fallback>
        </mc:AlternateContent>
      </w:r>
    </w:p>
    <w:p w14:paraId="378C068A" w14:textId="3ADAC765" w:rsidR="00834A26" w:rsidRDefault="001D6295" w:rsidP="009D08AB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75CB7ABC" wp14:editId="41BA4F0F">
                <wp:simplePos x="0" y="0"/>
                <wp:positionH relativeFrom="column">
                  <wp:posOffset>-128905</wp:posOffset>
                </wp:positionH>
                <wp:positionV relativeFrom="paragraph">
                  <wp:posOffset>-538480</wp:posOffset>
                </wp:positionV>
                <wp:extent cx="1591705" cy="1343150"/>
                <wp:effectExtent l="38100" t="38100" r="27940" b="47625"/>
                <wp:wrapNone/>
                <wp:docPr id="4788280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591705" cy="1343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B96C2" id="Ink 35" o:spid="_x0000_s1026" type="#_x0000_t75" style="position:absolute;margin-left:-10.5pt;margin-top:-42.75pt;width:126.05pt;height:106.4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">
                <v:imagedata r:id="rId73" o:title=""/>
              </v:shape>
            </w:pict>
          </mc:Fallback>
        </mc:AlternateContent>
      </w:r>
    </w:p>
    <w:p w14:paraId="67672786" w14:textId="77777777" w:rsidR="00834A26" w:rsidRDefault="00834A26" w:rsidP="009D08AB">
      <w:pPr>
        <w:rPr>
          <w:lang w:eastAsia="en-IN"/>
        </w:rPr>
      </w:pPr>
    </w:p>
    <w:p w14:paraId="4DE2AA92" w14:textId="2DBD3A5A" w:rsidR="00834A26" w:rsidRDefault="00834A26" w:rsidP="009D08AB">
      <w:pPr>
        <w:rPr>
          <w:lang w:eastAsia="en-IN"/>
        </w:rPr>
      </w:pPr>
    </w:p>
    <w:p w14:paraId="717D2572" w14:textId="77777777" w:rsidR="00834A26" w:rsidRDefault="00834A26" w:rsidP="009D08AB">
      <w:pPr>
        <w:rPr>
          <w:lang w:eastAsia="en-IN"/>
        </w:rPr>
      </w:pPr>
    </w:p>
    <w:p w14:paraId="17AECECD" w14:textId="77777777" w:rsidR="00834A26" w:rsidRDefault="00834A26" w:rsidP="009D08AB">
      <w:pPr>
        <w:rPr>
          <w:lang w:eastAsia="en-IN"/>
        </w:rPr>
      </w:pPr>
    </w:p>
    <w:p w14:paraId="486D0C17" w14:textId="04EEF46D" w:rsidR="00834A26" w:rsidRDefault="00C62576" w:rsidP="00C62576">
      <w:pPr>
        <w:pStyle w:val="ListParagraph"/>
        <w:numPr>
          <w:ilvl w:val="0"/>
          <w:numId w:val="23"/>
        </w:numPr>
        <w:rPr>
          <w:lang w:eastAsia="en-IN"/>
        </w:rPr>
      </w:pPr>
      <w:r>
        <w:rPr>
          <w:lang w:eastAsia="en-IN"/>
        </w:rPr>
        <w:t xml:space="preserve">Given() </w:t>
      </w:r>
      <w:r w:rsidR="003C06FB">
        <w:rPr>
          <w:lang w:eastAsia="en-IN"/>
        </w:rPr>
        <w:t>to set precondition before sending a reqeust.</w:t>
      </w:r>
    </w:p>
    <w:p w14:paraId="1B1AD369" w14:textId="79BDC442" w:rsidR="003C06FB" w:rsidRDefault="003C06FB" w:rsidP="003C06FB">
      <w:pPr>
        <w:rPr>
          <w:lang w:eastAsia="en-IN"/>
        </w:rPr>
      </w:pPr>
      <w:r>
        <w:rPr>
          <w:lang w:eastAsia="en-IN"/>
        </w:rPr>
        <w:t>When() we can also perform crud operation using when().</w:t>
      </w:r>
    </w:p>
    <w:tbl>
      <w:tblPr>
        <w:tblStyle w:val="TableGrid"/>
        <w:tblW w:w="8678" w:type="dxa"/>
        <w:tblInd w:w="360" w:type="dxa"/>
        <w:tblLook w:val="04A0" w:firstRow="1" w:lastRow="0" w:firstColumn="1" w:lastColumn="0" w:noHBand="0" w:noVBand="1"/>
      </w:tblPr>
      <w:tblGrid>
        <w:gridCol w:w="4340"/>
        <w:gridCol w:w="4338"/>
      </w:tblGrid>
      <w:tr w:rsidR="00F0677F" w14:paraId="54CAA1C4" w14:textId="77777777" w:rsidTr="00F13714">
        <w:trPr>
          <w:trHeight w:val="267"/>
        </w:trPr>
        <w:tc>
          <w:tcPr>
            <w:tcW w:w="4340" w:type="dxa"/>
          </w:tcPr>
          <w:p w14:paraId="6F2C3717" w14:textId="3841A35A" w:rsidR="00F0677F" w:rsidRPr="00F13714" w:rsidRDefault="00F0677F" w:rsidP="00F0677F">
            <w:pPr>
              <w:rPr>
                <w:color w:val="002060"/>
                <w:sz w:val="24"/>
                <w:szCs w:val="24"/>
                <w:lang w:eastAsia="en-IN"/>
              </w:rPr>
            </w:pPr>
            <w:r w:rsidRPr="00F13714">
              <w:rPr>
                <w:color w:val="002060"/>
                <w:sz w:val="24"/>
                <w:szCs w:val="24"/>
                <w:lang w:eastAsia="en-IN"/>
              </w:rPr>
              <w:t xml:space="preserve">REST ASSURED CLASS/INTREFACE </w:t>
            </w:r>
          </w:p>
        </w:tc>
        <w:tc>
          <w:tcPr>
            <w:tcW w:w="4338" w:type="dxa"/>
          </w:tcPr>
          <w:p w14:paraId="0E4A55CF" w14:textId="4E7D2641" w:rsidR="00F0677F" w:rsidRPr="00F13714" w:rsidRDefault="00F0677F" w:rsidP="00F0677F">
            <w:pPr>
              <w:rPr>
                <w:color w:val="002060"/>
                <w:sz w:val="24"/>
                <w:szCs w:val="24"/>
                <w:lang w:eastAsia="en-IN"/>
              </w:rPr>
            </w:pPr>
            <w:r w:rsidRPr="00F13714">
              <w:rPr>
                <w:color w:val="002060"/>
                <w:sz w:val="24"/>
                <w:szCs w:val="24"/>
                <w:lang w:eastAsia="en-IN"/>
              </w:rPr>
              <w:t>DESCRIPTION</w:t>
            </w:r>
          </w:p>
        </w:tc>
      </w:tr>
      <w:tr w:rsidR="00F0677F" w14:paraId="6FFA39F3" w14:textId="77777777" w:rsidTr="00F13714">
        <w:trPr>
          <w:trHeight w:val="817"/>
        </w:trPr>
        <w:tc>
          <w:tcPr>
            <w:tcW w:w="4340" w:type="dxa"/>
          </w:tcPr>
          <w:p w14:paraId="7CACC58D" w14:textId="0AB0DC5D" w:rsidR="00F0677F" w:rsidRDefault="00A43CE0" w:rsidP="00F0677F">
            <w:pPr>
              <w:rPr>
                <w:lang w:eastAsia="en-IN"/>
              </w:rPr>
            </w:pPr>
            <w:r w:rsidRPr="00F13714">
              <w:rPr>
                <w:color w:val="AD4C12" w:themeColor="accent4" w:themeShade="BF"/>
                <w:lang w:eastAsia="en-IN"/>
              </w:rPr>
              <w:t>REST ASSURED ©</w:t>
            </w:r>
          </w:p>
        </w:tc>
        <w:tc>
          <w:tcPr>
            <w:tcW w:w="4338" w:type="dxa"/>
          </w:tcPr>
          <w:p w14:paraId="0B239AE7" w14:textId="356F3F35" w:rsidR="00F0677F" w:rsidRDefault="00A43CE0" w:rsidP="00F0677F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MAIN CLASS OF REST ASSURED , WERE WE CAN START THE REST API TEST USING </w:t>
            </w:r>
            <w:r w:rsidR="00375FCB">
              <w:rPr>
                <w:lang w:eastAsia="en-IN"/>
              </w:rPr>
              <w:t>BDD LIKE GIVEN() ,WHEN(),THEN().</w:t>
            </w:r>
          </w:p>
        </w:tc>
      </w:tr>
      <w:tr w:rsidR="00F0677F" w14:paraId="3366FB1A" w14:textId="77777777" w:rsidTr="00F13714">
        <w:trPr>
          <w:trHeight w:val="817"/>
        </w:trPr>
        <w:tc>
          <w:tcPr>
            <w:tcW w:w="4340" w:type="dxa"/>
          </w:tcPr>
          <w:p w14:paraId="6D8E1BA8" w14:textId="11D5D986" w:rsidR="00F0677F" w:rsidRPr="00F13714" w:rsidRDefault="00375FCB" w:rsidP="00F0677F">
            <w:pPr>
              <w:rPr>
                <w:color w:val="FFC000"/>
                <w:lang w:eastAsia="en-IN"/>
              </w:rPr>
            </w:pPr>
            <w:r w:rsidRPr="00F13714">
              <w:rPr>
                <w:color w:val="FFC000"/>
                <w:lang w:eastAsia="en-IN"/>
              </w:rPr>
              <w:t>REQEUST SPECIFICATION</w:t>
            </w:r>
            <w:r w:rsidR="002A4F30" w:rsidRPr="00F13714">
              <w:rPr>
                <w:color w:val="FFC000"/>
                <w:lang w:eastAsia="en-IN"/>
              </w:rPr>
              <w:t xml:space="preserve"> (I)</w:t>
            </w:r>
          </w:p>
        </w:tc>
        <w:tc>
          <w:tcPr>
            <w:tcW w:w="4338" w:type="dxa"/>
          </w:tcPr>
          <w:p w14:paraId="7FC7E9F3" w14:textId="6AE5220E" w:rsidR="00F0677F" w:rsidRDefault="00FF77B7" w:rsidP="00F0677F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USED TO SET THE SPECIFICATION OF THE REQUEST LIKE AUTHENTICATION , </w:t>
            </w:r>
            <w:r w:rsidR="002A4F30">
              <w:rPr>
                <w:lang w:eastAsia="en-IN"/>
              </w:rPr>
              <w:t>AND PARAMETER , HEADER ,BODY ,CRUD ETC..,</w:t>
            </w:r>
          </w:p>
        </w:tc>
      </w:tr>
      <w:tr w:rsidR="00F0677F" w14:paraId="4EDAD3BD" w14:textId="77777777" w:rsidTr="00F13714">
        <w:trPr>
          <w:trHeight w:val="549"/>
        </w:trPr>
        <w:tc>
          <w:tcPr>
            <w:tcW w:w="4340" w:type="dxa"/>
          </w:tcPr>
          <w:p w14:paraId="10BBD69C" w14:textId="245A0358" w:rsidR="00F0677F" w:rsidRPr="00F13714" w:rsidRDefault="002A4F30" w:rsidP="00F0677F">
            <w:pPr>
              <w:rPr>
                <w:color w:val="AD4C12" w:themeColor="accent4" w:themeShade="BF"/>
                <w:lang w:eastAsia="en-IN"/>
              </w:rPr>
            </w:pPr>
            <w:r w:rsidRPr="00F13714">
              <w:rPr>
                <w:color w:val="AD4C12" w:themeColor="accent4" w:themeShade="BF"/>
                <w:lang w:eastAsia="en-IN"/>
              </w:rPr>
              <w:t>REQEUST BUILDER</w:t>
            </w:r>
            <w:r w:rsidR="008379C1" w:rsidRPr="00F13714">
              <w:rPr>
                <w:color w:val="AD4C12" w:themeColor="accent4" w:themeShade="BF"/>
                <w:lang w:eastAsia="en-IN"/>
              </w:rPr>
              <w:t xml:space="preserve">  ©</w:t>
            </w:r>
          </w:p>
        </w:tc>
        <w:tc>
          <w:tcPr>
            <w:tcW w:w="4338" w:type="dxa"/>
          </w:tcPr>
          <w:p w14:paraId="1124E110" w14:textId="3948360C" w:rsidR="00F0677F" w:rsidRDefault="008379C1" w:rsidP="00F0677F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USED TO CREATE COMMON REUSABLE PRECONDITIONS </w:t>
            </w:r>
            <w:r w:rsidR="0090345B">
              <w:rPr>
                <w:lang w:eastAsia="en-IN"/>
              </w:rPr>
              <w:t>CODE FOR THE REQEUST.</w:t>
            </w:r>
          </w:p>
        </w:tc>
      </w:tr>
      <w:tr w:rsidR="00F0677F" w14:paraId="7EB89426" w14:textId="77777777" w:rsidTr="00F13714">
        <w:trPr>
          <w:trHeight w:val="535"/>
        </w:trPr>
        <w:tc>
          <w:tcPr>
            <w:tcW w:w="4340" w:type="dxa"/>
          </w:tcPr>
          <w:p w14:paraId="3BF9EAF4" w14:textId="1FB5F294" w:rsidR="00F0677F" w:rsidRDefault="005D40FD" w:rsidP="00F0677F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REQUEST SPEC SENDER </w:t>
            </w:r>
          </w:p>
        </w:tc>
        <w:tc>
          <w:tcPr>
            <w:tcW w:w="4338" w:type="dxa"/>
          </w:tcPr>
          <w:p w14:paraId="7DB75EB0" w14:textId="2B755B39" w:rsidR="00F0677F" w:rsidRDefault="005D40FD" w:rsidP="00F0677F">
            <w:pPr>
              <w:rPr>
                <w:lang w:eastAsia="en-IN"/>
              </w:rPr>
            </w:pPr>
            <w:r>
              <w:rPr>
                <w:lang w:eastAsia="en-IN"/>
              </w:rPr>
              <w:t>USED TO SET PRECONDITION FOR THE REQUST.</w:t>
            </w:r>
          </w:p>
        </w:tc>
      </w:tr>
      <w:tr w:rsidR="00F0677F" w14:paraId="7D8E43DF" w14:textId="77777777" w:rsidTr="00F13714">
        <w:trPr>
          <w:trHeight w:val="549"/>
        </w:trPr>
        <w:tc>
          <w:tcPr>
            <w:tcW w:w="4340" w:type="dxa"/>
          </w:tcPr>
          <w:p w14:paraId="0A186CB8" w14:textId="71F61ADC" w:rsidR="00F0677F" w:rsidRPr="009D08AB" w:rsidRDefault="00C00803" w:rsidP="00F0677F">
            <w:pPr>
              <w:rPr>
                <w:color w:val="FFC000"/>
                <w:lang w:eastAsia="en-IN"/>
              </w:rPr>
            </w:pPr>
            <w:r w:rsidRPr="009D08AB">
              <w:rPr>
                <w:color w:val="FFC000"/>
                <w:lang w:eastAsia="en-IN"/>
              </w:rPr>
              <w:t>RESPONSE (I)</w:t>
            </w:r>
          </w:p>
        </w:tc>
        <w:tc>
          <w:tcPr>
            <w:tcW w:w="4338" w:type="dxa"/>
          </w:tcPr>
          <w:p w14:paraId="660F8C82" w14:textId="69D93241" w:rsidR="00F0677F" w:rsidRDefault="00C00803" w:rsidP="00F0677F">
            <w:pPr>
              <w:rPr>
                <w:lang w:eastAsia="en-IN"/>
              </w:rPr>
            </w:pPr>
            <w:r>
              <w:rPr>
                <w:lang w:eastAsia="en-IN"/>
              </w:rPr>
              <w:t>USED TO RECIVE THE RESPONSE OF THE REQUEST.</w:t>
            </w:r>
          </w:p>
        </w:tc>
      </w:tr>
      <w:tr w:rsidR="00F0677F" w14:paraId="5921FBB2" w14:textId="77777777" w:rsidTr="00F13714">
        <w:trPr>
          <w:trHeight w:val="535"/>
        </w:trPr>
        <w:tc>
          <w:tcPr>
            <w:tcW w:w="4340" w:type="dxa"/>
          </w:tcPr>
          <w:p w14:paraId="55CEAA63" w14:textId="1E3928B7" w:rsidR="00F0677F" w:rsidRPr="009D08AB" w:rsidRDefault="002450C5" w:rsidP="00F0677F">
            <w:pPr>
              <w:rPr>
                <w:color w:val="FFC000"/>
                <w:lang w:eastAsia="en-IN"/>
              </w:rPr>
            </w:pPr>
            <w:r w:rsidRPr="009D08AB">
              <w:rPr>
                <w:color w:val="FFC000"/>
                <w:lang w:eastAsia="en-IN"/>
              </w:rPr>
              <w:t xml:space="preserve">RESPONSE SPECIFICATION </w:t>
            </w:r>
            <w:r w:rsidR="008A13E9" w:rsidRPr="009D08AB">
              <w:rPr>
                <w:color w:val="FFC000"/>
                <w:lang w:eastAsia="en-IN"/>
              </w:rPr>
              <w:t>(I)</w:t>
            </w:r>
          </w:p>
        </w:tc>
        <w:tc>
          <w:tcPr>
            <w:tcW w:w="4338" w:type="dxa"/>
          </w:tcPr>
          <w:p w14:paraId="746B72DA" w14:textId="123E279E" w:rsidR="00F0677F" w:rsidRDefault="008A13E9" w:rsidP="00F0677F">
            <w:pPr>
              <w:rPr>
                <w:lang w:eastAsia="en-IN"/>
              </w:rPr>
            </w:pPr>
            <w:r>
              <w:rPr>
                <w:lang w:eastAsia="en-IN"/>
              </w:rPr>
              <w:t>USED TO SET THE SPECIFICATION ON THE RESPONSE.</w:t>
            </w:r>
          </w:p>
        </w:tc>
      </w:tr>
      <w:tr w:rsidR="00F0677F" w14:paraId="3461E10B" w14:textId="77777777" w:rsidTr="00F13714">
        <w:trPr>
          <w:trHeight w:val="549"/>
        </w:trPr>
        <w:tc>
          <w:tcPr>
            <w:tcW w:w="4340" w:type="dxa"/>
          </w:tcPr>
          <w:p w14:paraId="07C1C817" w14:textId="1229FFF4" w:rsidR="00F0677F" w:rsidRPr="00F13714" w:rsidRDefault="00803CA5" w:rsidP="00F0677F">
            <w:pPr>
              <w:rPr>
                <w:color w:val="AD4C12" w:themeColor="accent4" w:themeShade="BF"/>
                <w:lang w:eastAsia="en-IN"/>
              </w:rPr>
            </w:pPr>
            <w:r w:rsidRPr="00F13714">
              <w:rPr>
                <w:color w:val="AD4C12" w:themeColor="accent4" w:themeShade="BF"/>
                <w:lang w:eastAsia="en-IN"/>
              </w:rPr>
              <w:lastRenderedPageBreak/>
              <w:t>RESPONSE SPEC BUILDER ©</w:t>
            </w:r>
          </w:p>
        </w:tc>
        <w:tc>
          <w:tcPr>
            <w:tcW w:w="4338" w:type="dxa"/>
          </w:tcPr>
          <w:p w14:paraId="3025C777" w14:textId="119AA150" w:rsidR="00F0677F" w:rsidRDefault="00803CA5" w:rsidP="00F0677F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USED TO CREATE COMMON REUSABLE </w:t>
            </w:r>
            <w:r w:rsidR="00023CA3">
              <w:rPr>
                <w:lang w:eastAsia="en-IN"/>
              </w:rPr>
              <w:t>PRECONDITION CODE FOR THE REQUEST.</w:t>
            </w:r>
          </w:p>
        </w:tc>
      </w:tr>
      <w:tr w:rsidR="00F0677F" w14:paraId="0EBA8A3B" w14:textId="77777777" w:rsidTr="00F13714">
        <w:trPr>
          <w:trHeight w:val="267"/>
        </w:trPr>
        <w:tc>
          <w:tcPr>
            <w:tcW w:w="4340" w:type="dxa"/>
          </w:tcPr>
          <w:p w14:paraId="2A034168" w14:textId="4ED323A2" w:rsidR="00F0677F" w:rsidRDefault="002617A9" w:rsidP="00F0677F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VALIDATE RESPONSE </w:t>
            </w:r>
          </w:p>
        </w:tc>
        <w:tc>
          <w:tcPr>
            <w:tcW w:w="4338" w:type="dxa"/>
          </w:tcPr>
          <w:p w14:paraId="59F10786" w14:textId="0CAA7834" w:rsidR="00F0677F" w:rsidRDefault="002617A9" w:rsidP="00F0677F">
            <w:pPr>
              <w:rPr>
                <w:lang w:eastAsia="en-IN"/>
              </w:rPr>
            </w:pPr>
            <w:r>
              <w:rPr>
                <w:lang w:eastAsia="en-IN"/>
              </w:rPr>
              <w:t>USED TO VALIDATE THE RESPONSE .</w:t>
            </w:r>
          </w:p>
        </w:tc>
      </w:tr>
      <w:tr w:rsidR="00F0677F" w14:paraId="12DA606B" w14:textId="77777777" w:rsidTr="00F13714">
        <w:trPr>
          <w:trHeight w:val="267"/>
        </w:trPr>
        <w:tc>
          <w:tcPr>
            <w:tcW w:w="4340" w:type="dxa"/>
          </w:tcPr>
          <w:p w14:paraId="2555B827" w14:textId="5F24FEE5" w:rsidR="00F0677F" w:rsidRDefault="002617A9" w:rsidP="00F0677F">
            <w:pPr>
              <w:rPr>
                <w:lang w:eastAsia="en-IN"/>
              </w:rPr>
            </w:pPr>
            <w:r>
              <w:rPr>
                <w:lang w:eastAsia="en-IN"/>
              </w:rPr>
              <w:t>JSON OBJECT</w:t>
            </w:r>
          </w:p>
        </w:tc>
        <w:tc>
          <w:tcPr>
            <w:tcW w:w="4338" w:type="dxa"/>
          </w:tcPr>
          <w:p w14:paraId="648664EA" w14:textId="7BC0160F" w:rsidR="00F0677F" w:rsidRDefault="00F13714" w:rsidP="00F0677F">
            <w:pPr>
              <w:rPr>
                <w:lang w:eastAsia="en-IN"/>
              </w:rPr>
            </w:pPr>
            <w:r>
              <w:rPr>
                <w:lang w:eastAsia="en-IN"/>
              </w:rPr>
              <w:t>USED TO CREATE JSON OBJECT</w:t>
            </w:r>
          </w:p>
        </w:tc>
      </w:tr>
      <w:tr w:rsidR="00F13714" w14:paraId="253E78F1" w14:textId="77777777" w:rsidTr="00F13714">
        <w:trPr>
          <w:trHeight w:val="267"/>
        </w:trPr>
        <w:tc>
          <w:tcPr>
            <w:tcW w:w="4340" w:type="dxa"/>
          </w:tcPr>
          <w:p w14:paraId="3F790597" w14:textId="5DD57879" w:rsidR="00F13714" w:rsidRDefault="00F13714" w:rsidP="00F0677F">
            <w:pPr>
              <w:rPr>
                <w:lang w:eastAsia="en-IN"/>
              </w:rPr>
            </w:pPr>
            <w:r>
              <w:rPr>
                <w:lang w:eastAsia="en-IN"/>
              </w:rPr>
              <w:t>OBJECT MAPPER</w:t>
            </w:r>
          </w:p>
        </w:tc>
        <w:tc>
          <w:tcPr>
            <w:tcW w:w="4338" w:type="dxa"/>
          </w:tcPr>
          <w:p w14:paraId="20D84E3F" w14:textId="6CC786FF" w:rsidR="00F13714" w:rsidRDefault="00F13714" w:rsidP="00F0677F">
            <w:pPr>
              <w:rPr>
                <w:lang w:eastAsia="en-IN"/>
              </w:rPr>
            </w:pPr>
            <w:r>
              <w:rPr>
                <w:lang w:eastAsia="en-IN"/>
              </w:rPr>
              <w:t>USED FOR SERIALIZATION</w:t>
            </w:r>
          </w:p>
        </w:tc>
      </w:tr>
    </w:tbl>
    <w:p w14:paraId="30AA831E" w14:textId="77777777" w:rsidR="008056A2" w:rsidRDefault="008056A2" w:rsidP="00F0677F">
      <w:pPr>
        <w:ind w:left="360"/>
        <w:rPr>
          <w:lang w:eastAsia="en-IN"/>
        </w:rPr>
      </w:pPr>
    </w:p>
    <w:p w14:paraId="27EE31A2" w14:textId="7A0D5C5F" w:rsidR="003C06FB" w:rsidRDefault="0046133E" w:rsidP="0046133E">
      <w:pPr>
        <w:pStyle w:val="ListParagraph"/>
        <w:numPr>
          <w:ilvl w:val="0"/>
          <w:numId w:val="23"/>
        </w:numPr>
        <w:rPr>
          <w:lang w:eastAsia="en-IN"/>
        </w:rPr>
      </w:pPr>
      <w:r>
        <w:rPr>
          <w:lang w:eastAsia="en-IN"/>
        </w:rPr>
        <w:t>Then().log().all()= ITLL GIVE THE COMPLETE INFORMATION OF RESPONSE.</w:t>
      </w:r>
    </w:p>
    <w:p w14:paraId="51112C40" w14:textId="34CCD2F7" w:rsidR="0046133E" w:rsidRDefault="0046133E" w:rsidP="0046133E">
      <w:pPr>
        <w:pStyle w:val="ListParagraph"/>
        <w:numPr>
          <w:ilvl w:val="0"/>
          <w:numId w:val="23"/>
        </w:numPr>
        <w:rPr>
          <w:lang w:eastAsia="en-IN"/>
        </w:rPr>
      </w:pPr>
      <w:r>
        <w:rPr>
          <w:lang w:eastAsia="en-IN"/>
        </w:rPr>
        <w:t xml:space="preserve">PREETYPRINT= </w:t>
      </w:r>
      <w:r w:rsidR="00926802">
        <w:rPr>
          <w:lang w:eastAsia="en-IN"/>
        </w:rPr>
        <w:t>ONLY RETURN RESPONSE PAYLOAD.</w:t>
      </w:r>
    </w:p>
    <w:p w14:paraId="3D86F699" w14:textId="27C82EE0" w:rsidR="00926802" w:rsidRPr="00926802" w:rsidRDefault="00926802" w:rsidP="00926802">
      <w:pPr>
        <w:pStyle w:val="Heading2"/>
        <w:rPr>
          <w:color w:val="486113" w:themeColor="accent1" w:themeShade="80"/>
          <w:lang w:eastAsia="en-IN"/>
        </w:rPr>
      </w:pPr>
      <w:r w:rsidRPr="00926802">
        <w:rPr>
          <w:color w:val="486113" w:themeColor="accent1" w:themeShade="80"/>
          <w:lang w:eastAsia="en-IN"/>
        </w:rPr>
        <w:t>REST ASSURED CRUD OPERATION=</w:t>
      </w:r>
    </w:p>
    <w:p w14:paraId="325E618C" w14:textId="1BCFEAD0" w:rsidR="00926802" w:rsidRDefault="00830087" w:rsidP="00926802">
      <w:pPr>
        <w:pStyle w:val="ListParagraph"/>
        <w:numPr>
          <w:ilvl w:val="0"/>
          <w:numId w:val="24"/>
        </w:numPr>
        <w:rPr>
          <w:lang w:eastAsia="en-IN"/>
        </w:rPr>
      </w:pPr>
      <w:r>
        <w:rPr>
          <w:lang w:eastAsia="en-IN"/>
        </w:rPr>
        <w:t>EVERY API WE ARE GOING TO PERFORM CREATE ,READ , DELETE AND UPDATE.</w:t>
      </w:r>
    </w:p>
    <w:p w14:paraId="3C8F1E30" w14:textId="02E0B930" w:rsidR="00C3767D" w:rsidRDefault="00C3767D" w:rsidP="00C3767D">
      <w:pPr>
        <w:rPr>
          <w:lang w:eastAsia="en-IN"/>
        </w:rPr>
      </w:pPr>
      <w:r>
        <w:rPr>
          <w:lang w:eastAsia="en-IN"/>
        </w:rPr>
        <w:t>EXAMPLE=</w:t>
      </w:r>
    </w:p>
    <w:p w14:paraId="19B1FBE1" w14:textId="7300CE29" w:rsidR="00C3767D" w:rsidRDefault="00C3767D" w:rsidP="00C3767D">
      <w:pPr>
        <w:pStyle w:val="ListParagraph"/>
        <w:numPr>
          <w:ilvl w:val="0"/>
          <w:numId w:val="24"/>
        </w:numPr>
        <w:rPr>
          <w:lang w:eastAsia="en-IN"/>
        </w:rPr>
      </w:pPr>
      <w:r>
        <w:rPr>
          <w:lang w:eastAsia="en-IN"/>
        </w:rPr>
        <w:t>HRM =HUMAN RESOURCE MANAGEMENT</w:t>
      </w:r>
    </w:p>
    <w:p w14:paraId="5B9EB7DF" w14:textId="4A3C9BBF" w:rsidR="00C3767D" w:rsidRDefault="00C3767D" w:rsidP="00C3767D">
      <w:pPr>
        <w:pStyle w:val="ListParagraph"/>
        <w:numPr>
          <w:ilvl w:val="0"/>
          <w:numId w:val="24"/>
        </w:numPr>
        <w:rPr>
          <w:lang w:eastAsia="en-IN"/>
        </w:rPr>
      </w:pPr>
      <w:r>
        <w:rPr>
          <w:lang w:eastAsia="en-IN"/>
        </w:rPr>
        <w:t>ANY BODY CAN APPLLY JOB FROM JOB PORTAL IF THEY SELECTED THAT INFORMATION WILL MOVE TO H</w:t>
      </w:r>
      <w:r w:rsidR="000B467C">
        <w:rPr>
          <w:lang w:eastAsia="en-IN"/>
        </w:rPr>
        <w:t>R</w:t>
      </w:r>
      <w:r>
        <w:rPr>
          <w:lang w:eastAsia="en-IN"/>
        </w:rPr>
        <w:t>M (MODULES =PROJECT , TASK , TIMETRACK ).</w:t>
      </w:r>
    </w:p>
    <w:p w14:paraId="6DED913B" w14:textId="081AD493" w:rsidR="00C3767D" w:rsidRDefault="000B467C" w:rsidP="00C3767D">
      <w:pPr>
        <w:pStyle w:val="ListParagraph"/>
        <w:numPr>
          <w:ilvl w:val="0"/>
          <w:numId w:val="24"/>
        </w:numPr>
        <w:rPr>
          <w:lang w:eastAsia="en-IN"/>
        </w:rPr>
      </w:pPr>
      <w:r>
        <w:rPr>
          <w:lang w:eastAsia="en-IN"/>
        </w:rPr>
        <w:t xml:space="preserve">IN HRM DETAILS WILL BE HOW MANY HOURS WORK FOR THE TASK </w:t>
      </w:r>
      <w:r w:rsidR="00DE4E71">
        <w:rPr>
          <w:lang w:eastAsia="en-IN"/>
        </w:rPr>
        <w:t>/ PROJECT.</w:t>
      </w:r>
    </w:p>
    <w:p w14:paraId="735BEDAB" w14:textId="051E41F7" w:rsidR="00DE4E71" w:rsidRDefault="00DE4E71" w:rsidP="00C3767D">
      <w:pPr>
        <w:pStyle w:val="ListParagraph"/>
        <w:numPr>
          <w:ilvl w:val="0"/>
          <w:numId w:val="24"/>
        </w:numPr>
        <w:rPr>
          <w:lang w:eastAsia="en-IN"/>
        </w:rPr>
      </w:pPr>
      <w:r>
        <w:rPr>
          <w:lang w:eastAsia="en-IN"/>
        </w:rPr>
        <w:t>ACCOUNT WILL GOING TO USE THIS PAYROLL S/W TO INITIATE SALARY.</w:t>
      </w:r>
    </w:p>
    <w:p w14:paraId="35267CC8" w14:textId="3D0C8472" w:rsidR="00DE4E71" w:rsidRDefault="00DE4E71" w:rsidP="00DE4E71">
      <w:pPr>
        <w:pStyle w:val="Heading3"/>
        <w:rPr>
          <w:color w:val="486113" w:themeColor="accent1" w:themeShade="80"/>
          <w:lang w:eastAsia="en-IN"/>
        </w:rPr>
      </w:pPr>
      <w:r w:rsidRPr="00DE4E71">
        <w:rPr>
          <w:color w:val="486113" w:themeColor="accent1" w:themeShade="80"/>
          <w:lang w:eastAsia="en-IN"/>
        </w:rPr>
        <w:t>API REQUIRED IN THIS HRM APPLICATION=</w:t>
      </w:r>
    </w:p>
    <w:p w14:paraId="033BAE32" w14:textId="603691F4" w:rsidR="00DE4E71" w:rsidRDefault="00560ED5" w:rsidP="00DE4E71">
      <w:pPr>
        <w:pStyle w:val="ListParagraph"/>
        <w:numPr>
          <w:ilvl w:val="0"/>
          <w:numId w:val="25"/>
        </w:numPr>
        <w:rPr>
          <w:lang w:eastAsia="en-IN"/>
        </w:rPr>
      </w:pPr>
      <w:r>
        <w:rPr>
          <w:lang w:eastAsia="en-IN"/>
        </w:rPr>
        <w:t>HRM EXPOSE API SO THAT JOB PORTAL INFORMATION TO HRM AND TRANSFER TO PAYROLL INFO.</w:t>
      </w:r>
    </w:p>
    <w:p w14:paraId="5B431C43" w14:textId="56E2CF5F" w:rsidR="00914AC1" w:rsidRDefault="00914AC1" w:rsidP="00DE4E71">
      <w:pPr>
        <w:pStyle w:val="ListParagraph"/>
        <w:numPr>
          <w:ilvl w:val="0"/>
          <w:numId w:val="25"/>
        </w:numPr>
        <w:rPr>
          <w:lang w:eastAsia="en-IN"/>
        </w:rPr>
      </w:pPr>
      <w:r>
        <w:rPr>
          <w:lang w:eastAsia="en-IN"/>
        </w:rPr>
        <w:t>AND TO GET APP INSIDE PHONE THEY EXPOSE API.</w:t>
      </w:r>
    </w:p>
    <w:p w14:paraId="1852EE62" w14:textId="398DAEED" w:rsidR="00914AC1" w:rsidRDefault="00914AC1" w:rsidP="00DE4E71">
      <w:pPr>
        <w:pStyle w:val="ListParagraph"/>
        <w:numPr>
          <w:ilvl w:val="0"/>
          <w:numId w:val="25"/>
        </w:numPr>
        <w:rPr>
          <w:lang w:eastAsia="en-IN"/>
        </w:rPr>
      </w:pPr>
      <w:r>
        <w:rPr>
          <w:lang w:eastAsia="en-IN"/>
        </w:rPr>
        <w:t xml:space="preserve">HRM SERVER APPLICATIOIN </w:t>
      </w:r>
      <w:r w:rsidR="00EE2DDB">
        <w:rPr>
          <w:lang w:eastAsia="en-IN"/>
        </w:rPr>
        <w:t>EXCHANGE THE INFORMATION NOT VIA BROWSER IN ORDER TO DO THAT THEY EXPOSE REST API</w:t>
      </w:r>
      <w:r w:rsidR="007D292F">
        <w:rPr>
          <w:lang w:eastAsia="en-IN"/>
        </w:rPr>
        <w:t>.</w:t>
      </w:r>
    </w:p>
    <w:p w14:paraId="4646E438" w14:textId="59E6A6A2" w:rsidR="007D292F" w:rsidRDefault="007D292F" w:rsidP="00DE4E71">
      <w:pPr>
        <w:pStyle w:val="ListParagraph"/>
        <w:numPr>
          <w:ilvl w:val="0"/>
          <w:numId w:val="25"/>
        </w:numPr>
        <w:rPr>
          <w:lang w:eastAsia="en-IN"/>
        </w:rPr>
      </w:pPr>
      <w:r>
        <w:rPr>
          <w:lang w:eastAsia="en-IN"/>
        </w:rPr>
        <w:t>TO EXCHENAGE INFORMATION OF PROJECT , EMPOLYE , PAYROLL.</w:t>
      </w:r>
    </w:p>
    <w:p w14:paraId="21400714" w14:textId="73E4C18F" w:rsidR="009C5059" w:rsidRPr="002F640D" w:rsidRDefault="009C5059" w:rsidP="009C5059">
      <w:pPr>
        <w:pStyle w:val="Heading3"/>
        <w:rPr>
          <w:color w:val="486113" w:themeColor="accent1" w:themeShade="80"/>
          <w:lang w:eastAsia="en-IN"/>
        </w:rPr>
      </w:pPr>
      <w:r w:rsidRPr="002F640D">
        <w:rPr>
          <w:color w:val="486113" w:themeColor="accent1" w:themeShade="80"/>
          <w:lang w:eastAsia="en-IN"/>
        </w:rPr>
        <w:t>EXPOSE API=</w:t>
      </w:r>
    </w:p>
    <w:p w14:paraId="730128E9" w14:textId="5C5BFCDA" w:rsidR="009C5059" w:rsidRDefault="009C5059" w:rsidP="009C5059">
      <w:pPr>
        <w:pStyle w:val="ListParagraph"/>
        <w:numPr>
          <w:ilvl w:val="0"/>
          <w:numId w:val="26"/>
        </w:numPr>
        <w:rPr>
          <w:lang w:eastAsia="en-IN"/>
        </w:rPr>
      </w:pPr>
      <w:r>
        <w:rPr>
          <w:lang w:eastAsia="en-IN"/>
        </w:rPr>
        <w:t xml:space="preserve">TO EXPOSE API THEY PROVIDE SWAGGER </w:t>
      </w:r>
      <w:r w:rsidR="00E011AF">
        <w:rPr>
          <w:lang w:eastAsia="en-IN"/>
        </w:rPr>
        <w:t>DOCUMENT.</w:t>
      </w:r>
    </w:p>
    <w:p w14:paraId="3201253F" w14:textId="40857277" w:rsidR="00E011AF" w:rsidRPr="002F640D" w:rsidRDefault="00E011AF" w:rsidP="00E011AF">
      <w:pPr>
        <w:pStyle w:val="Heading3"/>
        <w:rPr>
          <w:color w:val="486113" w:themeColor="accent1" w:themeShade="80"/>
          <w:lang w:eastAsia="en-IN"/>
        </w:rPr>
      </w:pPr>
      <w:r w:rsidRPr="002F640D">
        <w:rPr>
          <w:color w:val="486113" w:themeColor="accent1" w:themeShade="80"/>
          <w:lang w:eastAsia="en-IN"/>
        </w:rPr>
        <w:t>SWAGGER=</w:t>
      </w:r>
    </w:p>
    <w:p w14:paraId="3D50CE08" w14:textId="66F80C12" w:rsidR="00E011AF" w:rsidRDefault="00E011AF" w:rsidP="00E011AF">
      <w:pPr>
        <w:pStyle w:val="ListParagraph"/>
        <w:numPr>
          <w:ilvl w:val="0"/>
          <w:numId w:val="26"/>
        </w:numPr>
        <w:rPr>
          <w:lang w:eastAsia="en-IN"/>
        </w:rPr>
      </w:pPr>
      <w:r>
        <w:rPr>
          <w:lang w:eastAsia="en-IN"/>
        </w:rPr>
        <w:t>SWAGGER IS ONE OF THE TOOL DEVELOPER IS GOING TO USE SWAGGER TO EXPOSE API.</w:t>
      </w:r>
    </w:p>
    <w:p w14:paraId="221F3AF7" w14:textId="69028BB9" w:rsidR="00371B1F" w:rsidRDefault="00371B1F" w:rsidP="00E011AF">
      <w:pPr>
        <w:pStyle w:val="ListParagraph"/>
        <w:numPr>
          <w:ilvl w:val="0"/>
          <w:numId w:val="26"/>
        </w:numPr>
        <w:rPr>
          <w:lang w:eastAsia="en-IN"/>
        </w:rPr>
      </w:pPr>
      <w:r>
        <w:rPr>
          <w:lang w:eastAsia="en-IN"/>
        </w:rPr>
        <w:t xml:space="preserve">SWAGGER IS USED TO GENERATE </w:t>
      </w:r>
      <w:r w:rsidR="002960A9">
        <w:rPr>
          <w:lang w:eastAsia="en-IN"/>
        </w:rPr>
        <w:t>API SPEC DOCUMENT.</w:t>
      </w:r>
    </w:p>
    <w:p w14:paraId="0A21C6AB" w14:textId="30824C5A" w:rsidR="002960A9" w:rsidRDefault="002960A9" w:rsidP="00E011AF">
      <w:pPr>
        <w:pStyle w:val="ListParagraph"/>
        <w:numPr>
          <w:ilvl w:val="0"/>
          <w:numId w:val="26"/>
        </w:numPr>
        <w:rPr>
          <w:lang w:eastAsia="en-IN"/>
        </w:rPr>
      </w:pPr>
      <w:r>
        <w:rPr>
          <w:lang w:eastAsia="en-IN"/>
        </w:rPr>
        <w:t xml:space="preserve">IF APPLICATION IS DEVELOPED USING SPRINGBOOK / JAVA RELATED TECHNOLOGY </w:t>
      </w:r>
      <w:r w:rsidR="0039262C">
        <w:rPr>
          <w:lang w:eastAsia="en-IN"/>
        </w:rPr>
        <w:t>THEY GOING TO USE SWAGGER TO EXPOSE APIS.</w:t>
      </w:r>
    </w:p>
    <w:p w14:paraId="556AEB46" w14:textId="3EA2ECD0" w:rsidR="0039262C" w:rsidRDefault="0039262C" w:rsidP="0039262C">
      <w:pPr>
        <w:rPr>
          <w:lang w:eastAsia="en-IN"/>
        </w:rPr>
      </w:pPr>
      <w:r>
        <w:rPr>
          <w:lang w:eastAsia="en-IN"/>
        </w:rPr>
        <w:t>EXAMPLE=</w:t>
      </w:r>
    </w:p>
    <w:p w14:paraId="0A1C9F55" w14:textId="6BD5D85C" w:rsidR="0039262C" w:rsidRDefault="0039262C" w:rsidP="0039262C">
      <w:pPr>
        <w:pStyle w:val="ListParagraph"/>
        <w:numPr>
          <w:ilvl w:val="0"/>
          <w:numId w:val="27"/>
        </w:numPr>
        <w:rPr>
          <w:lang w:eastAsia="en-IN"/>
        </w:rPr>
      </w:pPr>
      <w:r>
        <w:rPr>
          <w:lang w:eastAsia="en-IN"/>
        </w:rPr>
        <w:t xml:space="preserve">CUSTOMER GIVES CRS </w:t>
      </w:r>
      <w:r w:rsidR="002E618D">
        <w:rPr>
          <w:lang w:eastAsia="en-IN"/>
        </w:rPr>
        <w:t>MANUEL TE LOOK AND WIRTE THE TC FOR AUTOMATION MANUEL TC IS A REQUEIREMENT.</w:t>
      </w:r>
    </w:p>
    <w:p w14:paraId="1C3AA0BE" w14:textId="734FE4CD" w:rsidR="002E618D" w:rsidRDefault="002E618D" w:rsidP="0039262C">
      <w:pPr>
        <w:pStyle w:val="ListParagraph"/>
        <w:numPr>
          <w:ilvl w:val="0"/>
          <w:numId w:val="27"/>
        </w:numPr>
        <w:rPr>
          <w:lang w:eastAsia="en-IN"/>
        </w:rPr>
      </w:pPr>
      <w:r>
        <w:rPr>
          <w:lang w:eastAsia="en-IN"/>
        </w:rPr>
        <w:t xml:space="preserve">IN CASE OF API TESTING </w:t>
      </w:r>
      <w:r w:rsidR="00A21338">
        <w:rPr>
          <w:lang w:eastAsia="en-IN"/>
        </w:rPr>
        <w:t>CUSTOMER IS GOING TO GIVE SWAGGER DOUCMENT AS A REQUIREMENT FOR TESTING .</w:t>
      </w:r>
    </w:p>
    <w:p w14:paraId="15671D0D" w14:textId="7309FD5D" w:rsidR="00A21338" w:rsidRDefault="002F640D" w:rsidP="0039262C">
      <w:pPr>
        <w:pStyle w:val="ListParagraph"/>
        <w:numPr>
          <w:ilvl w:val="0"/>
          <w:numId w:val="27"/>
        </w:numPr>
        <w:rPr>
          <w:lang w:eastAsia="en-IN"/>
        </w:rPr>
      </w:pPr>
      <w:r>
        <w:rPr>
          <w:lang w:eastAsia="en-IN"/>
        </w:rPr>
        <w:t>BY LOOKING SWAGGER DOCUMENT WE ARE GOING TO WRITE API TC.</w:t>
      </w:r>
    </w:p>
    <w:p w14:paraId="658F9C43" w14:textId="4BAEBEB1" w:rsidR="002F640D" w:rsidRDefault="002F640D" w:rsidP="002F640D">
      <w:pPr>
        <w:pStyle w:val="Heading2"/>
        <w:rPr>
          <w:color w:val="486113" w:themeColor="accent1" w:themeShade="80"/>
          <w:lang w:eastAsia="en-IN"/>
        </w:rPr>
      </w:pPr>
      <w:r w:rsidRPr="002F640D">
        <w:rPr>
          <w:color w:val="486113" w:themeColor="accent1" w:themeShade="80"/>
          <w:lang w:eastAsia="en-IN"/>
        </w:rPr>
        <w:t>SWAGGER DOCUMENT=</w:t>
      </w:r>
    </w:p>
    <w:p w14:paraId="661E680B" w14:textId="74A1824A" w:rsidR="002F640D" w:rsidRDefault="00603455" w:rsidP="002F640D">
      <w:pPr>
        <w:pStyle w:val="ListParagraph"/>
        <w:numPr>
          <w:ilvl w:val="0"/>
          <w:numId w:val="28"/>
        </w:numPr>
        <w:rPr>
          <w:lang w:eastAsia="en-IN"/>
        </w:rPr>
      </w:pPr>
      <w:r>
        <w:rPr>
          <w:lang w:eastAsia="en-IN"/>
        </w:rPr>
        <w:t>IN SWAGGER DOCUMENT WE HAVE CONTROLERS , MODEL.</w:t>
      </w:r>
    </w:p>
    <w:p w14:paraId="52825C11" w14:textId="6BCC225A" w:rsidR="00603455" w:rsidRDefault="00603455" w:rsidP="002F640D">
      <w:pPr>
        <w:pStyle w:val="ListParagraph"/>
        <w:numPr>
          <w:ilvl w:val="0"/>
          <w:numId w:val="28"/>
        </w:numPr>
        <w:rPr>
          <w:lang w:eastAsia="en-IN"/>
        </w:rPr>
      </w:pPr>
      <w:r>
        <w:rPr>
          <w:lang w:eastAsia="en-IN"/>
        </w:rPr>
        <w:t>CONTROLERS = ENDPOINTS , TO PERFORM CRUD.</w:t>
      </w:r>
    </w:p>
    <w:p w14:paraId="3A65419D" w14:textId="71C6BB1F" w:rsidR="006E5CAF" w:rsidRDefault="00603455" w:rsidP="006E5CAF">
      <w:pPr>
        <w:pStyle w:val="ListParagraph"/>
        <w:numPr>
          <w:ilvl w:val="0"/>
          <w:numId w:val="28"/>
        </w:numPr>
        <w:rPr>
          <w:lang w:eastAsia="en-IN"/>
        </w:rPr>
      </w:pPr>
      <w:r>
        <w:rPr>
          <w:lang w:eastAsia="en-IN"/>
        </w:rPr>
        <w:t xml:space="preserve">MODEL </w:t>
      </w:r>
      <w:r w:rsidR="006E5CAF">
        <w:rPr>
          <w:lang w:eastAsia="en-IN"/>
        </w:rPr>
        <w:t>= WE HAVE SCHEMA FOR ALL THIS ENDPOINTS.</w:t>
      </w:r>
    </w:p>
    <w:p w14:paraId="1D632CD8" w14:textId="7A2431C0" w:rsidR="006E5CAF" w:rsidRDefault="006E5CAF" w:rsidP="006E5CAF">
      <w:pPr>
        <w:pStyle w:val="Heading3"/>
        <w:rPr>
          <w:lang w:eastAsia="en-IN"/>
        </w:rPr>
      </w:pPr>
      <w:r>
        <w:rPr>
          <w:lang w:eastAsia="en-IN"/>
        </w:rPr>
        <w:t>MODEL =</w:t>
      </w:r>
    </w:p>
    <w:p w14:paraId="5A55EAD6" w14:textId="4B1AA5C2" w:rsidR="006E5CAF" w:rsidRDefault="00141C61" w:rsidP="006E5CAF">
      <w:pPr>
        <w:pStyle w:val="ListParagraph"/>
        <w:numPr>
          <w:ilvl w:val="0"/>
          <w:numId w:val="29"/>
        </w:numPr>
        <w:rPr>
          <w:lang w:eastAsia="en-IN"/>
        </w:rPr>
      </w:pPr>
      <w:r>
        <w:rPr>
          <w:lang w:eastAsia="en-IN"/>
        </w:rPr>
        <w:t xml:space="preserve">LIKE BEFORE POSTING WE NEED TO ENTER PROJECT NAME HOW  MANY CHARACTER PROJECTNAME CONTAINS , PROJECT ID HOW MANY INTEGERS </w:t>
      </w:r>
      <w:r w:rsidR="00263B12">
        <w:rPr>
          <w:lang w:eastAsia="en-IN"/>
        </w:rPr>
        <w:t>IT CONTAINS , ALL INFO AVAILABLE IN PROJECT STATUS WILL BE IN THE SCHMA MODULE.</w:t>
      </w:r>
    </w:p>
    <w:p w14:paraId="72996CC4" w14:textId="6663D182" w:rsidR="00263B12" w:rsidRDefault="00377EBC" w:rsidP="00377EBC">
      <w:pPr>
        <w:pStyle w:val="Heading3"/>
        <w:rPr>
          <w:lang w:eastAsia="en-IN"/>
        </w:rPr>
      </w:pPr>
      <w:r>
        <w:rPr>
          <w:lang w:eastAsia="en-IN"/>
        </w:rPr>
        <w:t>RDP=</w:t>
      </w:r>
    </w:p>
    <w:p w14:paraId="4BEC603D" w14:textId="4A37FF2A" w:rsidR="00377EBC" w:rsidRDefault="00377EBC" w:rsidP="00377EBC">
      <w:pPr>
        <w:pStyle w:val="ListParagraph"/>
        <w:numPr>
          <w:ilvl w:val="0"/>
          <w:numId w:val="29"/>
        </w:numPr>
        <w:rPr>
          <w:lang w:eastAsia="en-IN"/>
        </w:rPr>
      </w:pPr>
      <w:r>
        <w:rPr>
          <w:lang w:eastAsia="en-IN"/>
        </w:rPr>
        <w:t xml:space="preserve">RDP=REMOTE DESKTOP </w:t>
      </w:r>
      <w:r w:rsidR="00C901BA">
        <w:rPr>
          <w:lang w:eastAsia="en-IN"/>
        </w:rPr>
        <w:t>CONNECTION</w:t>
      </w:r>
    </w:p>
    <w:p w14:paraId="28864431" w14:textId="59B00826" w:rsidR="00C901BA" w:rsidRDefault="00C901BA" w:rsidP="00377EBC">
      <w:pPr>
        <w:pStyle w:val="ListParagraph"/>
        <w:numPr>
          <w:ilvl w:val="0"/>
          <w:numId w:val="29"/>
        </w:numPr>
        <w:rPr>
          <w:lang w:eastAsia="en-IN"/>
        </w:rPr>
      </w:pPr>
      <w:r>
        <w:rPr>
          <w:lang w:eastAsia="en-IN"/>
        </w:rPr>
        <w:lastRenderedPageBreak/>
        <w:t xml:space="preserve">RDP TO CONNECT TO THE WINDOW SESRVER BECOUSE ENTIRE HRM APPLICATION </w:t>
      </w:r>
      <w:r w:rsidR="00EB0CDD">
        <w:rPr>
          <w:lang w:eastAsia="en-IN"/>
        </w:rPr>
        <w:t>IS DEPLOYED IN WINDOW SERVER.</w:t>
      </w:r>
    </w:p>
    <w:p w14:paraId="6D65B303" w14:textId="0088CE5C" w:rsidR="00901567" w:rsidRDefault="00901567" w:rsidP="00546378">
      <w:pPr>
        <w:pStyle w:val="ListParagraph"/>
        <w:numPr>
          <w:ilvl w:val="0"/>
          <w:numId w:val="29"/>
        </w:numPr>
        <w:rPr>
          <w:lang w:eastAsia="en-IN"/>
        </w:rPr>
      </w:pPr>
      <w:r>
        <w:rPr>
          <w:lang w:eastAsia="en-IN"/>
        </w:rPr>
        <w:t>IF APPLICATION DEPLOYED IN LINUX SERVER WE CANNOT USE RDP SO FOR LINUX THEY HAVE PUTTY CLIENT.</w:t>
      </w:r>
    </w:p>
    <w:p w14:paraId="00120F18" w14:textId="2ABE88F1" w:rsidR="00546378" w:rsidRDefault="00546378" w:rsidP="00546378">
      <w:pPr>
        <w:pStyle w:val="ListParagraph"/>
        <w:numPr>
          <w:ilvl w:val="0"/>
          <w:numId w:val="29"/>
        </w:numPr>
        <w:rPr>
          <w:lang w:eastAsia="en-IN"/>
        </w:rPr>
      </w:pPr>
      <w:r>
        <w:rPr>
          <w:lang w:eastAsia="en-IN"/>
        </w:rPr>
        <w:t>ENTER IP ADRESS IN RDP AND CLICK ON CONNECT .</w:t>
      </w:r>
    </w:p>
    <w:p w14:paraId="70E6E423" w14:textId="28A46B45" w:rsidR="00546378" w:rsidRPr="00851A9A" w:rsidRDefault="00546378" w:rsidP="00546378">
      <w:pPr>
        <w:pStyle w:val="Heading2"/>
        <w:rPr>
          <w:color w:val="486113" w:themeColor="accent1" w:themeShade="80"/>
          <w:lang w:eastAsia="en-IN"/>
        </w:rPr>
      </w:pPr>
      <w:r w:rsidRPr="00851A9A">
        <w:rPr>
          <w:color w:val="486113" w:themeColor="accent1" w:themeShade="80"/>
          <w:lang w:eastAsia="en-IN"/>
        </w:rPr>
        <w:t>ADVANTAGES OF SWAGGER=</w:t>
      </w:r>
    </w:p>
    <w:p w14:paraId="0462EE00" w14:textId="7AC8542F" w:rsidR="00546378" w:rsidRDefault="00D71D35" w:rsidP="00546378">
      <w:pPr>
        <w:pStyle w:val="ListParagraph"/>
        <w:numPr>
          <w:ilvl w:val="0"/>
          <w:numId w:val="30"/>
        </w:numPr>
        <w:rPr>
          <w:lang w:eastAsia="en-IN"/>
        </w:rPr>
      </w:pPr>
      <w:r>
        <w:rPr>
          <w:lang w:eastAsia="en-IN"/>
        </w:rPr>
        <w:t>WE CAN EXECUTE POST REQEUST IN SWAGGER DOCUMENT ITSELF.</w:t>
      </w:r>
    </w:p>
    <w:p w14:paraId="632FF578" w14:textId="1C744B5E" w:rsidR="00D71D35" w:rsidRDefault="00A37A6C" w:rsidP="00546378">
      <w:pPr>
        <w:pStyle w:val="ListParagraph"/>
        <w:numPr>
          <w:ilvl w:val="0"/>
          <w:numId w:val="30"/>
        </w:numPr>
        <w:rPr>
          <w:lang w:eastAsia="en-IN"/>
        </w:rPr>
      </w:pPr>
      <w:r>
        <w:rPr>
          <w:lang w:eastAsia="en-IN"/>
        </w:rPr>
        <w:t xml:space="preserve">SWAGGER TOOL USED TO GENERATE A DOCUMENT ALONG WITH </w:t>
      </w:r>
      <w:r w:rsidR="00851A9A">
        <w:rPr>
          <w:lang w:eastAsia="en-IN"/>
        </w:rPr>
        <w:t>THAT WE CAN EXECUTE REQEUST ALSO.</w:t>
      </w:r>
    </w:p>
    <w:p w14:paraId="16216B44" w14:textId="244A9E87" w:rsidR="00851A9A" w:rsidRDefault="00851A9A" w:rsidP="00546378">
      <w:pPr>
        <w:pStyle w:val="ListParagraph"/>
        <w:numPr>
          <w:ilvl w:val="0"/>
          <w:numId w:val="30"/>
        </w:numPr>
        <w:rPr>
          <w:lang w:eastAsia="en-IN"/>
        </w:rPr>
      </w:pPr>
      <w:r>
        <w:rPr>
          <w:lang w:eastAsia="en-IN"/>
        </w:rPr>
        <w:t>WE CAN SEE RESPONSE PAYLOAD IN SWAGGER IT PROVIDES TOOL TO EXECUTE REQUEST ALSO GIVEN SCHEMA DOCUEMTN OF EACH REQUEST.</w:t>
      </w:r>
    </w:p>
    <w:p w14:paraId="0AA08AE3" w14:textId="7F283FBA" w:rsidR="00851A9A" w:rsidRPr="00CC795E" w:rsidRDefault="005620ED" w:rsidP="005620ED">
      <w:pPr>
        <w:pStyle w:val="Heading2"/>
        <w:rPr>
          <w:color w:val="486113" w:themeColor="accent1" w:themeShade="80"/>
          <w:lang w:eastAsia="en-IN"/>
        </w:rPr>
      </w:pPr>
      <w:r w:rsidRPr="00CC795E">
        <w:rPr>
          <w:color w:val="486113" w:themeColor="accent1" w:themeShade="80"/>
          <w:lang w:eastAsia="en-IN"/>
        </w:rPr>
        <w:t>POSTMAN=</w:t>
      </w:r>
    </w:p>
    <w:p w14:paraId="14E9FDC1" w14:textId="04178B14" w:rsidR="005620ED" w:rsidRDefault="005620ED" w:rsidP="005620ED">
      <w:pPr>
        <w:pStyle w:val="ListParagraph"/>
        <w:numPr>
          <w:ilvl w:val="0"/>
          <w:numId w:val="31"/>
        </w:numPr>
        <w:rPr>
          <w:lang w:eastAsia="en-IN"/>
        </w:rPr>
      </w:pPr>
      <w:r>
        <w:rPr>
          <w:lang w:eastAsia="en-IN"/>
        </w:rPr>
        <w:t>WE CAN ACHIVE ALL THE CRUD OPERATION.</w:t>
      </w:r>
    </w:p>
    <w:p w14:paraId="11897604" w14:textId="4316881B" w:rsidR="005620ED" w:rsidRDefault="002440D5" w:rsidP="005620ED">
      <w:pPr>
        <w:pStyle w:val="ListParagraph"/>
        <w:numPr>
          <w:ilvl w:val="0"/>
          <w:numId w:val="31"/>
        </w:numPr>
        <w:rPr>
          <w:lang w:eastAsia="en-IN"/>
        </w:rPr>
      </w:pPr>
      <w:r>
        <w:rPr>
          <w:lang w:eastAsia="en-IN"/>
        </w:rPr>
        <w:t>WE CAN AUTOMATE NEGATIVE TEST CASE . AND VALIDATIONS.</w:t>
      </w:r>
    </w:p>
    <w:p w14:paraId="3A374147" w14:textId="07A00994" w:rsidR="002440D5" w:rsidRDefault="002440D5" w:rsidP="005620ED">
      <w:pPr>
        <w:pStyle w:val="ListParagraph"/>
        <w:numPr>
          <w:ilvl w:val="0"/>
          <w:numId w:val="31"/>
        </w:numPr>
        <w:rPr>
          <w:lang w:eastAsia="en-IN"/>
        </w:rPr>
      </w:pPr>
      <w:r>
        <w:rPr>
          <w:lang w:eastAsia="en-IN"/>
        </w:rPr>
        <w:t xml:space="preserve">WE CAN EXECUTE ALL THE TESTCASE </w:t>
      </w:r>
      <w:r w:rsidR="00EB58E9">
        <w:rPr>
          <w:lang w:eastAsia="en-IN"/>
        </w:rPr>
        <w:t>IN COLLECTION (BATCK RUNNER) .</w:t>
      </w:r>
    </w:p>
    <w:p w14:paraId="0025F6AC" w14:textId="64C0B1F8" w:rsidR="00EB58E9" w:rsidRDefault="00EB58E9" w:rsidP="005620ED">
      <w:pPr>
        <w:pStyle w:val="ListParagraph"/>
        <w:numPr>
          <w:ilvl w:val="0"/>
          <w:numId w:val="31"/>
        </w:numPr>
        <w:rPr>
          <w:lang w:eastAsia="en-IN"/>
        </w:rPr>
      </w:pPr>
      <w:r>
        <w:rPr>
          <w:lang w:eastAsia="en-IN"/>
        </w:rPr>
        <w:t>THIS POINTS ARE NOT POSSIBLE IN SWAGGER DOCUMENT.</w:t>
      </w:r>
    </w:p>
    <w:p w14:paraId="41668499" w14:textId="7976B488" w:rsidR="00CC795E" w:rsidRDefault="00CC795E" w:rsidP="00CC795E">
      <w:pPr>
        <w:pStyle w:val="Heading2"/>
        <w:rPr>
          <w:color w:val="486113" w:themeColor="accent1" w:themeShade="80"/>
          <w:lang w:eastAsia="en-IN"/>
        </w:rPr>
      </w:pPr>
      <w:r w:rsidRPr="00CC795E">
        <w:rPr>
          <w:color w:val="486113" w:themeColor="accent1" w:themeShade="80"/>
          <w:lang w:eastAsia="en-IN"/>
        </w:rPr>
        <w:t>HTTP MEHTOD=</w:t>
      </w:r>
    </w:p>
    <w:p w14:paraId="6CF90342" w14:textId="2FE4F81F" w:rsidR="00CC795E" w:rsidRDefault="00656828" w:rsidP="00CC795E">
      <w:pPr>
        <w:pStyle w:val="ListParagraph"/>
        <w:numPr>
          <w:ilvl w:val="0"/>
          <w:numId w:val="32"/>
        </w:numPr>
        <w:rPr>
          <w:lang w:eastAsia="en-IN"/>
        </w:rPr>
      </w:pPr>
      <w:r>
        <w:rPr>
          <w:lang w:eastAsia="en-IN"/>
        </w:rPr>
        <w:t>HTTP MEHTOD MAIN PARAMETER IN API TESTING .</w:t>
      </w:r>
    </w:p>
    <w:p w14:paraId="1A7F41CF" w14:textId="15FB6EFA" w:rsidR="007E7A6C" w:rsidRDefault="00656828" w:rsidP="007E7A6C">
      <w:pPr>
        <w:pStyle w:val="ListParagraph"/>
        <w:numPr>
          <w:ilvl w:val="0"/>
          <w:numId w:val="32"/>
        </w:numPr>
        <w:rPr>
          <w:lang w:eastAsia="en-IN"/>
        </w:rPr>
      </w:pPr>
      <w:r>
        <w:rPr>
          <w:lang w:eastAsia="en-IN"/>
        </w:rPr>
        <w:t xml:space="preserve">BECOUSE HTTM MEHTOD IS GOING TO TELL WHAT TYPE OF </w:t>
      </w:r>
      <w:r w:rsidR="007E7A6C">
        <w:rPr>
          <w:lang w:eastAsia="en-IN"/>
        </w:rPr>
        <w:t>REQUEST WE ARE PERFORMING FROM THE BROWSER</w:t>
      </w:r>
      <w:r w:rsidR="00BE533F">
        <w:rPr>
          <w:lang w:eastAsia="en-IN"/>
        </w:rPr>
        <w:t xml:space="preserve"> OR REST ASSURED OR POSTMAN.</w:t>
      </w:r>
    </w:p>
    <w:p w14:paraId="67460613" w14:textId="41152D39" w:rsidR="00BE533F" w:rsidRDefault="00BE533F" w:rsidP="007E7A6C">
      <w:pPr>
        <w:pStyle w:val="ListParagraph"/>
        <w:numPr>
          <w:ilvl w:val="0"/>
          <w:numId w:val="32"/>
        </w:numPr>
        <w:rPr>
          <w:lang w:eastAsia="en-IN"/>
        </w:rPr>
      </w:pPr>
      <w:r>
        <w:rPr>
          <w:lang w:eastAsia="en-IN"/>
        </w:rPr>
        <w:t>HTTP REQUEST AND HTTP RESPONSE</w:t>
      </w:r>
      <w:r w:rsidR="00EB079E">
        <w:rPr>
          <w:lang w:eastAsia="en-IN"/>
        </w:rPr>
        <w:t xml:space="preserve"> WILL HAVE STRUCTURE HEADR AND BODY BOTH REQUEST AND RESPONSE .</w:t>
      </w:r>
    </w:p>
    <w:p w14:paraId="6FAC3D9A" w14:textId="1C1D7BC6" w:rsidR="00EB079E" w:rsidRDefault="00EB079E" w:rsidP="007E7A6C">
      <w:pPr>
        <w:pStyle w:val="ListParagraph"/>
        <w:numPr>
          <w:ilvl w:val="0"/>
          <w:numId w:val="32"/>
        </w:numPr>
        <w:rPr>
          <w:lang w:eastAsia="en-IN"/>
        </w:rPr>
      </w:pPr>
      <w:r>
        <w:rPr>
          <w:lang w:eastAsia="en-IN"/>
        </w:rPr>
        <w:t xml:space="preserve">ENTER URL IN THE BROWSER </w:t>
      </w:r>
      <w:r w:rsidR="005E3C58">
        <w:rPr>
          <w:lang w:eastAsia="en-IN"/>
        </w:rPr>
        <w:t xml:space="preserve">, BROWSER IS GOING TO SEND A REQUEST VIA HTTP PROTOCOL , INSIDE HTTP PROTOCOL THIS DATA WILL </w:t>
      </w:r>
      <w:r w:rsidR="008D6DA1">
        <w:rPr>
          <w:lang w:eastAsia="en-IN"/>
        </w:rPr>
        <w:t>GOES TO SERVER.</w:t>
      </w:r>
    </w:p>
    <w:p w14:paraId="631EB474" w14:textId="11786934" w:rsidR="008D6DA1" w:rsidRDefault="008D6DA1" w:rsidP="007E7A6C">
      <w:pPr>
        <w:pStyle w:val="ListParagraph"/>
        <w:numPr>
          <w:ilvl w:val="0"/>
          <w:numId w:val="32"/>
        </w:numPr>
        <w:rPr>
          <w:lang w:eastAsia="en-IN"/>
        </w:rPr>
      </w:pPr>
      <w:r>
        <w:rPr>
          <w:lang w:eastAsia="en-IN"/>
        </w:rPr>
        <w:t>HTTP BECOUSE THIS PROTOCOL UNDERSTAND ONLY HTML LANGUAGE.</w:t>
      </w:r>
    </w:p>
    <w:p w14:paraId="08B37C67" w14:textId="77777777" w:rsidR="00C66665" w:rsidRDefault="00C66665" w:rsidP="00C66665">
      <w:pPr>
        <w:rPr>
          <w:lang w:eastAsia="en-IN"/>
        </w:rPr>
      </w:pPr>
    </w:p>
    <w:p w14:paraId="69F01381" w14:textId="2929BB6F" w:rsidR="00962D2D" w:rsidRDefault="00C66665" w:rsidP="002E6D1E">
      <w:pPr>
        <w:pStyle w:val="NoSpacing"/>
        <w:numPr>
          <w:ilvl w:val="0"/>
          <w:numId w:val="32"/>
        </w:numPr>
        <w:rPr>
          <w:lang w:eastAsia="en-IN"/>
        </w:rPr>
      </w:pPr>
      <w:r>
        <w:rPr>
          <w:lang w:eastAsia="en-IN"/>
        </w:rPr>
        <w:t xml:space="preserve">PUT= </w:t>
      </w:r>
      <w:r w:rsidR="00962D2D">
        <w:rPr>
          <w:lang w:eastAsia="en-IN"/>
        </w:rPr>
        <w:t>TO MODIFY COMPLETE PROJECT INFORMATION.</w:t>
      </w:r>
    </w:p>
    <w:p w14:paraId="087B2394" w14:textId="2816D3DE" w:rsidR="00962D2D" w:rsidRDefault="00962D2D" w:rsidP="002E6D1E">
      <w:pPr>
        <w:pStyle w:val="NoSpacing"/>
        <w:numPr>
          <w:ilvl w:val="0"/>
          <w:numId w:val="32"/>
        </w:numPr>
        <w:rPr>
          <w:lang w:eastAsia="en-IN"/>
        </w:rPr>
      </w:pPr>
      <w:r>
        <w:rPr>
          <w:lang w:eastAsia="en-IN"/>
        </w:rPr>
        <w:t>PATCH = TO MODIFY SMALL DATA.</w:t>
      </w:r>
    </w:p>
    <w:p w14:paraId="34A58751" w14:textId="758755D8" w:rsidR="00CC795E" w:rsidRDefault="00962D2D" w:rsidP="00926CAD">
      <w:pPr>
        <w:pStyle w:val="NoSpacing"/>
        <w:numPr>
          <w:ilvl w:val="0"/>
          <w:numId w:val="32"/>
        </w:numPr>
        <w:rPr>
          <w:lang w:eastAsia="en-IN"/>
        </w:rPr>
      </w:pPr>
      <w:r>
        <w:rPr>
          <w:lang w:eastAsia="en-IN"/>
        </w:rPr>
        <w:t xml:space="preserve">CONTENT TYPE =TYPE OF THE REQUEST WE ARE SENDING </w:t>
      </w:r>
      <w:r w:rsidR="002E6D1E">
        <w:rPr>
          <w:lang w:eastAsia="en-IN"/>
        </w:rPr>
        <w:t>AND TYPE OF THE DATA WE ARE LOADING.</w:t>
      </w:r>
    </w:p>
    <w:p w14:paraId="52E617D0" w14:textId="745BA7B4" w:rsidR="00926CAD" w:rsidRDefault="00926CAD" w:rsidP="00926CAD">
      <w:pPr>
        <w:pStyle w:val="NoSpacing"/>
        <w:numPr>
          <w:ilvl w:val="0"/>
          <w:numId w:val="32"/>
        </w:numPr>
        <w:rPr>
          <w:lang w:eastAsia="en-IN"/>
        </w:rPr>
      </w:pPr>
      <w:r>
        <w:rPr>
          <w:lang w:eastAsia="en-IN"/>
        </w:rPr>
        <w:t xml:space="preserve">CONTENT TYPE= IS ALWAYS APPLICATION/TEXT </w:t>
      </w:r>
    </w:p>
    <w:p w14:paraId="03AA11F5" w14:textId="12B0D3A2" w:rsidR="00926CAD" w:rsidRDefault="00926CAD" w:rsidP="00926CAD">
      <w:pPr>
        <w:pStyle w:val="NoSpacing"/>
        <w:numPr>
          <w:ilvl w:val="0"/>
          <w:numId w:val="32"/>
        </w:numPr>
        <w:rPr>
          <w:lang w:eastAsia="en-IN"/>
        </w:rPr>
      </w:pPr>
      <w:r>
        <w:rPr>
          <w:lang w:eastAsia="en-IN"/>
        </w:rPr>
        <w:t xml:space="preserve">BECOUSE SERVER IS ALWAYS GOING TO </w:t>
      </w:r>
      <w:r w:rsidR="003B0E6D">
        <w:rPr>
          <w:lang w:eastAsia="en-IN"/>
        </w:rPr>
        <w:t xml:space="preserve">RESPOND TEXT TYPE OF MESSAGES , HTML DATA WILL BE LOADED IN THE FORM OF </w:t>
      </w:r>
      <w:r w:rsidR="008828D9">
        <w:rPr>
          <w:lang w:eastAsia="en-IN"/>
        </w:rPr>
        <w:t>TEXT.</w:t>
      </w:r>
    </w:p>
    <w:p w14:paraId="29B34EE2" w14:textId="77777777" w:rsidR="0025039D" w:rsidRDefault="0025039D" w:rsidP="00926CAD">
      <w:pPr>
        <w:pStyle w:val="NoSpacing"/>
        <w:numPr>
          <w:ilvl w:val="0"/>
          <w:numId w:val="32"/>
        </w:numPr>
        <w:rPr>
          <w:lang w:eastAsia="en-IN"/>
        </w:rPr>
      </w:pPr>
    </w:p>
    <w:p w14:paraId="1DDB9BAD" w14:textId="3399CA20" w:rsidR="008828D9" w:rsidRDefault="008828D9" w:rsidP="008828D9">
      <w:pPr>
        <w:pStyle w:val="Heading2"/>
        <w:rPr>
          <w:lang w:eastAsia="en-IN"/>
        </w:rPr>
      </w:pPr>
      <w:r w:rsidRPr="00A914F1">
        <w:rPr>
          <w:color w:val="486113" w:themeColor="accent1" w:themeShade="80"/>
          <w:lang w:eastAsia="en-IN"/>
        </w:rPr>
        <w:t>COOKIES</w:t>
      </w:r>
      <w:r>
        <w:rPr>
          <w:lang w:eastAsia="en-IN"/>
        </w:rPr>
        <w:t>=</w:t>
      </w:r>
    </w:p>
    <w:p w14:paraId="5237D9CA" w14:textId="230E29F3" w:rsidR="008828D9" w:rsidRDefault="008828D9" w:rsidP="008828D9">
      <w:pPr>
        <w:pStyle w:val="ListParagraph"/>
        <w:numPr>
          <w:ilvl w:val="0"/>
          <w:numId w:val="33"/>
        </w:numPr>
        <w:rPr>
          <w:lang w:eastAsia="en-IN"/>
        </w:rPr>
      </w:pPr>
      <w:r>
        <w:rPr>
          <w:lang w:eastAsia="en-IN"/>
        </w:rPr>
        <w:t xml:space="preserve">THE DATA WILL BE ALWAYS STORED IN THE BROWSER IT MEANS </w:t>
      </w:r>
      <w:r w:rsidR="00B934B1">
        <w:rPr>
          <w:lang w:eastAsia="en-IN"/>
        </w:rPr>
        <w:t>NAVIGATE  TO APPLICATION BY DEFAULT UN AND PWD WILL BE STORED THAT IS CALLED AS COOKIES.</w:t>
      </w:r>
    </w:p>
    <w:p w14:paraId="5A41DA4C" w14:textId="3B777B39" w:rsidR="00B934B1" w:rsidRDefault="00275481" w:rsidP="008828D9">
      <w:pPr>
        <w:pStyle w:val="ListParagraph"/>
        <w:numPr>
          <w:ilvl w:val="0"/>
          <w:numId w:val="33"/>
        </w:numPr>
        <w:rPr>
          <w:lang w:eastAsia="en-IN"/>
        </w:rPr>
      </w:pPr>
      <w:r>
        <w:rPr>
          <w:lang w:eastAsia="en-IN"/>
        </w:rPr>
        <w:t>EXAMPLE=</w:t>
      </w:r>
    </w:p>
    <w:p w14:paraId="4A9A10D1" w14:textId="175103B6" w:rsidR="00275481" w:rsidRDefault="00275481" w:rsidP="008828D9">
      <w:pPr>
        <w:pStyle w:val="ListParagraph"/>
        <w:numPr>
          <w:ilvl w:val="0"/>
          <w:numId w:val="33"/>
        </w:numPr>
        <w:rPr>
          <w:lang w:eastAsia="en-IN"/>
        </w:rPr>
      </w:pPr>
      <w:r>
        <w:rPr>
          <w:lang w:eastAsia="en-IN"/>
        </w:rPr>
        <w:t xml:space="preserve">            LOGED INTO APPLICATION USING UN AND PWD CLICK ON SAVE </w:t>
      </w:r>
      <w:r w:rsidR="00A83D95">
        <w:rPr>
          <w:lang w:eastAsia="en-IN"/>
        </w:rPr>
        <w:t xml:space="preserve">NEXT TIME TRY TO LOGIN TO APPLICATION IT IS GOING TO POPULATE AUTOMATICALLY </w:t>
      </w:r>
      <w:r w:rsidR="00A96077">
        <w:rPr>
          <w:lang w:eastAsia="en-IN"/>
        </w:rPr>
        <w:t>THAT IS CALLED AS COOKIES.</w:t>
      </w:r>
    </w:p>
    <w:p w14:paraId="4182D3A0" w14:textId="406081D0" w:rsidR="00A96077" w:rsidRDefault="00A96077" w:rsidP="00A914F1">
      <w:pPr>
        <w:pStyle w:val="NoSpacing"/>
        <w:rPr>
          <w:lang w:eastAsia="en-IN"/>
        </w:rPr>
      </w:pPr>
      <w:r>
        <w:rPr>
          <w:lang w:eastAsia="en-IN"/>
        </w:rPr>
        <w:t>300 SERIES=</w:t>
      </w:r>
    </w:p>
    <w:p w14:paraId="0AA6F471" w14:textId="50AE68F2" w:rsidR="00A96077" w:rsidRDefault="00A96077" w:rsidP="00A914F1">
      <w:pPr>
        <w:pStyle w:val="NoSpacing"/>
        <w:rPr>
          <w:lang w:eastAsia="en-IN"/>
        </w:rPr>
      </w:pPr>
      <w:r>
        <w:rPr>
          <w:lang w:eastAsia="en-IN"/>
        </w:rPr>
        <w:t>AMAZON TRY FOR PAYMENT</w:t>
      </w:r>
      <w:r w:rsidR="004C47DA">
        <w:rPr>
          <w:lang w:eastAsia="en-IN"/>
        </w:rPr>
        <w:t xml:space="preserve">WE ARE GOING TO USED CREDIT CARD </w:t>
      </w:r>
      <w:r w:rsidR="004C47DA">
        <w:rPr>
          <w:lang w:eastAsia="en-IN"/>
        </w:rPr>
        <w:sym w:font="Wingdings" w:char="F0E0"/>
      </w:r>
      <w:r w:rsidR="004C47DA">
        <w:rPr>
          <w:lang w:eastAsia="en-IN"/>
        </w:rPr>
        <w:t xml:space="preserve">SO AMAZON REDIRECT THAT CREDIT BANK </w:t>
      </w:r>
      <w:r w:rsidR="00A914F1">
        <w:rPr>
          <w:lang w:eastAsia="en-IN"/>
        </w:rPr>
        <w:t>SERVER.</w:t>
      </w:r>
    </w:p>
    <w:p w14:paraId="7989C857" w14:textId="77777777" w:rsidR="00A914F1" w:rsidRDefault="00A914F1" w:rsidP="00A914F1">
      <w:pPr>
        <w:pStyle w:val="NoSpacing"/>
        <w:rPr>
          <w:lang w:eastAsia="en-IN"/>
        </w:rPr>
      </w:pPr>
    </w:p>
    <w:p w14:paraId="7A1DEDBF" w14:textId="0F1610BA" w:rsidR="00A914F1" w:rsidRDefault="00A914F1" w:rsidP="00A96077">
      <w:pPr>
        <w:rPr>
          <w:lang w:eastAsia="en-IN"/>
        </w:rPr>
      </w:pPr>
      <w:r>
        <w:rPr>
          <w:lang w:eastAsia="en-IN"/>
        </w:rPr>
        <w:t>HTTP RESPONSE BODY CALLED AS ACTUAL DATA  [ RESPONSE PAYLOAD ]</w:t>
      </w:r>
    </w:p>
    <w:p w14:paraId="2FEF76CF" w14:textId="0A4395CC" w:rsidR="00A914F1" w:rsidRPr="00FE1538" w:rsidRDefault="00F25D91" w:rsidP="00F25D91">
      <w:pPr>
        <w:pStyle w:val="Heading2"/>
        <w:rPr>
          <w:color w:val="486113" w:themeColor="accent1" w:themeShade="80"/>
          <w:lang w:eastAsia="en-IN"/>
        </w:rPr>
      </w:pPr>
      <w:r w:rsidRPr="00FE1538">
        <w:rPr>
          <w:color w:val="486113" w:themeColor="accent1" w:themeShade="80"/>
          <w:lang w:eastAsia="en-IN"/>
        </w:rPr>
        <w:lastRenderedPageBreak/>
        <w:t>TO SEE THE STRUCUTURE OF THE REQUEST AND STRUCTURE OF THE BODY=</w:t>
      </w:r>
    </w:p>
    <w:p w14:paraId="061EAF2D" w14:textId="182FC431" w:rsidR="00F25D91" w:rsidRDefault="00F418DE" w:rsidP="00F25D91">
      <w:pPr>
        <w:pStyle w:val="ListParagraph"/>
        <w:numPr>
          <w:ilvl w:val="0"/>
          <w:numId w:val="34"/>
        </w:numPr>
        <w:rPr>
          <w:lang w:eastAsia="en-IN"/>
        </w:rPr>
      </w:pPr>
      <w:r>
        <w:rPr>
          <w:lang w:eastAsia="en-IN"/>
        </w:rPr>
        <w:t xml:space="preserve">WE ARE GOING TO USE BROWSER DEBUGGING TOOLS WITHOUT INSTALLING ANYTHING TO SEE THE STRUCTURE </w:t>
      </w:r>
      <w:r w:rsidR="00786502">
        <w:rPr>
          <w:lang w:eastAsia="en-IN"/>
        </w:rPr>
        <w:t>OF THE DATA IN BROWSER THERE IS NETWORK TAB .</w:t>
      </w:r>
    </w:p>
    <w:p w14:paraId="6C9D25C4" w14:textId="4BA44CE8" w:rsidR="00786502" w:rsidRDefault="00786502" w:rsidP="00F25D91">
      <w:pPr>
        <w:pStyle w:val="ListParagraph"/>
        <w:numPr>
          <w:ilvl w:val="0"/>
          <w:numId w:val="34"/>
        </w:numPr>
        <w:rPr>
          <w:lang w:eastAsia="en-IN"/>
        </w:rPr>
      </w:pPr>
      <w:r>
        <w:rPr>
          <w:lang w:eastAsia="en-IN"/>
        </w:rPr>
        <w:t>DEBUGGING TOOLS = FIDLER , CHARLES PROXY.</w:t>
      </w:r>
    </w:p>
    <w:p w14:paraId="714C64AA" w14:textId="4B21EE0C" w:rsidR="00786502" w:rsidRPr="00FE1538" w:rsidRDefault="000511CC" w:rsidP="000511CC">
      <w:pPr>
        <w:pStyle w:val="Heading2"/>
        <w:rPr>
          <w:color w:val="486113" w:themeColor="accent1" w:themeShade="80"/>
          <w:lang w:eastAsia="en-IN"/>
        </w:rPr>
      </w:pPr>
      <w:r w:rsidRPr="00FE1538">
        <w:rPr>
          <w:color w:val="486113" w:themeColor="accent1" w:themeShade="80"/>
          <w:lang w:eastAsia="en-IN"/>
        </w:rPr>
        <w:t>WHY HTTP PROTOCOL IS REQUEIRD=</w:t>
      </w:r>
    </w:p>
    <w:p w14:paraId="3995547E" w14:textId="4D300127" w:rsidR="000511CC" w:rsidRDefault="000511CC" w:rsidP="000511CC">
      <w:pPr>
        <w:pStyle w:val="ListParagraph"/>
        <w:numPr>
          <w:ilvl w:val="0"/>
          <w:numId w:val="35"/>
        </w:numPr>
        <w:rPr>
          <w:lang w:eastAsia="en-IN"/>
        </w:rPr>
      </w:pPr>
      <w:r>
        <w:rPr>
          <w:lang w:eastAsia="en-IN"/>
        </w:rPr>
        <w:t xml:space="preserve">INSTEAD OF BROWSER </w:t>
      </w:r>
      <w:r w:rsidR="0047459D">
        <w:rPr>
          <w:lang w:eastAsia="en-IN"/>
        </w:rPr>
        <w:t>WE ARE GOING TO USE RESTASSURED FOR TESTING.</w:t>
      </w:r>
    </w:p>
    <w:p w14:paraId="01137884" w14:textId="350EE721" w:rsidR="0047459D" w:rsidRDefault="0047459D" w:rsidP="000511CC">
      <w:pPr>
        <w:pStyle w:val="ListParagraph"/>
        <w:numPr>
          <w:ilvl w:val="0"/>
          <w:numId w:val="35"/>
        </w:numPr>
        <w:rPr>
          <w:lang w:eastAsia="en-IN"/>
        </w:rPr>
      </w:pPr>
      <w:r>
        <w:rPr>
          <w:lang w:eastAsia="en-IN"/>
        </w:rPr>
        <w:t xml:space="preserve">WHEN WE USE REST ASSURED </w:t>
      </w:r>
      <w:r w:rsidR="001C0790">
        <w:rPr>
          <w:lang w:eastAsia="en-IN"/>
        </w:rPr>
        <w:t>IT IS GOING TO SERVER VIA HTTP PROTOCOL ONLY.</w:t>
      </w:r>
    </w:p>
    <w:p w14:paraId="17D2AB61" w14:textId="7C486FA7" w:rsidR="001C0790" w:rsidRDefault="002D68DE" w:rsidP="000511CC">
      <w:pPr>
        <w:pStyle w:val="ListParagraph"/>
        <w:numPr>
          <w:ilvl w:val="0"/>
          <w:numId w:val="35"/>
        </w:numPr>
        <w:rPr>
          <w:lang w:eastAsia="en-IN"/>
        </w:rPr>
      </w:pPr>
      <w:r>
        <w:rPr>
          <w:lang w:eastAsia="en-IN"/>
        </w:rPr>
        <w:t>IT IS MANDETORY INFORMATION PRESENT IN THE HEADER OF HTTP REQUEST.</w:t>
      </w:r>
    </w:p>
    <w:p w14:paraId="7BAEFD73" w14:textId="6D01A697" w:rsidR="002D68DE" w:rsidRDefault="002D68DE" w:rsidP="000511CC">
      <w:pPr>
        <w:pStyle w:val="ListParagraph"/>
        <w:numPr>
          <w:ilvl w:val="0"/>
          <w:numId w:val="35"/>
        </w:numPr>
        <w:rPr>
          <w:lang w:eastAsia="en-IN"/>
        </w:rPr>
      </w:pPr>
      <w:r>
        <w:rPr>
          <w:lang w:eastAsia="en-IN"/>
        </w:rPr>
        <w:t>HTTP METHOD IS THE 1</w:t>
      </w:r>
      <w:r w:rsidRPr="002D68DE">
        <w:rPr>
          <w:vertAlign w:val="superscript"/>
          <w:lang w:eastAsia="en-IN"/>
        </w:rPr>
        <w:t>ST</w:t>
      </w:r>
      <w:r>
        <w:rPr>
          <w:lang w:eastAsia="en-IN"/>
        </w:rPr>
        <w:t xml:space="preserve"> ELEMENT IN THE HTTP REQUEST .</w:t>
      </w:r>
    </w:p>
    <w:p w14:paraId="661F4275" w14:textId="7C23C723" w:rsidR="002D68DE" w:rsidRDefault="002D68DE" w:rsidP="000511CC">
      <w:pPr>
        <w:pStyle w:val="ListParagraph"/>
        <w:numPr>
          <w:ilvl w:val="0"/>
          <w:numId w:val="35"/>
        </w:numPr>
        <w:rPr>
          <w:lang w:eastAsia="en-IN"/>
        </w:rPr>
      </w:pPr>
      <w:r>
        <w:rPr>
          <w:lang w:eastAsia="en-IN"/>
        </w:rPr>
        <w:t xml:space="preserve">USED TO SPECIFY THE TYPE OF THE REQUEST WHICH IS SEND BY BROWSER OR API TESTING TOOLS </w:t>
      </w:r>
      <w:r w:rsidR="001D6B06">
        <w:rPr>
          <w:lang w:eastAsia="en-IN"/>
        </w:rPr>
        <w:t>TO SERVER.</w:t>
      </w:r>
    </w:p>
    <w:p w14:paraId="012F0C50" w14:textId="53A34DD1" w:rsidR="001D6B06" w:rsidRDefault="001D6B06" w:rsidP="000511CC">
      <w:pPr>
        <w:pStyle w:val="ListParagraph"/>
        <w:numPr>
          <w:ilvl w:val="0"/>
          <w:numId w:val="35"/>
        </w:numPr>
        <w:rPr>
          <w:lang w:eastAsia="en-IN"/>
        </w:rPr>
      </w:pPr>
      <w:r>
        <w:rPr>
          <w:lang w:eastAsia="en-IN"/>
        </w:rPr>
        <w:t>HTTP 1.0 HAS 3 MEHTODS , BUT IN HTTP 1.1 FIVE MORE METHODS GOT INTRODUCED.</w:t>
      </w:r>
    </w:p>
    <w:p w14:paraId="2C244F3E" w14:textId="454CAEBD" w:rsidR="00FE1538" w:rsidRPr="00FE1538" w:rsidRDefault="00FE1538" w:rsidP="00FE1538">
      <w:pPr>
        <w:rPr>
          <w:color w:val="486113" w:themeColor="accent1" w:themeShade="80"/>
          <w:lang w:eastAsia="en-IN"/>
        </w:rPr>
      </w:pPr>
      <w:r w:rsidRPr="00FE1538">
        <w:rPr>
          <w:color w:val="486113" w:themeColor="accent1" w:themeShade="80"/>
          <w:lang w:eastAsia="en-IN"/>
        </w:rPr>
        <w:t>HTTP MEHTODS=</w:t>
      </w:r>
    </w:p>
    <w:p w14:paraId="1C150A12" w14:textId="5CDC2805" w:rsidR="003D6706" w:rsidRDefault="003D6706" w:rsidP="003D6706">
      <w:pPr>
        <w:pStyle w:val="ListParagraph"/>
        <w:numPr>
          <w:ilvl w:val="0"/>
          <w:numId w:val="36"/>
        </w:numPr>
        <w:rPr>
          <w:lang w:eastAsia="en-IN"/>
        </w:rPr>
      </w:pPr>
      <w:r>
        <w:rPr>
          <w:lang w:eastAsia="en-IN"/>
        </w:rPr>
        <w:t>POST = CREATE RESOURCE IN THE SERVER.</w:t>
      </w:r>
    </w:p>
    <w:p w14:paraId="3FD3A8D2" w14:textId="5C9C4FE7" w:rsidR="003D6706" w:rsidRDefault="003D6706" w:rsidP="003D6706">
      <w:pPr>
        <w:pStyle w:val="ListParagraph"/>
        <w:numPr>
          <w:ilvl w:val="0"/>
          <w:numId w:val="36"/>
        </w:numPr>
        <w:rPr>
          <w:lang w:eastAsia="en-IN"/>
        </w:rPr>
      </w:pPr>
      <w:r>
        <w:rPr>
          <w:lang w:eastAsia="en-IN"/>
        </w:rPr>
        <w:t>GET = GET RESOURCE FROM THE SERVER.</w:t>
      </w:r>
    </w:p>
    <w:p w14:paraId="163319BC" w14:textId="3DFC3231" w:rsidR="003D6706" w:rsidRDefault="003D6706" w:rsidP="003D6706">
      <w:pPr>
        <w:pStyle w:val="ListParagraph"/>
        <w:numPr>
          <w:ilvl w:val="0"/>
          <w:numId w:val="36"/>
        </w:numPr>
        <w:rPr>
          <w:lang w:eastAsia="en-IN"/>
        </w:rPr>
      </w:pPr>
      <w:r>
        <w:rPr>
          <w:lang w:eastAsia="en-IN"/>
        </w:rPr>
        <w:t>PUT = COMPLETE UPDATE RESOURCE INSIDE THE SERVER.</w:t>
      </w:r>
    </w:p>
    <w:p w14:paraId="1BA88900" w14:textId="7FDD5B02" w:rsidR="003D6706" w:rsidRDefault="003D6706" w:rsidP="003D6706">
      <w:pPr>
        <w:pStyle w:val="ListParagraph"/>
        <w:numPr>
          <w:ilvl w:val="0"/>
          <w:numId w:val="36"/>
        </w:numPr>
        <w:rPr>
          <w:lang w:eastAsia="en-IN"/>
        </w:rPr>
      </w:pPr>
      <w:r>
        <w:rPr>
          <w:lang w:eastAsia="en-IN"/>
        </w:rPr>
        <w:t>PATCH = PARTIAL UPDATE THE UPDATE RESOURCE INSIDE THE SERVER.</w:t>
      </w:r>
    </w:p>
    <w:p w14:paraId="1EC70585" w14:textId="596E420D" w:rsidR="003D6706" w:rsidRDefault="003D6706" w:rsidP="003D6706">
      <w:pPr>
        <w:pStyle w:val="ListParagraph"/>
        <w:numPr>
          <w:ilvl w:val="0"/>
          <w:numId w:val="36"/>
        </w:numPr>
        <w:rPr>
          <w:lang w:eastAsia="en-IN"/>
        </w:rPr>
      </w:pPr>
      <w:r>
        <w:rPr>
          <w:lang w:eastAsia="en-IN"/>
        </w:rPr>
        <w:t>DELETE = DELETE THE EXISTING RESOURCE INSIDE THE SERVER.</w:t>
      </w:r>
    </w:p>
    <w:p w14:paraId="7D69DBBE" w14:textId="1BB4DEF2" w:rsidR="003D6706" w:rsidRDefault="00FE1538" w:rsidP="003D6706">
      <w:pPr>
        <w:pStyle w:val="ListParagraph"/>
        <w:numPr>
          <w:ilvl w:val="0"/>
          <w:numId w:val="36"/>
        </w:numPr>
        <w:rPr>
          <w:lang w:eastAsia="en-IN"/>
        </w:rPr>
      </w:pPr>
      <w:r>
        <w:rPr>
          <w:lang w:eastAsia="en-IN"/>
        </w:rPr>
        <w:t>TRACE , 7. OPTION , 8.HEAD , 9.CONNECT</w:t>
      </w:r>
    </w:p>
    <w:p w14:paraId="033E4736" w14:textId="70F1DDD3" w:rsidR="009B43D2" w:rsidRPr="009C08CA" w:rsidRDefault="009B43D2" w:rsidP="009B43D2">
      <w:pPr>
        <w:pStyle w:val="Heading3"/>
        <w:rPr>
          <w:color w:val="3E7718" w:themeColor="accent2" w:themeShade="BF"/>
          <w:lang w:eastAsia="en-IN"/>
        </w:rPr>
      </w:pPr>
      <w:r w:rsidRPr="009C08CA">
        <w:rPr>
          <w:color w:val="3E7718" w:themeColor="accent2" w:themeShade="BF"/>
          <w:lang w:eastAsia="en-IN"/>
        </w:rPr>
        <w:t>CRUD OPERATION=</w:t>
      </w:r>
    </w:p>
    <w:p w14:paraId="7506111F" w14:textId="422319E2" w:rsidR="00A914F1" w:rsidRDefault="00C326AC" w:rsidP="00C326AC">
      <w:pPr>
        <w:pStyle w:val="ListParagraph"/>
        <w:numPr>
          <w:ilvl w:val="0"/>
          <w:numId w:val="37"/>
        </w:numPr>
        <w:rPr>
          <w:lang w:eastAsia="en-IN"/>
        </w:rPr>
      </w:pPr>
      <w:r>
        <w:rPr>
          <w:lang w:eastAsia="en-IN"/>
        </w:rPr>
        <w:t xml:space="preserve">IN REAL TIME MODULE </w:t>
      </w:r>
      <w:r w:rsidR="002334A0">
        <w:rPr>
          <w:lang w:eastAsia="en-IN"/>
        </w:rPr>
        <w:t>ENDPOINTS API SHOULD PERFORM CRUD OPERATIOIN BEFORE EXPOSE API</w:t>
      </w:r>
      <w:r w:rsidR="00ED6B04">
        <w:rPr>
          <w:lang w:eastAsia="en-IN"/>
        </w:rPr>
        <w:t xml:space="preserve"> TO CUSTOMER.</w:t>
      </w:r>
    </w:p>
    <w:p w14:paraId="6A14972D" w14:textId="636FC307" w:rsidR="00ED6B04" w:rsidRDefault="00ED6B04" w:rsidP="00C326AC">
      <w:pPr>
        <w:pStyle w:val="ListParagraph"/>
        <w:numPr>
          <w:ilvl w:val="0"/>
          <w:numId w:val="37"/>
        </w:numPr>
        <w:rPr>
          <w:lang w:eastAsia="en-IN"/>
        </w:rPr>
      </w:pPr>
      <w:r>
        <w:rPr>
          <w:lang w:eastAsia="en-IN"/>
        </w:rPr>
        <w:t xml:space="preserve">CRUD IS BASIC OPERATION </w:t>
      </w:r>
      <w:r w:rsidR="00AE2D1B">
        <w:rPr>
          <w:lang w:eastAsia="en-IN"/>
        </w:rPr>
        <w:t>WHERE WE CAN TEST THE APPLICATION REST API.</w:t>
      </w:r>
    </w:p>
    <w:p w14:paraId="172A8EEA" w14:textId="77777777" w:rsidR="00AE2D1B" w:rsidRDefault="00AE2D1B" w:rsidP="0060336E">
      <w:pPr>
        <w:ind w:left="360"/>
        <w:rPr>
          <w:lang w:eastAsia="en-IN"/>
        </w:rPr>
      </w:pPr>
    </w:p>
    <w:p w14:paraId="492E70BF" w14:textId="03489E6A" w:rsidR="0060336E" w:rsidRPr="009C08CA" w:rsidRDefault="0060336E" w:rsidP="0060336E">
      <w:pPr>
        <w:rPr>
          <w:color w:val="FF0000"/>
          <w:lang w:eastAsia="en-IN"/>
        </w:rPr>
      </w:pPr>
      <w:r w:rsidRPr="009C08CA">
        <w:rPr>
          <w:color w:val="FF0000"/>
          <w:lang w:eastAsia="en-IN"/>
        </w:rPr>
        <w:t>QUERY PARAMETER=</w:t>
      </w:r>
    </w:p>
    <w:p w14:paraId="438B192C" w14:textId="1206AA7A" w:rsidR="0060336E" w:rsidRDefault="0060336E" w:rsidP="0060336E">
      <w:pPr>
        <w:pStyle w:val="ListParagraph"/>
        <w:numPr>
          <w:ilvl w:val="0"/>
          <w:numId w:val="38"/>
        </w:numPr>
        <w:rPr>
          <w:lang w:eastAsia="en-IN"/>
        </w:rPr>
      </w:pPr>
      <w:r>
        <w:rPr>
          <w:lang w:eastAsia="en-IN"/>
        </w:rPr>
        <w:t xml:space="preserve">IN THE SERVER THERE ARE </w:t>
      </w:r>
      <w:r w:rsidR="0013711C">
        <w:rPr>
          <w:lang w:eastAsia="en-IN"/>
        </w:rPr>
        <w:t xml:space="preserve">SO MANY PRODUCTS AVAILABLE IF WE WANT TO GET SPECIFIC </w:t>
      </w:r>
      <w:r w:rsidR="00503D37">
        <w:rPr>
          <w:lang w:eastAsia="en-IN"/>
        </w:rPr>
        <w:t>PRODUCT WE ARE GOING TO USE QUERY STRING.</w:t>
      </w:r>
    </w:p>
    <w:p w14:paraId="76A2D5D5" w14:textId="1DD9A96A" w:rsidR="00503D37" w:rsidRPr="009C08CA" w:rsidRDefault="00503D37" w:rsidP="00503D37">
      <w:pPr>
        <w:rPr>
          <w:color w:val="FF0000"/>
          <w:lang w:eastAsia="en-IN"/>
        </w:rPr>
      </w:pPr>
      <w:r w:rsidRPr="009C08CA">
        <w:rPr>
          <w:color w:val="FF0000"/>
          <w:lang w:eastAsia="en-IN"/>
        </w:rPr>
        <w:t>PRE</w:t>
      </w:r>
      <w:r w:rsidR="00AE550C" w:rsidRPr="009C08CA">
        <w:rPr>
          <w:color w:val="FF0000"/>
          <w:lang w:eastAsia="en-IN"/>
        </w:rPr>
        <w:t>TTYPRINT()=</w:t>
      </w:r>
    </w:p>
    <w:p w14:paraId="6CBEF74F" w14:textId="65DDB982" w:rsidR="00AE550C" w:rsidRDefault="00AE550C" w:rsidP="00AE550C">
      <w:pPr>
        <w:pStyle w:val="ListParagraph"/>
        <w:numPr>
          <w:ilvl w:val="0"/>
          <w:numId w:val="38"/>
        </w:numPr>
        <w:rPr>
          <w:lang w:eastAsia="en-IN"/>
        </w:rPr>
      </w:pPr>
      <w:r>
        <w:rPr>
          <w:lang w:eastAsia="en-IN"/>
        </w:rPr>
        <w:t xml:space="preserve">THIS MEHTOD IS GOING TO DISPLAY </w:t>
      </w:r>
      <w:r w:rsidR="00C1556F">
        <w:rPr>
          <w:lang w:eastAsia="en-IN"/>
        </w:rPr>
        <w:t>THE RESPONSE IN THE FORM OF JSON FORMAT .</w:t>
      </w:r>
    </w:p>
    <w:p w14:paraId="7A1F716B" w14:textId="7471ADF4" w:rsidR="00C1556F" w:rsidRDefault="00C1556F" w:rsidP="00AE550C">
      <w:pPr>
        <w:pStyle w:val="ListParagraph"/>
        <w:numPr>
          <w:ilvl w:val="0"/>
          <w:numId w:val="38"/>
        </w:numPr>
        <w:rPr>
          <w:lang w:eastAsia="en-IN"/>
        </w:rPr>
      </w:pPr>
      <w:r>
        <w:rPr>
          <w:lang w:eastAsia="en-IN"/>
        </w:rPr>
        <w:t xml:space="preserve">USING ASSTRING() </w:t>
      </w:r>
      <w:r w:rsidR="00D635A8">
        <w:rPr>
          <w:lang w:eastAsia="en-IN"/>
        </w:rPr>
        <w:t>= THE FORMAT WILL BE HORIZONTAL LIKE MERGED.</w:t>
      </w:r>
    </w:p>
    <w:p w14:paraId="2991E525" w14:textId="5786B3B5" w:rsidR="005305B5" w:rsidRDefault="009C08CA" w:rsidP="005305B5">
      <w:pPr>
        <w:pStyle w:val="ListParagraph"/>
        <w:numPr>
          <w:ilvl w:val="0"/>
          <w:numId w:val="38"/>
        </w:numPr>
        <w:rPr>
          <w:lang w:eastAsia="en-IN"/>
        </w:rPr>
      </w:pPr>
      <w:r>
        <w:rPr>
          <w:lang w:eastAsia="en-IN"/>
        </w:rPr>
        <w:t>RESPONSE.THEN().ASSERTTHAT() = FOR VALIDATIONS.</w:t>
      </w:r>
    </w:p>
    <w:p w14:paraId="20744E4A" w14:textId="02A8D901" w:rsidR="005305B5" w:rsidRDefault="005305B5" w:rsidP="005305B5">
      <w:pPr>
        <w:pStyle w:val="ListParagraph"/>
        <w:numPr>
          <w:ilvl w:val="0"/>
          <w:numId w:val="38"/>
        </w:numPr>
        <w:rPr>
          <w:lang w:eastAsia="en-IN"/>
        </w:rPr>
      </w:pPr>
      <w:r>
        <w:rPr>
          <w:lang w:eastAsia="en-IN"/>
        </w:rPr>
        <w:t xml:space="preserve"> { } DYNAMIC DATA.</w:t>
      </w:r>
    </w:p>
    <w:p w14:paraId="1C62D110" w14:textId="05196ADD" w:rsidR="008167B2" w:rsidRDefault="008167B2" w:rsidP="005305B5">
      <w:pPr>
        <w:pStyle w:val="ListParagraph"/>
        <w:numPr>
          <w:ilvl w:val="0"/>
          <w:numId w:val="38"/>
        </w:numPr>
        <w:rPr>
          <w:lang w:eastAsia="en-IN"/>
        </w:rPr>
      </w:pPr>
      <w:r>
        <w:rPr>
          <w:lang w:eastAsia="en-IN"/>
        </w:rPr>
        <w:t xml:space="preserve">CANNOT USE POST BECOUSE SENDING THE POST REQUEST I NEED TO WRITE </w:t>
      </w:r>
      <w:r w:rsidR="00DA4458">
        <w:rPr>
          <w:lang w:eastAsia="en-IN"/>
        </w:rPr>
        <w:t>REQUEST BODY / PAYLOAD.</w:t>
      </w:r>
    </w:p>
    <w:p w14:paraId="766F7601" w14:textId="5EA15469" w:rsidR="00932CBA" w:rsidRDefault="00932CBA" w:rsidP="005305B5">
      <w:pPr>
        <w:pStyle w:val="ListParagraph"/>
        <w:numPr>
          <w:ilvl w:val="0"/>
          <w:numId w:val="38"/>
        </w:numPr>
        <w:rPr>
          <w:lang w:eastAsia="en-IN"/>
        </w:rPr>
      </w:pPr>
      <w:r>
        <w:rPr>
          <w:lang w:eastAsia="en-IN"/>
        </w:rPr>
        <w:t>SSL EXCEPITION IN RA WHEN USING HTTP AS HTTPS.</w:t>
      </w:r>
    </w:p>
    <w:p w14:paraId="20702402" w14:textId="2EB0B199" w:rsidR="00DA4458" w:rsidRPr="003415F5" w:rsidRDefault="006617A7" w:rsidP="006617A7">
      <w:pPr>
        <w:rPr>
          <w:color w:val="FF0000"/>
          <w:lang w:eastAsia="en-IN"/>
        </w:rPr>
      </w:pPr>
      <w:r w:rsidRPr="003415F5">
        <w:rPr>
          <w:color w:val="FF0000"/>
          <w:lang w:eastAsia="en-IN"/>
        </w:rPr>
        <w:t>TO USE PAYLOAD=</w:t>
      </w:r>
    </w:p>
    <w:p w14:paraId="710B6508" w14:textId="21324972" w:rsidR="006617A7" w:rsidRDefault="006617A7" w:rsidP="006617A7">
      <w:pPr>
        <w:pStyle w:val="ListParagraph"/>
        <w:numPr>
          <w:ilvl w:val="0"/>
          <w:numId w:val="39"/>
        </w:numPr>
        <w:rPr>
          <w:lang w:eastAsia="en-IN"/>
        </w:rPr>
      </w:pPr>
      <w:r>
        <w:rPr>
          <w:lang w:eastAsia="en-IN"/>
        </w:rPr>
        <w:t xml:space="preserve">USE GIVEN() IN REST ASSURED CLASS IT GIVES OBJECT OF </w:t>
      </w:r>
      <w:r w:rsidR="00601496">
        <w:rPr>
          <w:lang w:eastAsia="en-IN"/>
        </w:rPr>
        <w:t>REQUEST SPECIFICATION  (I).</w:t>
      </w:r>
    </w:p>
    <w:p w14:paraId="731C6F95" w14:textId="6592BB89" w:rsidR="00601496" w:rsidRDefault="00601496" w:rsidP="006617A7">
      <w:pPr>
        <w:pStyle w:val="ListParagraph"/>
        <w:numPr>
          <w:ilvl w:val="0"/>
          <w:numId w:val="39"/>
        </w:numPr>
        <w:rPr>
          <w:lang w:eastAsia="en-IN"/>
        </w:rPr>
      </w:pPr>
      <w:r>
        <w:rPr>
          <w:lang w:eastAsia="en-IN"/>
        </w:rPr>
        <w:t xml:space="preserve">WE WILL ALWAYS GO FOR REQUEST SPECIFICATION (I) BECOUSE BEFORE </w:t>
      </w:r>
      <w:r w:rsidR="00AB4EF2">
        <w:rPr>
          <w:lang w:eastAsia="en-IN"/>
        </w:rPr>
        <w:t xml:space="preserve">SENDING THE REQUEST WE NEED TO SET SOME PRECONDITIONS </w:t>
      </w:r>
      <w:r w:rsidR="003415F5">
        <w:rPr>
          <w:lang w:eastAsia="en-IN"/>
        </w:rPr>
        <w:t>IN REST ASSURED WE HAVE ALL HTTP MEHTODS.</w:t>
      </w:r>
    </w:p>
    <w:p w14:paraId="26A14BD5" w14:textId="77777777" w:rsidR="00E96C8E" w:rsidRDefault="00E96C8E" w:rsidP="00E96C8E">
      <w:pPr>
        <w:pStyle w:val="NormalWeb"/>
        <w:numPr>
          <w:ilvl w:val="0"/>
          <w:numId w:val="3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5255A77C" w14:textId="74456E31" w:rsidR="00E96C8E" w:rsidRPr="00E96C8E" w:rsidRDefault="00E96C8E" w:rsidP="00E96C8E">
      <w:pPr>
        <w:pStyle w:val="NormalWeb"/>
        <w:numPr>
          <w:ilvl w:val="0"/>
          <w:numId w:val="3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E96C8E">
        <w:rPr>
          <w:rFonts w:ascii="Consolas" w:hAnsi="Consolas"/>
          <w:color w:val="CC6C1D"/>
          <w:sz w:val="20"/>
          <w:szCs w:val="20"/>
        </w:rPr>
        <w:t>public</w:t>
      </w:r>
      <w:r w:rsidRPr="00E96C8E">
        <w:rPr>
          <w:rFonts w:ascii="Consolas" w:hAnsi="Consolas"/>
          <w:color w:val="D9E8F7"/>
          <w:sz w:val="20"/>
          <w:szCs w:val="20"/>
        </w:rPr>
        <w:t xml:space="preserve"> </w:t>
      </w:r>
      <w:r w:rsidRPr="00E96C8E">
        <w:rPr>
          <w:rFonts w:ascii="Consolas" w:hAnsi="Consolas"/>
          <w:color w:val="CC6C1D"/>
          <w:sz w:val="20"/>
          <w:szCs w:val="20"/>
        </w:rPr>
        <w:t>void</w:t>
      </w:r>
      <w:r w:rsidRPr="00E96C8E">
        <w:rPr>
          <w:rFonts w:ascii="Consolas" w:hAnsi="Consolas"/>
          <w:color w:val="D9E8F7"/>
          <w:sz w:val="20"/>
          <w:szCs w:val="20"/>
        </w:rPr>
        <w:t xml:space="preserve"> </w:t>
      </w:r>
      <w:r w:rsidRPr="00E96C8E">
        <w:rPr>
          <w:rFonts w:ascii="Consolas" w:hAnsi="Consolas"/>
          <w:color w:val="1EB540"/>
          <w:sz w:val="20"/>
          <w:szCs w:val="20"/>
        </w:rPr>
        <w:t>response</w:t>
      </w:r>
      <w:r w:rsidRPr="00E96C8E">
        <w:rPr>
          <w:rFonts w:ascii="Consolas" w:hAnsi="Consolas"/>
          <w:color w:val="F9FAF4"/>
          <w:sz w:val="20"/>
          <w:szCs w:val="20"/>
        </w:rPr>
        <w:t>()</w:t>
      </w:r>
      <w:r w:rsidRPr="00E96C8E">
        <w:rPr>
          <w:rFonts w:ascii="Consolas" w:hAnsi="Consolas"/>
          <w:color w:val="D9E8F7"/>
          <w:sz w:val="20"/>
          <w:szCs w:val="20"/>
        </w:rPr>
        <w:t xml:space="preserve"> </w:t>
      </w:r>
      <w:r w:rsidRPr="00E96C8E">
        <w:rPr>
          <w:rFonts w:ascii="Consolas" w:hAnsi="Consolas"/>
          <w:color w:val="F9FAF4"/>
          <w:sz w:val="20"/>
          <w:szCs w:val="20"/>
        </w:rPr>
        <w:t>{</w:t>
      </w:r>
    </w:p>
    <w:p w14:paraId="3B072F17" w14:textId="77777777" w:rsidR="00E96C8E" w:rsidRDefault="00E96C8E" w:rsidP="00E96C8E">
      <w:pPr>
        <w:pStyle w:val="NormalWeb"/>
        <w:numPr>
          <w:ilvl w:val="0"/>
          <w:numId w:val="3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RequestSpecification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given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DA6668A" w14:textId="77777777" w:rsidR="00E96C8E" w:rsidRDefault="00E96C8E" w:rsidP="00E96C8E">
      <w:pPr>
        <w:pStyle w:val="NormalWeb"/>
        <w:numPr>
          <w:ilvl w:val="0"/>
          <w:numId w:val="3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contentType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i/>
          <w:iCs/>
          <w:color w:val="CC81BA"/>
          <w:sz w:val="20"/>
          <w:szCs w:val="20"/>
        </w:rPr>
        <w:t>ContentType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JSON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B8862A" w14:textId="77777777" w:rsidR="00E96C8E" w:rsidRDefault="00E96C8E" w:rsidP="00E96C8E">
      <w:pPr>
        <w:pStyle w:val="NormalWeb"/>
        <w:numPr>
          <w:ilvl w:val="0"/>
          <w:numId w:val="3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body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FFBE6B" w14:textId="08C6EE72" w:rsidR="00E96C8E" w:rsidRDefault="0047268C" w:rsidP="00E96C8E">
      <w:pPr>
        <w:pStyle w:val="NormalWeb"/>
        <w:numPr>
          <w:ilvl w:val="0"/>
          <w:numId w:val="3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noProof/>
          <w:color w:val="D9E8F7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50F7CCF3" wp14:editId="5A8FCD1C">
                <wp:simplePos x="0" y="0"/>
                <wp:positionH relativeFrom="column">
                  <wp:posOffset>737235</wp:posOffset>
                </wp:positionH>
                <wp:positionV relativeFrom="paragraph">
                  <wp:posOffset>-7619</wp:posOffset>
                </wp:positionV>
                <wp:extent cx="802640" cy="228600"/>
                <wp:effectExtent l="38100" t="38100" r="0" b="38100"/>
                <wp:wrapNone/>
                <wp:docPr id="98895742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802640" cy="2286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4A532" id="Ink 9" o:spid="_x0000_s1026" type="#_x0000_t75" style="position:absolute;margin-left:57.7pt;margin-top:-.95pt;width:63.9pt;height:18.7pt;z-index:2516582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">
                <v:imagedata r:id="rId75" o:title=""/>
              </v:shape>
            </w:pict>
          </mc:Fallback>
        </mc:AlternateContent>
      </w:r>
      <w:r w:rsidR="00E96C8E">
        <w:rPr>
          <w:rFonts w:ascii="Consolas" w:hAnsi="Consolas"/>
          <w:color w:val="D9E8F7"/>
          <w:sz w:val="20"/>
          <w:szCs w:val="20"/>
        </w:rPr>
        <w:tab/>
      </w:r>
      <w:r w:rsidR="00E96C8E">
        <w:rPr>
          <w:rFonts w:ascii="Consolas" w:hAnsi="Consolas"/>
          <w:color w:val="80F2F6"/>
          <w:sz w:val="20"/>
          <w:szCs w:val="20"/>
        </w:rPr>
        <w:t>Response</w:t>
      </w:r>
      <w:r w:rsidR="00E96C8E">
        <w:rPr>
          <w:rFonts w:ascii="Consolas" w:hAnsi="Consolas"/>
          <w:color w:val="D9E8F7"/>
          <w:sz w:val="20"/>
          <w:szCs w:val="20"/>
        </w:rPr>
        <w:t xml:space="preserve"> </w:t>
      </w:r>
      <w:r w:rsidR="00E96C8E">
        <w:rPr>
          <w:rFonts w:ascii="Consolas" w:hAnsi="Consolas"/>
          <w:color w:val="F2F200"/>
          <w:sz w:val="20"/>
          <w:szCs w:val="20"/>
          <w:u w:val="single"/>
        </w:rPr>
        <w:t>tt</w:t>
      </w:r>
      <w:r w:rsidR="00E96C8E">
        <w:rPr>
          <w:rFonts w:ascii="Consolas" w:hAnsi="Consolas"/>
          <w:color w:val="E6E6FA"/>
          <w:sz w:val="20"/>
          <w:szCs w:val="20"/>
        </w:rPr>
        <w:t>=</w:t>
      </w:r>
      <w:r w:rsidR="00E96C8E">
        <w:rPr>
          <w:rFonts w:ascii="Consolas" w:hAnsi="Consolas"/>
          <w:color w:val="F3EC79"/>
          <w:sz w:val="20"/>
          <w:szCs w:val="20"/>
        </w:rPr>
        <w:t>rs</w:t>
      </w:r>
      <w:r w:rsidR="00E96C8E">
        <w:rPr>
          <w:rFonts w:ascii="Consolas" w:hAnsi="Consolas"/>
          <w:color w:val="E6E6FA"/>
          <w:sz w:val="20"/>
          <w:szCs w:val="20"/>
        </w:rPr>
        <w:t>.</w:t>
      </w:r>
      <w:r w:rsidR="00E96C8E">
        <w:rPr>
          <w:rFonts w:ascii="Consolas" w:hAnsi="Consolas"/>
          <w:color w:val="80F6A7"/>
          <w:sz w:val="20"/>
          <w:szCs w:val="20"/>
        </w:rPr>
        <w:t>post</w:t>
      </w:r>
      <w:r w:rsidR="00E96C8E">
        <w:rPr>
          <w:rFonts w:ascii="Consolas" w:hAnsi="Consolas"/>
          <w:color w:val="F9FAF4"/>
          <w:sz w:val="20"/>
          <w:szCs w:val="20"/>
        </w:rPr>
        <w:t>(</w:t>
      </w:r>
      <w:r w:rsidR="00E96C8E">
        <w:rPr>
          <w:rFonts w:ascii="Consolas" w:hAnsi="Consolas"/>
          <w:color w:val="17C6A3"/>
          <w:sz w:val="20"/>
          <w:szCs w:val="20"/>
        </w:rPr>
        <w:t>"url"</w:t>
      </w:r>
      <w:r w:rsidR="00E96C8E">
        <w:rPr>
          <w:rFonts w:ascii="Consolas" w:hAnsi="Consolas"/>
          <w:color w:val="F9FAF4"/>
          <w:sz w:val="20"/>
          <w:szCs w:val="20"/>
        </w:rPr>
        <w:t>)</w:t>
      </w:r>
      <w:r w:rsidR="00E96C8E">
        <w:rPr>
          <w:rFonts w:ascii="Consolas" w:hAnsi="Consolas"/>
          <w:color w:val="E6E6FA"/>
          <w:sz w:val="20"/>
          <w:szCs w:val="20"/>
        </w:rPr>
        <w:t>;</w:t>
      </w:r>
    </w:p>
    <w:p w14:paraId="38898A3A" w14:textId="685B11CE" w:rsidR="00E96C8E" w:rsidRPr="00E96C8E" w:rsidRDefault="00E96C8E" w:rsidP="00E96C8E">
      <w:pPr>
        <w:pStyle w:val="NormalWeb"/>
        <w:numPr>
          <w:ilvl w:val="0"/>
          <w:numId w:val="3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 w:rsidRPr="00E96C8E">
        <w:rPr>
          <w:rFonts w:ascii="Consolas" w:hAnsi="Consolas"/>
          <w:color w:val="F9FAF4"/>
          <w:sz w:val="20"/>
          <w:szCs w:val="20"/>
        </w:rPr>
        <w:t>}</w:t>
      </w:r>
    </w:p>
    <w:p w14:paraId="34D0FFEA" w14:textId="366A6383" w:rsidR="0047268C" w:rsidRDefault="0047268C" w:rsidP="0047268C">
      <w:pPr>
        <w:pStyle w:val="ListParagraph"/>
        <w:numPr>
          <w:ilvl w:val="0"/>
          <w:numId w:val="39"/>
        </w:numPr>
        <w:rPr>
          <w:lang w:eastAsia="en-IN"/>
        </w:rPr>
      </w:pPr>
      <w:r>
        <w:rPr>
          <w:lang w:eastAsia="en-IN"/>
        </w:rPr>
        <w:t>IT IS GOING TO RETURN RESPONSE INTERFACE OBJECT.</w:t>
      </w:r>
    </w:p>
    <w:p w14:paraId="1092E5D3" w14:textId="7136D513" w:rsidR="0047268C" w:rsidRDefault="00405963" w:rsidP="0047268C">
      <w:pPr>
        <w:pStyle w:val="ListParagraph"/>
        <w:numPr>
          <w:ilvl w:val="0"/>
          <w:numId w:val="39"/>
        </w:numPr>
        <w:rPr>
          <w:lang w:eastAsia="en-IN"/>
        </w:rPr>
      </w:pPr>
      <w:r>
        <w:rPr>
          <w:lang w:eastAsia="en-IN"/>
        </w:rPr>
        <w:t xml:space="preserve">HTTP MEHTOD USED BY REST ASSURED CLASS OR IT MIGHT USED BY HTTP MEHTOD </w:t>
      </w:r>
      <w:r w:rsidR="00643A25">
        <w:rPr>
          <w:lang w:eastAsia="en-IN"/>
        </w:rPr>
        <w:t xml:space="preserve">OR IT IS USED BY REQUEST SPECIFICATION (I) </w:t>
      </w:r>
      <w:r w:rsidR="00621BCD">
        <w:rPr>
          <w:lang w:eastAsia="en-IN"/>
        </w:rPr>
        <w:t>ALL OF THEM GOING TO RETURN RESPONSE.</w:t>
      </w:r>
    </w:p>
    <w:p w14:paraId="127ECC94" w14:textId="7A4D18DC" w:rsidR="007C037A" w:rsidRPr="005C72D0" w:rsidRDefault="008637BF" w:rsidP="008637BF">
      <w:pPr>
        <w:pStyle w:val="Heading3"/>
        <w:rPr>
          <w:color w:val="6B911C" w:themeColor="accent1" w:themeShade="BF"/>
          <w:lang w:eastAsia="en-IN"/>
        </w:rPr>
      </w:pPr>
      <w:r w:rsidRPr="005C72D0">
        <w:rPr>
          <w:color w:val="6B911C" w:themeColor="accent1" w:themeShade="BF"/>
          <w:lang w:eastAsia="en-IN"/>
        </w:rPr>
        <w:t>TO ADD PAYLOAD IN BODY WE ARE GOING TO ADD DEPENDENCY=</w:t>
      </w:r>
    </w:p>
    <w:p w14:paraId="275027E3" w14:textId="169231C2" w:rsidR="008637BF" w:rsidRDefault="008637BF" w:rsidP="008637BF">
      <w:pPr>
        <w:pStyle w:val="ListParagraph"/>
        <w:numPr>
          <w:ilvl w:val="0"/>
          <w:numId w:val="40"/>
        </w:numPr>
        <w:rPr>
          <w:lang w:eastAsia="en-IN"/>
        </w:rPr>
      </w:pPr>
      <w:r>
        <w:rPr>
          <w:lang w:eastAsia="en-IN"/>
        </w:rPr>
        <w:t xml:space="preserve">USING </w:t>
      </w:r>
      <w:r w:rsidR="00776956">
        <w:rPr>
          <w:lang w:eastAsia="en-IN"/>
        </w:rPr>
        <w:t>JSON SIMPLE WE CAN CREATE A JSON OBJECT.</w:t>
      </w:r>
    </w:p>
    <w:p w14:paraId="0BFD86EC" w14:textId="43082F5D" w:rsidR="00F71F34" w:rsidRPr="00F71F34" w:rsidRDefault="00F71F34" w:rsidP="00F71F34">
      <w:pPr>
        <w:rPr>
          <w:color w:val="FF0000"/>
          <w:lang w:eastAsia="en-IN"/>
        </w:rPr>
      </w:pPr>
      <w:r w:rsidRPr="00F71F34">
        <w:rPr>
          <w:color w:val="FF0000"/>
          <w:lang w:eastAsia="en-IN"/>
        </w:rPr>
        <w:t>CREATE ADDING BODY TO POST.</w:t>
      </w:r>
    </w:p>
    <w:p w14:paraId="3542466B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CC6C1D"/>
          <w:sz w:val="16"/>
          <w:szCs w:val="16"/>
        </w:rPr>
        <w:t>public</w:t>
      </w: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CC6C1D"/>
          <w:sz w:val="16"/>
          <w:szCs w:val="16"/>
        </w:rPr>
        <w:t>class</w:t>
      </w: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1290C3"/>
          <w:sz w:val="16"/>
          <w:szCs w:val="16"/>
        </w:rPr>
        <w:t>SampleTestForCreateTest_</w:t>
      </w: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F9FAF4"/>
          <w:sz w:val="16"/>
          <w:szCs w:val="16"/>
        </w:rPr>
        <w:t>{</w:t>
      </w:r>
    </w:p>
    <w:p w14:paraId="425068F5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i/>
          <w:iCs/>
          <w:color w:val="A0A0A0"/>
          <w:sz w:val="16"/>
          <w:szCs w:val="16"/>
        </w:rPr>
        <w:t>@Test</w:t>
      </w:r>
      <w:r w:rsidRPr="00F71F34">
        <w:rPr>
          <w:rFonts w:ascii="Consolas" w:hAnsi="Consolas"/>
          <w:color w:val="CCCCCC"/>
          <w:sz w:val="16"/>
          <w:szCs w:val="16"/>
        </w:rPr>
        <w:t xml:space="preserve"> </w:t>
      </w:r>
    </w:p>
    <w:p w14:paraId="60BBF02A" w14:textId="10DF9474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CCCCCC"/>
          <w:sz w:val="16"/>
          <w:szCs w:val="16"/>
        </w:rPr>
        <w:t xml:space="preserve">      </w:t>
      </w:r>
      <w:r w:rsidRPr="00F71F34">
        <w:rPr>
          <w:rFonts w:ascii="Consolas" w:hAnsi="Consolas"/>
          <w:color w:val="CC6C1D"/>
          <w:sz w:val="16"/>
          <w:szCs w:val="16"/>
        </w:rPr>
        <w:t>public</w:t>
      </w: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CC6C1D"/>
          <w:sz w:val="16"/>
          <w:szCs w:val="16"/>
        </w:rPr>
        <w:t>void</w:t>
      </w: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1EB540"/>
          <w:sz w:val="16"/>
          <w:szCs w:val="16"/>
        </w:rPr>
        <w:t>getDataFromServer</w:t>
      </w:r>
      <w:r w:rsidRPr="00F71F34">
        <w:rPr>
          <w:rFonts w:ascii="Consolas" w:hAnsi="Consolas"/>
          <w:color w:val="F9FAF4"/>
          <w:sz w:val="16"/>
          <w:szCs w:val="16"/>
        </w:rPr>
        <w:t>()</w:t>
      </w: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F9FAF4"/>
          <w:sz w:val="16"/>
          <w:szCs w:val="16"/>
        </w:rPr>
        <w:t>{</w:t>
      </w:r>
    </w:p>
    <w:p w14:paraId="24F955D9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1290C3"/>
          <w:sz w:val="16"/>
          <w:szCs w:val="16"/>
        </w:rPr>
        <w:t>JSONObject</w:t>
      </w: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F2F200"/>
          <w:sz w:val="16"/>
          <w:szCs w:val="16"/>
        </w:rPr>
        <w:t>obj</w:t>
      </w:r>
      <w:r w:rsidRPr="00F71F34">
        <w:rPr>
          <w:rFonts w:ascii="Consolas" w:hAnsi="Consolas"/>
          <w:color w:val="E6E6FA"/>
          <w:sz w:val="16"/>
          <w:szCs w:val="16"/>
        </w:rPr>
        <w:t>=</w:t>
      </w:r>
      <w:r w:rsidRPr="00F71F34">
        <w:rPr>
          <w:rFonts w:ascii="Consolas" w:hAnsi="Consolas"/>
          <w:color w:val="CC6C1D"/>
          <w:sz w:val="16"/>
          <w:szCs w:val="16"/>
        </w:rPr>
        <w:t>new</w:t>
      </w: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A7EC21"/>
          <w:sz w:val="16"/>
          <w:szCs w:val="16"/>
        </w:rPr>
        <w:t>JSONObject</w:t>
      </w:r>
      <w:r w:rsidRPr="00F71F34">
        <w:rPr>
          <w:rFonts w:ascii="Consolas" w:hAnsi="Consolas"/>
          <w:color w:val="F9FAF4"/>
          <w:sz w:val="16"/>
          <w:szCs w:val="16"/>
        </w:rPr>
        <w:t>()</w:t>
      </w:r>
      <w:r w:rsidRPr="00F71F34">
        <w:rPr>
          <w:rFonts w:ascii="Consolas" w:hAnsi="Consolas"/>
          <w:color w:val="E6E6FA"/>
          <w:sz w:val="16"/>
          <w:szCs w:val="16"/>
        </w:rPr>
        <w:t>;</w:t>
      </w:r>
    </w:p>
    <w:p w14:paraId="0C5F3077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F3EC79"/>
          <w:sz w:val="16"/>
          <w:szCs w:val="16"/>
          <w:u w:val="single"/>
        </w:rPr>
        <w:t>obj</w:t>
      </w:r>
      <w:r w:rsidRPr="00F71F34">
        <w:rPr>
          <w:rFonts w:ascii="Consolas" w:hAnsi="Consolas"/>
          <w:color w:val="E6E6FA"/>
          <w:sz w:val="16"/>
          <w:szCs w:val="16"/>
          <w:u w:val="single"/>
        </w:rPr>
        <w:t>.</w:t>
      </w:r>
      <w:r w:rsidRPr="00F71F34">
        <w:rPr>
          <w:rFonts w:ascii="Consolas" w:hAnsi="Consolas"/>
          <w:color w:val="A7EC21"/>
          <w:sz w:val="16"/>
          <w:szCs w:val="16"/>
          <w:u w:val="single"/>
        </w:rPr>
        <w:t>put</w:t>
      </w:r>
      <w:r w:rsidRPr="00F71F34">
        <w:rPr>
          <w:rFonts w:ascii="Consolas" w:hAnsi="Consolas"/>
          <w:color w:val="F9FAF4"/>
          <w:sz w:val="16"/>
          <w:szCs w:val="16"/>
          <w:u w:val="single"/>
        </w:rPr>
        <w:t>(</w:t>
      </w:r>
      <w:r w:rsidRPr="00F71F34">
        <w:rPr>
          <w:rFonts w:ascii="Consolas" w:hAnsi="Consolas"/>
          <w:color w:val="17C6A3"/>
          <w:sz w:val="16"/>
          <w:szCs w:val="16"/>
          <w:u w:val="single"/>
        </w:rPr>
        <w:t>"createdBy"</w:t>
      </w:r>
      <w:r w:rsidRPr="00F71F34">
        <w:rPr>
          <w:rFonts w:ascii="Consolas" w:hAnsi="Consolas"/>
          <w:color w:val="E6E6FA"/>
          <w:sz w:val="16"/>
          <w:szCs w:val="16"/>
          <w:u w:val="single"/>
        </w:rPr>
        <w:t>,</w:t>
      </w:r>
      <w:r w:rsidRPr="00F71F34"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r w:rsidRPr="00F71F34">
        <w:rPr>
          <w:rFonts w:ascii="Consolas" w:hAnsi="Consolas"/>
          <w:color w:val="17C6A3"/>
          <w:sz w:val="16"/>
          <w:szCs w:val="16"/>
          <w:u w:val="single"/>
        </w:rPr>
        <w:t>"dezak"</w:t>
      </w:r>
      <w:r w:rsidRPr="00F71F34">
        <w:rPr>
          <w:rFonts w:ascii="Consolas" w:hAnsi="Consolas"/>
          <w:color w:val="F9FAF4"/>
          <w:sz w:val="16"/>
          <w:szCs w:val="16"/>
          <w:u w:val="single"/>
        </w:rPr>
        <w:t>)</w:t>
      </w:r>
      <w:r w:rsidRPr="00F71F34">
        <w:rPr>
          <w:rFonts w:ascii="Consolas" w:hAnsi="Consolas"/>
          <w:color w:val="E6E6FA"/>
          <w:sz w:val="16"/>
          <w:szCs w:val="16"/>
        </w:rPr>
        <w:t>;</w:t>
      </w:r>
    </w:p>
    <w:p w14:paraId="3AD2F569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F3EC79"/>
          <w:sz w:val="16"/>
          <w:szCs w:val="16"/>
          <w:u w:val="single"/>
        </w:rPr>
        <w:t>obj</w:t>
      </w:r>
      <w:r w:rsidRPr="00F71F34">
        <w:rPr>
          <w:rFonts w:ascii="Consolas" w:hAnsi="Consolas"/>
          <w:color w:val="E6E6FA"/>
          <w:sz w:val="16"/>
          <w:szCs w:val="16"/>
          <w:u w:val="single"/>
        </w:rPr>
        <w:t>.</w:t>
      </w:r>
      <w:r w:rsidRPr="00F71F34">
        <w:rPr>
          <w:rFonts w:ascii="Consolas" w:hAnsi="Consolas"/>
          <w:color w:val="A7EC21"/>
          <w:sz w:val="16"/>
          <w:szCs w:val="16"/>
          <w:u w:val="single"/>
        </w:rPr>
        <w:t>put</w:t>
      </w:r>
      <w:r w:rsidRPr="00F71F34">
        <w:rPr>
          <w:rFonts w:ascii="Consolas" w:hAnsi="Consolas"/>
          <w:color w:val="F9FAF4"/>
          <w:sz w:val="16"/>
          <w:szCs w:val="16"/>
          <w:u w:val="single"/>
        </w:rPr>
        <w:t>(</w:t>
      </w:r>
      <w:r w:rsidRPr="00F71F34">
        <w:rPr>
          <w:rFonts w:ascii="Consolas" w:hAnsi="Consolas"/>
          <w:color w:val="17C6A3"/>
          <w:sz w:val="16"/>
          <w:szCs w:val="16"/>
          <w:u w:val="single"/>
        </w:rPr>
        <w:t>"status"</w:t>
      </w:r>
      <w:r w:rsidRPr="00F71F34">
        <w:rPr>
          <w:rFonts w:ascii="Consolas" w:hAnsi="Consolas"/>
          <w:color w:val="E6E6FA"/>
          <w:sz w:val="16"/>
          <w:szCs w:val="16"/>
          <w:u w:val="single"/>
        </w:rPr>
        <w:t>,</w:t>
      </w:r>
      <w:r w:rsidRPr="00F71F34"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r w:rsidRPr="00F71F34">
        <w:rPr>
          <w:rFonts w:ascii="Consolas" w:hAnsi="Consolas"/>
          <w:color w:val="17C6A3"/>
          <w:sz w:val="16"/>
          <w:szCs w:val="16"/>
          <w:u w:val="single"/>
        </w:rPr>
        <w:t>"Created"</w:t>
      </w:r>
      <w:r w:rsidRPr="00F71F34">
        <w:rPr>
          <w:rFonts w:ascii="Consolas" w:hAnsi="Consolas"/>
          <w:color w:val="F9FAF4"/>
          <w:sz w:val="16"/>
          <w:szCs w:val="16"/>
          <w:u w:val="single"/>
        </w:rPr>
        <w:t>)</w:t>
      </w:r>
      <w:r w:rsidRPr="00F71F34">
        <w:rPr>
          <w:rFonts w:ascii="Consolas" w:hAnsi="Consolas"/>
          <w:color w:val="E6E6FA"/>
          <w:sz w:val="16"/>
          <w:szCs w:val="16"/>
        </w:rPr>
        <w:t>;</w:t>
      </w:r>
    </w:p>
    <w:p w14:paraId="4A1D8F1E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F3EC79"/>
          <w:sz w:val="16"/>
          <w:szCs w:val="16"/>
          <w:u w:val="single"/>
        </w:rPr>
        <w:t>obj</w:t>
      </w:r>
      <w:r w:rsidRPr="00F71F34">
        <w:rPr>
          <w:rFonts w:ascii="Consolas" w:hAnsi="Consolas"/>
          <w:color w:val="E6E6FA"/>
          <w:sz w:val="16"/>
          <w:szCs w:val="16"/>
          <w:u w:val="single"/>
        </w:rPr>
        <w:t>.</w:t>
      </w:r>
      <w:r w:rsidRPr="00F71F34">
        <w:rPr>
          <w:rFonts w:ascii="Consolas" w:hAnsi="Consolas"/>
          <w:color w:val="A7EC21"/>
          <w:sz w:val="16"/>
          <w:szCs w:val="16"/>
          <w:u w:val="single"/>
        </w:rPr>
        <w:t>put</w:t>
      </w:r>
      <w:r w:rsidRPr="00F71F34">
        <w:rPr>
          <w:rFonts w:ascii="Consolas" w:hAnsi="Consolas"/>
          <w:color w:val="F9FAF4"/>
          <w:sz w:val="16"/>
          <w:szCs w:val="16"/>
          <w:u w:val="single"/>
        </w:rPr>
        <w:t>(</w:t>
      </w:r>
      <w:r w:rsidRPr="00F71F34">
        <w:rPr>
          <w:rFonts w:ascii="Consolas" w:hAnsi="Consolas"/>
          <w:color w:val="17C6A3"/>
          <w:sz w:val="16"/>
          <w:szCs w:val="16"/>
          <w:u w:val="single"/>
        </w:rPr>
        <w:t>"teamSize"</w:t>
      </w:r>
      <w:r w:rsidRPr="00F71F34">
        <w:rPr>
          <w:rFonts w:ascii="Consolas" w:hAnsi="Consolas"/>
          <w:color w:val="E6E6FA"/>
          <w:sz w:val="16"/>
          <w:szCs w:val="16"/>
          <w:u w:val="single"/>
        </w:rPr>
        <w:t>,</w:t>
      </w:r>
      <w:r w:rsidRPr="00F71F34"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r w:rsidRPr="00F71F34">
        <w:rPr>
          <w:rFonts w:ascii="Consolas" w:hAnsi="Consolas"/>
          <w:color w:val="6897BB"/>
          <w:sz w:val="16"/>
          <w:szCs w:val="16"/>
          <w:u w:val="single"/>
        </w:rPr>
        <w:t>0</w:t>
      </w:r>
      <w:r w:rsidRPr="00F71F34">
        <w:rPr>
          <w:rFonts w:ascii="Consolas" w:hAnsi="Consolas"/>
          <w:color w:val="F9FAF4"/>
          <w:sz w:val="16"/>
          <w:szCs w:val="16"/>
          <w:u w:val="single"/>
        </w:rPr>
        <w:t>)</w:t>
      </w:r>
      <w:r w:rsidRPr="00F71F34">
        <w:rPr>
          <w:rFonts w:ascii="Consolas" w:hAnsi="Consolas"/>
          <w:color w:val="E6E6FA"/>
          <w:sz w:val="16"/>
          <w:szCs w:val="16"/>
        </w:rPr>
        <w:t>;</w:t>
      </w: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808080"/>
          <w:sz w:val="16"/>
          <w:szCs w:val="16"/>
        </w:rPr>
        <w:t xml:space="preserve">//there are numerous ways to pass </w:t>
      </w:r>
      <w:r w:rsidRPr="00F71F34">
        <w:rPr>
          <w:rFonts w:ascii="Consolas" w:hAnsi="Consolas"/>
          <w:color w:val="808080"/>
          <w:sz w:val="16"/>
          <w:szCs w:val="16"/>
          <w:u w:val="single"/>
        </w:rPr>
        <w:t>json</w:t>
      </w:r>
    </w:p>
    <w:p w14:paraId="6B0840CC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F3EC79"/>
          <w:sz w:val="16"/>
          <w:szCs w:val="16"/>
          <w:u w:val="single"/>
        </w:rPr>
        <w:t>obj</w:t>
      </w:r>
      <w:r w:rsidRPr="00F71F34">
        <w:rPr>
          <w:rFonts w:ascii="Consolas" w:hAnsi="Consolas"/>
          <w:color w:val="E6E6FA"/>
          <w:sz w:val="16"/>
          <w:szCs w:val="16"/>
          <w:u w:val="single"/>
        </w:rPr>
        <w:t>.</w:t>
      </w:r>
      <w:r w:rsidRPr="00F71F34">
        <w:rPr>
          <w:rFonts w:ascii="Consolas" w:hAnsi="Consolas"/>
          <w:color w:val="A7EC21"/>
          <w:sz w:val="16"/>
          <w:szCs w:val="16"/>
          <w:u w:val="single"/>
        </w:rPr>
        <w:t>put</w:t>
      </w:r>
      <w:r w:rsidRPr="00F71F34">
        <w:rPr>
          <w:rFonts w:ascii="Consolas" w:hAnsi="Consolas"/>
          <w:color w:val="F9FAF4"/>
          <w:sz w:val="16"/>
          <w:szCs w:val="16"/>
          <w:u w:val="single"/>
        </w:rPr>
        <w:t>(</w:t>
      </w:r>
      <w:r w:rsidRPr="00F71F34">
        <w:rPr>
          <w:rFonts w:ascii="Consolas" w:hAnsi="Consolas"/>
          <w:color w:val="17C6A3"/>
          <w:sz w:val="16"/>
          <w:szCs w:val="16"/>
          <w:u w:val="single"/>
        </w:rPr>
        <w:t>"projectName"</w:t>
      </w:r>
      <w:r w:rsidRPr="00F71F34">
        <w:rPr>
          <w:rFonts w:ascii="Consolas" w:hAnsi="Consolas"/>
          <w:color w:val="E6E6FA"/>
          <w:sz w:val="16"/>
          <w:szCs w:val="16"/>
          <w:u w:val="single"/>
        </w:rPr>
        <w:t>,</w:t>
      </w:r>
      <w:r w:rsidRPr="00F71F34"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r w:rsidRPr="00F71F34">
        <w:rPr>
          <w:rFonts w:ascii="Consolas" w:hAnsi="Consolas"/>
          <w:color w:val="17C6A3"/>
          <w:sz w:val="16"/>
          <w:szCs w:val="16"/>
          <w:u w:val="single"/>
        </w:rPr>
        <w:t>"Orag"</w:t>
      </w:r>
      <w:r w:rsidRPr="00F71F34">
        <w:rPr>
          <w:rFonts w:ascii="Consolas" w:hAnsi="Consolas"/>
          <w:color w:val="F9FAF4"/>
          <w:sz w:val="16"/>
          <w:szCs w:val="16"/>
          <w:u w:val="single"/>
        </w:rPr>
        <w:t>)</w:t>
      </w:r>
      <w:r w:rsidRPr="00F71F34">
        <w:rPr>
          <w:rFonts w:ascii="Consolas" w:hAnsi="Consolas"/>
          <w:color w:val="E6E6FA"/>
          <w:sz w:val="16"/>
          <w:szCs w:val="16"/>
        </w:rPr>
        <w:t>;</w:t>
      </w:r>
    </w:p>
    <w:p w14:paraId="36AAB637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D9E8F7"/>
          <w:sz w:val="16"/>
          <w:szCs w:val="16"/>
        </w:rPr>
        <w:tab/>
      </w:r>
    </w:p>
    <w:p w14:paraId="4E1D293B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80F2F6"/>
          <w:sz w:val="16"/>
          <w:szCs w:val="16"/>
        </w:rPr>
        <w:t>RequestSpecification</w:t>
      </w: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F2F200"/>
          <w:sz w:val="16"/>
          <w:szCs w:val="16"/>
        </w:rPr>
        <w:t>rs</w:t>
      </w:r>
      <w:r w:rsidRPr="00F71F34">
        <w:rPr>
          <w:rFonts w:ascii="Consolas" w:hAnsi="Consolas"/>
          <w:color w:val="E6E6FA"/>
          <w:sz w:val="16"/>
          <w:szCs w:val="16"/>
        </w:rPr>
        <w:t>=</w:t>
      </w:r>
      <w:r w:rsidRPr="00F71F34">
        <w:rPr>
          <w:rFonts w:ascii="Consolas" w:hAnsi="Consolas"/>
          <w:color w:val="1290C3"/>
          <w:sz w:val="16"/>
          <w:szCs w:val="16"/>
        </w:rPr>
        <w:t>RestAssured</w:t>
      </w:r>
      <w:r w:rsidRPr="00F71F34">
        <w:rPr>
          <w:rFonts w:ascii="Consolas" w:hAnsi="Consolas"/>
          <w:color w:val="E6E6FA"/>
          <w:sz w:val="16"/>
          <w:szCs w:val="16"/>
        </w:rPr>
        <w:t>.</w:t>
      </w:r>
      <w:r w:rsidRPr="00F71F34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F71F34">
        <w:rPr>
          <w:rFonts w:ascii="Consolas" w:hAnsi="Consolas"/>
          <w:color w:val="F9FAF4"/>
          <w:sz w:val="16"/>
          <w:szCs w:val="16"/>
        </w:rPr>
        <w:t>()</w:t>
      </w:r>
      <w:r w:rsidRPr="00F71F34">
        <w:rPr>
          <w:rFonts w:ascii="Consolas" w:hAnsi="Consolas"/>
          <w:color w:val="E6E6FA"/>
          <w:sz w:val="16"/>
          <w:szCs w:val="16"/>
        </w:rPr>
        <w:t>;</w:t>
      </w:r>
    </w:p>
    <w:p w14:paraId="4FC3A0B0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F3EC79"/>
          <w:sz w:val="16"/>
          <w:szCs w:val="16"/>
        </w:rPr>
        <w:t>rs</w:t>
      </w:r>
      <w:r w:rsidRPr="00F71F34">
        <w:rPr>
          <w:rFonts w:ascii="Consolas" w:hAnsi="Consolas"/>
          <w:color w:val="E6E6FA"/>
          <w:sz w:val="16"/>
          <w:szCs w:val="16"/>
        </w:rPr>
        <w:t>.</w:t>
      </w:r>
      <w:r w:rsidRPr="00F71F34">
        <w:rPr>
          <w:rFonts w:ascii="Consolas" w:hAnsi="Consolas"/>
          <w:color w:val="80F6A7"/>
          <w:sz w:val="16"/>
          <w:szCs w:val="16"/>
        </w:rPr>
        <w:t>contentType</w:t>
      </w:r>
      <w:r w:rsidRPr="00F71F34">
        <w:rPr>
          <w:rFonts w:ascii="Consolas" w:hAnsi="Consolas"/>
          <w:color w:val="F9FAF4"/>
          <w:sz w:val="16"/>
          <w:szCs w:val="16"/>
        </w:rPr>
        <w:t>(</w:t>
      </w:r>
      <w:r w:rsidRPr="00F71F34">
        <w:rPr>
          <w:rFonts w:ascii="Consolas" w:hAnsi="Consolas"/>
          <w:i/>
          <w:iCs/>
          <w:color w:val="CC81BA"/>
          <w:sz w:val="16"/>
          <w:szCs w:val="16"/>
        </w:rPr>
        <w:t>ContentType</w:t>
      </w:r>
      <w:r w:rsidRPr="00F71F34">
        <w:rPr>
          <w:rFonts w:ascii="Consolas" w:hAnsi="Consolas"/>
          <w:color w:val="E6E6FA"/>
          <w:sz w:val="16"/>
          <w:szCs w:val="16"/>
        </w:rPr>
        <w:t>.</w:t>
      </w:r>
      <w:r w:rsidRPr="00F71F34">
        <w:rPr>
          <w:rFonts w:ascii="Consolas" w:hAnsi="Consolas"/>
          <w:b/>
          <w:bCs/>
          <w:i/>
          <w:iCs/>
          <w:color w:val="8DDAF8"/>
          <w:sz w:val="16"/>
          <w:szCs w:val="16"/>
        </w:rPr>
        <w:t>JSON</w:t>
      </w:r>
      <w:r w:rsidRPr="00F71F34">
        <w:rPr>
          <w:rFonts w:ascii="Consolas" w:hAnsi="Consolas"/>
          <w:color w:val="F9FAF4"/>
          <w:sz w:val="16"/>
          <w:szCs w:val="16"/>
        </w:rPr>
        <w:t>)</w:t>
      </w:r>
      <w:r w:rsidRPr="00F71F34">
        <w:rPr>
          <w:rFonts w:ascii="Consolas" w:hAnsi="Consolas"/>
          <w:color w:val="E6E6FA"/>
          <w:sz w:val="16"/>
          <w:szCs w:val="16"/>
        </w:rPr>
        <w:t>;</w:t>
      </w:r>
    </w:p>
    <w:p w14:paraId="1EF85B21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38CCB6A3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F3EC79"/>
          <w:sz w:val="16"/>
          <w:szCs w:val="16"/>
        </w:rPr>
        <w:t>rs</w:t>
      </w:r>
      <w:r w:rsidRPr="00F71F34">
        <w:rPr>
          <w:rFonts w:ascii="Consolas" w:hAnsi="Consolas"/>
          <w:color w:val="E6E6FA"/>
          <w:sz w:val="16"/>
          <w:szCs w:val="16"/>
        </w:rPr>
        <w:t>.</w:t>
      </w:r>
      <w:r w:rsidRPr="00F71F34">
        <w:rPr>
          <w:rFonts w:ascii="Consolas" w:hAnsi="Consolas"/>
          <w:color w:val="80F6A7"/>
          <w:sz w:val="16"/>
          <w:szCs w:val="16"/>
        </w:rPr>
        <w:t>body</w:t>
      </w:r>
      <w:r w:rsidRPr="00F71F34">
        <w:rPr>
          <w:rFonts w:ascii="Consolas" w:hAnsi="Consolas"/>
          <w:color w:val="F9FAF4"/>
          <w:sz w:val="16"/>
          <w:szCs w:val="16"/>
        </w:rPr>
        <w:t>(</w:t>
      </w:r>
      <w:r w:rsidRPr="00F71F34">
        <w:rPr>
          <w:rFonts w:ascii="Consolas" w:hAnsi="Consolas"/>
          <w:color w:val="F3EC79"/>
          <w:sz w:val="16"/>
          <w:szCs w:val="16"/>
        </w:rPr>
        <w:t>obj</w:t>
      </w:r>
      <w:r w:rsidRPr="00F71F34">
        <w:rPr>
          <w:rFonts w:ascii="Consolas" w:hAnsi="Consolas"/>
          <w:color w:val="E6E6FA"/>
          <w:sz w:val="16"/>
          <w:szCs w:val="16"/>
        </w:rPr>
        <w:t>.</w:t>
      </w:r>
      <w:r w:rsidRPr="00F71F34">
        <w:rPr>
          <w:rFonts w:ascii="Consolas" w:hAnsi="Consolas"/>
          <w:color w:val="A7EC21"/>
          <w:sz w:val="16"/>
          <w:szCs w:val="16"/>
        </w:rPr>
        <w:t>toJSONString</w:t>
      </w:r>
      <w:r w:rsidRPr="00F71F34">
        <w:rPr>
          <w:rFonts w:ascii="Consolas" w:hAnsi="Consolas"/>
          <w:color w:val="F9FAF4"/>
          <w:sz w:val="16"/>
          <w:szCs w:val="16"/>
        </w:rPr>
        <w:t>())</w:t>
      </w:r>
      <w:r w:rsidRPr="00F71F34">
        <w:rPr>
          <w:rFonts w:ascii="Consolas" w:hAnsi="Consolas"/>
          <w:color w:val="E6E6FA"/>
          <w:sz w:val="16"/>
          <w:szCs w:val="16"/>
        </w:rPr>
        <w:t>;</w:t>
      </w:r>
      <w:r w:rsidRPr="00F71F34">
        <w:rPr>
          <w:rFonts w:ascii="Consolas" w:hAnsi="Consolas"/>
          <w:color w:val="D9E8F7"/>
          <w:sz w:val="16"/>
          <w:szCs w:val="16"/>
        </w:rPr>
        <w:t xml:space="preserve">  </w:t>
      </w:r>
      <w:r w:rsidRPr="00F71F34">
        <w:rPr>
          <w:rFonts w:ascii="Consolas" w:hAnsi="Consolas"/>
          <w:color w:val="808080"/>
          <w:sz w:val="16"/>
          <w:szCs w:val="16"/>
        </w:rPr>
        <w:t>/* based on content type */</w:t>
      </w:r>
    </w:p>
    <w:p w14:paraId="20876727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 xml:space="preserve">      </w:t>
      </w:r>
      <w:r w:rsidRPr="00F71F34">
        <w:rPr>
          <w:rFonts w:ascii="Consolas" w:hAnsi="Consolas"/>
          <w:color w:val="808080"/>
          <w:sz w:val="16"/>
          <w:szCs w:val="16"/>
        </w:rPr>
        <w:t>/* loading all object */</w:t>
      </w:r>
    </w:p>
    <w:p w14:paraId="058D1824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80F2F6"/>
          <w:sz w:val="16"/>
          <w:szCs w:val="16"/>
        </w:rPr>
        <w:t>Response</w:t>
      </w: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F2F200"/>
          <w:sz w:val="16"/>
          <w:szCs w:val="16"/>
        </w:rPr>
        <w:t>rsq</w:t>
      </w:r>
      <w:r w:rsidRPr="00F71F34">
        <w:rPr>
          <w:rFonts w:ascii="Consolas" w:hAnsi="Consolas"/>
          <w:color w:val="E6E6FA"/>
          <w:sz w:val="16"/>
          <w:szCs w:val="16"/>
        </w:rPr>
        <w:t>=</w:t>
      </w: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F3EC79"/>
          <w:sz w:val="16"/>
          <w:szCs w:val="16"/>
        </w:rPr>
        <w:t>rs</w:t>
      </w:r>
      <w:r w:rsidRPr="00F71F34">
        <w:rPr>
          <w:rFonts w:ascii="Consolas" w:hAnsi="Consolas"/>
          <w:color w:val="E6E6FA"/>
          <w:sz w:val="16"/>
          <w:szCs w:val="16"/>
        </w:rPr>
        <w:t>.</w:t>
      </w:r>
      <w:r w:rsidRPr="00F71F34">
        <w:rPr>
          <w:rFonts w:ascii="Consolas" w:hAnsi="Consolas"/>
          <w:color w:val="80F6A7"/>
          <w:sz w:val="16"/>
          <w:szCs w:val="16"/>
        </w:rPr>
        <w:t>post</w:t>
      </w:r>
      <w:r w:rsidRPr="00F71F34">
        <w:rPr>
          <w:rFonts w:ascii="Consolas" w:hAnsi="Consolas"/>
          <w:color w:val="F9FAF4"/>
          <w:sz w:val="16"/>
          <w:szCs w:val="16"/>
        </w:rPr>
        <w:t>(</w:t>
      </w:r>
      <w:r w:rsidRPr="00F71F34">
        <w:rPr>
          <w:rFonts w:ascii="Consolas" w:hAnsi="Consolas"/>
          <w:color w:val="17C6A3"/>
          <w:sz w:val="16"/>
          <w:szCs w:val="16"/>
        </w:rPr>
        <w:t>"http://49.249.28.218:8091/addProjects"</w:t>
      </w:r>
      <w:r w:rsidRPr="00F71F34">
        <w:rPr>
          <w:rFonts w:ascii="Consolas" w:hAnsi="Consolas"/>
          <w:color w:val="F9FAF4"/>
          <w:sz w:val="16"/>
          <w:szCs w:val="16"/>
        </w:rPr>
        <w:t>)</w:t>
      </w:r>
      <w:r w:rsidRPr="00F71F34">
        <w:rPr>
          <w:rFonts w:ascii="Consolas" w:hAnsi="Consolas"/>
          <w:color w:val="E6E6FA"/>
          <w:sz w:val="16"/>
          <w:szCs w:val="16"/>
        </w:rPr>
        <w:t>;</w:t>
      </w:r>
    </w:p>
    <w:p w14:paraId="10E3CFCF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808080"/>
          <w:sz w:val="16"/>
          <w:szCs w:val="16"/>
        </w:rPr>
        <w:t>/* the return type is always response to get the response after request */</w:t>
      </w:r>
    </w:p>
    <w:p w14:paraId="0EA7EA8E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</w:p>
    <w:p w14:paraId="5ADDFF75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F3EC79"/>
          <w:sz w:val="16"/>
          <w:szCs w:val="16"/>
        </w:rPr>
        <w:t>rsq</w:t>
      </w:r>
      <w:r w:rsidRPr="00F71F34">
        <w:rPr>
          <w:rFonts w:ascii="Consolas" w:hAnsi="Consolas"/>
          <w:color w:val="E6E6FA"/>
          <w:sz w:val="16"/>
          <w:szCs w:val="16"/>
        </w:rPr>
        <w:t>.</w:t>
      </w:r>
      <w:r w:rsidRPr="00F71F34">
        <w:rPr>
          <w:rFonts w:ascii="Consolas" w:hAnsi="Consolas"/>
          <w:color w:val="80F6A7"/>
          <w:sz w:val="16"/>
          <w:szCs w:val="16"/>
        </w:rPr>
        <w:t>then</w:t>
      </w:r>
      <w:r w:rsidRPr="00F71F34">
        <w:rPr>
          <w:rFonts w:ascii="Consolas" w:hAnsi="Consolas"/>
          <w:color w:val="F9FAF4"/>
          <w:sz w:val="16"/>
          <w:szCs w:val="16"/>
        </w:rPr>
        <w:t>()</w:t>
      </w:r>
      <w:r w:rsidRPr="00F71F34">
        <w:rPr>
          <w:rFonts w:ascii="Consolas" w:hAnsi="Consolas"/>
          <w:color w:val="E6E6FA"/>
          <w:sz w:val="16"/>
          <w:szCs w:val="16"/>
        </w:rPr>
        <w:t>.</w:t>
      </w:r>
      <w:r w:rsidRPr="00F71F34">
        <w:rPr>
          <w:rFonts w:ascii="Consolas" w:hAnsi="Consolas"/>
          <w:color w:val="80F6A7"/>
          <w:sz w:val="16"/>
          <w:szCs w:val="16"/>
        </w:rPr>
        <w:t>log</w:t>
      </w:r>
      <w:r w:rsidRPr="00F71F34">
        <w:rPr>
          <w:rFonts w:ascii="Consolas" w:hAnsi="Consolas"/>
          <w:color w:val="F9FAF4"/>
          <w:sz w:val="16"/>
          <w:szCs w:val="16"/>
        </w:rPr>
        <w:t>()</w:t>
      </w:r>
      <w:r w:rsidRPr="00F71F34">
        <w:rPr>
          <w:rFonts w:ascii="Consolas" w:hAnsi="Consolas"/>
          <w:color w:val="E6E6FA"/>
          <w:sz w:val="16"/>
          <w:szCs w:val="16"/>
        </w:rPr>
        <w:t>.</w:t>
      </w:r>
      <w:r w:rsidRPr="00F71F34">
        <w:rPr>
          <w:rFonts w:ascii="Consolas" w:hAnsi="Consolas"/>
          <w:color w:val="80F6A7"/>
          <w:sz w:val="16"/>
          <w:szCs w:val="16"/>
        </w:rPr>
        <w:t>all</w:t>
      </w:r>
      <w:r w:rsidRPr="00F71F34">
        <w:rPr>
          <w:rFonts w:ascii="Consolas" w:hAnsi="Consolas"/>
          <w:color w:val="F9FAF4"/>
          <w:sz w:val="16"/>
          <w:szCs w:val="16"/>
        </w:rPr>
        <w:t>()</w:t>
      </w:r>
      <w:r w:rsidRPr="00F71F34">
        <w:rPr>
          <w:rFonts w:ascii="Consolas" w:hAnsi="Consolas"/>
          <w:color w:val="E6E6FA"/>
          <w:sz w:val="16"/>
          <w:szCs w:val="16"/>
        </w:rPr>
        <w:t>;</w:t>
      </w:r>
    </w:p>
    <w:p w14:paraId="119E1C59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 xml:space="preserve"> </w:t>
      </w:r>
      <w:r w:rsidRPr="00F71F34">
        <w:rPr>
          <w:rFonts w:ascii="Consolas" w:hAnsi="Consolas"/>
          <w:color w:val="F3EC79"/>
          <w:sz w:val="16"/>
          <w:szCs w:val="16"/>
        </w:rPr>
        <w:t>rsq</w:t>
      </w:r>
      <w:r w:rsidRPr="00F71F34">
        <w:rPr>
          <w:rFonts w:ascii="Consolas" w:hAnsi="Consolas"/>
          <w:color w:val="E6E6FA"/>
          <w:sz w:val="16"/>
          <w:szCs w:val="16"/>
        </w:rPr>
        <w:t>.</w:t>
      </w:r>
      <w:r w:rsidRPr="00F71F34">
        <w:rPr>
          <w:rFonts w:ascii="Consolas" w:hAnsi="Consolas"/>
          <w:color w:val="80F6A7"/>
          <w:sz w:val="16"/>
          <w:szCs w:val="16"/>
        </w:rPr>
        <w:t>then</w:t>
      </w:r>
      <w:r w:rsidRPr="00F71F34">
        <w:rPr>
          <w:rFonts w:ascii="Consolas" w:hAnsi="Consolas"/>
          <w:color w:val="F9FAF4"/>
          <w:sz w:val="16"/>
          <w:szCs w:val="16"/>
        </w:rPr>
        <w:t>()</w:t>
      </w:r>
      <w:r w:rsidRPr="00F71F34">
        <w:rPr>
          <w:rFonts w:ascii="Consolas" w:hAnsi="Consolas"/>
          <w:color w:val="E6E6FA"/>
          <w:sz w:val="16"/>
          <w:szCs w:val="16"/>
        </w:rPr>
        <w:t>.</w:t>
      </w:r>
      <w:r w:rsidRPr="00F71F34">
        <w:rPr>
          <w:rFonts w:ascii="Consolas" w:hAnsi="Consolas"/>
          <w:color w:val="80F6A7"/>
          <w:sz w:val="16"/>
          <w:szCs w:val="16"/>
        </w:rPr>
        <w:t>assertThat</w:t>
      </w:r>
      <w:r w:rsidRPr="00F71F34">
        <w:rPr>
          <w:rFonts w:ascii="Consolas" w:hAnsi="Consolas"/>
          <w:color w:val="F9FAF4"/>
          <w:sz w:val="16"/>
          <w:szCs w:val="16"/>
        </w:rPr>
        <w:t>()</w:t>
      </w:r>
      <w:r w:rsidRPr="00F71F34">
        <w:rPr>
          <w:rFonts w:ascii="Consolas" w:hAnsi="Consolas"/>
          <w:color w:val="E6E6FA"/>
          <w:sz w:val="16"/>
          <w:szCs w:val="16"/>
        </w:rPr>
        <w:t>.</w:t>
      </w:r>
      <w:r w:rsidRPr="00F71F34">
        <w:rPr>
          <w:rFonts w:ascii="Consolas" w:hAnsi="Consolas"/>
          <w:color w:val="80F6A7"/>
          <w:sz w:val="16"/>
          <w:szCs w:val="16"/>
        </w:rPr>
        <w:t>statusCode</w:t>
      </w:r>
      <w:r w:rsidRPr="00F71F34">
        <w:rPr>
          <w:rFonts w:ascii="Consolas" w:hAnsi="Consolas"/>
          <w:color w:val="F9FAF4"/>
          <w:sz w:val="16"/>
          <w:szCs w:val="16"/>
        </w:rPr>
        <w:t>(</w:t>
      </w:r>
      <w:r w:rsidRPr="00F71F34">
        <w:rPr>
          <w:rFonts w:ascii="Consolas" w:hAnsi="Consolas"/>
          <w:color w:val="6897BB"/>
          <w:sz w:val="16"/>
          <w:szCs w:val="16"/>
        </w:rPr>
        <w:t>201</w:t>
      </w:r>
      <w:r w:rsidRPr="00F71F34">
        <w:rPr>
          <w:rFonts w:ascii="Consolas" w:hAnsi="Consolas"/>
          <w:color w:val="F9FAF4"/>
          <w:sz w:val="16"/>
          <w:szCs w:val="16"/>
        </w:rPr>
        <w:t>)</w:t>
      </w:r>
      <w:r w:rsidRPr="00F71F34">
        <w:rPr>
          <w:rFonts w:ascii="Consolas" w:hAnsi="Consolas"/>
          <w:color w:val="E6E6FA"/>
          <w:sz w:val="16"/>
          <w:szCs w:val="16"/>
        </w:rPr>
        <w:t>;</w:t>
      </w:r>
    </w:p>
    <w:p w14:paraId="47F1B367" w14:textId="77777777" w:rsidR="00F71F34" w:rsidRPr="00F71F34" w:rsidRDefault="00F71F34" w:rsidP="00F71F34">
      <w:pPr>
        <w:pStyle w:val="NormalWeb"/>
        <w:numPr>
          <w:ilvl w:val="0"/>
          <w:numId w:val="4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1F34">
        <w:rPr>
          <w:rFonts w:ascii="Consolas" w:hAnsi="Consolas"/>
          <w:color w:val="D9E8F7"/>
          <w:sz w:val="16"/>
          <w:szCs w:val="16"/>
        </w:rPr>
        <w:tab/>
      </w:r>
      <w:r w:rsidRPr="00F71F34">
        <w:rPr>
          <w:rFonts w:ascii="Consolas" w:hAnsi="Consolas"/>
          <w:color w:val="F9FAF4"/>
          <w:sz w:val="16"/>
          <w:szCs w:val="16"/>
        </w:rPr>
        <w:t>}</w:t>
      </w:r>
    </w:p>
    <w:p w14:paraId="6E006E07" w14:textId="52B8AC74" w:rsidR="00E64233" w:rsidRPr="009332A5" w:rsidRDefault="00F71F34" w:rsidP="00E64233">
      <w:pPr>
        <w:rPr>
          <w:color w:val="FF0000"/>
          <w:lang w:eastAsia="en-IN"/>
        </w:rPr>
      </w:pPr>
      <w:r w:rsidRPr="009332A5">
        <w:rPr>
          <w:color w:val="FF0000"/>
          <w:lang w:eastAsia="en-IN"/>
        </w:rPr>
        <w:t>GETTING ALL DATA=</w:t>
      </w:r>
    </w:p>
    <w:p w14:paraId="314AEA8F" w14:textId="77777777" w:rsidR="009332A5" w:rsidRDefault="009332A5" w:rsidP="009332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32A5">
        <w:rPr>
          <w:rFonts w:ascii="Consolas" w:hAnsi="Consolas"/>
          <w:color w:val="D9E8F7"/>
          <w:sz w:val="18"/>
          <w:szCs w:val="18"/>
        </w:rPr>
        <w:tab/>
      </w:r>
      <w:r w:rsidRPr="009332A5">
        <w:rPr>
          <w:rFonts w:ascii="Consolas" w:hAnsi="Consolas"/>
          <w:i/>
          <w:iCs/>
          <w:color w:val="A0A0A0"/>
          <w:sz w:val="18"/>
          <w:szCs w:val="18"/>
        </w:rPr>
        <w:t>@Test</w:t>
      </w:r>
    </w:p>
    <w:p w14:paraId="39BA2DA6" w14:textId="0F6DCA9B" w:rsidR="009332A5" w:rsidRPr="009332A5" w:rsidRDefault="009332A5" w:rsidP="009332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CCCCCC"/>
          <w:sz w:val="18"/>
          <w:szCs w:val="18"/>
        </w:rPr>
        <w:t xml:space="preserve">              </w:t>
      </w:r>
      <w:r w:rsidRPr="009332A5">
        <w:rPr>
          <w:rFonts w:ascii="Consolas" w:hAnsi="Consolas"/>
          <w:color w:val="CC6C1D"/>
          <w:sz w:val="18"/>
          <w:szCs w:val="18"/>
        </w:rPr>
        <w:t>public</w:t>
      </w:r>
      <w:r w:rsidRPr="009332A5">
        <w:rPr>
          <w:rFonts w:ascii="Consolas" w:hAnsi="Consolas"/>
          <w:color w:val="D9E8F7"/>
          <w:sz w:val="18"/>
          <w:szCs w:val="18"/>
        </w:rPr>
        <w:t xml:space="preserve"> </w:t>
      </w:r>
      <w:r w:rsidRPr="009332A5">
        <w:rPr>
          <w:rFonts w:ascii="Consolas" w:hAnsi="Consolas"/>
          <w:color w:val="CC6C1D"/>
          <w:sz w:val="18"/>
          <w:szCs w:val="18"/>
        </w:rPr>
        <w:t>void</w:t>
      </w:r>
      <w:r w:rsidRPr="009332A5">
        <w:rPr>
          <w:rFonts w:ascii="Consolas" w:hAnsi="Consolas"/>
          <w:color w:val="D9E8F7"/>
          <w:sz w:val="18"/>
          <w:szCs w:val="18"/>
        </w:rPr>
        <w:t xml:space="preserve"> </w:t>
      </w:r>
      <w:r w:rsidRPr="009332A5">
        <w:rPr>
          <w:rFonts w:ascii="Consolas" w:hAnsi="Consolas"/>
          <w:color w:val="1EB540"/>
          <w:sz w:val="18"/>
          <w:szCs w:val="18"/>
        </w:rPr>
        <w:t>postDataFromServer</w:t>
      </w:r>
      <w:r w:rsidRPr="009332A5">
        <w:rPr>
          <w:rFonts w:ascii="Consolas" w:hAnsi="Consolas"/>
          <w:color w:val="F9FAF4"/>
          <w:sz w:val="18"/>
          <w:szCs w:val="18"/>
        </w:rPr>
        <w:t>()</w:t>
      </w:r>
      <w:r w:rsidRPr="009332A5">
        <w:rPr>
          <w:rFonts w:ascii="Consolas" w:hAnsi="Consolas"/>
          <w:color w:val="D9E8F7"/>
          <w:sz w:val="18"/>
          <w:szCs w:val="18"/>
        </w:rPr>
        <w:t xml:space="preserve"> </w:t>
      </w:r>
      <w:r w:rsidRPr="009332A5">
        <w:rPr>
          <w:rFonts w:ascii="Consolas" w:hAnsi="Consolas"/>
          <w:color w:val="F9FAF4"/>
          <w:sz w:val="18"/>
          <w:szCs w:val="18"/>
        </w:rPr>
        <w:t>{</w:t>
      </w:r>
    </w:p>
    <w:p w14:paraId="36760A61" w14:textId="77777777" w:rsidR="009332A5" w:rsidRPr="009332A5" w:rsidRDefault="009332A5" w:rsidP="009332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32A5">
        <w:rPr>
          <w:rFonts w:ascii="Consolas" w:hAnsi="Consolas"/>
          <w:color w:val="D9E8F7"/>
          <w:sz w:val="18"/>
          <w:szCs w:val="18"/>
        </w:rPr>
        <w:tab/>
      </w:r>
      <w:r w:rsidRPr="009332A5">
        <w:rPr>
          <w:rFonts w:ascii="Consolas" w:hAnsi="Consolas"/>
          <w:color w:val="80F2F6"/>
          <w:sz w:val="18"/>
          <w:szCs w:val="18"/>
        </w:rPr>
        <w:t>Response</w:t>
      </w:r>
      <w:r w:rsidRPr="009332A5">
        <w:rPr>
          <w:rFonts w:ascii="Consolas" w:hAnsi="Consolas"/>
          <w:color w:val="D9E8F7"/>
          <w:sz w:val="18"/>
          <w:szCs w:val="18"/>
        </w:rPr>
        <w:t xml:space="preserve"> </w:t>
      </w:r>
      <w:r w:rsidRPr="009332A5">
        <w:rPr>
          <w:rFonts w:ascii="Consolas" w:hAnsi="Consolas"/>
          <w:color w:val="F2F200"/>
          <w:sz w:val="18"/>
          <w:szCs w:val="18"/>
        </w:rPr>
        <w:t>resp</w:t>
      </w:r>
      <w:r w:rsidRPr="009332A5">
        <w:rPr>
          <w:rFonts w:ascii="Consolas" w:hAnsi="Consolas"/>
          <w:color w:val="E6E6FA"/>
          <w:sz w:val="18"/>
          <w:szCs w:val="18"/>
        </w:rPr>
        <w:t>=</w:t>
      </w:r>
      <w:r w:rsidRPr="009332A5">
        <w:rPr>
          <w:rFonts w:ascii="Consolas" w:hAnsi="Consolas"/>
          <w:color w:val="D9E8F7"/>
          <w:sz w:val="18"/>
          <w:szCs w:val="18"/>
        </w:rPr>
        <w:tab/>
      </w:r>
      <w:r w:rsidRPr="009332A5">
        <w:rPr>
          <w:rFonts w:ascii="Consolas" w:hAnsi="Consolas"/>
          <w:color w:val="1290C3"/>
          <w:sz w:val="18"/>
          <w:szCs w:val="18"/>
        </w:rPr>
        <w:t>RestAssured</w:t>
      </w:r>
      <w:r w:rsidRPr="009332A5">
        <w:rPr>
          <w:rFonts w:ascii="Consolas" w:hAnsi="Consolas"/>
          <w:color w:val="E6E6FA"/>
          <w:sz w:val="18"/>
          <w:szCs w:val="18"/>
        </w:rPr>
        <w:t>.</w:t>
      </w:r>
      <w:r w:rsidRPr="009332A5">
        <w:rPr>
          <w:rFonts w:ascii="Consolas" w:hAnsi="Consolas"/>
          <w:i/>
          <w:iCs/>
          <w:color w:val="96EC3F"/>
          <w:sz w:val="18"/>
          <w:szCs w:val="18"/>
        </w:rPr>
        <w:t>get</w:t>
      </w:r>
      <w:r w:rsidRPr="009332A5">
        <w:rPr>
          <w:rFonts w:ascii="Consolas" w:hAnsi="Consolas"/>
          <w:color w:val="F9FAF4"/>
          <w:sz w:val="18"/>
          <w:szCs w:val="18"/>
        </w:rPr>
        <w:t>(</w:t>
      </w:r>
      <w:r w:rsidRPr="009332A5">
        <w:rPr>
          <w:rFonts w:ascii="Consolas" w:hAnsi="Consolas"/>
          <w:color w:val="17C6A3"/>
          <w:sz w:val="18"/>
          <w:szCs w:val="18"/>
        </w:rPr>
        <w:t>"http://49.249.28.218:8091/projects"</w:t>
      </w:r>
      <w:r w:rsidRPr="009332A5">
        <w:rPr>
          <w:rFonts w:ascii="Consolas" w:hAnsi="Consolas"/>
          <w:color w:val="F9FAF4"/>
          <w:sz w:val="18"/>
          <w:szCs w:val="18"/>
        </w:rPr>
        <w:t>)</w:t>
      </w:r>
      <w:r w:rsidRPr="009332A5">
        <w:rPr>
          <w:rFonts w:ascii="Consolas" w:hAnsi="Consolas"/>
          <w:color w:val="E6E6FA"/>
          <w:sz w:val="18"/>
          <w:szCs w:val="18"/>
        </w:rPr>
        <w:t>;</w:t>
      </w:r>
    </w:p>
    <w:p w14:paraId="6978F33E" w14:textId="77777777" w:rsidR="009332A5" w:rsidRPr="009332A5" w:rsidRDefault="009332A5" w:rsidP="009332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32A5">
        <w:rPr>
          <w:rFonts w:ascii="Consolas" w:hAnsi="Consolas"/>
          <w:color w:val="D9E8F7"/>
          <w:sz w:val="18"/>
          <w:szCs w:val="18"/>
        </w:rPr>
        <w:tab/>
      </w:r>
      <w:r w:rsidRPr="009332A5">
        <w:rPr>
          <w:rFonts w:ascii="Consolas" w:hAnsi="Consolas"/>
          <w:color w:val="808080"/>
          <w:sz w:val="18"/>
          <w:szCs w:val="18"/>
        </w:rPr>
        <w:t>//System.out.println(rest.prettyPrint());</w:t>
      </w:r>
    </w:p>
    <w:p w14:paraId="601880B7" w14:textId="77777777" w:rsidR="009332A5" w:rsidRPr="009332A5" w:rsidRDefault="009332A5" w:rsidP="009332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32A5">
        <w:rPr>
          <w:rFonts w:ascii="Consolas" w:hAnsi="Consolas"/>
          <w:color w:val="D9E8F7"/>
          <w:sz w:val="18"/>
          <w:szCs w:val="18"/>
        </w:rPr>
        <w:tab/>
      </w:r>
    </w:p>
    <w:p w14:paraId="270EDB9A" w14:textId="77777777" w:rsidR="009332A5" w:rsidRPr="009332A5" w:rsidRDefault="009332A5" w:rsidP="009332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32A5">
        <w:rPr>
          <w:rFonts w:ascii="Consolas" w:hAnsi="Consolas"/>
          <w:color w:val="D9E8F7"/>
          <w:sz w:val="18"/>
          <w:szCs w:val="18"/>
        </w:rPr>
        <w:tab/>
      </w:r>
      <w:r w:rsidRPr="009332A5">
        <w:rPr>
          <w:rFonts w:ascii="Consolas" w:hAnsi="Consolas"/>
          <w:color w:val="F3EC79"/>
          <w:sz w:val="18"/>
          <w:szCs w:val="18"/>
        </w:rPr>
        <w:t>resp</w:t>
      </w:r>
      <w:r w:rsidRPr="009332A5">
        <w:rPr>
          <w:rFonts w:ascii="Consolas" w:hAnsi="Consolas"/>
          <w:color w:val="E6E6FA"/>
          <w:sz w:val="18"/>
          <w:szCs w:val="18"/>
        </w:rPr>
        <w:t>.</w:t>
      </w:r>
      <w:r w:rsidRPr="009332A5">
        <w:rPr>
          <w:rFonts w:ascii="Consolas" w:hAnsi="Consolas"/>
          <w:color w:val="80F6A7"/>
          <w:sz w:val="18"/>
          <w:szCs w:val="18"/>
        </w:rPr>
        <w:t>then</w:t>
      </w:r>
      <w:r w:rsidRPr="009332A5">
        <w:rPr>
          <w:rFonts w:ascii="Consolas" w:hAnsi="Consolas"/>
          <w:color w:val="F9FAF4"/>
          <w:sz w:val="18"/>
          <w:szCs w:val="18"/>
        </w:rPr>
        <w:t>()</w:t>
      </w:r>
      <w:r w:rsidRPr="009332A5">
        <w:rPr>
          <w:rFonts w:ascii="Consolas" w:hAnsi="Consolas"/>
          <w:color w:val="E6E6FA"/>
          <w:sz w:val="18"/>
          <w:szCs w:val="18"/>
        </w:rPr>
        <w:t>.</w:t>
      </w:r>
      <w:r w:rsidRPr="009332A5">
        <w:rPr>
          <w:rFonts w:ascii="Consolas" w:hAnsi="Consolas"/>
          <w:color w:val="80F6A7"/>
          <w:sz w:val="18"/>
          <w:szCs w:val="18"/>
        </w:rPr>
        <w:t>assertThat</w:t>
      </w:r>
      <w:r w:rsidRPr="009332A5">
        <w:rPr>
          <w:rFonts w:ascii="Consolas" w:hAnsi="Consolas"/>
          <w:color w:val="F9FAF4"/>
          <w:sz w:val="18"/>
          <w:szCs w:val="18"/>
        </w:rPr>
        <w:t>()</w:t>
      </w:r>
      <w:r w:rsidRPr="009332A5">
        <w:rPr>
          <w:rFonts w:ascii="Consolas" w:hAnsi="Consolas"/>
          <w:color w:val="E6E6FA"/>
          <w:sz w:val="18"/>
          <w:szCs w:val="18"/>
        </w:rPr>
        <w:t>.</w:t>
      </w:r>
      <w:r w:rsidRPr="009332A5">
        <w:rPr>
          <w:rFonts w:ascii="Consolas" w:hAnsi="Consolas"/>
          <w:color w:val="80F6A7"/>
          <w:sz w:val="18"/>
          <w:szCs w:val="18"/>
        </w:rPr>
        <w:t>statusCode</w:t>
      </w:r>
      <w:r w:rsidRPr="009332A5">
        <w:rPr>
          <w:rFonts w:ascii="Consolas" w:hAnsi="Consolas"/>
          <w:color w:val="F9FAF4"/>
          <w:sz w:val="18"/>
          <w:szCs w:val="18"/>
        </w:rPr>
        <w:t>(</w:t>
      </w:r>
      <w:r w:rsidRPr="009332A5">
        <w:rPr>
          <w:rFonts w:ascii="Consolas" w:hAnsi="Consolas"/>
          <w:color w:val="6897BB"/>
          <w:sz w:val="18"/>
          <w:szCs w:val="18"/>
        </w:rPr>
        <w:t>200</w:t>
      </w:r>
      <w:r w:rsidRPr="009332A5">
        <w:rPr>
          <w:rFonts w:ascii="Consolas" w:hAnsi="Consolas"/>
          <w:color w:val="F9FAF4"/>
          <w:sz w:val="18"/>
          <w:szCs w:val="18"/>
        </w:rPr>
        <w:t>)</w:t>
      </w:r>
      <w:r w:rsidRPr="009332A5">
        <w:rPr>
          <w:rFonts w:ascii="Consolas" w:hAnsi="Consolas"/>
          <w:color w:val="E6E6FA"/>
          <w:sz w:val="18"/>
          <w:szCs w:val="18"/>
        </w:rPr>
        <w:t>;</w:t>
      </w:r>
    </w:p>
    <w:p w14:paraId="000B64BD" w14:textId="77777777" w:rsidR="009332A5" w:rsidRPr="009332A5" w:rsidRDefault="009332A5" w:rsidP="009332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32A5">
        <w:rPr>
          <w:rFonts w:ascii="Consolas" w:hAnsi="Consolas"/>
          <w:color w:val="D9E8F7"/>
          <w:sz w:val="18"/>
          <w:szCs w:val="18"/>
        </w:rPr>
        <w:tab/>
      </w:r>
    </w:p>
    <w:p w14:paraId="50244634" w14:textId="77777777" w:rsidR="009332A5" w:rsidRPr="009332A5" w:rsidRDefault="009332A5" w:rsidP="009332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32A5">
        <w:rPr>
          <w:rFonts w:ascii="Consolas" w:hAnsi="Consolas"/>
          <w:color w:val="D9E8F7"/>
          <w:sz w:val="18"/>
          <w:szCs w:val="18"/>
        </w:rPr>
        <w:tab/>
      </w:r>
      <w:r w:rsidRPr="009332A5">
        <w:rPr>
          <w:rFonts w:ascii="Consolas" w:hAnsi="Consolas"/>
          <w:color w:val="F3EC79"/>
          <w:sz w:val="18"/>
          <w:szCs w:val="18"/>
        </w:rPr>
        <w:t>resp</w:t>
      </w:r>
      <w:r w:rsidRPr="009332A5">
        <w:rPr>
          <w:rFonts w:ascii="Consolas" w:hAnsi="Consolas"/>
          <w:color w:val="E6E6FA"/>
          <w:sz w:val="18"/>
          <w:szCs w:val="18"/>
        </w:rPr>
        <w:t>.</w:t>
      </w:r>
      <w:r w:rsidRPr="009332A5">
        <w:rPr>
          <w:rFonts w:ascii="Consolas" w:hAnsi="Consolas"/>
          <w:color w:val="80F6A7"/>
          <w:sz w:val="18"/>
          <w:szCs w:val="18"/>
        </w:rPr>
        <w:t>then</w:t>
      </w:r>
      <w:r w:rsidRPr="009332A5">
        <w:rPr>
          <w:rFonts w:ascii="Consolas" w:hAnsi="Consolas"/>
          <w:color w:val="F9FAF4"/>
          <w:sz w:val="18"/>
          <w:szCs w:val="18"/>
        </w:rPr>
        <w:t>()</w:t>
      </w:r>
      <w:r w:rsidRPr="009332A5">
        <w:rPr>
          <w:rFonts w:ascii="Consolas" w:hAnsi="Consolas"/>
          <w:color w:val="E6E6FA"/>
          <w:sz w:val="18"/>
          <w:szCs w:val="18"/>
        </w:rPr>
        <w:t>.</w:t>
      </w:r>
      <w:r w:rsidRPr="009332A5">
        <w:rPr>
          <w:rFonts w:ascii="Consolas" w:hAnsi="Consolas"/>
          <w:color w:val="80F6A7"/>
          <w:sz w:val="18"/>
          <w:szCs w:val="18"/>
        </w:rPr>
        <w:t>log</w:t>
      </w:r>
      <w:r w:rsidRPr="009332A5">
        <w:rPr>
          <w:rFonts w:ascii="Consolas" w:hAnsi="Consolas"/>
          <w:color w:val="F9FAF4"/>
          <w:sz w:val="18"/>
          <w:szCs w:val="18"/>
        </w:rPr>
        <w:t>()</w:t>
      </w:r>
      <w:r w:rsidRPr="009332A5">
        <w:rPr>
          <w:rFonts w:ascii="Consolas" w:hAnsi="Consolas"/>
          <w:color w:val="E6E6FA"/>
          <w:sz w:val="18"/>
          <w:szCs w:val="18"/>
        </w:rPr>
        <w:t>.</w:t>
      </w:r>
      <w:r w:rsidRPr="009332A5">
        <w:rPr>
          <w:rFonts w:ascii="Consolas" w:hAnsi="Consolas"/>
          <w:color w:val="80F6A7"/>
          <w:sz w:val="18"/>
          <w:szCs w:val="18"/>
        </w:rPr>
        <w:t>all</w:t>
      </w:r>
      <w:r w:rsidRPr="009332A5">
        <w:rPr>
          <w:rFonts w:ascii="Consolas" w:hAnsi="Consolas"/>
          <w:color w:val="F9FAF4"/>
          <w:sz w:val="18"/>
          <w:szCs w:val="18"/>
        </w:rPr>
        <w:t>()</w:t>
      </w:r>
      <w:r w:rsidRPr="009332A5">
        <w:rPr>
          <w:rFonts w:ascii="Consolas" w:hAnsi="Consolas"/>
          <w:color w:val="E6E6FA"/>
          <w:sz w:val="18"/>
          <w:szCs w:val="18"/>
        </w:rPr>
        <w:t>;</w:t>
      </w:r>
    </w:p>
    <w:p w14:paraId="1AA624CB" w14:textId="77777777" w:rsidR="009332A5" w:rsidRPr="009332A5" w:rsidRDefault="009332A5" w:rsidP="009332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32A5">
        <w:rPr>
          <w:rFonts w:ascii="Consolas" w:hAnsi="Consolas"/>
          <w:color w:val="D9E8F7"/>
          <w:sz w:val="18"/>
          <w:szCs w:val="18"/>
        </w:rPr>
        <w:tab/>
      </w:r>
      <w:r w:rsidRPr="009332A5">
        <w:rPr>
          <w:rFonts w:ascii="Consolas" w:hAnsi="Consolas"/>
          <w:color w:val="808080"/>
          <w:sz w:val="18"/>
          <w:szCs w:val="18"/>
        </w:rPr>
        <w:t xml:space="preserve">/* log includes </w:t>
      </w:r>
      <w:r w:rsidRPr="009332A5">
        <w:rPr>
          <w:rFonts w:ascii="Consolas" w:hAnsi="Consolas"/>
          <w:color w:val="808080"/>
          <w:sz w:val="18"/>
          <w:szCs w:val="18"/>
          <w:u w:val="single"/>
        </w:rPr>
        <w:t>bothe</w:t>
      </w:r>
      <w:r w:rsidRPr="009332A5">
        <w:rPr>
          <w:rFonts w:ascii="Consolas" w:hAnsi="Consolas"/>
          <w:color w:val="808080"/>
          <w:sz w:val="18"/>
          <w:szCs w:val="18"/>
        </w:rPr>
        <w:t xml:space="preserve"> header and body */</w:t>
      </w:r>
    </w:p>
    <w:p w14:paraId="72DE3012" w14:textId="77777777" w:rsidR="009332A5" w:rsidRPr="009332A5" w:rsidRDefault="009332A5" w:rsidP="009332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32A5">
        <w:rPr>
          <w:rFonts w:ascii="Consolas" w:hAnsi="Consolas"/>
          <w:color w:val="D9E8F7"/>
          <w:sz w:val="18"/>
          <w:szCs w:val="18"/>
        </w:rPr>
        <w:tab/>
      </w:r>
      <w:r w:rsidRPr="009332A5">
        <w:rPr>
          <w:rFonts w:ascii="Consolas" w:hAnsi="Consolas"/>
          <w:color w:val="808080"/>
          <w:sz w:val="18"/>
          <w:szCs w:val="18"/>
        </w:rPr>
        <w:t>/* displays complete log using log().all() */</w:t>
      </w:r>
    </w:p>
    <w:p w14:paraId="50E728CF" w14:textId="77777777" w:rsidR="009332A5" w:rsidRDefault="009332A5" w:rsidP="009332A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13D05CFB" w14:textId="77777777" w:rsidR="00F71F34" w:rsidRDefault="00F71F34" w:rsidP="00E64233">
      <w:pPr>
        <w:rPr>
          <w:lang w:eastAsia="en-IN"/>
        </w:rPr>
      </w:pPr>
    </w:p>
    <w:p w14:paraId="72B7294F" w14:textId="1503E8B5" w:rsidR="002B79FA" w:rsidRPr="00A177E2" w:rsidRDefault="002B79FA" w:rsidP="00376DFE">
      <w:pPr>
        <w:rPr>
          <w:color w:val="FF0000"/>
          <w:lang w:eastAsia="en-IN"/>
        </w:rPr>
      </w:pPr>
      <w:r w:rsidRPr="00A177E2">
        <w:rPr>
          <w:color w:val="FF0000"/>
          <w:lang w:eastAsia="en-IN"/>
        </w:rPr>
        <w:t>PUT=</w:t>
      </w:r>
    </w:p>
    <w:p w14:paraId="5EC7F19F" w14:textId="7458C4C8" w:rsidR="00376DFE" w:rsidRDefault="001B1A8B" w:rsidP="005C76C8">
      <w:pPr>
        <w:pStyle w:val="ListParagraph"/>
        <w:numPr>
          <w:ilvl w:val="0"/>
          <w:numId w:val="41"/>
        </w:numPr>
        <w:rPr>
          <w:lang w:eastAsia="en-IN"/>
        </w:rPr>
      </w:pPr>
      <w:r>
        <w:rPr>
          <w:lang w:eastAsia="en-IN"/>
        </w:rPr>
        <w:t xml:space="preserve">BY USING </w:t>
      </w:r>
      <w:r w:rsidR="00376DFE">
        <w:rPr>
          <w:lang w:eastAsia="en-IN"/>
        </w:rPr>
        <w:t xml:space="preserve">PUT </w:t>
      </w:r>
      <w:r>
        <w:rPr>
          <w:lang w:eastAsia="en-IN"/>
        </w:rPr>
        <w:t>AS</w:t>
      </w:r>
      <w:r w:rsidR="004A4A77">
        <w:rPr>
          <w:lang w:eastAsia="en-IN"/>
        </w:rPr>
        <w:t xml:space="preserve"> </w:t>
      </w:r>
      <w:r w:rsidR="00D63E41">
        <w:rPr>
          <w:lang w:eastAsia="en-IN"/>
        </w:rPr>
        <w:t>Or Pass Partial</w:t>
      </w:r>
      <w:r w:rsidR="00B80D7A">
        <w:rPr>
          <w:lang w:eastAsia="en-IN"/>
        </w:rPr>
        <w:t xml:space="preserve"> ,</w:t>
      </w:r>
      <w:r w:rsidR="00376DFE">
        <w:rPr>
          <w:lang w:eastAsia="en-IN"/>
        </w:rPr>
        <w:t xml:space="preserve"> VALUE </w:t>
      </w:r>
      <w:r w:rsidR="004A4A77">
        <w:rPr>
          <w:lang w:eastAsia="en-IN"/>
        </w:rPr>
        <w:t xml:space="preserve">IT IS GOING TO </w:t>
      </w:r>
      <w:r>
        <w:rPr>
          <w:lang w:eastAsia="en-IN"/>
        </w:rPr>
        <w:t xml:space="preserve"> REMOVE THE OLDER RESOURCES AND COMPLETE </w:t>
      </w:r>
      <w:r w:rsidR="00B80D7A">
        <w:rPr>
          <w:lang w:eastAsia="en-IN"/>
        </w:rPr>
        <w:t>UPDATE THE NEW RESOURCE.</w:t>
      </w:r>
    </w:p>
    <w:p w14:paraId="62B06FB1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CC6C1D"/>
          <w:sz w:val="18"/>
          <w:szCs w:val="18"/>
        </w:rPr>
        <w:t>public</w:t>
      </w: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CC6C1D"/>
          <w:sz w:val="18"/>
          <w:szCs w:val="18"/>
        </w:rPr>
        <w:t>class</w:t>
      </w: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1290C3"/>
          <w:sz w:val="18"/>
          <w:szCs w:val="18"/>
        </w:rPr>
        <w:t>SampleTestForCompleteUpdatTest</w:t>
      </w: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F9FAF4"/>
          <w:sz w:val="18"/>
          <w:szCs w:val="18"/>
        </w:rPr>
        <w:t>{</w:t>
      </w:r>
    </w:p>
    <w:p w14:paraId="4725BC3A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i/>
          <w:iCs/>
          <w:color w:val="A0A0A0"/>
          <w:sz w:val="18"/>
          <w:szCs w:val="18"/>
        </w:rPr>
        <w:t>@Test</w:t>
      </w:r>
    </w:p>
    <w:p w14:paraId="2C9A1E3D" w14:textId="5B1ED22D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CCCCCC"/>
          <w:sz w:val="18"/>
          <w:szCs w:val="18"/>
        </w:rPr>
        <w:t xml:space="preserve">      </w:t>
      </w:r>
      <w:r w:rsidRPr="00932CBA">
        <w:rPr>
          <w:rFonts w:ascii="Consolas" w:hAnsi="Consolas"/>
          <w:color w:val="CC6C1D"/>
          <w:sz w:val="18"/>
          <w:szCs w:val="18"/>
        </w:rPr>
        <w:t>public</w:t>
      </w: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CC6C1D"/>
          <w:sz w:val="18"/>
          <w:szCs w:val="18"/>
        </w:rPr>
        <w:t>void</w:t>
      </w: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1EB540"/>
          <w:sz w:val="18"/>
          <w:szCs w:val="18"/>
        </w:rPr>
        <w:t>putDataFromServer</w:t>
      </w:r>
      <w:r w:rsidRPr="00932CBA">
        <w:rPr>
          <w:rFonts w:ascii="Consolas" w:hAnsi="Consolas"/>
          <w:color w:val="F9FAF4"/>
          <w:sz w:val="18"/>
          <w:szCs w:val="18"/>
        </w:rPr>
        <w:t>()</w:t>
      </w: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F9FAF4"/>
          <w:sz w:val="18"/>
          <w:szCs w:val="18"/>
        </w:rPr>
        <w:t>{</w:t>
      </w:r>
    </w:p>
    <w:p w14:paraId="2F86C641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1290C3"/>
          <w:sz w:val="18"/>
          <w:szCs w:val="18"/>
        </w:rPr>
        <w:t>JSONObject</w:t>
      </w: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F2F200"/>
          <w:sz w:val="18"/>
          <w:szCs w:val="18"/>
        </w:rPr>
        <w:t>obj</w:t>
      </w:r>
      <w:r w:rsidRPr="00932CBA">
        <w:rPr>
          <w:rFonts w:ascii="Consolas" w:hAnsi="Consolas"/>
          <w:color w:val="E6E6FA"/>
          <w:sz w:val="18"/>
          <w:szCs w:val="18"/>
        </w:rPr>
        <w:t>=</w:t>
      </w:r>
      <w:r w:rsidRPr="00932CBA">
        <w:rPr>
          <w:rFonts w:ascii="Consolas" w:hAnsi="Consolas"/>
          <w:color w:val="CC6C1D"/>
          <w:sz w:val="18"/>
          <w:szCs w:val="18"/>
        </w:rPr>
        <w:t>new</w:t>
      </w: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A7EC21"/>
          <w:sz w:val="18"/>
          <w:szCs w:val="18"/>
        </w:rPr>
        <w:t>JSONObject</w:t>
      </w:r>
      <w:r w:rsidRPr="00932CBA">
        <w:rPr>
          <w:rFonts w:ascii="Consolas" w:hAnsi="Consolas"/>
          <w:color w:val="F9FAF4"/>
          <w:sz w:val="18"/>
          <w:szCs w:val="18"/>
        </w:rPr>
        <w:t>()</w:t>
      </w:r>
      <w:r w:rsidRPr="00932CBA">
        <w:rPr>
          <w:rFonts w:ascii="Consolas" w:hAnsi="Consolas"/>
          <w:color w:val="E6E6FA"/>
          <w:sz w:val="18"/>
          <w:szCs w:val="18"/>
        </w:rPr>
        <w:t>;</w:t>
      </w:r>
    </w:p>
    <w:p w14:paraId="60707903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F3EC79"/>
          <w:sz w:val="18"/>
          <w:szCs w:val="18"/>
          <w:u w:val="single"/>
        </w:rPr>
        <w:t>obj</w:t>
      </w:r>
      <w:r w:rsidRPr="00932CBA">
        <w:rPr>
          <w:rFonts w:ascii="Consolas" w:hAnsi="Consolas"/>
          <w:color w:val="E6E6FA"/>
          <w:sz w:val="18"/>
          <w:szCs w:val="18"/>
          <w:u w:val="single"/>
        </w:rPr>
        <w:t>.</w:t>
      </w:r>
      <w:r w:rsidRPr="00932CBA">
        <w:rPr>
          <w:rFonts w:ascii="Consolas" w:hAnsi="Consolas"/>
          <w:color w:val="A7EC21"/>
          <w:sz w:val="18"/>
          <w:szCs w:val="18"/>
          <w:u w:val="single"/>
        </w:rPr>
        <w:t>put</w:t>
      </w:r>
      <w:r w:rsidRPr="00932CBA">
        <w:rPr>
          <w:rFonts w:ascii="Consolas" w:hAnsi="Consolas"/>
          <w:color w:val="F9FAF4"/>
          <w:sz w:val="18"/>
          <w:szCs w:val="18"/>
          <w:u w:val="single"/>
        </w:rPr>
        <w:t>(</w:t>
      </w:r>
      <w:r w:rsidRPr="00932CBA">
        <w:rPr>
          <w:rFonts w:ascii="Consolas" w:hAnsi="Consolas"/>
          <w:color w:val="17C6A3"/>
          <w:sz w:val="18"/>
          <w:szCs w:val="18"/>
          <w:u w:val="single"/>
        </w:rPr>
        <w:t>"createdBy"</w:t>
      </w:r>
      <w:r w:rsidRPr="00932CBA">
        <w:rPr>
          <w:rFonts w:ascii="Consolas" w:hAnsi="Consolas"/>
          <w:color w:val="E6E6FA"/>
          <w:sz w:val="18"/>
          <w:szCs w:val="18"/>
          <w:u w:val="single"/>
        </w:rPr>
        <w:t>,</w:t>
      </w:r>
      <w:r w:rsidRPr="00932CBA">
        <w:rPr>
          <w:rFonts w:ascii="Consolas" w:hAnsi="Consolas"/>
          <w:color w:val="D9E8F7"/>
          <w:sz w:val="18"/>
          <w:szCs w:val="18"/>
          <w:u w:val="single"/>
        </w:rPr>
        <w:t xml:space="preserve"> </w:t>
      </w:r>
      <w:r w:rsidRPr="00932CBA">
        <w:rPr>
          <w:rFonts w:ascii="Consolas" w:hAnsi="Consolas"/>
          <w:color w:val="17C6A3"/>
          <w:sz w:val="18"/>
          <w:szCs w:val="18"/>
          <w:u w:val="single"/>
        </w:rPr>
        <w:t>"dezak"</w:t>
      </w:r>
      <w:r w:rsidRPr="00932CBA">
        <w:rPr>
          <w:rFonts w:ascii="Consolas" w:hAnsi="Consolas"/>
          <w:color w:val="F9FAF4"/>
          <w:sz w:val="18"/>
          <w:szCs w:val="18"/>
          <w:u w:val="single"/>
        </w:rPr>
        <w:t>)</w:t>
      </w:r>
      <w:r w:rsidRPr="00932CBA">
        <w:rPr>
          <w:rFonts w:ascii="Consolas" w:hAnsi="Consolas"/>
          <w:color w:val="E6E6FA"/>
          <w:sz w:val="18"/>
          <w:szCs w:val="18"/>
        </w:rPr>
        <w:t>;</w:t>
      </w:r>
    </w:p>
    <w:p w14:paraId="55DF5A48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F3EC79"/>
          <w:sz w:val="18"/>
          <w:szCs w:val="18"/>
          <w:u w:val="single"/>
        </w:rPr>
        <w:t>obj</w:t>
      </w:r>
      <w:r w:rsidRPr="00932CBA">
        <w:rPr>
          <w:rFonts w:ascii="Consolas" w:hAnsi="Consolas"/>
          <w:color w:val="E6E6FA"/>
          <w:sz w:val="18"/>
          <w:szCs w:val="18"/>
          <w:u w:val="single"/>
        </w:rPr>
        <w:t>.</w:t>
      </w:r>
      <w:r w:rsidRPr="00932CBA">
        <w:rPr>
          <w:rFonts w:ascii="Consolas" w:hAnsi="Consolas"/>
          <w:color w:val="A7EC21"/>
          <w:sz w:val="18"/>
          <w:szCs w:val="18"/>
          <w:u w:val="single"/>
        </w:rPr>
        <w:t>put</w:t>
      </w:r>
      <w:r w:rsidRPr="00932CBA">
        <w:rPr>
          <w:rFonts w:ascii="Consolas" w:hAnsi="Consolas"/>
          <w:color w:val="F9FAF4"/>
          <w:sz w:val="18"/>
          <w:szCs w:val="18"/>
          <w:u w:val="single"/>
        </w:rPr>
        <w:t>(</w:t>
      </w:r>
      <w:r w:rsidRPr="00932CBA">
        <w:rPr>
          <w:rFonts w:ascii="Consolas" w:hAnsi="Consolas"/>
          <w:color w:val="17C6A3"/>
          <w:sz w:val="18"/>
          <w:szCs w:val="18"/>
          <w:u w:val="single"/>
        </w:rPr>
        <w:t>"status"</w:t>
      </w:r>
      <w:r w:rsidRPr="00932CBA">
        <w:rPr>
          <w:rFonts w:ascii="Consolas" w:hAnsi="Consolas"/>
          <w:color w:val="E6E6FA"/>
          <w:sz w:val="18"/>
          <w:szCs w:val="18"/>
          <w:u w:val="single"/>
        </w:rPr>
        <w:t>,</w:t>
      </w:r>
      <w:r w:rsidRPr="00932CBA">
        <w:rPr>
          <w:rFonts w:ascii="Consolas" w:hAnsi="Consolas"/>
          <w:color w:val="D9E8F7"/>
          <w:sz w:val="18"/>
          <w:szCs w:val="18"/>
          <w:u w:val="single"/>
        </w:rPr>
        <w:t xml:space="preserve"> </w:t>
      </w:r>
      <w:r w:rsidRPr="00932CBA">
        <w:rPr>
          <w:rFonts w:ascii="Consolas" w:hAnsi="Consolas"/>
          <w:color w:val="17C6A3"/>
          <w:sz w:val="18"/>
          <w:szCs w:val="18"/>
          <w:u w:val="single"/>
        </w:rPr>
        <w:t>"Created"</w:t>
      </w:r>
      <w:r w:rsidRPr="00932CBA">
        <w:rPr>
          <w:rFonts w:ascii="Consolas" w:hAnsi="Consolas"/>
          <w:color w:val="F9FAF4"/>
          <w:sz w:val="18"/>
          <w:szCs w:val="18"/>
          <w:u w:val="single"/>
        </w:rPr>
        <w:t>)</w:t>
      </w:r>
      <w:r w:rsidRPr="00932CBA">
        <w:rPr>
          <w:rFonts w:ascii="Consolas" w:hAnsi="Consolas"/>
          <w:color w:val="E6E6FA"/>
          <w:sz w:val="18"/>
          <w:szCs w:val="18"/>
        </w:rPr>
        <w:t>;</w:t>
      </w:r>
    </w:p>
    <w:p w14:paraId="74974F19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F3EC79"/>
          <w:sz w:val="18"/>
          <w:szCs w:val="18"/>
          <w:u w:val="single"/>
        </w:rPr>
        <w:t>obj</w:t>
      </w:r>
      <w:r w:rsidRPr="00932CBA">
        <w:rPr>
          <w:rFonts w:ascii="Consolas" w:hAnsi="Consolas"/>
          <w:color w:val="E6E6FA"/>
          <w:sz w:val="18"/>
          <w:szCs w:val="18"/>
          <w:u w:val="single"/>
        </w:rPr>
        <w:t>.</w:t>
      </w:r>
      <w:r w:rsidRPr="00932CBA">
        <w:rPr>
          <w:rFonts w:ascii="Consolas" w:hAnsi="Consolas"/>
          <w:color w:val="A7EC21"/>
          <w:sz w:val="18"/>
          <w:szCs w:val="18"/>
          <w:u w:val="single"/>
        </w:rPr>
        <w:t>put</w:t>
      </w:r>
      <w:r w:rsidRPr="00932CBA">
        <w:rPr>
          <w:rFonts w:ascii="Consolas" w:hAnsi="Consolas"/>
          <w:color w:val="F9FAF4"/>
          <w:sz w:val="18"/>
          <w:szCs w:val="18"/>
          <w:u w:val="single"/>
        </w:rPr>
        <w:t>(</w:t>
      </w:r>
      <w:r w:rsidRPr="00932CBA">
        <w:rPr>
          <w:rFonts w:ascii="Consolas" w:hAnsi="Consolas"/>
          <w:color w:val="17C6A3"/>
          <w:sz w:val="18"/>
          <w:szCs w:val="18"/>
          <w:u w:val="single"/>
        </w:rPr>
        <w:t>"teamSize"</w:t>
      </w:r>
      <w:r w:rsidRPr="00932CBA">
        <w:rPr>
          <w:rFonts w:ascii="Consolas" w:hAnsi="Consolas"/>
          <w:color w:val="E6E6FA"/>
          <w:sz w:val="18"/>
          <w:szCs w:val="18"/>
          <w:u w:val="single"/>
        </w:rPr>
        <w:t>,</w:t>
      </w:r>
      <w:r w:rsidRPr="00932CBA">
        <w:rPr>
          <w:rFonts w:ascii="Consolas" w:hAnsi="Consolas"/>
          <w:color w:val="D9E8F7"/>
          <w:sz w:val="18"/>
          <w:szCs w:val="18"/>
          <w:u w:val="single"/>
        </w:rPr>
        <w:t xml:space="preserve"> </w:t>
      </w:r>
      <w:r w:rsidRPr="00932CBA">
        <w:rPr>
          <w:rFonts w:ascii="Consolas" w:hAnsi="Consolas"/>
          <w:color w:val="6897BB"/>
          <w:sz w:val="18"/>
          <w:szCs w:val="18"/>
          <w:u w:val="single"/>
        </w:rPr>
        <w:t>0</w:t>
      </w:r>
      <w:r w:rsidRPr="00932CBA">
        <w:rPr>
          <w:rFonts w:ascii="Consolas" w:hAnsi="Consolas"/>
          <w:color w:val="F9FAF4"/>
          <w:sz w:val="18"/>
          <w:szCs w:val="18"/>
          <w:u w:val="single"/>
        </w:rPr>
        <w:t>)</w:t>
      </w:r>
      <w:r w:rsidRPr="00932CBA">
        <w:rPr>
          <w:rFonts w:ascii="Consolas" w:hAnsi="Consolas"/>
          <w:color w:val="E6E6FA"/>
          <w:sz w:val="18"/>
          <w:szCs w:val="18"/>
        </w:rPr>
        <w:t>;</w:t>
      </w: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</w:p>
    <w:p w14:paraId="6BC27534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F3EC79"/>
          <w:sz w:val="18"/>
          <w:szCs w:val="18"/>
          <w:u w:val="single"/>
        </w:rPr>
        <w:t>obj</w:t>
      </w:r>
      <w:r w:rsidRPr="00932CBA">
        <w:rPr>
          <w:rFonts w:ascii="Consolas" w:hAnsi="Consolas"/>
          <w:color w:val="E6E6FA"/>
          <w:sz w:val="18"/>
          <w:szCs w:val="18"/>
          <w:u w:val="single"/>
        </w:rPr>
        <w:t>.</w:t>
      </w:r>
      <w:r w:rsidRPr="00932CBA">
        <w:rPr>
          <w:rFonts w:ascii="Consolas" w:hAnsi="Consolas"/>
          <w:color w:val="A7EC21"/>
          <w:sz w:val="18"/>
          <w:szCs w:val="18"/>
          <w:u w:val="single"/>
        </w:rPr>
        <w:t>put</w:t>
      </w:r>
      <w:r w:rsidRPr="00932CBA">
        <w:rPr>
          <w:rFonts w:ascii="Consolas" w:hAnsi="Consolas"/>
          <w:color w:val="F9FAF4"/>
          <w:sz w:val="18"/>
          <w:szCs w:val="18"/>
          <w:u w:val="single"/>
        </w:rPr>
        <w:t>(</w:t>
      </w:r>
      <w:r w:rsidRPr="00932CBA">
        <w:rPr>
          <w:rFonts w:ascii="Consolas" w:hAnsi="Consolas"/>
          <w:color w:val="17C6A3"/>
          <w:sz w:val="18"/>
          <w:szCs w:val="18"/>
          <w:u w:val="single"/>
        </w:rPr>
        <w:t>"projectName"</w:t>
      </w:r>
      <w:r w:rsidRPr="00932CBA">
        <w:rPr>
          <w:rFonts w:ascii="Consolas" w:hAnsi="Consolas"/>
          <w:color w:val="E6E6FA"/>
          <w:sz w:val="18"/>
          <w:szCs w:val="18"/>
          <w:u w:val="single"/>
        </w:rPr>
        <w:t>,</w:t>
      </w:r>
      <w:r w:rsidRPr="00932CBA">
        <w:rPr>
          <w:rFonts w:ascii="Consolas" w:hAnsi="Consolas"/>
          <w:color w:val="D9E8F7"/>
          <w:sz w:val="18"/>
          <w:szCs w:val="18"/>
          <w:u w:val="single"/>
        </w:rPr>
        <w:t xml:space="preserve"> </w:t>
      </w:r>
      <w:r w:rsidRPr="00932CBA">
        <w:rPr>
          <w:rFonts w:ascii="Consolas" w:hAnsi="Consolas"/>
          <w:color w:val="17C6A3"/>
          <w:sz w:val="18"/>
          <w:szCs w:val="18"/>
          <w:u w:val="single"/>
        </w:rPr>
        <w:t>"Orag"</w:t>
      </w:r>
      <w:r w:rsidRPr="00932CBA">
        <w:rPr>
          <w:rFonts w:ascii="Consolas" w:hAnsi="Consolas"/>
          <w:color w:val="F9FAF4"/>
          <w:sz w:val="18"/>
          <w:szCs w:val="18"/>
          <w:u w:val="single"/>
        </w:rPr>
        <w:t>)</w:t>
      </w:r>
      <w:r w:rsidRPr="00932CBA">
        <w:rPr>
          <w:rFonts w:ascii="Consolas" w:hAnsi="Consolas"/>
          <w:color w:val="E6E6FA"/>
          <w:sz w:val="18"/>
          <w:szCs w:val="18"/>
        </w:rPr>
        <w:t>;</w:t>
      </w:r>
    </w:p>
    <w:p w14:paraId="1E17474D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D9E8F7"/>
          <w:sz w:val="18"/>
          <w:szCs w:val="18"/>
        </w:rPr>
        <w:tab/>
      </w:r>
    </w:p>
    <w:p w14:paraId="7E170EBD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80F2F6"/>
          <w:sz w:val="18"/>
          <w:szCs w:val="18"/>
        </w:rPr>
        <w:t>RequestSpecification</w:t>
      </w: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F2F200"/>
          <w:sz w:val="18"/>
          <w:szCs w:val="18"/>
        </w:rPr>
        <w:t>rs</w:t>
      </w:r>
      <w:r w:rsidRPr="00932CBA">
        <w:rPr>
          <w:rFonts w:ascii="Consolas" w:hAnsi="Consolas"/>
          <w:color w:val="E6E6FA"/>
          <w:sz w:val="18"/>
          <w:szCs w:val="18"/>
        </w:rPr>
        <w:t>=</w:t>
      </w:r>
      <w:r w:rsidRPr="00932CBA">
        <w:rPr>
          <w:rFonts w:ascii="Consolas" w:hAnsi="Consolas"/>
          <w:color w:val="1290C3"/>
          <w:sz w:val="18"/>
          <w:szCs w:val="18"/>
        </w:rPr>
        <w:t>RestAssured</w:t>
      </w:r>
      <w:r w:rsidRPr="00932CBA">
        <w:rPr>
          <w:rFonts w:ascii="Consolas" w:hAnsi="Consolas"/>
          <w:color w:val="E6E6FA"/>
          <w:sz w:val="18"/>
          <w:szCs w:val="18"/>
        </w:rPr>
        <w:t>.</w:t>
      </w:r>
      <w:r w:rsidRPr="00932CBA">
        <w:rPr>
          <w:rFonts w:ascii="Consolas" w:hAnsi="Consolas"/>
          <w:i/>
          <w:iCs/>
          <w:color w:val="96EC3F"/>
          <w:sz w:val="18"/>
          <w:szCs w:val="18"/>
        </w:rPr>
        <w:t>given</w:t>
      </w:r>
      <w:r w:rsidRPr="00932CBA">
        <w:rPr>
          <w:rFonts w:ascii="Consolas" w:hAnsi="Consolas"/>
          <w:color w:val="F9FAF4"/>
          <w:sz w:val="18"/>
          <w:szCs w:val="18"/>
        </w:rPr>
        <w:t>()</w:t>
      </w:r>
      <w:r w:rsidRPr="00932CBA">
        <w:rPr>
          <w:rFonts w:ascii="Consolas" w:hAnsi="Consolas"/>
          <w:color w:val="E6E6FA"/>
          <w:sz w:val="18"/>
          <w:szCs w:val="18"/>
        </w:rPr>
        <w:t>;</w:t>
      </w:r>
    </w:p>
    <w:p w14:paraId="559D6A96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F3EC79"/>
          <w:sz w:val="18"/>
          <w:szCs w:val="18"/>
        </w:rPr>
        <w:t>rs</w:t>
      </w:r>
      <w:r w:rsidRPr="00932CBA">
        <w:rPr>
          <w:rFonts w:ascii="Consolas" w:hAnsi="Consolas"/>
          <w:color w:val="E6E6FA"/>
          <w:sz w:val="18"/>
          <w:szCs w:val="18"/>
        </w:rPr>
        <w:t>.</w:t>
      </w:r>
      <w:r w:rsidRPr="00932CBA">
        <w:rPr>
          <w:rFonts w:ascii="Consolas" w:hAnsi="Consolas"/>
          <w:color w:val="80F6A7"/>
          <w:sz w:val="18"/>
          <w:szCs w:val="18"/>
        </w:rPr>
        <w:t>contentType</w:t>
      </w:r>
      <w:r w:rsidRPr="00932CBA">
        <w:rPr>
          <w:rFonts w:ascii="Consolas" w:hAnsi="Consolas"/>
          <w:color w:val="F9FAF4"/>
          <w:sz w:val="18"/>
          <w:szCs w:val="18"/>
        </w:rPr>
        <w:t>(</w:t>
      </w:r>
      <w:r w:rsidRPr="00932CBA">
        <w:rPr>
          <w:rFonts w:ascii="Consolas" w:hAnsi="Consolas"/>
          <w:i/>
          <w:iCs/>
          <w:color w:val="CC81BA"/>
          <w:sz w:val="18"/>
          <w:szCs w:val="18"/>
        </w:rPr>
        <w:t>ContentType</w:t>
      </w:r>
      <w:r w:rsidRPr="00932CBA">
        <w:rPr>
          <w:rFonts w:ascii="Consolas" w:hAnsi="Consolas"/>
          <w:color w:val="E6E6FA"/>
          <w:sz w:val="18"/>
          <w:szCs w:val="18"/>
        </w:rPr>
        <w:t>.</w:t>
      </w:r>
      <w:r w:rsidRPr="00932CBA">
        <w:rPr>
          <w:rFonts w:ascii="Consolas" w:hAnsi="Consolas"/>
          <w:b/>
          <w:bCs/>
          <w:i/>
          <w:iCs/>
          <w:color w:val="8DDAF8"/>
          <w:sz w:val="18"/>
          <w:szCs w:val="18"/>
        </w:rPr>
        <w:t>JSON</w:t>
      </w:r>
      <w:r w:rsidRPr="00932CBA">
        <w:rPr>
          <w:rFonts w:ascii="Consolas" w:hAnsi="Consolas"/>
          <w:color w:val="F9FAF4"/>
          <w:sz w:val="18"/>
          <w:szCs w:val="18"/>
        </w:rPr>
        <w:t>)</w:t>
      </w:r>
      <w:r w:rsidRPr="00932CBA">
        <w:rPr>
          <w:rFonts w:ascii="Consolas" w:hAnsi="Consolas"/>
          <w:color w:val="E6E6FA"/>
          <w:sz w:val="18"/>
          <w:szCs w:val="18"/>
        </w:rPr>
        <w:t>;</w:t>
      </w:r>
    </w:p>
    <w:p w14:paraId="130ED523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F3EC79"/>
          <w:sz w:val="18"/>
          <w:szCs w:val="18"/>
        </w:rPr>
        <w:t>rs</w:t>
      </w:r>
      <w:r w:rsidRPr="00932CBA">
        <w:rPr>
          <w:rFonts w:ascii="Consolas" w:hAnsi="Consolas"/>
          <w:color w:val="E6E6FA"/>
          <w:sz w:val="18"/>
          <w:szCs w:val="18"/>
        </w:rPr>
        <w:t>.</w:t>
      </w:r>
      <w:r w:rsidRPr="00932CBA">
        <w:rPr>
          <w:rFonts w:ascii="Consolas" w:hAnsi="Consolas"/>
          <w:color w:val="80F6A7"/>
          <w:sz w:val="18"/>
          <w:szCs w:val="18"/>
        </w:rPr>
        <w:t>body</w:t>
      </w:r>
      <w:r w:rsidRPr="00932CBA">
        <w:rPr>
          <w:rFonts w:ascii="Consolas" w:hAnsi="Consolas"/>
          <w:color w:val="F9FAF4"/>
          <w:sz w:val="18"/>
          <w:szCs w:val="18"/>
        </w:rPr>
        <w:t>(</w:t>
      </w:r>
      <w:r w:rsidRPr="00932CBA">
        <w:rPr>
          <w:rFonts w:ascii="Consolas" w:hAnsi="Consolas"/>
          <w:color w:val="F3EC79"/>
          <w:sz w:val="18"/>
          <w:szCs w:val="18"/>
        </w:rPr>
        <w:t>obj</w:t>
      </w:r>
      <w:r w:rsidRPr="00932CBA">
        <w:rPr>
          <w:rFonts w:ascii="Consolas" w:hAnsi="Consolas"/>
          <w:color w:val="E6E6FA"/>
          <w:sz w:val="18"/>
          <w:szCs w:val="18"/>
        </w:rPr>
        <w:t>.</w:t>
      </w:r>
      <w:r w:rsidRPr="00932CBA">
        <w:rPr>
          <w:rFonts w:ascii="Consolas" w:hAnsi="Consolas"/>
          <w:color w:val="A7EC21"/>
          <w:sz w:val="18"/>
          <w:szCs w:val="18"/>
        </w:rPr>
        <w:t>toJSONString</w:t>
      </w:r>
      <w:r w:rsidRPr="00932CBA">
        <w:rPr>
          <w:rFonts w:ascii="Consolas" w:hAnsi="Consolas"/>
          <w:color w:val="F9FAF4"/>
          <w:sz w:val="18"/>
          <w:szCs w:val="18"/>
        </w:rPr>
        <w:t>())</w:t>
      </w:r>
      <w:r w:rsidRPr="00932CBA">
        <w:rPr>
          <w:rFonts w:ascii="Consolas" w:hAnsi="Consolas"/>
          <w:color w:val="E6E6FA"/>
          <w:sz w:val="18"/>
          <w:szCs w:val="18"/>
        </w:rPr>
        <w:t>;</w:t>
      </w:r>
      <w:r w:rsidRPr="00932CBA">
        <w:rPr>
          <w:rFonts w:ascii="Consolas" w:hAnsi="Consolas"/>
          <w:color w:val="D9E8F7"/>
          <w:sz w:val="18"/>
          <w:szCs w:val="18"/>
        </w:rPr>
        <w:t xml:space="preserve">  </w:t>
      </w:r>
    </w:p>
    <w:p w14:paraId="3B134E9F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 xml:space="preserve">     </w:t>
      </w:r>
      <w:r w:rsidRPr="00932CBA">
        <w:rPr>
          <w:rFonts w:ascii="Consolas" w:hAnsi="Consolas"/>
          <w:color w:val="808080"/>
          <w:sz w:val="18"/>
          <w:szCs w:val="18"/>
        </w:rPr>
        <w:t xml:space="preserve">/* only </w:t>
      </w:r>
      <w:r w:rsidRPr="00932CBA">
        <w:rPr>
          <w:rFonts w:ascii="Consolas" w:hAnsi="Consolas"/>
          <w:color w:val="808080"/>
          <w:sz w:val="18"/>
          <w:szCs w:val="18"/>
          <w:u w:val="single"/>
        </w:rPr>
        <w:t>endpoint</w:t>
      </w:r>
      <w:r w:rsidRPr="00932CBA">
        <w:rPr>
          <w:rFonts w:ascii="Consolas" w:hAnsi="Consolas"/>
          <w:color w:val="808080"/>
          <w:sz w:val="18"/>
          <w:szCs w:val="18"/>
        </w:rPr>
        <w:t xml:space="preserve"> is going to be modified */</w:t>
      </w:r>
    </w:p>
    <w:p w14:paraId="6EBBF85C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D9E8F7"/>
          <w:sz w:val="18"/>
          <w:szCs w:val="18"/>
        </w:rPr>
        <w:tab/>
      </w:r>
    </w:p>
    <w:p w14:paraId="3C33D004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lastRenderedPageBreak/>
        <w:t xml:space="preserve"> </w:t>
      </w:r>
      <w:r w:rsidRPr="00932CBA">
        <w:rPr>
          <w:rFonts w:ascii="Consolas" w:hAnsi="Consolas"/>
          <w:color w:val="80F2F6"/>
          <w:sz w:val="18"/>
          <w:szCs w:val="18"/>
        </w:rPr>
        <w:t>Response</w:t>
      </w: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F2F200"/>
          <w:sz w:val="18"/>
          <w:szCs w:val="18"/>
        </w:rPr>
        <w:t>rsq</w:t>
      </w:r>
      <w:r w:rsidRPr="00932CBA">
        <w:rPr>
          <w:rFonts w:ascii="Consolas" w:hAnsi="Consolas"/>
          <w:color w:val="E6E6FA"/>
          <w:sz w:val="18"/>
          <w:szCs w:val="18"/>
        </w:rPr>
        <w:t>=</w:t>
      </w:r>
      <w:r w:rsidRPr="00932CBA">
        <w:rPr>
          <w:rFonts w:ascii="Consolas" w:hAnsi="Consolas"/>
          <w:color w:val="D9E8F7"/>
          <w:sz w:val="18"/>
          <w:szCs w:val="18"/>
        </w:rPr>
        <w:tab/>
      </w:r>
      <w:r w:rsidRPr="00932CBA">
        <w:rPr>
          <w:rFonts w:ascii="Consolas" w:hAnsi="Consolas"/>
          <w:color w:val="F3EC79"/>
          <w:sz w:val="18"/>
          <w:szCs w:val="18"/>
        </w:rPr>
        <w:t>rs</w:t>
      </w:r>
      <w:r w:rsidRPr="00932CBA">
        <w:rPr>
          <w:rFonts w:ascii="Consolas" w:hAnsi="Consolas"/>
          <w:color w:val="E6E6FA"/>
          <w:sz w:val="18"/>
          <w:szCs w:val="18"/>
        </w:rPr>
        <w:t>.</w:t>
      </w:r>
      <w:r w:rsidRPr="00932CBA">
        <w:rPr>
          <w:rFonts w:ascii="Consolas" w:hAnsi="Consolas"/>
          <w:color w:val="80F6A7"/>
          <w:sz w:val="18"/>
          <w:szCs w:val="18"/>
        </w:rPr>
        <w:t>put</w:t>
      </w:r>
      <w:r w:rsidRPr="00932CBA">
        <w:rPr>
          <w:rFonts w:ascii="Consolas" w:hAnsi="Consolas"/>
          <w:color w:val="F9FAF4"/>
          <w:sz w:val="18"/>
          <w:szCs w:val="18"/>
        </w:rPr>
        <w:t>(</w:t>
      </w:r>
      <w:r w:rsidRPr="00932CBA">
        <w:rPr>
          <w:rFonts w:ascii="Consolas" w:hAnsi="Consolas"/>
          <w:color w:val="17C6A3"/>
          <w:sz w:val="18"/>
          <w:szCs w:val="18"/>
        </w:rPr>
        <w:t>"http://49.249.28.218:8091/project/NH_PROJ_9972"</w:t>
      </w:r>
      <w:r w:rsidRPr="00932CBA">
        <w:rPr>
          <w:rFonts w:ascii="Consolas" w:hAnsi="Consolas"/>
          <w:color w:val="F9FAF4"/>
          <w:sz w:val="18"/>
          <w:szCs w:val="18"/>
        </w:rPr>
        <w:t>)</w:t>
      </w:r>
      <w:r w:rsidRPr="00932CBA">
        <w:rPr>
          <w:rFonts w:ascii="Consolas" w:hAnsi="Consolas"/>
          <w:color w:val="E6E6FA"/>
          <w:sz w:val="18"/>
          <w:szCs w:val="18"/>
        </w:rPr>
        <w:t>;</w:t>
      </w:r>
    </w:p>
    <w:p w14:paraId="2AC00731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808080"/>
          <w:sz w:val="18"/>
          <w:szCs w:val="18"/>
        </w:rPr>
        <w:t xml:space="preserve">/* we need to change </w:t>
      </w:r>
      <w:r w:rsidRPr="00932CBA">
        <w:rPr>
          <w:rFonts w:ascii="Consolas" w:hAnsi="Consolas"/>
          <w:color w:val="808080"/>
          <w:sz w:val="18"/>
          <w:szCs w:val="18"/>
          <w:u w:val="single"/>
        </w:rPr>
        <w:t>endpoint</w:t>
      </w:r>
      <w:r w:rsidRPr="00932CBA">
        <w:rPr>
          <w:rFonts w:ascii="Consolas" w:hAnsi="Consolas"/>
          <w:color w:val="808080"/>
          <w:sz w:val="18"/>
          <w:szCs w:val="18"/>
        </w:rPr>
        <w:t xml:space="preserve"> and </w:t>
      </w:r>
      <w:r w:rsidRPr="00932CBA">
        <w:rPr>
          <w:rFonts w:ascii="Consolas" w:hAnsi="Consolas"/>
          <w:color w:val="808080"/>
          <w:sz w:val="18"/>
          <w:szCs w:val="18"/>
          <w:u w:val="single"/>
        </w:rPr>
        <w:t>http</w:t>
      </w:r>
      <w:r w:rsidRPr="00932CBA">
        <w:rPr>
          <w:rFonts w:ascii="Consolas" w:hAnsi="Consolas"/>
          <w:color w:val="808080"/>
          <w:sz w:val="18"/>
          <w:szCs w:val="18"/>
        </w:rPr>
        <w:t xml:space="preserve"> method */</w:t>
      </w:r>
    </w:p>
    <w:p w14:paraId="23E09F32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F3EC79"/>
          <w:sz w:val="18"/>
          <w:szCs w:val="18"/>
        </w:rPr>
        <w:t>rsq</w:t>
      </w:r>
      <w:r w:rsidRPr="00932CBA">
        <w:rPr>
          <w:rFonts w:ascii="Consolas" w:hAnsi="Consolas"/>
          <w:color w:val="E6E6FA"/>
          <w:sz w:val="18"/>
          <w:szCs w:val="18"/>
        </w:rPr>
        <w:t>.</w:t>
      </w:r>
      <w:r w:rsidRPr="00932CBA">
        <w:rPr>
          <w:rFonts w:ascii="Consolas" w:hAnsi="Consolas"/>
          <w:color w:val="80F6A7"/>
          <w:sz w:val="18"/>
          <w:szCs w:val="18"/>
        </w:rPr>
        <w:t>then</w:t>
      </w:r>
      <w:r w:rsidRPr="00932CBA">
        <w:rPr>
          <w:rFonts w:ascii="Consolas" w:hAnsi="Consolas"/>
          <w:color w:val="F9FAF4"/>
          <w:sz w:val="18"/>
          <w:szCs w:val="18"/>
        </w:rPr>
        <w:t>()</w:t>
      </w:r>
      <w:r w:rsidRPr="00932CBA">
        <w:rPr>
          <w:rFonts w:ascii="Consolas" w:hAnsi="Consolas"/>
          <w:color w:val="E6E6FA"/>
          <w:sz w:val="18"/>
          <w:szCs w:val="18"/>
        </w:rPr>
        <w:t>.</w:t>
      </w:r>
      <w:r w:rsidRPr="00932CBA">
        <w:rPr>
          <w:rFonts w:ascii="Consolas" w:hAnsi="Consolas"/>
          <w:color w:val="80F6A7"/>
          <w:sz w:val="18"/>
          <w:szCs w:val="18"/>
        </w:rPr>
        <w:t>log</w:t>
      </w:r>
      <w:r w:rsidRPr="00932CBA">
        <w:rPr>
          <w:rFonts w:ascii="Consolas" w:hAnsi="Consolas"/>
          <w:color w:val="F9FAF4"/>
          <w:sz w:val="18"/>
          <w:szCs w:val="18"/>
        </w:rPr>
        <w:t>()</w:t>
      </w:r>
      <w:r w:rsidRPr="00932CBA">
        <w:rPr>
          <w:rFonts w:ascii="Consolas" w:hAnsi="Consolas"/>
          <w:color w:val="E6E6FA"/>
          <w:sz w:val="18"/>
          <w:szCs w:val="18"/>
        </w:rPr>
        <w:t>.</w:t>
      </w:r>
      <w:r w:rsidRPr="00932CBA">
        <w:rPr>
          <w:rFonts w:ascii="Consolas" w:hAnsi="Consolas"/>
          <w:color w:val="80F6A7"/>
          <w:sz w:val="18"/>
          <w:szCs w:val="18"/>
        </w:rPr>
        <w:t>all</w:t>
      </w:r>
      <w:r w:rsidRPr="00932CBA">
        <w:rPr>
          <w:rFonts w:ascii="Consolas" w:hAnsi="Consolas"/>
          <w:color w:val="F9FAF4"/>
          <w:sz w:val="18"/>
          <w:szCs w:val="18"/>
        </w:rPr>
        <w:t>()</w:t>
      </w:r>
      <w:r w:rsidRPr="00932CBA">
        <w:rPr>
          <w:rFonts w:ascii="Consolas" w:hAnsi="Consolas"/>
          <w:color w:val="E6E6FA"/>
          <w:sz w:val="18"/>
          <w:szCs w:val="18"/>
        </w:rPr>
        <w:t>;</w:t>
      </w:r>
    </w:p>
    <w:p w14:paraId="7B480412" w14:textId="77777777" w:rsidR="00236B0F" w:rsidRPr="00932CBA" w:rsidRDefault="00236B0F" w:rsidP="005C76C8">
      <w:pPr>
        <w:pStyle w:val="NormalWeb"/>
        <w:numPr>
          <w:ilvl w:val="0"/>
          <w:numId w:val="4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32CBA">
        <w:rPr>
          <w:rFonts w:ascii="Consolas" w:hAnsi="Consolas"/>
          <w:color w:val="D9E8F7"/>
          <w:sz w:val="18"/>
          <w:szCs w:val="18"/>
        </w:rPr>
        <w:t xml:space="preserve"> </w:t>
      </w:r>
      <w:r w:rsidRPr="00932CBA">
        <w:rPr>
          <w:rFonts w:ascii="Consolas" w:hAnsi="Consolas"/>
          <w:color w:val="808080"/>
          <w:sz w:val="18"/>
          <w:szCs w:val="18"/>
        </w:rPr>
        <w:t>//rsq.then().assertThat().statusCode(200);</w:t>
      </w:r>
    </w:p>
    <w:p w14:paraId="51CC76CC" w14:textId="68AE1FD7" w:rsidR="00851A9A" w:rsidRPr="00FE1727" w:rsidRDefault="00510100" w:rsidP="00851A9A">
      <w:pPr>
        <w:rPr>
          <w:color w:val="FF0000"/>
          <w:lang w:eastAsia="en-IN"/>
        </w:rPr>
      </w:pPr>
      <w:r w:rsidRPr="00FE1727">
        <w:rPr>
          <w:color w:val="FF0000"/>
          <w:lang w:eastAsia="en-IN"/>
        </w:rPr>
        <w:t>PATCH=</w:t>
      </w:r>
    </w:p>
    <w:p w14:paraId="0E6789E9" w14:textId="798E3A0D" w:rsidR="00DE4E71" w:rsidRDefault="00510100" w:rsidP="005C76C8">
      <w:pPr>
        <w:pStyle w:val="ListParagraph"/>
        <w:numPr>
          <w:ilvl w:val="0"/>
          <w:numId w:val="42"/>
        </w:numPr>
        <w:rPr>
          <w:lang w:eastAsia="en-IN"/>
        </w:rPr>
      </w:pPr>
      <w:r>
        <w:rPr>
          <w:lang w:eastAsia="en-IN"/>
        </w:rPr>
        <w:t>FOR PARTIAL UPDATION WE SHOULD GO FOR PATCH REQ</w:t>
      </w:r>
      <w:r w:rsidR="00FE1727">
        <w:rPr>
          <w:lang w:eastAsia="en-IN"/>
        </w:rPr>
        <w:t>UE</w:t>
      </w:r>
      <w:r>
        <w:rPr>
          <w:lang w:eastAsia="en-IN"/>
        </w:rPr>
        <w:t>ST.</w:t>
      </w:r>
    </w:p>
    <w:p w14:paraId="2838281D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C2D70">
        <w:rPr>
          <w:rFonts w:ascii="Consolas" w:hAnsi="Consolas"/>
          <w:color w:val="CC6C1D"/>
          <w:sz w:val="16"/>
          <w:szCs w:val="16"/>
        </w:rPr>
        <w:t>public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CC6C1D"/>
          <w:sz w:val="16"/>
          <w:szCs w:val="16"/>
        </w:rPr>
        <w:t>class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1290C3"/>
          <w:sz w:val="16"/>
          <w:szCs w:val="16"/>
        </w:rPr>
        <w:t>SampleTestPartialUpdationTest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F9FAF4"/>
          <w:sz w:val="16"/>
          <w:szCs w:val="16"/>
        </w:rPr>
        <w:t>{</w:t>
      </w:r>
    </w:p>
    <w:p w14:paraId="39CFFC11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C2D70">
        <w:rPr>
          <w:rFonts w:ascii="Consolas" w:hAnsi="Consolas"/>
          <w:i/>
          <w:iCs/>
          <w:color w:val="A0A0A0"/>
          <w:sz w:val="16"/>
          <w:szCs w:val="16"/>
        </w:rPr>
        <w:t>@Test</w:t>
      </w:r>
    </w:p>
    <w:p w14:paraId="6ECDE8B8" w14:textId="0D24C4CD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C2D70">
        <w:rPr>
          <w:rFonts w:ascii="Consolas" w:hAnsi="Consolas"/>
          <w:color w:val="CCCCCC"/>
          <w:sz w:val="16"/>
          <w:szCs w:val="16"/>
        </w:rPr>
        <w:t xml:space="preserve">        </w:t>
      </w:r>
      <w:r w:rsidRPr="007C2D70">
        <w:rPr>
          <w:rFonts w:ascii="Consolas" w:hAnsi="Consolas"/>
          <w:color w:val="CC6C1D"/>
          <w:sz w:val="16"/>
          <w:szCs w:val="16"/>
        </w:rPr>
        <w:t>public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CC6C1D"/>
          <w:sz w:val="16"/>
          <w:szCs w:val="16"/>
        </w:rPr>
        <w:t>void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1EB540"/>
          <w:sz w:val="16"/>
          <w:szCs w:val="16"/>
        </w:rPr>
        <w:t>getDataFromServer</w:t>
      </w:r>
      <w:r w:rsidRPr="007C2D70">
        <w:rPr>
          <w:rFonts w:ascii="Consolas" w:hAnsi="Consolas"/>
          <w:color w:val="F9FAF4"/>
          <w:sz w:val="16"/>
          <w:szCs w:val="16"/>
        </w:rPr>
        <w:t>()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F9FAF4"/>
          <w:sz w:val="16"/>
          <w:szCs w:val="16"/>
        </w:rPr>
        <w:t>{</w:t>
      </w:r>
    </w:p>
    <w:p w14:paraId="6C65D340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1290C3"/>
          <w:sz w:val="16"/>
          <w:szCs w:val="16"/>
        </w:rPr>
        <w:t>JSONObject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F2F200"/>
          <w:sz w:val="16"/>
          <w:szCs w:val="16"/>
        </w:rPr>
        <w:t>obj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E6E6FA"/>
          <w:sz w:val="16"/>
          <w:szCs w:val="16"/>
        </w:rPr>
        <w:t>=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CC6C1D"/>
          <w:sz w:val="16"/>
          <w:szCs w:val="16"/>
        </w:rPr>
        <w:t>new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A7EC21"/>
          <w:sz w:val="16"/>
          <w:szCs w:val="16"/>
        </w:rPr>
        <w:t>JSONObject</w:t>
      </w:r>
      <w:r w:rsidRPr="007C2D70">
        <w:rPr>
          <w:rFonts w:ascii="Consolas" w:hAnsi="Consolas"/>
          <w:color w:val="F9FAF4"/>
          <w:sz w:val="16"/>
          <w:szCs w:val="16"/>
        </w:rPr>
        <w:t>()</w:t>
      </w:r>
      <w:r w:rsidRPr="007C2D70">
        <w:rPr>
          <w:rFonts w:ascii="Consolas" w:hAnsi="Consolas"/>
          <w:color w:val="E6E6FA"/>
          <w:sz w:val="16"/>
          <w:szCs w:val="16"/>
        </w:rPr>
        <w:t>;</w:t>
      </w:r>
    </w:p>
    <w:p w14:paraId="19663A8F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01E1409E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F3EC79"/>
          <w:sz w:val="16"/>
          <w:szCs w:val="16"/>
          <w:u w:val="single"/>
        </w:rPr>
        <w:t>obj</w:t>
      </w:r>
      <w:r w:rsidRPr="007C2D70">
        <w:rPr>
          <w:rFonts w:ascii="Consolas" w:hAnsi="Consolas"/>
          <w:color w:val="E6E6FA"/>
          <w:sz w:val="16"/>
          <w:szCs w:val="16"/>
          <w:u w:val="single"/>
        </w:rPr>
        <w:t>.</w:t>
      </w:r>
      <w:r w:rsidRPr="007C2D70">
        <w:rPr>
          <w:rFonts w:ascii="Consolas" w:hAnsi="Consolas"/>
          <w:color w:val="A7EC21"/>
          <w:sz w:val="16"/>
          <w:szCs w:val="16"/>
          <w:u w:val="single"/>
        </w:rPr>
        <w:t>put</w:t>
      </w:r>
      <w:r w:rsidRPr="007C2D70">
        <w:rPr>
          <w:rFonts w:ascii="Consolas" w:hAnsi="Consolas"/>
          <w:color w:val="F9FAF4"/>
          <w:sz w:val="16"/>
          <w:szCs w:val="16"/>
          <w:u w:val="single"/>
        </w:rPr>
        <w:t>(</w:t>
      </w:r>
      <w:r w:rsidRPr="007C2D70">
        <w:rPr>
          <w:rFonts w:ascii="Consolas" w:hAnsi="Consolas"/>
          <w:color w:val="17C6A3"/>
          <w:sz w:val="16"/>
          <w:szCs w:val="16"/>
          <w:u w:val="single"/>
        </w:rPr>
        <w:t>"createdBy"</w:t>
      </w:r>
      <w:r w:rsidRPr="007C2D70">
        <w:rPr>
          <w:rFonts w:ascii="Consolas" w:hAnsi="Consolas"/>
          <w:color w:val="E6E6FA"/>
          <w:sz w:val="16"/>
          <w:szCs w:val="16"/>
          <w:u w:val="single"/>
        </w:rPr>
        <w:t>,</w:t>
      </w:r>
      <w:r w:rsidRPr="007C2D70">
        <w:rPr>
          <w:rFonts w:ascii="Consolas" w:hAnsi="Consolas"/>
          <w:color w:val="D9E8F7"/>
          <w:sz w:val="16"/>
          <w:szCs w:val="16"/>
          <w:u w:val="single"/>
        </w:rPr>
        <w:t xml:space="preserve"> </w:t>
      </w:r>
      <w:r w:rsidRPr="007C2D70">
        <w:rPr>
          <w:rFonts w:ascii="Consolas" w:hAnsi="Consolas"/>
          <w:color w:val="17C6A3"/>
          <w:sz w:val="16"/>
          <w:szCs w:val="16"/>
          <w:u w:val="single"/>
        </w:rPr>
        <w:t>"dielan"</w:t>
      </w:r>
      <w:r w:rsidRPr="007C2D70">
        <w:rPr>
          <w:rFonts w:ascii="Consolas" w:hAnsi="Consolas"/>
          <w:color w:val="F9FAF4"/>
          <w:sz w:val="16"/>
          <w:szCs w:val="16"/>
          <w:u w:val="single"/>
        </w:rPr>
        <w:t>)</w:t>
      </w:r>
      <w:r w:rsidRPr="007C2D70">
        <w:rPr>
          <w:rFonts w:ascii="Consolas" w:hAnsi="Consolas"/>
          <w:color w:val="E6E6FA"/>
          <w:sz w:val="16"/>
          <w:szCs w:val="16"/>
        </w:rPr>
        <w:t>;</w:t>
      </w:r>
    </w:p>
    <w:p w14:paraId="39789782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62593337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80F2F6"/>
          <w:sz w:val="16"/>
          <w:szCs w:val="16"/>
        </w:rPr>
        <w:t>RequestSpecification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F2F200"/>
          <w:sz w:val="16"/>
          <w:szCs w:val="16"/>
        </w:rPr>
        <w:t>rs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E6E6FA"/>
          <w:sz w:val="16"/>
          <w:szCs w:val="16"/>
        </w:rPr>
        <w:t>=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1290C3"/>
          <w:sz w:val="16"/>
          <w:szCs w:val="16"/>
        </w:rPr>
        <w:t>RestAssured</w:t>
      </w:r>
      <w:r w:rsidRPr="007C2D70">
        <w:rPr>
          <w:rFonts w:ascii="Consolas" w:hAnsi="Consolas"/>
          <w:color w:val="E6E6FA"/>
          <w:sz w:val="16"/>
          <w:szCs w:val="16"/>
        </w:rPr>
        <w:t>.</w:t>
      </w:r>
      <w:r w:rsidRPr="007C2D70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7C2D70">
        <w:rPr>
          <w:rFonts w:ascii="Consolas" w:hAnsi="Consolas"/>
          <w:color w:val="F9FAF4"/>
          <w:sz w:val="16"/>
          <w:szCs w:val="16"/>
        </w:rPr>
        <w:t>()</w:t>
      </w:r>
      <w:r w:rsidRPr="007C2D70">
        <w:rPr>
          <w:rFonts w:ascii="Consolas" w:hAnsi="Consolas"/>
          <w:color w:val="E6E6FA"/>
          <w:sz w:val="16"/>
          <w:szCs w:val="16"/>
        </w:rPr>
        <w:t>;</w:t>
      </w:r>
    </w:p>
    <w:p w14:paraId="130E9F6C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F3EC79"/>
          <w:sz w:val="16"/>
          <w:szCs w:val="16"/>
        </w:rPr>
        <w:t>rs</w:t>
      </w:r>
      <w:r w:rsidRPr="007C2D70">
        <w:rPr>
          <w:rFonts w:ascii="Consolas" w:hAnsi="Consolas"/>
          <w:color w:val="E6E6FA"/>
          <w:sz w:val="16"/>
          <w:szCs w:val="16"/>
        </w:rPr>
        <w:t>.</w:t>
      </w:r>
      <w:r w:rsidRPr="007C2D70">
        <w:rPr>
          <w:rFonts w:ascii="Consolas" w:hAnsi="Consolas"/>
          <w:color w:val="80F6A7"/>
          <w:sz w:val="16"/>
          <w:szCs w:val="16"/>
        </w:rPr>
        <w:t>contentType</w:t>
      </w:r>
      <w:r w:rsidRPr="007C2D70">
        <w:rPr>
          <w:rFonts w:ascii="Consolas" w:hAnsi="Consolas"/>
          <w:color w:val="F9FAF4"/>
          <w:sz w:val="16"/>
          <w:szCs w:val="16"/>
        </w:rPr>
        <w:t>(</w:t>
      </w:r>
      <w:r w:rsidRPr="007C2D70">
        <w:rPr>
          <w:rFonts w:ascii="Consolas" w:hAnsi="Consolas"/>
          <w:i/>
          <w:iCs/>
          <w:color w:val="CC81BA"/>
          <w:sz w:val="16"/>
          <w:szCs w:val="16"/>
        </w:rPr>
        <w:t>ContentType</w:t>
      </w:r>
      <w:r w:rsidRPr="007C2D70">
        <w:rPr>
          <w:rFonts w:ascii="Consolas" w:hAnsi="Consolas"/>
          <w:color w:val="E6E6FA"/>
          <w:sz w:val="16"/>
          <w:szCs w:val="16"/>
        </w:rPr>
        <w:t>.</w:t>
      </w:r>
      <w:r w:rsidRPr="007C2D70">
        <w:rPr>
          <w:rFonts w:ascii="Consolas" w:hAnsi="Consolas"/>
          <w:b/>
          <w:bCs/>
          <w:i/>
          <w:iCs/>
          <w:color w:val="8DDAF8"/>
          <w:sz w:val="16"/>
          <w:szCs w:val="16"/>
        </w:rPr>
        <w:t>JSON</w:t>
      </w:r>
      <w:r w:rsidRPr="007C2D70">
        <w:rPr>
          <w:rFonts w:ascii="Consolas" w:hAnsi="Consolas"/>
          <w:color w:val="F9FAF4"/>
          <w:sz w:val="16"/>
          <w:szCs w:val="16"/>
        </w:rPr>
        <w:t>)</w:t>
      </w:r>
      <w:r w:rsidRPr="007C2D70">
        <w:rPr>
          <w:rFonts w:ascii="Consolas" w:hAnsi="Consolas"/>
          <w:color w:val="E6E6FA"/>
          <w:sz w:val="16"/>
          <w:szCs w:val="16"/>
        </w:rPr>
        <w:t>;</w:t>
      </w:r>
    </w:p>
    <w:p w14:paraId="3306AEED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F3EC79"/>
          <w:sz w:val="16"/>
          <w:szCs w:val="16"/>
        </w:rPr>
        <w:t>rs</w:t>
      </w:r>
      <w:r w:rsidRPr="007C2D70">
        <w:rPr>
          <w:rFonts w:ascii="Consolas" w:hAnsi="Consolas"/>
          <w:color w:val="E6E6FA"/>
          <w:sz w:val="16"/>
          <w:szCs w:val="16"/>
        </w:rPr>
        <w:t>.</w:t>
      </w:r>
      <w:r w:rsidRPr="007C2D70">
        <w:rPr>
          <w:rFonts w:ascii="Consolas" w:hAnsi="Consolas"/>
          <w:color w:val="80F6A7"/>
          <w:sz w:val="16"/>
          <w:szCs w:val="16"/>
        </w:rPr>
        <w:t>body</w:t>
      </w:r>
      <w:r w:rsidRPr="007C2D70">
        <w:rPr>
          <w:rFonts w:ascii="Consolas" w:hAnsi="Consolas"/>
          <w:color w:val="F9FAF4"/>
          <w:sz w:val="16"/>
          <w:szCs w:val="16"/>
        </w:rPr>
        <w:t>(</w:t>
      </w:r>
      <w:r w:rsidRPr="007C2D70">
        <w:rPr>
          <w:rFonts w:ascii="Consolas" w:hAnsi="Consolas"/>
          <w:color w:val="F3EC79"/>
          <w:sz w:val="16"/>
          <w:szCs w:val="16"/>
        </w:rPr>
        <w:t>obj</w:t>
      </w:r>
      <w:r w:rsidRPr="007C2D70">
        <w:rPr>
          <w:rFonts w:ascii="Consolas" w:hAnsi="Consolas"/>
          <w:color w:val="E6E6FA"/>
          <w:sz w:val="16"/>
          <w:szCs w:val="16"/>
        </w:rPr>
        <w:t>.</w:t>
      </w:r>
      <w:r w:rsidRPr="007C2D70">
        <w:rPr>
          <w:rFonts w:ascii="Consolas" w:hAnsi="Consolas"/>
          <w:color w:val="A7EC21"/>
          <w:sz w:val="16"/>
          <w:szCs w:val="16"/>
        </w:rPr>
        <w:t>toJSONString</w:t>
      </w:r>
      <w:r w:rsidRPr="007C2D70">
        <w:rPr>
          <w:rFonts w:ascii="Consolas" w:hAnsi="Consolas"/>
          <w:color w:val="F9FAF4"/>
          <w:sz w:val="16"/>
          <w:szCs w:val="16"/>
        </w:rPr>
        <w:t>())</w:t>
      </w:r>
      <w:r w:rsidRPr="007C2D70">
        <w:rPr>
          <w:rFonts w:ascii="Consolas" w:hAnsi="Consolas"/>
          <w:color w:val="E6E6FA"/>
          <w:sz w:val="16"/>
          <w:szCs w:val="16"/>
        </w:rPr>
        <w:t>;</w:t>
      </w:r>
    </w:p>
    <w:p w14:paraId="227198E2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7B02E752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80F2F6"/>
          <w:sz w:val="16"/>
          <w:szCs w:val="16"/>
        </w:rPr>
        <w:t>Response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F2F200"/>
          <w:sz w:val="16"/>
          <w:szCs w:val="16"/>
        </w:rPr>
        <w:t>rsq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E6E6FA"/>
          <w:sz w:val="16"/>
          <w:szCs w:val="16"/>
        </w:rPr>
        <w:t>=</w:t>
      </w:r>
      <w:r w:rsidRPr="007C2D70">
        <w:rPr>
          <w:rFonts w:ascii="Consolas" w:hAnsi="Consolas"/>
          <w:color w:val="D9E8F7"/>
          <w:sz w:val="16"/>
          <w:szCs w:val="16"/>
        </w:rPr>
        <w:t xml:space="preserve"> </w:t>
      </w:r>
      <w:r w:rsidRPr="007C2D70">
        <w:rPr>
          <w:rFonts w:ascii="Consolas" w:hAnsi="Consolas"/>
          <w:color w:val="F3EC79"/>
          <w:sz w:val="16"/>
          <w:szCs w:val="16"/>
        </w:rPr>
        <w:t>rs</w:t>
      </w:r>
      <w:r w:rsidRPr="007C2D70">
        <w:rPr>
          <w:rFonts w:ascii="Consolas" w:hAnsi="Consolas"/>
          <w:color w:val="E6E6FA"/>
          <w:sz w:val="16"/>
          <w:szCs w:val="16"/>
        </w:rPr>
        <w:t>.</w:t>
      </w:r>
      <w:r w:rsidRPr="007C2D70">
        <w:rPr>
          <w:rFonts w:ascii="Consolas" w:hAnsi="Consolas"/>
          <w:color w:val="80F6A7"/>
          <w:sz w:val="16"/>
          <w:szCs w:val="16"/>
        </w:rPr>
        <w:t>patch</w:t>
      </w:r>
      <w:r w:rsidRPr="007C2D70">
        <w:rPr>
          <w:rFonts w:ascii="Consolas" w:hAnsi="Consolas"/>
          <w:color w:val="F9FAF4"/>
          <w:sz w:val="16"/>
          <w:szCs w:val="16"/>
        </w:rPr>
        <w:t>(</w:t>
      </w:r>
      <w:r w:rsidRPr="007C2D70">
        <w:rPr>
          <w:rFonts w:ascii="Consolas" w:hAnsi="Consolas"/>
          <w:color w:val="17C6A3"/>
          <w:sz w:val="16"/>
          <w:szCs w:val="16"/>
        </w:rPr>
        <w:t>"http://49.249.28.218:8091/project/NH_PROJ_9972"</w:t>
      </w:r>
      <w:r w:rsidRPr="007C2D70">
        <w:rPr>
          <w:rFonts w:ascii="Consolas" w:hAnsi="Consolas"/>
          <w:color w:val="F9FAF4"/>
          <w:sz w:val="16"/>
          <w:szCs w:val="16"/>
        </w:rPr>
        <w:t>)</w:t>
      </w:r>
      <w:r w:rsidRPr="007C2D70">
        <w:rPr>
          <w:rFonts w:ascii="Consolas" w:hAnsi="Consolas"/>
          <w:color w:val="E6E6FA"/>
          <w:sz w:val="16"/>
          <w:szCs w:val="16"/>
        </w:rPr>
        <w:t>;</w:t>
      </w:r>
    </w:p>
    <w:p w14:paraId="39713119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46754CBF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F3EC79"/>
          <w:sz w:val="16"/>
          <w:szCs w:val="16"/>
        </w:rPr>
        <w:t>rsq</w:t>
      </w:r>
      <w:r w:rsidRPr="007C2D70">
        <w:rPr>
          <w:rFonts w:ascii="Consolas" w:hAnsi="Consolas"/>
          <w:color w:val="E6E6FA"/>
          <w:sz w:val="16"/>
          <w:szCs w:val="16"/>
        </w:rPr>
        <w:t>.</w:t>
      </w:r>
      <w:r w:rsidRPr="007C2D70">
        <w:rPr>
          <w:rFonts w:ascii="Consolas" w:hAnsi="Consolas"/>
          <w:color w:val="80F6A7"/>
          <w:sz w:val="16"/>
          <w:szCs w:val="16"/>
        </w:rPr>
        <w:t>then</w:t>
      </w:r>
      <w:r w:rsidRPr="007C2D70">
        <w:rPr>
          <w:rFonts w:ascii="Consolas" w:hAnsi="Consolas"/>
          <w:color w:val="F9FAF4"/>
          <w:sz w:val="16"/>
          <w:szCs w:val="16"/>
        </w:rPr>
        <w:t>()</w:t>
      </w:r>
      <w:r w:rsidRPr="007C2D70">
        <w:rPr>
          <w:rFonts w:ascii="Consolas" w:hAnsi="Consolas"/>
          <w:color w:val="E6E6FA"/>
          <w:sz w:val="16"/>
          <w:szCs w:val="16"/>
        </w:rPr>
        <w:t>.</w:t>
      </w:r>
      <w:r w:rsidRPr="007C2D70">
        <w:rPr>
          <w:rFonts w:ascii="Consolas" w:hAnsi="Consolas"/>
          <w:color w:val="80F6A7"/>
          <w:sz w:val="16"/>
          <w:szCs w:val="16"/>
        </w:rPr>
        <w:t>log</w:t>
      </w:r>
      <w:r w:rsidRPr="007C2D70">
        <w:rPr>
          <w:rFonts w:ascii="Consolas" w:hAnsi="Consolas"/>
          <w:color w:val="F9FAF4"/>
          <w:sz w:val="16"/>
          <w:szCs w:val="16"/>
        </w:rPr>
        <w:t>()</w:t>
      </w:r>
      <w:r w:rsidRPr="007C2D70">
        <w:rPr>
          <w:rFonts w:ascii="Consolas" w:hAnsi="Consolas"/>
          <w:color w:val="E6E6FA"/>
          <w:sz w:val="16"/>
          <w:szCs w:val="16"/>
        </w:rPr>
        <w:t>.</w:t>
      </w:r>
      <w:r w:rsidRPr="007C2D70">
        <w:rPr>
          <w:rFonts w:ascii="Consolas" w:hAnsi="Consolas"/>
          <w:color w:val="80F6A7"/>
          <w:sz w:val="16"/>
          <w:szCs w:val="16"/>
        </w:rPr>
        <w:t>all</w:t>
      </w:r>
      <w:r w:rsidRPr="007C2D70">
        <w:rPr>
          <w:rFonts w:ascii="Consolas" w:hAnsi="Consolas"/>
          <w:color w:val="F9FAF4"/>
          <w:sz w:val="16"/>
          <w:szCs w:val="16"/>
        </w:rPr>
        <w:t>()</w:t>
      </w:r>
      <w:r w:rsidRPr="007C2D70">
        <w:rPr>
          <w:rFonts w:ascii="Consolas" w:hAnsi="Consolas"/>
          <w:color w:val="E6E6FA"/>
          <w:sz w:val="16"/>
          <w:szCs w:val="16"/>
        </w:rPr>
        <w:t>;</w:t>
      </w:r>
    </w:p>
    <w:p w14:paraId="1D0E0BDD" w14:textId="77777777" w:rsidR="007C2D70" w:rsidRPr="007C2D70" w:rsidRDefault="007C2D70" w:rsidP="005C76C8">
      <w:pPr>
        <w:pStyle w:val="NormalWeb"/>
        <w:numPr>
          <w:ilvl w:val="0"/>
          <w:numId w:val="4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D9E8F7"/>
          <w:sz w:val="16"/>
          <w:szCs w:val="16"/>
        </w:rPr>
        <w:tab/>
      </w:r>
      <w:r w:rsidRPr="007C2D70">
        <w:rPr>
          <w:rFonts w:ascii="Consolas" w:hAnsi="Consolas"/>
          <w:color w:val="F3EC79"/>
          <w:sz w:val="16"/>
          <w:szCs w:val="16"/>
        </w:rPr>
        <w:t>rsq</w:t>
      </w:r>
      <w:r w:rsidRPr="007C2D70">
        <w:rPr>
          <w:rFonts w:ascii="Consolas" w:hAnsi="Consolas"/>
          <w:color w:val="E6E6FA"/>
          <w:sz w:val="16"/>
          <w:szCs w:val="16"/>
        </w:rPr>
        <w:t>.</w:t>
      </w:r>
      <w:r w:rsidRPr="007C2D70">
        <w:rPr>
          <w:rFonts w:ascii="Consolas" w:hAnsi="Consolas"/>
          <w:color w:val="80F6A7"/>
          <w:sz w:val="16"/>
          <w:szCs w:val="16"/>
        </w:rPr>
        <w:t>then</w:t>
      </w:r>
      <w:r w:rsidRPr="007C2D70">
        <w:rPr>
          <w:rFonts w:ascii="Consolas" w:hAnsi="Consolas"/>
          <w:color w:val="F9FAF4"/>
          <w:sz w:val="16"/>
          <w:szCs w:val="16"/>
        </w:rPr>
        <w:t>()</w:t>
      </w:r>
      <w:r w:rsidRPr="007C2D70">
        <w:rPr>
          <w:rFonts w:ascii="Consolas" w:hAnsi="Consolas"/>
          <w:color w:val="E6E6FA"/>
          <w:sz w:val="16"/>
          <w:szCs w:val="16"/>
        </w:rPr>
        <w:t>.</w:t>
      </w:r>
      <w:r w:rsidRPr="007C2D70">
        <w:rPr>
          <w:rFonts w:ascii="Consolas" w:hAnsi="Consolas"/>
          <w:color w:val="80F6A7"/>
          <w:sz w:val="16"/>
          <w:szCs w:val="16"/>
        </w:rPr>
        <w:t>assertThat</w:t>
      </w:r>
      <w:r w:rsidRPr="007C2D70">
        <w:rPr>
          <w:rFonts w:ascii="Consolas" w:hAnsi="Consolas"/>
          <w:color w:val="F9FAF4"/>
          <w:sz w:val="16"/>
          <w:szCs w:val="16"/>
        </w:rPr>
        <w:t>()</w:t>
      </w:r>
      <w:r w:rsidRPr="007C2D70">
        <w:rPr>
          <w:rFonts w:ascii="Consolas" w:hAnsi="Consolas"/>
          <w:color w:val="E6E6FA"/>
          <w:sz w:val="16"/>
          <w:szCs w:val="16"/>
        </w:rPr>
        <w:t>.</w:t>
      </w:r>
      <w:r w:rsidRPr="007C2D70">
        <w:rPr>
          <w:rFonts w:ascii="Consolas" w:hAnsi="Consolas"/>
          <w:color w:val="80F6A7"/>
          <w:sz w:val="16"/>
          <w:szCs w:val="16"/>
        </w:rPr>
        <w:t>statusCode</w:t>
      </w:r>
      <w:r w:rsidRPr="007C2D70">
        <w:rPr>
          <w:rFonts w:ascii="Consolas" w:hAnsi="Consolas"/>
          <w:color w:val="F9FAF4"/>
          <w:sz w:val="16"/>
          <w:szCs w:val="16"/>
        </w:rPr>
        <w:t>(</w:t>
      </w:r>
      <w:r w:rsidRPr="007C2D70">
        <w:rPr>
          <w:rFonts w:ascii="Consolas" w:hAnsi="Consolas"/>
          <w:color w:val="6897BB"/>
          <w:sz w:val="16"/>
          <w:szCs w:val="16"/>
        </w:rPr>
        <w:t>200</w:t>
      </w:r>
      <w:r w:rsidRPr="007C2D70">
        <w:rPr>
          <w:rFonts w:ascii="Consolas" w:hAnsi="Consolas"/>
          <w:color w:val="F9FAF4"/>
          <w:sz w:val="16"/>
          <w:szCs w:val="16"/>
        </w:rPr>
        <w:t>)</w:t>
      </w:r>
      <w:r w:rsidRPr="007C2D70">
        <w:rPr>
          <w:rFonts w:ascii="Consolas" w:hAnsi="Consolas"/>
          <w:color w:val="E6E6FA"/>
          <w:sz w:val="16"/>
          <w:szCs w:val="16"/>
        </w:rPr>
        <w:t>;</w:t>
      </w:r>
    </w:p>
    <w:p w14:paraId="5F24888D" w14:textId="5BC09953" w:rsidR="007C2D70" w:rsidRDefault="004D47B7" w:rsidP="007C2D70">
      <w:pPr>
        <w:rPr>
          <w:lang w:eastAsia="en-IN"/>
        </w:rPr>
      </w:pPr>
      <w:r>
        <w:rPr>
          <w:lang w:eastAsia="en-IN"/>
        </w:rPr>
        <w:t>EXAMPLE=</w:t>
      </w:r>
    </w:p>
    <w:p w14:paraId="170C4072" w14:textId="77460CCE" w:rsidR="004D47B7" w:rsidRDefault="004D47B7" w:rsidP="007C2D70">
      <w:pPr>
        <w:rPr>
          <w:lang w:eastAsia="en-IN"/>
        </w:rPr>
      </w:pPr>
      <w:r>
        <w:rPr>
          <w:lang w:eastAsia="en-IN"/>
        </w:rPr>
        <w:t xml:space="preserve">CREATING A/C WITH INSTAGRAM , ITLL ASK LOT OF </w:t>
      </w:r>
      <w:r w:rsidR="00196B85">
        <w:rPr>
          <w:lang w:eastAsia="en-IN"/>
        </w:rPr>
        <w:t xml:space="preserve">INFO AT THE TIME IF YOU MODIFY MOBILE NUMBER WE SHOULD GO FOR PATCH , IF USE PUT GIVE ALL THE INFORMATION FROM STARTING </w:t>
      </w:r>
      <w:r w:rsidR="00A177E2">
        <w:rPr>
          <w:lang w:eastAsia="en-IN"/>
        </w:rPr>
        <w:t>.</w:t>
      </w:r>
    </w:p>
    <w:p w14:paraId="41E4A9AA" w14:textId="42BDE6F5" w:rsidR="00A177E2" w:rsidRDefault="00A177E2" w:rsidP="007C2D70">
      <w:pPr>
        <w:rPr>
          <w:lang w:eastAsia="en-IN"/>
        </w:rPr>
      </w:pPr>
      <w:r>
        <w:rPr>
          <w:lang w:eastAsia="en-IN"/>
        </w:rPr>
        <w:t>DELETE DATA=</w:t>
      </w:r>
    </w:p>
    <w:p w14:paraId="20E7739F" w14:textId="77777777" w:rsidR="00BF6B01" w:rsidRDefault="004B2068" w:rsidP="004B2068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B2068">
        <w:rPr>
          <w:rFonts w:ascii="Consolas" w:hAnsi="Consolas"/>
          <w:color w:val="CCCCCC"/>
          <w:sz w:val="16"/>
          <w:szCs w:val="16"/>
        </w:rPr>
        <w:t xml:space="preserve"> </w:t>
      </w:r>
      <w:r w:rsidRPr="004B2068">
        <w:rPr>
          <w:rFonts w:ascii="Consolas" w:hAnsi="Consolas"/>
          <w:i/>
          <w:iCs/>
          <w:color w:val="A0A0A0"/>
          <w:sz w:val="16"/>
          <w:szCs w:val="16"/>
        </w:rPr>
        <w:t>@Test</w:t>
      </w:r>
      <w:r w:rsidRPr="004B2068">
        <w:rPr>
          <w:rFonts w:ascii="Consolas" w:hAnsi="Consolas"/>
          <w:color w:val="CCCCCC"/>
          <w:sz w:val="16"/>
          <w:szCs w:val="16"/>
        </w:rPr>
        <w:t xml:space="preserve">  </w:t>
      </w:r>
    </w:p>
    <w:p w14:paraId="68FF14FD" w14:textId="7367E9B8" w:rsidR="004B2068" w:rsidRPr="004B2068" w:rsidRDefault="00BF6B01" w:rsidP="004B2068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CCCCCC"/>
          <w:sz w:val="16"/>
          <w:szCs w:val="16"/>
        </w:rPr>
        <w:t xml:space="preserve">      </w:t>
      </w:r>
      <w:r w:rsidR="004B2068" w:rsidRPr="004B2068">
        <w:rPr>
          <w:rFonts w:ascii="Consolas" w:hAnsi="Consolas"/>
          <w:color w:val="CC6C1D"/>
          <w:sz w:val="16"/>
          <w:szCs w:val="16"/>
        </w:rPr>
        <w:t>public</w:t>
      </w:r>
      <w:r w:rsidR="004B2068" w:rsidRPr="004B2068">
        <w:rPr>
          <w:rFonts w:ascii="Consolas" w:hAnsi="Consolas"/>
          <w:color w:val="D9E8F7"/>
          <w:sz w:val="16"/>
          <w:szCs w:val="16"/>
        </w:rPr>
        <w:t xml:space="preserve"> </w:t>
      </w:r>
      <w:r w:rsidR="004B2068" w:rsidRPr="004B2068">
        <w:rPr>
          <w:rFonts w:ascii="Consolas" w:hAnsi="Consolas"/>
          <w:color w:val="CC6C1D"/>
          <w:sz w:val="16"/>
          <w:szCs w:val="16"/>
        </w:rPr>
        <w:t>void</w:t>
      </w:r>
      <w:r w:rsidR="004B2068" w:rsidRPr="004B2068">
        <w:rPr>
          <w:rFonts w:ascii="Consolas" w:hAnsi="Consolas"/>
          <w:color w:val="D9E8F7"/>
          <w:sz w:val="16"/>
          <w:szCs w:val="16"/>
        </w:rPr>
        <w:t xml:space="preserve"> </w:t>
      </w:r>
      <w:r w:rsidR="004B2068" w:rsidRPr="004B2068">
        <w:rPr>
          <w:rFonts w:ascii="Consolas" w:hAnsi="Consolas"/>
          <w:color w:val="1EB540"/>
          <w:sz w:val="16"/>
          <w:szCs w:val="16"/>
        </w:rPr>
        <w:t>deleteDataFromServer</w:t>
      </w:r>
      <w:r w:rsidR="004B2068" w:rsidRPr="004B2068">
        <w:rPr>
          <w:rFonts w:ascii="Consolas" w:hAnsi="Consolas"/>
          <w:color w:val="F9FAF4"/>
          <w:sz w:val="16"/>
          <w:szCs w:val="16"/>
        </w:rPr>
        <w:t>()</w:t>
      </w:r>
      <w:r w:rsidR="004B2068" w:rsidRPr="004B2068">
        <w:rPr>
          <w:rFonts w:ascii="Consolas" w:hAnsi="Consolas"/>
          <w:color w:val="D9E8F7"/>
          <w:sz w:val="16"/>
          <w:szCs w:val="16"/>
        </w:rPr>
        <w:t xml:space="preserve"> </w:t>
      </w:r>
      <w:r w:rsidR="004B2068" w:rsidRPr="004B2068">
        <w:rPr>
          <w:rFonts w:ascii="Consolas" w:hAnsi="Consolas"/>
          <w:color w:val="F9FAF4"/>
          <w:sz w:val="16"/>
          <w:szCs w:val="16"/>
        </w:rPr>
        <w:t>{</w:t>
      </w:r>
    </w:p>
    <w:p w14:paraId="1CD52007" w14:textId="77777777" w:rsidR="004B2068" w:rsidRPr="004B2068" w:rsidRDefault="004B2068" w:rsidP="004B206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B2068">
        <w:rPr>
          <w:rFonts w:ascii="Consolas" w:hAnsi="Consolas"/>
          <w:color w:val="D9E8F7"/>
          <w:sz w:val="16"/>
          <w:szCs w:val="16"/>
        </w:rPr>
        <w:tab/>
      </w:r>
      <w:r w:rsidRPr="004B2068">
        <w:rPr>
          <w:rFonts w:ascii="Consolas" w:hAnsi="Consolas"/>
          <w:color w:val="80F2F6"/>
          <w:sz w:val="16"/>
          <w:szCs w:val="16"/>
        </w:rPr>
        <w:t>Response</w:t>
      </w:r>
      <w:r w:rsidRPr="004B2068">
        <w:rPr>
          <w:rFonts w:ascii="Consolas" w:hAnsi="Consolas"/>
          <w:color w:val="D9E8F7"/>
          <w:sz w:val="16"/>
          <w:szCs w:val="16"/>
        </w:rPr>
        <w:t xml:space="preserve"> </w:t>
      </w:r>
      <w:r w:rsidRPr="004B2068">
        <w:rPr>
          <w:rFonts w:ascii="Consolas" w:hAnsi="Consolas"/>
          <w:color w:val="F2F200"/>
          <w:sz w:val="16"/>
          <w:szCs w:val="16"/>
        </w:rPr>
        <w:t>resp</w:t>
      </w:r>
      <w:r w:rsidRPr="004B2068">
        <w:rPr>
          <w:rFonts w:ascii="Consolas" w:hAnsi="Consolas"/>
          <w:color w:val="E6E6FA"/>
          <w:sz w:val="16"/>
          <w:szCs w:val="16"/>
        </w:rPr>
        <w:t>=</w:t>
      </w:r>
      <w:r w:rsidRPr="004B2068">
        <w:rPr>
          <w:rFonts w:ascii="Consolas" w:hAnsi="Consolas"/>
          <w:color w:val="D9E8F7"/>
          <w:sz w:val="16"/>
          <w:szCs w:val="16"/>
        </w:rPr>
        <w:tab/>
      </w:r>
      <w:r w:rsidRPr="004B2068">
        <w:rPr>
          <w:rFonts w:ascii="Consolas" w:hAnsi="Consolas"/>
          <w:color w:val="1290C3"/>
          <w:sz w:val="16"/>
          <w:szCs w:val="16"/>
        </w:rPr>
        <w:t>RestAssured</w:t>
      </w:r>
      <w:r w:rsidRPr="004B2068">
        <w:rPr>
          <w:rFonts w:ascii="Consolas" w:hAnsi="Consolas"/>
          <w:color w:val="E6E6FA"/>
          <w:sz w:val="16"/>
          <w:szCs w:val="16"/>
        </w:rPr>
        <w:t>.</w:t>
      </w:r>
      <w:r w:rsidRPr="004B2068">
        <w:rPr>
          <w:rFonts w:ascii="Consolas" w:hAnsi="Consolas"/>
          <w:i/>
          <w:iCs/>
          <w:color w:val="96EC3F"/>
          <w:sz w:val="16"/>
          <w:szCs w:val="16"/>
        </w:rPr>
        <w:t>delete</w:t>
      </w:r>
      <w:r w:rsidRPr="004B2068">
        <w:rPr>
          <w:rFonts w:ascii="Consolas" w:hAnsi="Consolas"/>
          <w:color w:val="F9FAF4"/>
          <w:sz w:val="16"/>
          <w:szCs w:val="16"/>
        </w:rPr>
        <w:t>(</w:t>
      </w:r>
      <w:r w:rsidRPr="004B2068">
        <w:rPr>
          <w:rFonts w:ascii="Consolas" w:hAnsi="Consolas"/>
          <w:color w:val="17C6A3"/>
          <w:sz w:val="16"/>
          <w:szCs w:val="16"/>
        </w:rPr>
        <w:t>"http://49.249.28.218:8091/project/NH_1071"</w:t>
      </w:r>
      <w:r w:rsidRPr="004B2068">
        <w:rPr>
          <w:rFonts w:ascii="Consolas" w:hAnsi="Consolas"/>
          <w:color w:val="F9FAF4"/>
          <w:sz w:val="16"/>
          <w:szCs w:val="16"/>
        </w:rPr>
        <w:t>)</w:t>
      </w:r>
      <w:r w:rsidRPr="004B2068">
        <w:rPr>
          <w:rFonts w:ascii="Consolas" w:hAnsi="Consolas"/>
          <w:color w:val="E6E6FA"/>
          <w:sz w:val="16"/>
          <w:szCs w:val="16"/>
        </w:rPr>
        <w:t>;</w:t>
      </w:r>
    </w:p>
    <w:p w14:paraId="592E6733" w14:textId="44C4AACD" w:rsidR="004B2068" w:rsidRPr="004B2068" w:rsidRDefault="004B2068" w:rsidP="00BF6B0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B2068">
        <w:rPr>
          <w:rFonts w:ascii="Consolas" w:hAnsi="Consolas"/>
          <w:color w:val="D9E8F7"/>
          <w:sz w:val="16"/>
          <w:szCs w:val="16"/>
        </w:rPr>
        <w:t xml:space="preserve">             </w:t>
      </w:r>
      <w:r w:rsidRPr="004B2068">
        <w:rPr>
          <w:rFonts w:ascii="Consolas" w:hAnsi="Consolas"/>
          <w:color w:val="808080"/>
          <w:sz w:val="16"/>
          <w:szCs w:val="16"/>
        </w:rPr>
        <w:t xml:space="preserve">/* we can had delete write at here </w:t>
      </w:r>
      <w:r w:rsidRPr="004B2068">
        <w:rPr>
          <w:rFonts w:ascii="Consolas" w:hAnsi="Consolas"/>
          <w:color w:val="808080"/>
          <w:sz w:val="16"/>
          <w:szCs w:val="16"/>
          <w:u w:val="single"/>
        </w:rPr>
        <w:t>bcouse</w:t>
      </w:r>
      <w:r w:rsidRPr="004B2068">
        <w:rPr>
          <w:rFonts w:ascii="Consolas" w:hAnsi="Consolas"/>
          <w:color w:val="808080"/>
          <w:sz w:val="16"/>
          <w:szCs w:val="16"/>
        </w:rPr>
        <w:t xml:space="preserve"> </w:t>
      </w:r>
      <w:r w:rsidRPr="004B2068">
        <w:rPr>
          <w:rFonts w:ascii="Consolas" w:hAnsi="Consolas"/>
          <w:color w:val="808080"/>
          <w:sz w:val="16"/>
          <w:szCs w:val="16"/>
          <w:u w:val="single"/>
        </w:rPr>
        <w:t>rs</w:t>
      </w:r>
      <w:r w:rsidRPr="004B2068">
        <w:rPr>
          <w:rFonts w:ascii="Consolas" w:hAnsi="Consolas"/>
          <w:color w:val="808080"/>
          <w:sz w:val="16"/>
          <w:szCs w:val="16"/>
        </w:rPr>
        <w:t xml:space="preserve"> class includes all </w:t>
      </w:r>
      <w:r w:rsidRPr="004B2068">
        <w:rPr>
          <w:rFonts w:ascii="Consolas" w:hAnsi="Consolas"/>
          <w:color w:val="808080"/>
          <w:sz w:val="16"/>
          <w:szCs w:val="16"/>
          <w:u w:val="single"/>
        </w:rPr>
        <w:t>http</w:t>
      </w:r>
      <w:r w:rsidRPr="004B2068">
        <w:rPr>
          <w:rFonts w:ascii="Consolas" w:hAnsi="Consolas"/>
          <w:color w:val="808080"/>
          <w:sz w:val="16"/>
          <w:szCs w:val="16"/>
        </w:rPr>
        <w:t xml:space="preserve"> </w:t>
      </w:r>
      <w:r w:rsidRPr="004B2068">
        <w:rPr>
          <w:rFonts w:ascii="Consolas" w:hAnsi="Consolas"/>
          <w:color w:val="808080"/>
          <w:sz w:val="16"/>
          <w:szCs w:val="16"/>
          <w:u w:val="single"/>
        </w:rPr>
        <w:t>mehtods</w:t>
      </w:r>
      <w:r w:rsidRPr="004B2068">
        <w:rPr>
          <w:rFonts w:ascii="Consolas" w:hAnsi="Consolas"/>
          <w:color w:val="808080"/>
          <w:sz w:val="16"/>
          <w:szCs w:val="16"/>
        </w:rPr>
        <w:t>*</w:t>
      </w:r>
    </w:p>
    <w:p w14:paraId="1BEE7601" w14:textId="66BC4610" w:rsidR="004B2068" w:rsidRPr="004B2068" w:rsidRDefault="004B2068" w:rsidP="00BC0C2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B2068">
        <w:rPr>
          <w:rFonts w:ascii="Consolas" w:hAnsi="Consolas"/>
          <w:color w:val="D9E8F7"/>
          <w:sz w:val="16"/>
          <w:szCs w:val="16"/>
        </w:rPr>
        <w:tab/>
      </w:r>
      <w:r w:rsidRPr="004B2068">
        <w:rPr>
          <w:rFonts w:ascii="Consolas" w:hAnsi="Consolas"/>
          <w:color w:val="F3EC79"/>
          <w:sz w:val="16"/>
          <w:szCs w:val="16"/>
        </w:rPr>
        <w:t>resp</w:t>
      </w:r>
      <w:r w:rsidRPr="004B2068">
        <w:rPr>
          <w:rFonts w:ascii="Consolas" w:hAnsi="Consolas"/>
          <w:color w:val="E6E6FA"/>
          <w:sz w:val="16"/>
          <w:szCs w:val="16"/>
        </w:rPr>
        <w:t>.</w:t>
      </w:r>
      <w:r w:rsidRPr="004B2068">
        <w:rPr>
          <w:rFonts w:ascii="Consolas" w:hAnsi="Consolas"/>
          <w:color w:val="80F6A7"/>
          <w:sz w:val="16"/>
          <w:szCs w:val="16"/>
        </w:rPr>
        <w:t>then</w:t>
      </w:r>
      <w:r w:rsidRPr="004B2068">
        <w:rPr>
          <w:rFonts w:ascii="Consolas" w:hAnsi="Consolas"/>
          <w:color w:val="F9FAF4"/>
          <w:sz w:val="16"/>
          <w:szCs w:val="16"/>
        </w:rPr>
        <w:t>()</w:t>
      </w:r>
      <w:r w:rsidRPr="004B2068">
        <w:rPr>
          <w:rFonts w:ascii="Consolas" w:hAnsi="Consolas"/>
          <w:color w:val="E6E6FA"/>
          <w:sz w:val="16"/>
          <w:szCs w:val="16"/>
        </w:rPr>
        <w:t>.</w:t>
      </w:r>
      <w:r w:rsidRPr="004B2068">
        <w:rPr>
          <w:rFonts w:ascii="Consolas" w:hAnsi="Consolas"/>
          <w:color w:val="80F6A7"/>
          <w:sz w:val="16"/>
          <w:szCs w:val="16"/>
        </w:rPr>
        <w:t>assertThat</w:t>
      </w:r>
      <w:r w:rsidRPr="004B2068">
        <w:rPr>
          <w:rFonts w:ascii="Consolas" w:hAnsi="Consolas"/>
          <w:color w:val="F9FAF4"/>
          <w:sz w:val="16"/>
          <w:szCs w:val="16"/>
        </w:rPr>
        <w:t>()</w:t>
      </w:r>
      <w:r w:rsidRPr="004B2068">
        <w:rPr>
          <w:rFonts w:ascii="Consolas" w:hAnsi="Consolas"/>
          <w:color w:val="E6E6FA"/>
          <w:sz w:val="16"/>
          <w:szCs w:val="16"/>
        </w:rPr>
        <w:t>.</w:t>
      </w:r>
      <w:r w:rsidRPr="004B2068">
        <w:rPr>
          <w:rFonts w:ascii="Consolas" w:hAnsi="Consolas"/>
          <w:color w:val="80F6A7"/>
          <w:sz w:val="16"/>
          <w:szCs w:val="16"/>
        </w:rPr>
        <w:t>statusCode</w:t>
      </w:r>
      <w:r w:rsidRPr="004B2068">
        <w:rPr>
          <w:rFonts w:ascii="Consolas" w:hAnsi="Consolas"/>
          <w:color w:val="F9FAF4"/>
          <w:sz w:val="16"/>
          <w:szCs w:val="16"/>
        </w:rPr>
        <w:t>(</w:t>
      </w:r>
      <w:r w:rsidRPr="004B2068">
        <w:rPr>
          <w:rFonts w:ascii="Consolas" w:hAnsi="Consolas"/>
          <w:color w:val="6897BB"/>
          <w:sz w:val="16"/>
          <w:szCs w:val="16"/>
        </w:rPr>
        <w:t>204</w:t>
      </w:r>
      <w:r w:rsidRPr="004B2068">
        <w:rPr>
          <w:rFonts w:ascii="Consolas" w:hAnsi="Consolas"/>
          <w:color w:val="F9FAF4"/>
          <w:sz w:val="16"/>
          <w:szCs w:val="16"/>
        </w:rPr>
        <w:t>)</w:t>
      </w:r>
      <w:r w:rsidRPr="004B2068">
        <w:rPr>
          <w:rFonts w:ascii="Consolas" w:hAnsi="Consolas"/>
          <w:color w:val="E6E6FA"/>
          <w:sz w:val="16"/>
          <w:szCs w:val="16"/>
        </w:rPr>
        <w:t>;</w:t>
      </w:r>
    </w:p>
    <w:p w14:paraId="2631CF71" w14:textId="77777777" w:rsidR="004B2068" w:rsidRPr="004B2068" w:rsidRDefault="004B2068" w:rsidP="004B206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B2068">
        <w:rPr>
          <w:rFonts w:ascii="Consolas" w:hAnsi="Consolas"/>
          <w:color w:val="D9E8F7"/>
          <w:sz w:val="16"/>
          <w:szCs w:val="16"/>
        </w:rPr>
        <w:tab/>
      </w:r>
      <w:r w:rsidRPr="004B2068">
        <w:rPr>
          <w:rFonts w:ascii="Consolas" w:hAnsi="Consolas"/>
          <w:color w:val="F3EC79"/>
          <w:sz w:val="16"/>
          <w:szCs w:val="16"/>
        </w:rPr>
        <w:t>resp</w:t>
      </w:r>
      <w:r w:rsidRPr="004B2068">
        <w:rPr>
          <w:rFonts w:ascii="Consolas" w:hAnsi="Consolas"/>
          <w:color w:val="E6E6FA"/>
          <w:sz w:val="16"/>
          <w:szCs w:val="16"/>
        </w:rPr>
        <w:t>.</w:t>
      </w:r>
      <w:r w:rsidRPr="004B2068">
        <w:rPr>
          <w:rFonts w:ascii="Consolas" w:hAnsi="Consolas"/>
          <w:color w:val="80F6A7"/>
          <w:sz w:val="16"/>
          <w:szCs w:val="16"/>
        </w:rPr>
        <w:t>then</w:t>
      </w:r>
      <w:r w:rsidRPr="004B2068">
        <w:rPr>
          <w:rFonts w:ascii="Consolas" w:hAnsi="Consolas"/>
          <w:color w:val="F9FAF4"/>
          <w:sz w:val="16"/>
          <w:szCs w:val="16"/>
        </w:rPr>
        <w:t>()</w:t>
      </w:r>
      <w:r w:rsidRPr="004B2068">
        <w:rPr>
          <w:rFonts w:ascii="Consolas" w:hAnsi="Consolas"/>
          <w:color w:val="E6E6FA"/>
          <w:sz w:val="16"/>
          <w:szCs w:val="16"/>
        </w:rPr>
        <w:t>.</w:t>
      </w:r>
      <w:r w:rsidRPr="004B2068">
        <w:rPr>
          <w:rFonts w:ascii="Consolas" w:hAnsi="Consolas"/>
          <w:color w:val="80F6A7"/>
          <w:sz w:val="16"/>
          <w:szCs w:val="16"/>
        </w:rPr>
        <w:t>log</w:t>
      </w:r>
      <w:r w:rsidRPr="004B2068">
        <w:rPr>
          <w:rFonts w:ascii="Consolas" w:hAnsi="Consolas"/>
          <w:color w:val="F9FAF4"/>
          <w:sz w:val="16"/>
          <w:szCs w:val="16"/>
        </w:rPr>
        <w:t>()</w:t>
      </w:r>
      <w:r w:rsidRPr="004B2068">
        <w:rPr>
          <w:rFonts w:ascii="Consolas" w:hAnsi="Consolas"/>
          <w:color w:val="E6E6FA"/>
          <w:sz w:val="16"/>
          <w:szCs w:val="16"/>
        </w:rPr>
        <w:t>.</w:t>
      </w:r>
      <w:r w:rsidRPr="004B2068">
        <w:rPr>
          <w:rFonts w:ascii="Consolas" w:hAnsi="Consolas"/>
          <w:color w:val="80F6A7"/>
          <w:sz w:val="16"/>
          <w:szCs w:val="16"/>
        </w:rPr>
        <w:t>all</w:t>
      </w:r>
      <w:r w:rsidRPr="004B2068">
        <w:rPr>
          <w:rFonts w:ascii="Consolas" w:hAnsi="Consolas"/>
          <w:color w:val="F9FAF4"/>
          <w:sz w:val="16"/>
          <w:szCs w:val="16"/>
        </w:rPr>
        <w:t>()</w:t>
      </w:r>
      <w:r w:rsidRPr="004B2068">
        <w:rPr>
          <w:rFonts w:ascii="Consolas" w:hAnsi="Consolas"/>
          <w:color w:val="E6E6FA"/>
          <w:sz w:val="16"/>
          <w:szCs w:val="16"/>
        </w:rPr>
        <w:t>;</w:t>
      </w:r>
    </w:p>
    <w:p w14:paraId="5FEFFC0A" w14:textId="77777777" w:rsidR="004B2068" w:rsidRPr="004B2068" w:rsidRDefault="004B2068" w:rsidP="004B206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B2068">
        <w:rPr>
          <w:rFonts w:ascii="Consolas" w:hAnsi="Consolas"/>
          <w:color w:val="D9E8F7"/>
          <w:sz w:val="16"/>
          <w:szCs w:val="16"/>
        </w:rPr>
        <w:tab/>
      </w:r>
      <w:r w:rsidRPr="004B2068">
        <w:rPr>
          <w:rFonts w:ascii="Consolas" w:hAnsi="Consolas"/>
          <w:color w:val="F9FAF4"/>
          <w:sz w:val="16"/>
          <w:szCs w:val="16"/>
        </w:rPr>
        <w:t>}</w:t>
      </w:r>
    </w:p>
    <w:p w14:paraId="4B8F190D" w14:textId="77777777" w:rsidR="0021605B" w:rsidRDefault="0021605B" w:rsidP="0021605B">
      <w:pPr>
        <w:pStyle w:val="Heading3"/>
        <w:rPr>
          <w:lang w:eastAsia="en-IN"/>
        </w:rPr>
      </w:pPr>
    </w:p>
    <w:p w14:paraId="45F6FB43" w14:textId="6643A147" w:rsidR="0021605B" w:rsidRPr="00E710CD" w:rsidRDefault="0021605B" w:rsidP="0021605B">
      <w:pPr>
        <w:pStyle w:val="Heading3"/>
        <w:rPr>
          <w:color w:val="93DE61" w:themeColor="accent2" w:themeTint="99"/>
          <w:lang w:eastAsia="en-IN"/>
        </w:rPr>
      </w:pPr>
      <w:r w:rsidRPr="00E710CD">
        <w:rPr>
          <w:color w:val="93DE61" w:themeColor="accent2" w:themeTint="99"/>
          <w:lang w:eastAsia="en-IN"/>
        </w:rPr>
        <w:t>BDD WITH CRUD OPERATIOIN=</w:t>
      </w:r>
    </w:p>
    <w:p w14:paraId="44AADFAE" w14:textId="7E84AC27" w:rsidR="0021605B" w:rsidRDefault="005C05BC" w:rsidP="005C76C8">
      <w:pPr>
        <w:pStyle w:val="ListParagraph"/>
        <w:numPr>
          <w:ilvl w:val="0"/>
          <w:numId w:val="43"/>
        </w:numPr>
        <w:rPr>
          <w:lang w:eastAsia="en-IN"/>
        </w:rPr>
      </w:pPr>
      <w:r w:rsidRPr="00273F21">
        <w:rPr>
          <w:color w:val="90C226" w:themeColor="accent1"/>
          <w:lang w:eastAsia="en-IN"/>
        </w:rPr>
        <w:t xml:space="preserve">GIVEN() </w:t>
      </w:r>
      <w:r>
        <w:rPr>
          <w:lang w:eastAsia="en-IN"/>
        </w:rPr>
        <w:t>= BEFORE SENDING A REQUEST TO SET A PRECONDITION FOR THE REQUEST .</w:t>
      </w:r>
    </w:p>
    <w:p w14:paraId="5B3BA60C" w14:textId="4BD8B898" w:rsidR="005C05BC" w:rsidRDefault="005C05BC" w:rsidP="005C76C8">
      <w:pPr>
        <w:pStyle w:val="ListParagraph"/>
        <w:numPr>
          <w:ilvl w:val="0"/>
          <w:numId w:val="43"/>
        </w:numPr>
        <w:rPr>
          <w:lang w:eastAsia="en-IN"/>
        </w:rPr>
      </w:pPr>
      <w:r w:rsidRPr="00273F21">
        <w:rPr>
          <w:color w:val="90C226" w:themeColor="accent1"/>
          <w:lang w:eastAsia="en-IN"/>
        </w:rPr>
        <w:t xml:space="preserve">WHEN() </w:t>
      </w:r>
      <w:r>
        <w:rPr>
          <w:lang w:eastAsia="en-IN"/>
        </w:rPr>
        <w:t>= ACTUAL EXECUTION OF TEST CASE.</w:t>
      </w:r>
    </w:p>
    <w:p w14:paraId="17E3CF3C" w14:textId="0AAF2268" w:rsidR="005C05BC" w:rsidRDefault="005C05BC" w:rsidP="005C76C8">
      <w:pPr>
        <w:pStyle w:val="ListParagraph"/>
        <w:numPr>
          <w:ilvl w:val="0"/>
          <w:numId w:val="43"/>
        </w:numPr>
        <w:rPr>
          <w:lang w:eastAsia="en-IN"/>
        </w:rPr>
      </w:pPr>
      <w:r w:rsidRPr="00273F21">
        <w:rPr>
          <w:color w:val="90C226" w:themeColor="accent1"/>
          <w:lang w:eastAsia="en-IN"/>
        </w:rPr>
        <w:t xml:space="preserve">THEN() </w:t>
      </w:r>
      <w:r>
        <w:rPr>
          <w:lang w:eastAsia="en-IN"/>
        </w:rPr>
        <w:t>= AFTER EXECUTION OF TEST CASE REQUEST FOR POST CONDITIOINS . OR VALIDATIONS.</w:t>
      </w:r>
    </w:p>
    <w:p w14:paraId="3295C642" w14:textId="5E79ADC0" w:rsidR="005C05BC" w:rsidRDefault="00C61DAA" w:rsidP="00C61DAA">
      <w:pPr>
        <w:pStyle w:val="ListParagraph"/>
        <w:rPr>
          <w:lang w:eastAsia="en-IN"/>
        </w:rPr>
      </w:pPr>
      <w:r>
        <w:rPr>
          <w:lang w:eastAsia="en-IN"/>
        </w:rPr>
        <w:t>EXAMPLE=</w:t>
      </w:r>
    </w:p>
    <w:p w14:paraId="3C014BD2" w14:textId="08817F0D" w:rsidR="00C61DAA" w:rsidRDefault="000E00C4" w:rsidP="005C76C8">
      <w:pPr>
        <w:pStyle w:val="ListParagraph"/>
        <w:numPr>
          <w:ilvl w:val="0"/>
          <w:numId w:val="43"/>
        </w:numPr>
        <w:rPr>
          <w:lang w:eastAsia="en-IN"/>
        </w:rPr>
      </w:pPr>
      <w:r>
        <w:rPr>
          <w:lang w:eastAsia="en-IN"/>
        </w:rPr>
        <w:t>CREATE API REQUEST IN RA AND HIT API REQUST TO SERVER.</w:t>
      </w:r>
    </w:p>
    <w:p w14:paraId="23893193" w14:textId="047931B1" w:rsidR="000E00C4" w:rsidRDefault="00D422CF" w:rsidP="005C76C8">
      <w:pPr>
        <w:pStyle w:val="ListParagraph"/>
        <w:numPr>
          <w:ilvl w:val="0"/>
          <w:numId w:val="43"/>
        </w:numPr>
        <w:rPr>
          <w:lang w:eastAsia="en-IN"/>
        </w:rPr>
      </w:pPr>
      <w:r>
        <w:rPr>
          <w:lang w:eastAsia="en-IN"/>
        </w:rPr>
        <w:t xml:space="preserve">HTTP REQUEST FORMAT /STRUCTURE HALWAY CONTAIN HEADER AND BODY </w:t>
      </w:r>
      <w:r w:rsidR="00B2511D">
        <w:rPr>
          <w:lang w:eastAsia="en-IN"/>
        </w:rPr>
        <w:t xml:space="preserve">THIS COMPLETE REQUEST CALLED AS </w:t>
      </w:r>
      <w:r w:rsidR="00B2511D" w:rsidRPr="00273F21">
        <w:rPr>
          <w:color w:val="FF0000"/>
          <w:lang w:eastAsia="en-IN"/>
        </w:rPr>
        <w:t xml:space="preserve">REST HTTP REQUEST </w:t>
      </w:r>
      <w:r w:rsidR="000C05BE">
        <w:rPr>
          <w:lang w:eastAsia="en-IN"/>
        </w:rPr>
        <w:t>.</w:t>
      </w:r>
    </w:p>
    <w:p w14:paraId="5454C790" w14:textId="189AC3A1" w:rsidR="000C05BE" w:rsidRDefault="000C05BE" w:rsidP="005C76C8">
      <w:pPr>
        <w:pStyle w:val="ListParagraph"/>
        <w:numPr>
          <w:ilvl w:val="0"/>
          <w:numId w:val="43"/>
        </w:numPr>
        <w:rPr>
          <w:lang w:eastAsia="en-IN"/>
        </w:rPr>
      </w:pPr>
      <w:r>
        <w:rPr>
          <w:lang w:eastAsia="en-IN"/>
        </w:rPr>
        <w:t>BEFORE SENDING THE API WE NEED TO CREATE A HEADER , TO CREATE HEAD WE GOING TO USE GIVEN() AVAILABLE</w:t>
      </w:r>
      <w:r w:rsidR="002A61C7">
        <w:rPr>
          <w:lang w:eastAsia="en-IN"/>
        </w:rPr>
        <w:t xml:space="preserve"> IN RA.</w:t>
      </w:r>
    </w:p>
    <w:p w14:paraId="03E5034A" w14:textId="0A9E58B3" w:rsidR="002A61C7" w:rsidRDefault="002A61C7" w:rsidP="005C76C8">
      <w:pPr>
        <w:pStyle w:val="ListParagraph"/>
        <w:numPr>
          <w:ilvl w:val="0"/>
          <w:numId w:val="43"/>
        </w:numPr>
        <w:rPr>
          <w:lang w:eastAsia="en-IN"/>
        </w:rPr>
      </w:pPr>
      <w:r>
        <w:rPr>
          <w:lang w:eastAsia="en-IN"/>
        </w:rPr>
        <w:t xml:space="preserve">TO PERFORM ANY HTTP METHOD WE ARE GOING TO SET PRECODITIONS </w:t>
      </w:r>
      <w:r w:rsidR="00273F21">
        <w:rPr>
          <w:lang w:eastAsia="en-IN"/>
        </w:rPr>
        <w:t>OF THE REQUST LIKE CONTENT TYPE , AUTHENTICATION , PARAMETER ETC..,</w:t>
      </w:r>
    </w:p>
    <w:p w14:paraId="3791B6F1" w14:textId="259E9233" w:rsidR="007F7A53" w:rsidRDefault="007F7A53" w:rsidP="005C76C8">
      <w:pPr>
        <w:pStyle w:val="ListParagraph"/>
        <w:numPr>
          <w:ilvl w:val="0"/>
          <w:numId w:val="43"/>
        </w:numPr>
        <w:rPr>
          <w:lang w:eastAsia="en-IN"/>
        </w:rPr>
      </w:pPr>
      <w:r>
        <w:rPr>
          <w:lang w:eastAsia="en-IN"/>
        </w:rPr>
        <w:t>GIVEN() RETURN REQUEST SPECIFICATION.</w:t>
      </w:r>
    </w:p>
    <w:p w14:paraId="53DD52AA" w14:textId="554D2E7D" w:rsidR="006A65EF" w:rsidRPr="00E710CD" w:rsidRDefault="006A65EF" w:rsidP="00607CC4">
      <w:pPr>
        <w:pStyle w:val="Heading3"/>
        <w:rPr>
          <w:color w:val="93DE61" w:themeColor="accent2" w:themeTint="99"/>
          <w:lang w:eastAsia="en-IN"/>
        </w:rPr>
      </w:pPr>
      <w:r w:rsidRPr="00E710CD">
        <w:rPr>
          <w:color w:val="93DE61" w:themeColor="accent2" w:themeTint="99"/>
          <w:lang w:eastAsia="en-IN"/>
        </w:rPr>
        <w:t>WHEN()=</w:t>
      </w:r>
    </w:p>
    <w:p w14:paraId="6AD837F5" w14:textId="5F15DB54" w:rsidR="006A65EF" w:rsidRDefault="006A65EF" w:rsidP="005C76C8">
      <w:pPr>
        <w:pStyle w:val="ListParagraph"/>
        <w:numPr>
          <w:ilvl w:val="0"/>
          <w:numId w:val="44"/>
        </w:numPr>
        <w:rPr>
          <w:lang w:eastAsia="en-IN"/>
        </w:rPr>
      </w:pPr>
      <w:r>
        <w:rPr>
          <w:lang w:eastAsia="en-IN"/>
        </w:rPr>
        <w:t xml:space="preserve">WHAT TYPE OF REQUEST WE ARE PERFORMING </w:t>
      </w:r>
      <w:r w:rsidR="00D3324B">
        <w:rPr>
          <w:lang w:eastAsia="en-IN"/>
        </w:rPr>
        <w:t>CRUD ,ACTUAL HTTP REQUEST WE ARE GOING TO SPECIFY USING WHEN() .</w:t>
      </w:r>
    </w:p>
    <w:p w14:paraId="2793947C" w14:textId="74FC5CE3" w:rsidR="00BC5AD0" w:rsidRPr="00E710CD" w:rsidRDefault="00BC5AD0" w:rsidP="00607CC4">
      <w:pPr>
        <w:pStyle w:val="Heading3"/>
        <w:rPr>
          <w:color w:val="93DE61" w:themeColor="accent2" w:themeTint="99"/>
          <w:lang w:eastAsia="en-IN"/>
        </w:rPr>
      </w:pPr>
      <w:r w:rsidRPr="00E710CD">
        <w:rPr>
          <w:color w:val="93DE61" w:themeColor="accent2" w:themeTint="99"/>
          <w:lang w:eastAsia="en-IN"/>
        </w:rPr>
        <w:lastRenderedPageBreak/>
        <w:t>THEN()=</w:t>
      </w:r>
    </w:p>
    <w:p w14:paraId="4164FE94" w14:textId="0E3BC353" w:rsidR="00BC5AD0" w:rsidRDefault="00BC5AD0" w:rsidP="005C76C8">
      <w:pPr>
        <w:pStyle w:val="ListParagraph"/>
        <w:numPr>
          <w:ilvl w:val="0"/>
          <w:numId w:val="44"/>
        </w:numPr>
        <w:rPr>
          <w:lang w:eastAsia="en-IN"/>
        </w:rPr>
      </w:pPr>
      <w:r>
        <w:rPr>
          <w:lang w:eastAsia="en-IN"/>
        </w:rPr>
        <w:t xml:space="preserve">AFTER/POST </w:t>
      </w:r>
      <w:r w:rsidR="00384F73">
        <w:rPr>
          <w:lang w:eastAsia="en-IN"/>
        </w:rPr>
        <w:t xml:space="preserve">EXECUTION OF THE REQUST WE ARE GOING TO USE THEN() IN THE HEADER AND BODY IF WE WANT </w:t>
      </w:r>
      <w:r w:rsidR="003A6942">
        <w:rPr>
          <w:lang w:eastAsia="en-IN"/>
        </w:rPr>
        <w:t xml:space="preserve">TO PUT VALIDATION FOR RESPONSE WE ARE GOING TO USE THEN() </w:t>
      </w:r>
      <w:r w:rsidR="007F7A53">
        <w:rPr>
          <w:lang w:eastAsia="en-IN"/>
        </w:rPr>
        <w:t>VALIDATION IS FOR POST CONDITION.</w:t>
      </w:r>
    </w:p>
    <w:p w14:paraId="7FEE107B" w14:textId="2D20A762" w:rsidR="007F7A53" w:rsidRDefault="00367FCE" w:rsidP="005C76C8">
      <w:pPr>
        <w:pStyle w:val="ListParagraph"/>
        <w:numPr>
          <w:ilvl w:val="0"/>
          <w:numId w:val="44"/>
        </w:numPr>
        <w:rPr>
          <w:lang w:eastAsia="en-IN"/>
        </w:rPr>
      </w:pPr>
      <w:r>
        <w:rPr>
          <w:lang w:eastAsia="en-IN"/>
        </w:rPr>
        <w:t>THEN() RETURN VALIDATE RESPONSE OBJECT.</w:t>
      </w:r>
    </w:p>
    <w:p w14:paraId="6FA2BDB3" w14:textId="087A61CF" w:rsidR="00607CC4" w:rsidRPr="00E710CD" w:rsidRDefault="00607CC4" w:rsidP="00607CC4">
      <w:pPr>
        <w:pStyle w:val="Heading3"/>
        <w:rPr>
          <w:color w:val="93DE61" w:themeColor="accent2" w:themeTint="99"/>
          <w:lang w:eastAsia="en-IN"/>
        </w:rPr>
      </w:pPr>
      <w:r w:rsidRPr="00E710CD">
        <w:rPr>
          <w:color w:val="93DE61" w:themeColor="accent2" w:themeTint="99"/>
          <w:lang w:eastAsia="en-IN"/>
        </w:rPr>
        <w:t xml:space="preserve">BY USING STATIC IMPORT </w:t>
      </w:r>
      <w:r w:rsidR="0053608E" w:rsidRPr="00E710CD">
        <w:rPr>
          <w:color w:val="93DE61" w:themeColor="accent2" w:themeTint="99"/>
          <w:lang w:eastAsia="en-IN"/>
        </w:rPr>
        <w:t>WE ARE GOING TO USE BDD FUNCTIONALITY =</w:t>
      </w:r>
    </w:p>
    <w:p w14:paraId="55D578FF" w14:textId="774620B9" w:rsidR="0053608E" w:rsidRDefault="0053608E" w:rsidP="005C76C8">
      <w:pPr>
        <w:pStyle w:val="ListParagraph"/>
        <w:numPr>
          <w:ilvl w:val="0"/>
          <w:numId w:val="45"/>
        </w:numPr>
        <w:rPr>
          <w:lang w:eastAsia="en-IN"/>
        </w:rPr>
      </w:pPr>
      <w:r>
        <w:rPr>
          <w:lang w:eastAsia="en-IN"/>
        </w:rPr>
        <w:t>USED TO REMOVE LOT OF IMPORT STATEMENTS .</w:t>
      </w:r>
    </w:p>
    <w:p w14:paraId="4D60C1AC" w14:textId="1A8C80F1" w:rsidR="0053608E" w:rsidRDefault="00787BB8" w:rsidP="005C76C8">
      <w:pPr>
        <w:pStyle w:val="ListParagraph"/>
        <w:numPr>
          <w:ilvl w:val="0"/>
          <w:numId w:val="45"/>
        </w:numPr>
        <w:rPr>
          <w:lang w:eastAsia="en-IN"/>
        </w:rPr>
      </w:pPr>
      <w:r>
        <w:rPr>
          <w:lang w:eastAsia="en-IN"/>
        </w:rPr>
        <w:t>LESS ENDING EXAMPLE USING SINLE CODES( ;).</w:t>
      </w:r>
    </w:p>
    <w:p w14:paraId="56D4483A" w14:textId="77777777" w:rsidR="00564A01" w:rsidRP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 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.*;</w:t>
      </w:r>
    </w:p>
    <w:p w14:paraId="37C767E3" w14:textId="77777777" w:rsid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64A58A" w14:textId="77777777" w:rsidR="00564A01" w:rsidRP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4A01">
        <w:rPr>
          <w:rFonts w:ascii="Consolas" w:hAnsi="Consolas"/>
          <w:color w:val="CC6C1D"/>
          <w:sz w:val="14"/>
          <w:szCs w:val="14"/>
        </w:rPr>
        <w:t>public</w:t>
      </w:r>
      <w:r w:rsidRPr="00564A01">
        <w:rPr>
          <w:rFonts w:ascii="Consolas" w:hAnsi="Consolas"/>
          <w:color w:val="D9E8F7"/>
          <w:sz w:val="14"/>
          <w:szCs w:val="14"/>
        </w:rPr>
        <w:t xml:space="preserve"> </w:t>
      </w:r>
      <w:r w:rsidRPr="00564A01">
        <w:rPr>
          <w:rFonts w:ascii="Consolas" w:hAnsi="Consolas"/>
          <w:color w:val="CC6C1D"/>
          <w:sz w:val="14"/>
          <w:szCs w:val="14"/>
        </w:rPr>
        <w:t>class</w:t>
      </w:r>
      <w:r w:rsidRPr="00564A01">
        <w:rPr>
          <w:rFonts w:ascii="Consolas" w:hAnsi="Consolas"/>
          <w:color w:val="D9E8F7"/>
          <w:sz w:val="14"/>
          <w:szCs w:val="14"/>
        </w:rPr>
        <w:t xml:space="preserve"> </w:t>
      </w:r>
      <w:r w:rsidRPr="00564A01">
        <w:rPr>
          <w:rFonts w:ascii="Consolas" w:hAnsi="Consolas"/>
          <w:color w:val="1290C3"/>
          <w:sz w:val="14"/>
          <w:szCs w:val="14"/>
        </w:rPr>
        <w:t>SampleTestForCreateTest_</w:t>
      </w:r>
      <w:r w:rsidRPr="00564A01">
        <w:rPr>
          <w:rFonts w:ascii="Consolas" w:hAnsi="Consolas"/>
          <w:color w:val="D9E8F7"/>
          <w:sz w:val="14"/>
          <w:szCs w:val="14"/>
        </w:rPr>
        <w:t xml:space="preserve"> </w:t>
      </w:r>
      <w:r w:rsidRPr="00564A01">
        <w:rPr>
          <w:rFonts w:ascii="Consolas" w:hAnsi="Consolas"/>
          <w:color w:val="F9FAF4"/>
          <w:sz w:val="14"/>
          <w:szCs w:val="14"/>
        </w:rPr>
        <w:t>{</w:t>
      </w:r>
    </w:p>
    <w:p w14:paraId="1D3AAC08" w14:textId="77777777" w:rsidR="00564A01" w:rsidRP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4A01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709A2A22" w14:textId="77E4FE15" w:rsidR="00564A01" w:rsidRP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4A01">
        <w:rPr>
          <w:rFonts w:ascii="Consolas" w:hAnsi="Consolas"/>
          <w:color w:val="CCCCCC"/>
          <w:sz w:val="14"/>
          <w:szCs w:val="14"/>
        </w:rPr>
        <w:t xml:space="preserve">      </w:t>
      </w:r>
      <w:r w:rsidRPr="00564A01">
        <w:rPr>
          <w:rFonts w:ascii="Consolas" w:hAnsi="Consolas"/>
          <w:color w:val="CC6C1D"/>
          <w:sz w:val="14"/>
          <w:szCs w:val="14"/>
        </w:rPr>
        <w:t>public</w:t>
      </w:r>
      <w:r w:rsidRPr="00564A01">
        <w:rPr>
          <w:rFonts w:ascii="Consolas" w:hAnsi="Consolas"/>
          <w:color w:val="D9E8F7"/>
          <w:sz w:val="14"/>
          <w:szCs w:val="14"/>
        </w:rPr>
        <w:t xml:space="preserve"> </w:t>
      </w:r>
      <w:r w:rsidRPr="00564A01">
        <w:rPr>
          <w:rFonts w:ascii="Consolas" w:hAnsi="Consolas"/>
          <w:color w:val="CC6C1D"/>
          <w:sz w:val="14"/>
          <w:szCs w:val="14"/>
        </w:rPr>
        <w:t>void</w:t>
      </w:r>
      <w:r w:rsidRPr="00564A01">
        <w:rPr>
          <w:rFonts w:ascii="Consolas" w:hAnsi="Consolas"/>
          <w:color w:val="D9E8F7"/>
          <w:sz w:val="14"/>
          <w:szCs w:val="14"/>
        </w:rPr>
        <w:t xml:space="preserve"> </w:t>
      </w:r>
      <w:r w:rsidRPr="00564A01">
        <w:rPr>
          <w:rFonts w:ascii="Consolas" w:hAnsi="Consolas"/>
          <w:color w:val="1EB540"/>
          <w:sz w:val="14"/>
          <w:szCs w:val="14"/>
        </w:rPr>
        <w:t>getDataFromServer</w:t>
      </w:r>
      <w:r w:rsidRPr="00564A01">
        <w:rPr>
          <w:rFonts w:ascii="Consolas" w:hAnsi="Consolas"/>
          <w:color w:val="F9FAF4"/>
          <w:sz w:val="14"/>
          <w:szCs w:val="14"/>
        </w:rPr>
        <w:t>()</w:t>
      </w:r>
      <w:r w:rsidRPr="00564A01">
        <w:rPr>
          <w:rFonts w:ascii="Consolas" w:hAnsi="Consolas"/>
          <w:color w:val="D9E8F7"/>
          <w:sz w:val="14"/>
          <w:szCs w:val="14"/>
        </w:rPr>
        <w:t xml:space="preserve"> </w:t>
      </w:r>
      <w:r w:rsidRPr="00564A01">
        <w:rPr>
          <w:rFonts w:ascii="Consolas" w:hAnsi="Consolas"/>
          <w:color w:val="F9FAF4"/>
          <w:sz w:val="14"/>
          <w:szCs w:val="14"/>
        </w:rPr>
        <w:t>{</w:t>
      </w:r>
    </w:p>
    <w:p w14:paraId="654F4439" w14:textId="77777777" w:rsidR="00564A01" w:rsidRP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4A01">
        <w:rPr>
          <w:rFonts w:ascii="Consolas" w:hAnsi="Consolas"/>
          <w:color w:val="D9E8F7"/>
          <w:sz w:val="14"/>
          <w:szCs w:val="14"/>
        </w:rPr>
        <w:tab/>
      </w:r>
      <w:r w:rsidRPr="00564A01">
        <w:rPr>
          <w:rFonts w:ascii="Consolas" w:hAnsi="Consolas"/>
          <w:color w:val="D9E8F7"/>
          <w:sz w:val="14"/>
          <w:szCs w:val="14"/>
        </w:rPr>
        <w:tab/>
      </w:r>
      <w:r w:rsidRPr="00564A01">
        <w:rPr>
          <w:rFonts w:ascii="Consolas" w:hAnsi="Consolas"/>
          <w:color w:val="1290C3"/>
          <w:sz w:val="14"/>
          <w:szCs w:val="14"/>
        </w:rPr>
        <w:t>JSONObject</w:t>
      </w:r>
      <w:r w:rsidRPr="00564A01">
        <w:rPr>
          <w:rFonts w:ascii="Consolas" w:hAnsi="Consolas"/>
          <w:color w:val="D9E8F7"/>
          <w:sz w:val="14"/>
          <w:szCs w:val="14"/>
        </w:rPr>
        <w:t xml:space="preserve"> </w:t>
      </w:r>
      <w:r w:rsidRPr="00564A01">
        <w:rPr>
          <w:rFonts w:ascii="Consolas" w:hAnsi="Consolas"/>
          <w:color w:val="F2F200"/>
          <w:sz w:val="14"/>
          <w:szCs w:val="14"/>
        </w:rPr>
        <w:t>obj</w:t>
      </w:r>
      <w:r w:rsidRPr="00564A01">
        <w:rPr>
          <w:rFonts w:ascii="Consolas" w:hAnsi="Consolas"/>
          <w:color w:val="E6E6FA"/>
          <w:sz w:val="14"/>
          <w:szCs w:val="14"/>
        </w:rPr>
        <w:t>=</w:t>
      </w:r>
      <w:r w:rsidRPr="00564A01">
        <w:rPr>
          <w:rFonts w:ascii="Consolas" w:hAnsi="Consolas"/>
          <w:color w:val="CC6C1D"/>
          <w:sz w:val="14"/>
          <w:szCs w:val="14"/>
        </w:rPr>
        <w:t>new</w:t>
      </w:r>
      <w:r w:rsidRPr="00564A01">
        <w:rPr>
          <w:rFonts w:ascii="Consolas" w:hAnsi="Consolas"/>
          <w:color w:val="D9E8F7"/>
          <w:sz w:val="14"/>
          <w:szCs w:val="14"/>
        </w:rPr>
        <w:t xml:space="preserve"> </w:t>
      </w:r>
      <w:r w:rsidRPr="00564A01">
        <w:rPr>
          <w:rFonts w:ascii="Consolas" w:hAnsi="Consolas"/>
          <w:color w:val="A7EC21"/>
          <w:sz w:val="14"/>
          <w:szCs w:val="14"/>
        </w:rPr>
        <w:t>JSONObject</w:t>
      </w:r>
      <w:r w:rsidRPr="00564A01">
        <w:rPr>
          <w:rFonts w:ascii="Consolas" w:hAnsi="Consolas"/>
          <w:color w:val="F9FAF4"/>
          <w:sz w:val="14"/>
          <w:szCs w:val="14"/>
        </w:rPr>
        <w:t>()</w:t>
      </w:r>
      <w:r w:rsidRPr="00564A01">
        <w:rPr>
          <w:rFonts w:ascii="Consolas" w:hAnsi="Consolas"/>
          <w:color w:val="E6E6FA"/>
          <w:sz w:val="14"/>
          <w:szCs w:val="14"/>
        </w:rPr>
        <w:t>;</w:t>
      </w:r>
    </w:p>
    <w:p w14:paraId="2CF931E0" w14:textId="77777777" w:rsidR="00564A01" w:rsidRP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4A01">
        <w:rPr>
          <w:rFonts w:ascii="Consolas" w:hAnsi="Consolas"/>
          <w:color w:val="D9E8F7"/>
          <w:sz w:val="14"/>
          <w:szCs w:val="14"/>
        </w:rPr>
        <w:tab/>
      </w:r>
      <w:r w:rsidRPr="00564A01">
        <w:rPr>
          <w:rFonts w:ascii="Consolas" w:hAnsi="Consolas"/>
          <w:color w:val="D9E8F7"/>
          <w:sz w:val="14"/>
          <w:szCs w:val="14"/>
        </w:rPr>
        <w:tab/>
      </w:r>
      <w:r w:rsidRPr="00564A01">
        <w:rPr>
          <w:rFonts w:ascii="Consolas" w:hAnsi="Consolas"/>
          <w:color w:val="F3EC79"/>
          <w:sz w:val="14"/>
          <w:szCs w:val="14"/>
          <w:u w:val="single"/>
        </w:rPr>
        <w:t>obj</w:t>
      </w:r>
      <w:r w:rsidRPr="00564A01">
        <w:rPr>
          <w:rFonts w:ascii="Consolas" w:hAnsi="Consolas"/>
          <w:color w:val="E6E6FA"/>
          <w:sz w:val="14"/>
          <w:szCs w:val="14"/>
          <w:u w:val="single"/>
        </w:rPr>
        <w:t>.</w:t>
      </w:r>
      <w:r w:rsidRPr="00564A01">
        <w:rPr>
          <w:rFonts w:ascii="Consolas" w:hAnsi="Consolas"/>
          <w:color w:val="A7EC21"/>
          <w:sz w:val="14"/>
          <w:szCs w:val="14"/>
          <w:u w:val="single"/>
        </w:rPr>
        <w:t>put</w:t>
      </w:r>
      <w:r w:rsidRPr="00564A01">
        <w:rPr>
          <w:rFonts w:ascii="Consolas" w:hAnsi="Consolas"/>
          <w:color w:val="F9FAF4"/>
          <w:sz w:val="14"/>
          <w:szCs w:val="14"/>
          <w:u w:val="single"/>
        </w:rPr>
        <w:t>(</w:t>
      </w:r>
      <w:r w:rsidRPr="00564A01">
        <w:rPr>
          <w:rFonts w:ascii="Consolas" w:hAnsi="Consolas"/>
          <w:color w:val="17C6A3"/>
          <w:sz w:val="14"/>
          <w:szCs w:val="14"/>
          <w:u w:val="single"/>
        </w:rPr>
        <w:t>"createdBy"</w:t>
      </w:r>
      <w:r w:rsidRPr="00564A01">
        <w:rPr>
          <w:rFonts w:ascii="Consolas" w:hAnsi="Consolas"/>
          <w:color w:val="E6E6FA"/>
          <w:sz w:val="14"/>
          <w:szCs w:val="14"/>
          <w:u w:val="single"/>
        </w:rPr>
        <w:t>,</w:t>
      </w:r>
      <w:r w:rsidRPr="00564A01">
        <w:rPr>
          <w:rFonts w:ascii="Consolas" w:hAnsi="Consolas"/>
          <w:color w:val="D9E8F7"/>
          <w:sz w:val="14"/>
          <w:szCs w:val="14"/>
          <w:u w:val="single"/>
        </w:rPr>
        <w:t xml:space="preserve"> </w:t>
      </w:r>
      <w:r w:rsidRPr="00564A01">
        <w:rPr>
          <w:rFonts w:ascii="Consolas" w:hAnsi="Consolas"/>
          <w:color w:val="17C6A3"/>
          <w:sz w:val="14"/>
          <w:szCs w:val="14"/>
          <w:u w:val="single"/>
        </w:rPr>
        <w:t>"derak"</w:t>
      </w:r>
      <w:r w:rsidRPr="00564A01">
        <w:rPr>
          <w:rFonts w:ascii="Consolas" w:hAnsi="Consolas"/>
          <w:color w:val="F9FAF4"/>
          <w:sz w:val="14"/>
          <w:szCs w:val="14"/>
          <w:u w:val="single"/>
        </w:rPr>
        <w:t>)</w:t>
      </w:r>
      <w:r w:rsidRPr="00564A01">
        <w:rPr>
          <w:rFonts w:ascii="Consolas" w:hAnsi="Consolas"/>
          <w:color w:val="E6E6FA"/>
          <w:sz w:val="14"/>
          <w:szCs w:val="14"/>
        </w:rPr>
        <w:t>;</w:t>
      </w:r>
    </w:p>
    <w:p w14:paraId="6EFB18D1" w14:textId="77777777" w:rsidR="00564A01" w:rsidRP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4A01">
        <w:rPr>
          <w:rFonts w:ascii="Consolas" w:hAnsi="Consolas"/>
          <w:color w:val="D9E8F7"/>
          <w:sz w:val="14"/>
          <w:szCs w:val="14"/>
        </w:rPr>
        <w:tab/>
      </w:r>
      <w:r w:rsidRPr="00564A01">
        <w:rPr>
          <w:rFonts w:ascii="Consolas" w:hAnsi="Consolas"/>
          <w:color w:val="D9E8F7"/>
          <w:sz w:val="14"/>
          <w:szCs w:val="14"/>
        </w:rPr>
        <w:tab/>
      </w:r>
      <w:r w:rsidRPr="00564A01">
        <w:rPr>
          <w:rFonts w:ascii="Consolas" w:hAnsi="Consolas"/>
          <w:color w:val="F3EC79"/>
          <w:sz w:val="14"/>
          <w:szCs w:val="14"/>
          <w:u w:val="single"/>
        </w:rPr>
        <w:t>obj</w:t>
      </w:r>
      <w:r w:rsidRPr="00564A01">
        <w:rPr>
          <w:rFonts w:ascii="Consolas" w:hAnsi="Consolas"/>
          <w:color w:val="E6E6FA"/>
          <w:sz w:val="14"/>
          <w:szCs w:val="14"/>
          <w:u w:val="single"/>
        </w:rPr>
        <w:t>.</w:t>
      </w:r>
      <w:r w:rsidRPr="00564A01">
        <w:rPr>
          <w:rFonts w:ascii="Consolas" w:hAnsi="Consolas"/>
          <w:color w:val="A7EC21"/>
          <w:sz w:val="14"/>
          <w:szCs w:val="14"/>
          <w:u w:val="single"/>
        </w:rPr>
        <w:t>put</w:t>
      </w:r>
      <w:r w:rsidRPr="00564A01">
        <w:rPr>
          <w:rFonts w:ascii="Consolas" w:hAnsi="Consolas"/>
          <w:color w:val="F9FAF4"/>
          <w:sz w:val="14"/>
          <w:szCs w:val="14"/>
          <w:u w:val="single"/>
        </w:rPr>
        <w:t>(</w:t>
      </w:r>
      <w:r w:rsidRPr="00564A01">
        <w:rPr>
          <w:rFonts w:ascii="Consolas" w:hAnsi="Consolas"/>
          <w:color w:val="17C6A3"/>
          <w:sz w:val="14"/>
          <w:szCs w:val="14"/>
          <w:u w:val="single"/>
        </w:rPr>
        <w:t>"status"</w:t>
      </w:r>
      <w:r w:rsidRPr="00564A01">
        <w:rPr>
          <w:rFonts w:ascii="Consolas" w:hAnsi="Consolas"/>
          <w:color w:val="E6E6FA"/>
          <w:sz w:val="14"/>
          <w:szCs w:val="14"/>
          <w:u w:val="single"/>
        </w:rPr>
        <w:t>,</w:t>
      </w:r>
      <w:r w:rsidRPr="00564A01">
        <w:rPr>
          <w:rFonts w:ascii="Consolas" w:hAnsi="Consolas"/>
          <w:color w:val="D9E8F7"/>
          <w:sz w:val="14"/>
          <w:szCs w:val="14"/>
          <w:u w:val="single"/>
        </w:rPr>
        <w:t xml:space="preserve"> </w:t>
      </w:r>
      <w:r w:rsidRPr="00564A01">
        <w:rPr>
          <w:rFonts w:ascii="Consolas" w:hAnsi="Consolas"/>
          <w:color w:val="17C6A3"/>
          <w:sz w:val="14"/>
          <w:szCs w:val="14"/>
          <w:u w:val="single"/>
        </w:rPr>
        <w:t>"Created"</w:t>
      </w:r>
      <w:r w:rsidRPr="00564A01">
        <w:rPr>
          <w:rFonts w:ascii="Consolas" w:hAnsi="Consolas"/>
          <w:color w:val="F9FAF4"/>
          <w:sz w:val="14"/>
          <w:szCs w:val="14"/>
          <w:u w:val="single"/>
        </w:rPr>
        <w:t>)</w:t>
      </w:r>
      <w:r w:rsidRPr="00564A01">
        <w:rPr>
          <w:rFonts w:ascii="Consolas" w:hAnsi="Consolas"/>
          <w:color w:val="E6E6FA"/>
          <w:sz w:val="14"/>
          <w:szCs w:val="14"/>
        </w:rPr>
        <w:t>;</w:t>
      </w:r>
    </w:p>
    <w:p w14:paraId="31F3FDD7" w14:textId="77777777" w:rsidR="00564A01" w:rsidRP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4A01">
        <w:rPr>
          <w:rFonts w:ascii="Consolas" w:hAnsi="Consolas"/>
          <w:color w:val="D9E8F7"/>
          <w:sz w:val="14"/>
          <w:szCs w:val="14"/>
        </w:rPr>
        <w:tab/>
      </w:r>
      <w:r w:rsidRPr="00564A01">
        <w:rPr>
          <w:rFonts w:ascii="Consolas" w:hAnsi="Consolas"/>
          <w:color w:val="D9E8F7"/>
          <w:sz w:val="14"/>
          <w:szCs w:val="14"/>
        </w:rPr>
        <w:tab/>
      </w:r>
      <w:r w:rsidRPr="00564A01">
        <w:rPr>
          <w:rFonts w:ascii="Consolas" w:hAnsi="Consolas"/>
          <w:color w:val="F3EC79"/>
          <w:sz w:val="14"/>
          <w:szCs w:val="14"/>
          <w:u w:val="single"/>
        </w:rPr>
        <w:t>obj</w:t>
      </w:r>
      <w:r w:rsidRPr="00564A01">
        <w:rPr>
          <w:rFonts w:ascii="Consolas" w:hAnsi="Consolas"/>
          <w:color w:val="E6E6FA"/>
          <w:sz w:val="14"/>
          <w:szCs w:val="14"/>
          <w:u w:val="single"/>
        </w:rPr>
        <w:t>.</w:t>
      </w:r>
      <w:r w:rsidRPr="00564A01">
        <w:rPr>
          <w:rFonts w:ascii="Consolas" w:hAnsi="Consolas"/>
          <w:color w:val="A7EC21"/>
          <w:sz w:val="14"/>
          <w:szCs w:val="14"/>
          <w:u w:val="single"/>
        </w:rPr>
        <w:t>put</w:t>
      </w:r>
      <w:r w:rsidRPr="00564A01">
        <w:rPr>
          <w:rFonts w:ascii="Consolas" w:hAnsi="Consolas"/>
          <w:color w:val="F9FAF4"/>
          <w:sz w:val="14"/>
          <w:szCs w:val="14"/>
          <w:u w:val="single"/>
        </w:rPr>
        <w:t>(</w:t>
      </w:r>
      <w:r w:rsidRPr="00564A01">
        <w:rPr>
          <w:rFonts w:ascii="Consolas" w:hAnsi="Consolas"/>
          <w:color w:val="17C6A3"/>
          <w:sz w:val="14"/>
          <w:szCs w:val="14"/>
          <w:u w:val="single"/>
        </w:rPr>
        <w:t>"teamSize"</w:t>
      </w:r>
      <w:r w:rsidRPr="00564A01">
        <w:rPr>
          <w:rFonts w:ascii="Consolas" w:hAnsi="Consolas"/>
          <w:color w:val="E6E6FA"/>
          <w:sz w:val="14"/>
          <w:szCs w:val="14"/>
          <w:u w:val="single"/>
        </w:rPr>
        <w:t>,</w:t>
      </w:r>
      <w:r w:rsidRPr="00564A01">
        <w:rPr>
          <w:rFonts w:ascii="Consolas" w:hAnsi="Consolas"/>
          <w:color w:val="D9E8F7"/>
          <w:sz w:val="14"/>
          <w:szCs w:val="14"/>
          <w:u w:val="single"/>
        </w:rPr>
        <w:t xml:space="preserve"> </w:t>
      </w:r>
      <w:r w:rsidRPr="00564A01">
        <w:rPr>
          <w:rFonts w:ascii="Consolas" w:hAnsi="Consolas"/>
          <w:color w:val="6897BB"/>
          <w:sz w:val="14"/>
          <w:szCs w:val="14"/>
          <w:u w:val="single"/>
        </w:rPr>
        <w:t>0</w:t>
      </w:r>
      <w:r w:rsidRPr="00564A01">
        <w:rPr>
          <w:rFonts w:ascii="Consolas" w:hAnsi="Consolas"/>
          <w:color w:val="F9FAF4"/>
          <w:sz w:val="14"/>
          <w:szCs w:val="14"/>
          <w:u w:val="single"/>
        </w:rPr>
        <w:t>)</w:t>
      </w:r>
      <w:r w:rsidRPr="00564A01">
        <w:rPr>
          <w:rFonts w:ascii="Consolas" w:hAnsi="Consolas"/>
          <w:color w:val="E6E6FA"/>
          <w:sz w:val="14"/>
          <w:szCs w:val="14"/>
        </w:rPr>
        <w:t>;</w:t>
      </w:r>
      <w:r w:rsidRPr="00564A01">
        <w:rPr>
          <w:rFonts w:ascii="Consolas" w:hAnsi="Consolas"/>
          <w:color w:val="D9E8F7"/>
          <w:sz w:val="14"/>
          <w:szCs w:val="14"/>
        </w:rPr>
        <w:t xml:space="preserve"> </w:t>
      </w:r>
    </w:p>
    <w:p w14:paraId="785DFAF1" w14:textId="77777777" w:rsidR="00564A01" w:rsidRP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4A01">
        <w:rPr>
          <w:rFonts w:ascii="Consolas" w:hAnsi="Consolas"/>
          <w:color w:val="D9E8F7"/>
          <w:sz w:val="14"/>
          <w:szCs w:val="14"/>
        </w:rPr>
        <w:tab/>
      </w:r>
      <w:r w:rsidRPr="00564A01">
        <w:rPr>
          <w:rFonts w:ascii="Consolas" w:hAnsi="Consolas"/>
          <w:color w:val="D9E8F7"/>
          <w:sz w:val="14"/>
          <w:szCs w:val="14"/>
        </w:rPr>
        <w:tab/>
      </w:r>
      <w:r w:rsidRPr="00564A01">
        <w:rPr>
          <w:rFonts w:ascii="Consolas" w:hAnsi="Consolas"/>
          <w:color w:val="F3EC79"/>
          <w:sz w:val="14"/>
          <w:szCs w:val="14"/>
          <w:u w:val="single"/>
        </w:rPr>
        <w:t>obj</w:t>
      </w:r>
      <w:r w:rsidRPr="00564A01">
        <w:rPr>
          <w:rFonts w:ascii="Consolas" w:hAnsi="Consolas"/>
          <w:color w:val="E6E6FA"/>
          <w:sz w:val="14"/>
          <w:szCs w:val="14"/>
          <w:u w:val="single"/>
        </w:rPr>
        <w:t>.</w:t>
      </w:r>
      <w:r w:rsidRPr="00564A01">
        <w:rPr>
          <w:rFonts w:ascii="Consolas" w:hAnsi="Consolas"/>
          <w:color w:val="A7EC21"/>
          <w:sz w:val="14"/>
          <w:szCs w:val="14"/>
          <w:u w:val="single"/>
        </w:rPr>
        <w:t>put</w:t>
      </w:r>
      <w:r w:rsidRPr="00564A01">
        <w:rPr>
          <w:rFonts w:ascii="Consolas" w:hAnsi="Consolas"/>
          <w:color w:val="F9FAF4"/>
          <w:sz w:val="14"/>
          <w:szCs w:val="14"/>
          <w:u w:val="single"/>
        </w:rPr>
        <w:t>(</w:t>
      </w:r>
      <w:r w:rsidRPr="00564A01">
        <w:rPr>
          <w:rFonts w:ascii="Consolas" w:hAnsi="Consolas"/>
          <w:color w:val="17C6A3"/>
          <w:sz w:val="14"/>
          <w:szCs w:val="14"/>
          <w:u w:val="single"/>
        </w:rPr>
        <w:t>"projectName"</w:t>
      </w:r>
      <w:r w:rsidRPr="00564A01">
        <w:rPr>
          <w:rFonts w:ascii="Consolas" w:hAnsi="Consolas"/>
          <w:color w:val="E6E6FA"/>
          <w:sz w:val="14"/>
          <w:szCs w:val="14"/>
          <w:u w:val="single"/>
        </w:rPr>
        <w:t>,</w:t>
      </w:r>
      <w:r w:rsidRPr="00564A01">
        <w:rPr>
          <w:rFonts w:ascii="Consolas" w:hAnsi="Consolas"/>
          <w:color w:val="D9E8F7"/>
          <w:sz w:val="14"/>
          <w:szCs w:val="14"/>
          <w:u w:val="single"/>
        </w:rPr>
        <w:t xml:space="preserve"> </w:t>
      </w:r>
      <w:r w:rsidRPr="00564A01">
        <w:rPr>
          <w:rFonts w:ascii="Consolas" w:hAnsi="Consolas"/>
          <w:color w:val="17C6A3"/>
          <w:sz w:val="14"/>
          <w:szCs w:val="14"/>
          <w:u w:val="single"/>
        </w:rPr>
        <w:t>"Oragd"</w:t>
      </w:r>
      <w:r w:rsidRPr="00564A01">
        <w:rPr>
          <w:rFonts w:ascii="Consolas" w:hAnsi="Consolas"/>
          <w:color w:val="F9FAF4"/>
          <w:sz w:val="14"/>
          <w:szCs w:val="14"/>
          <w:u w:val="single"/>
        </w:rPr>
        <w:t>)</w:t>
      </w:r>
      <w:r w:rsidRPr="00564A01">
        <w:rPr>
          <w:rFonts w:ascii="Consolas" w:hAnsi="Consolas"/>
          <w:color w:val="E6E6FA"/>
          <w:sz w:val="14"/>
          <w:szCs w:val="14"/>
        </w:rPr>
        <w:t>;</w:t>
      </w:r>
    </w:p>
    <w:p w14:paraId="4870E796" w14:textId="77777777" w:rsid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E713F08" w14:textId="77777777" w:rsid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given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498BF211" w14:textId="77777777" w:rsid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contentType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i/>
          <w:iCs/>
          <w:color w:val="CC81BA"/>
          <w:sz w:val="20"/>
          <w:szCs w:val="20"/>
        </w:rPr>
        <w:t>ContentType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JSON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18D2600D" w14:textId="77777777" w:rsid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body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obj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toJSONString</w:t>
      </w:r>
      <w:r>
        <w:rPr>
          <w:rFonts w:ascii="Consolas" w:hAnsi="Consolas"/>
          <w:color w:val="F9FAF4"/>
          <w:sz w:val="20"/>
          <w:szCs w:val="20"/>
        </w:rPr>
        <w:t>())</w:t>
      </w:r>
    </w:p>
    <w:p w14:paraId="59BB9F73" w14:textId="77777777" w:rsid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when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0DE0D89F" w14:textId="77777777" w:rsid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post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"http://49.249.28.218:8091/addProject"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05E2F713" w14:textId="77777777" w:rsid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6F2D46ED" w14:textId="77777777" w:rsid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assertThat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statusCode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201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3706E6B0" w14:textId="77777777" w:rsid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CCB9B1" w14:textId="77777777" w:rsidR="00564A01" w:rsidRDefault="00564A01" w:rsidP="005C76C8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0D3865B" w14:textId="77777777" w:rsidR="00787BB8" w:rsidRDefault="00787BB8" w:rsidP="00787BB8">
      <w:pPr>
        <w:pBdr>
          <w:bottom w:val="single" w:sz="6" w:space="1" w:color="auto"/>
        </w:pBdr>
        <w:rPr>
          <w:lang w:eastAsia="en-IN"/>
        </w:rPr>
      </w:pPr>
    </w:p>
    <w:p w14:paraId="634D4B9D" w14:textId="77777777" w:rsid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.*;</w:t>
      </w:r>
    </w:p>
    <w:p w14:paraId="441854B7" w14:textId="77777777" w:rsid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</w:t>
      </w:r>
      <w:r w:rsidRPr="00FF77E2">
        <w:rPr>
          <w:rFonts w:ascii="Consolas" w:hAnsi="Consolas"/>
          <w:color w:val="CC6C1D"/>
          <w:sz w:val="14"/>
          <w:szCs w:val="14"/>
        </w:rPr>
        <w:t>public</w:t>
      </w:r>
      <w:r w:rsidRPr="00FF77E2">
        <w:rPr>
          <w:rFonts w:ascii="Consolas" w:hAnsi="Consolas"/>
          <w:color w:val="D9E8F7"/>
          <w:sz w:val="14"/>
          <w:szCs w:val="14"/>
        </w:rPr>
        <w:t xml:space="preserve"> </w:t>
      </w:r>
      <w:r w:rsidRPr="00FF77E2">
        <w:rPr>
          <w:rFonts w:ascii="Consolas" w:hAnsi="Consolas"/>
          <w:color w:val="CC6C1D"/>
          <w:sz w:val="14"/>
          <w:szCs w:val="14"/>
        </w:rPr>
        <w:t>class</w:t>
      </w:r>
      <w:r w:rsidRPr="00FF77E2">
        <w:rPr>
          <w:rFonts w:ascii="Consolas" w:hAnsi="Consolas"/>
          <w:color w:val="D9E8F7"/>
          <w:sz w:val="14"/>
          <w:szCs w:val="14"/>
        </w:rPr>
        <w:t xml:space="preserve"> </w:t>
      </w:r>
      <w:r w:rsidRPr="00FF77E2">
        <w:rPr>
          <w:rFonts w:ascii="Consolas" w:hAnsi="Consolas"/>
          <w:color w:val="1290C3"/>
          <w:sz w:val="14"/>
          <w:szCs w:val="14"/>
        </w:rPr>
        <w:t>SampleTestForReadeTest</w:t>
      </w:r>
      <w:r w:rsidRPr="00FF77E2">
        <w:rPr>
          <w:rFonts w:ascii="Consolas" w:hAnsi="Consolas"/>
          <w:color w:val="D9E8F7"/>
          <w:sz w:val="14"/>
          <w:szCs w:val="14"/>
        </w:rPr>
        <w:t xml:space="preserve"> </w:t>
      </w:r>
      <w:r w:rsidRPr="00FF77E2">
        <w:rPr>
          <w:rFonts w:ascii="Consolas" w:hAnsi="Consolas"/>
          <w:color w:val="F9FAF4"/>
          <w:sz w:val="14"/>
          <w:szCs w:val="14"/>
        </w:rPr>
        <w:t>{</w:t>
      </w:r>
    </w:p>
    <w:p w14:paraId="637DE635" w14:textId="77777777" w:rsid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r w:rsidRPr="00FF77E2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14ED0116" w14:textId="7F0E5272" w:rsidR="00FF77E2" w:rsidRP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FF77E2">
        <w:rPr>
          <w:rFonts w:ascii="Consolas" w:hAnsi="Consolas"/>
          <w:color w:val="CC6C1D"/>
          <w:sz w:val="14"/>
          <w:szCs w:val="14"/>
        </w:rPr>
        <w:t>public</w:t>
      </w:r>
      <w:r w:rsidRPr="00FF77E2">
        <w:rPr>
          <w:rFonts w:ascii="Consolas" w:hAnsi="Consolas"/>
          <w:color w:val="D9E8F7"/>
          <w:sz w:val="14"/>
          <w:szCs w:val="14"/>
        </w:rPr>
        <w:t xml:space="preserve"> </w:t>
      </w:r>
      <w:r w:rsidRPr="00FF77E2">
        <w:rPr>
          <w:rFonts w:ascii="Consolas" w:hAnsi="Consolas"/>
          <w:color w:val="CC6C1D"/>
          <w:sz w:val="14"/>
          <w:szCs w:val="14"/>
        </w:rPr>
        <w:t>void</w:t>
      </w:r>
      <w:r w:rsidRPr="00FF77E2">
        <w:rPr>
          <w:rFonts w:ascii="Consolas" w:hAnsi="Consolas"/>
          <w:color w:val="D9E8F7"/>
          <w:sz w:val="14"/>
          <w:szCs w:val="14"/>
        </w:rPr>
        <w:t xml:space="preserve"> </w:t>
      </w:r>
      <w:r w:rsidRPr="00FF77E2">
        <w:rPr>
          <w:rFonts w:ascii="Consolas" w:hAnsi="Consolas"/>
          <w:color w:val="1EB540"/>
          <w:sz w:val="14"/>
          <w:szCs w:val="14"/>
        </w:rPr>
        <w:t>postDataFromServer</w:t>
      </w:r>
      <w:r w:rsidRPr="00FF77E2">
        <w:rPr>
          <w:rFonts w:ascii="Consolas" w:hAnsi="Consolas"/>
          <w:color w:val="F9FAF4"/>
          <w:sz w:val="14"/>
          <w:szCs w:val="14"/>
        </w:rPr>
        <w:t>()</w:t>
      </w:r>
      <w:r w:rsidRPr="00FF77E2">
        <w:rPr>
          <w:rFonts w:ascii="Consolas" w:hAnsi="Consolas"/>
          <w:color w:val="D9E8F7"/>
          <w:sz w:val="14"/>
          <w:szCs w:val="14"/>
        </w:rPr>
        <w:t xml:space="preserve"> </w:t>
      </w:r>
      <w:r w:rsidRPr="00FF77E2">
        <w:rPr>
          <w:rFonts w:ascii="Consolas" w:hAnsi="Consolas"/>
          <w:color w:val="F9FAF4"/>
          <w:sz w:val="14"/>
          <w:szCs w:val="14"/>
        </w:rPr>
        <w:t>{</w:t>
      </w:r>
    </w:p>
    <w:p w14:paraId="634F58A5" w14:textId="77777777" w:rsidR="00FF77E2" w:rsidRP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6089FDC" w14:textId="77777777" w:rsidR="00FF77E2" w:rsidRP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808080"/>
          <w:sz w:val="14"/>
          <w:szCs w:val="14"/>
        </w:rPr>
        <w:t xml:space="preserve">/* 1 to perform </w:t>
      </w:r>
      <w:r w:rsidRPr="00FF77E2">
        <w:rPr>
          <w:rFonts w:ascii="Consolas" w:hAnsi="Consolas"/>
          <w:color w:val="808080"/>
          <w:sz w:val="14"/>
          <w:szCs w:val="14"/>
          <w:u w:val="single"/>
        </w:rPr>
        <w:t>bdd</w:t>
      </w:r>
      <w:r w:rsidRPr="00FF77E2">
        <w:rPr>
          <w:rFonts w:ascii="Consolas" w:hAnsi="Consolas"/>
          <w:color w:val="808080"/>
          <w:sz w:val="14"/>
          <w:szCs w:val="14"/>
        </w:rPr>
        <w:t xml:space="preserve"> operation 1st we need to do static import */</w:t>
      </w:r>
    </w:p>
    <w:p w14:paraId="43E9A6AB" w14:textId="77777777" w:rsidR="00FF77E2" w:rsidRP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5ABCFC0" w14:textId="77777777" w:rsidR="00FF77E2" w:rsidRP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FF77E2">
        <w:rPr>
          <w:rFonts w:ascii="Consolas" w:hAnsi="Consolas"/>
          <w:color w:val="F9FAF4"/>
          <w:sz w:val="14"/>
          <w:szCs w:val="14"/>
        </w:rPr>
        <w:t>()</w:t>
      </w:r>
      <w:r w:rsidRPr="00FF77E2">
        <w:rPr>
          <w:rFonts w:ascii="Consolas" w:hAnsi="Consolas"/>
          <w:color w:val="808080"/>
          <w:sz w:val="14"/>
          <w:szCs w:val="14"/>
        </w:rPr>
        <w:t xml:space="preserve">/* instead of storing response we are going to use request </w:t>
      </w:r>
      <w:r w:rsidRPr="00FF77E2">
        <w:rPr>
          <w:rFonts w:ascii="Consolas" w:hAnsi="Consolas"/>
          <w:color w:val="808080"/>
          <w:sz w:val="14"/>
          <w:szCs w:val="14"/>
          <w:u w:val="single"/>
        </w:rPr>
        <w:t>chaning</w:t>
      </w:r>
      <w:r w:rsidRPr="00FF77E2">
        <w:rPr>
          <w:rFonts w:ascii="Consolas" w:hAnsi="Consolas"/>
          <w:color w:val="808080"/>
          <w:sz w:val="14"/>
          <w:szCs w:val="14"/>
        </w:rPr>
        <w:t xml:space="preserve"> */</w:t>
      </w:r>
    </w:p>
    <w:p w14:paraId="5B4DEC96" w14:textId="77777777" w:rsidR="00FF77E2" w:rsidRP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E6E6FA"/>
          <w:sz w:val="14"/>
          <w:szCs w:val="14"/>
        </w:rPr>
        <w:t>.</w:t>
      </w:r>
      <w:r w:rsidRPr="00FF77E2">
        <w:rPr>
          <w:rFonts w:ascii="Consolas" w:hAnsi="Consolas"/>
          <w:color w:val="80F6A7"/>
          <w:sz w:val="14"/>
          <w:szCs w:val="14"/>
        </w:rPr>
        <w:t>get</w:t>
      </w:r>
      <w:r w:rsidRPr="00FF77E2">
        <w:rPr>
          <w:rFonts w:ascii="Consolas" w:hAnsi="Consolas"/>
          <w:color w:val="F9FAF4"/>
          <w:sz w:val="14"/>
          <w:szCs w:val="14"/>
        </w:rPr>
        <w:t>(</w:t>
      </w:r>
      <w:r w:rsidRPr="00FF77E2">
        <w:rPr>
          <w:rFonts w:ascii="Consolas" w:hAnsi="Consolas"/>
          <w:color w:val="17C6A3"/>
          <w:sz w:val="14"/>
          <w:szCs w:val="14"/>
        </w:rPr>
        <w:t>"http://49.249.28.218:8091/projects"</w:t>
      </w:r>
      <w:r w:rsidRPr="00FF77E2">
        <w:rPr>
          <w:rFonts w:ascii="Consolas" w:hAnsi="Consolas"/>
          <w:color w:val="F9FAF4"/>
          <w:sz w:val="14"/>
          <w:szCs w:val="14"/>
        </w:rPr>
        <w:t>)</w:t>
      </w:r>
      <w:r w:rsidRPr="00FF77E2">
        <w:rPr>
          <w:rFonts w:ascii="Consolas" w:hAnsi="Consolas"/>
          <w:color w:val="E6E6FA"/>
          <w:sz w:val="14"/>
          <w:szCs w:val="14"/>
        </w:rPr>
        <w:t>.</w:t>
      </w:r>
    </w:p>
    <w:p w14:paraId="577A2FCD" w14:textId="77777777" w:rsidR="00FF77E2" w:rsidRP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FF77E2">
        <w:rPr>
          <w:rFonts w:ascii="Consolas" w:hAnsi="Consolas"/>
          <w:color w:val="D9E8F7"/>
          <w:sz w:val="14"/>
          <w:szCs w:val="14"/>
        </w:rPr>
        <w:tab/>
        <w:t xml:space="preserve">       </w:t>
      </w:r>
      <w:r w:rsidRPr="00FF77E2">
        <w:rPr>
          <w:rFonts w:ascii="Consolas" w:hAnsi="Consolas"/>
          <w:color w:val="80F6A7"/>
          <w:sz w:val="14"/>
          <w:szCs w:val="14"/>
        </w:rPr>
        <w:t>then</w:t>
      </w:r>
      <w:r w:rsidRPr="00FF77E2">
        <w:rPr>
          <w:rFonts w:ascii="Consolas" w:hAnsi="Consolas"/>
          <w:color w:val="F9FAF4"/>
          <w:sz w:val="14"/>
          <w:szCs w:val="14"/>
        </w:rPr>
        <w:t>()</w:t>
      </w:r>
      <w:r w:rsidRPr="00FF77E2">
        <w:rPr>
          <w:rFonts w:ascii="Consolas" w:hAnsi="Consolas"/>
          <w:color w:val="D9E8F7"/>
          <w:sz w:val="14"/>
          <w:szCs w:val="14"/>
        </w:rPr>
        <w:t xml:space="preserve"> </w:t>
      </w:r>
      <w:r w:rsidRPr="00FF77E2">
        <w:rPr>
          <w:rFonts w:ascii="Consolas" w:hAnsi="Consolas"/>
          <w:color w:val="808080"/>
          <w:sz w:val="14"/>
          <w:szCs w:val="14"/>
        </w:rPr>
        <w:t>/* there is no precondition */</w:t>
      </w:r>
    </w:p>
    <w:p w14:paraId="0588A83D" w14:textId="77777777" w:rsidR="00FF77E2" w:rsidRP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E6E6FA"/>
          <w:sz w:val="14"/>
          <w:szCs w:val="14"/>
        </w:rPr>
        <w:t>.</w:t>
      </w:r>
      <w:r w:rsidRPr="00FF77E2">
        <w:rPr>
          <w:rFonts w:ascii="Consolas" w:hAnsi="Consolas"/>
          <w:color w:val="80F6A7"/>
          <w:sz w:val="14"/>
          <w:szCs w:val="14"/>
        </w:rPr>
        <w:t>assertThat</w:t>
      </w:r>
      <w:r w:rsidRPr="00FF77E2">
        <w:rPr>
          <w:rFonts w:ascii="Consolas" w:hAnsi="Consolas"/>
          <w:color w:val="F9FAF4"/>
          <w:sz w:val="14"/>
          <w:szCs w:val="14"/>
        </w:rPr>
        <w:t>()</w:t>
      </w:r>
      <w:r w:rsidRPr="00FF77E2">
        <w:rPr>
          <w:rFonts w:ascii="Consolas" w:hAnsi="Consolas"/>
          <w:color w:val="E6E6FA"/>
          <w:sz w:val="14"/>
          <w:szCs w:val="14"/>
        </w:rPr>
        <w:t>.</w:t>
      </w:r>
      <w:r w:rsidRPr="00FF77E2">
        <w:rPr>
          <w:rFonts w:ascii="Consolas" w:hAnsi="Consolas"/>
          <w:color w:val="80F6A7"/>
          <w:sz w:val="14"/>
          <w:szCs w:val="14"/>
        </w:rPr>
        <w:t>statusCode</w:t>
      </w:r>
      <w:r w:rsidRPr="00FF77E2">
        <w:rPr>
          <w:rFonts w:ascii="Consolas" w:hAnsi="Consolas"/>
          <w:color w:val="F9FAF4"/>
          <w:sz w:val="14"/>
          <w:szCs w:val="14"/>
        </w:rPr>
        <w:t>(</w:t>
      </w:r>
      <w:r w:rsidRPr="00FF77E2">
        <w:rPr>
          <w:rFonts w:ascii="Consolas" w:hAnsi="Consolas"/>
          <w:color w:val="6897BB"/>
          <w:sz w:val="14"/>
          <w:szCs w:val="14"/>
        </w:rPr>
        <w:t>200</w:t>
      </w:r>
      <w:r w:rsidRPr="00FF77E2">
        <w:rPr>
          <w:rFonts w:ascii="Consolas" w:hAnsi="Consolas"/>
          <w:color w:val="F9FAF4"/>
          <w:sz w:val="14"/>
          <w:szCs w:val="14"/>
        </w:rPr>
        <w:t>)</w:t>
      </w:r>
      <w:r w:rsidRPr="00FF77E2">
        <w:rPr>
          <w:rFonts w:ascii="Consolas" w:hAnsi="Consolas"/>
          <w:color w:val="E6E6FA"/>
          <w:sz w:val="14"/>
          <w:szCs w:val="14"/>
        </w:rPr>
        <w:t>.</w:t>
      </w:r>
      <w:r w:rsidRPr="00FF77E2">
        <w:rPr>
          <w:rFonts w:ascii="Consolas" w:hAnsi="Consolas"/>
          <w:color w:val="80F6A7"/>
          <w:sz w:val="14"/>
          <w:szCs w:val="14"/>
        </w:rPr>
        <w:t>log</w:t>
      </w:r>
      <w:r w:rsidRPr="00FF77E2">
        <w:rPr>
          <w:rFonts w:ascii="Consolas" w:hAnsi="Consolas"/>
          <w:color w:val="F9FAF4"/>
          <w:sz w:val="14"/>
          <w:szCs w:val="14"/>
        </w:rPr>
        <w:t>()</w:t>
      </w:r>
      <w:r w:rsidRPr="00FF77E2">
        <w:rPr>
          <w:rFonts w:ascii="Consolas" w:hAnsi="Consolas"/>
          <w:color w:val="E6E6FA"/>
          <w:sz w:val="14"/>
          <w:szCs w:val="14"/>
        </w:rPr>
        <w:t>.</w:t>
      </w:r>
      <w:r w:rsidRPr="00FF77E2">
        <w:rPr>
          <w:rFonts w:ascii="Consolas" w:hAnsi="Consolas"/>
          <w:color w:val="80F6A7"/>
          <w:sz w:val="14"/>
          <w:szCs w:val="14"/>
        </w:rPr>
        <w:t>all</w:t>
      </w:r>
      <w:r w:rsidRPr="00FF77E2">
        <w:rPr>
          <w:rFonts w:ascii="Consolas" w:hAnsi="Consolas"/>
          <w:color w:val="F9FAF4"/>
          <w:sz w:val="14"/>
          <w:szCs w:val="14"/>
        </w:rPr>
        <w:t>()</w:t>
      </w:r>
      <w:r w:rsidRPr="00FF77E2">
        <w:rPr>
          <w:rFonts w:ascii="Consolas" w:hAnsi="Consolas"/>
          <w:color w:val="E6E6FA"/>
          <w:sz w:val="14"/>
          <w:szCs w:val="14"/>
        </w:rPr>
        <w:t>;</w:t>
      </w:r>
    </w:p>
    <w:p w14:paraId="66AADAB0" w14:textId="77777777" w:rsidR="00FF77E2" w:rsidRP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808080"/>
          <w:sz w:val="14"/>
          <w:szCs w:val="14"/>
        </w:rPr>
        <w:t xml:space="preserve">/* not </w:t>
      </w:r>
      <w:r w:rsidRPr="00FF77E2">
        <w:rPr>
          <w:rFonts w:ascii="Consolas" w:hAnsi="Consolas"/>
          <w:color w:val="808080"/>
          <w:sz w:val="14"/>
          <w:szCs w:val="14"/>
          <w:u w:val="single"/>
        </w:rPr>
        <w:t>capchering</w:t>
      </w:r>
      <w:r w:rsidRPr="00FF77E2">
        <w:rPr>
          <w:rFonts w:ascii="Consolas" w:hAnsi="Consolas"/>
          <w:color w:val="808080"/>
          <w:sz w:val="14"/>
          <w:szCs w:val="14"/>
        </w:rPr>
        <w:t xml:space="preserve"> the </w:t>
      </w:r>
      <w:r w:rsidRPr="00FF77E2">
        <w:rPr>
          <w:rFonts w:ascii="Consolas" w:hAnsi="Consolas"/>
          <w:color w:val="808080"/>
          <w:sz w:val="14"/>
          <w:szCs w:val="14"/>
          <w:u w:val="single"/>
        </w:rPr>
        <w:t>respone</w:t>
      </w:r>
      <w:r w:rsidRPr="00FF77E2">
        <w:rPr>
          <w:rFonts w:ascii="Consolas" w:hAnsi="Consolas"/>
          <w:color w:val="808080"/>
          <w:sz w:val="14"/>
          <w:szCs w:val="14"/>
        </w:rPr>
        <w:t xml:space="preserve"> object </w:t>
      </w:r>
      <w:r w:rsidRPr="00FF77E2">
        <w:rPr>
          <w:rFonts w:ascii="Consolas" w:hAnsi="Consolas"/>
          <w:color w:val="808080"/>
          <w:sz w:val="14"/>
          <w:szCs w:val="14"/>
          <w:u w:val="single"/>
        </w:rPr>
        <w:t>becouse</w:t>
      </w:r>
      <w:r w:rsidRPr="00FF77E2">
        <w:rPr>
          <w:rFonts w:ascii="Consolas" w:hAnsi="Consolas"/>
          <w:color w:val="808080"/>
          <w:sz w:val="14"/>
          <w:szCs w:val="14"/>
        </w:rPr>
        <w:t xml:space="preserve"> we can go for request </w:t>
      </w:r>
      <w:r w:rsidRPr="00FF77E2">
        <w:rPr>
          <w:rFonts w:ascii="Consolas" w:hAnsi="Consolas"/>
          <w:color w:val="808080"/>
          <w:sz w:val="14"/>
          <w:szCs w:val="14"/>
          <w:u w:val="single"/>
        </w:rPr>
        <w:t>chainig</w:t>
      </w:r>
      <w:r w:rsidRPr="00FF77E2">
        <w:rPr>
          <w:rFonts w:ascii="Consolas" w:hAnsi="Consolas"/>
          <w:color w:val="808080"/>
          <w:sz w:val="14"/>
          <w:szCs w:val="14"/>
        </w:rPr>
        <w:t xml:space="preserve"> */</w:t>
      </w:r>
    </w:p>
    <w:p w14:paraId="43948A6C" w14:textId="77777777" w:rsidR="00FF77E2" w:rsidRPr="00FF77E2" w:rsidRDefault="00FF77E2" w:rsidP="00FF77E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D9E8F7"/>
          <w:sz w:val="14"/>
          <w:szCs w:val="14"/>
        </w:rPr>
        <w:tab/>
      </w:r>
      <w:r w:rsidRPr="00FF77E2">
        <w:rPr>
          <w:rFonts w:ascii="Consolas" w:hAnsi="Consolas"/>
          <w:color w:val="808080"/>
          <w:sz w:val="14"/>
          <w:szCs w:val="14"/>
        </w:rPr>
        <w:t>/* object creation of the response is not required */</w:t>
      </w:r>
    </w:p>
    <w:p w14:paraId="7ED24514" w14:textId="77777777" w:rsidR="00564A01" w:rsidRPr="0053608E" w:rsidRDefault="00564A01" w:rsidP="00787BB8">
      <w:pPr>
        <w:pBdr>
          <w:bottom w:val="single" w:sz="6" w:space="1" w:color="auto"/>
        </w:pBdr>
        <w:rPr>
          <w:lang w:eastAsia="en-IN"/>
        </w:rPr>
      </w:pPr>
    </w:p>
    <w:p w14:paraId="3BFB81FA" w14:textId="515B09DB" w:rsid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 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.*;</w:t>
      </w:r>
    </w:p>
    <w:p w14:paraId="3AB62DCF" w14:textId="77777777" w:rsidR="00155EB6" w:rsidRDefault="00155EB6" w:rsidP="00155EB6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SampleTestForCompleteUpdatTest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B94E4F" w14:textId="77777777" w:rsid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644BC861" w14:textId="11229451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CCCCCC"/>
          <w:sz w:val="20"/>
          <w:szCs w:val="20"/>
        </w:rPr>
        <w:t xml:space="preserve">     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 w:rsidRPr="00155EB6">
        <w:rPr>
          <w:rFonts w:ascii="Consolas" w:hAnsi="Consolas"/>
          <w:color w:val="CC6C1D"/>
          <w:sz w:val="14"/>
          <w:szCs w:val="14"/>
        </w:rPr>
        <w:t>public</w:t>
      </w:r>
      <w:r w:rsidRPr="00155EB6">
        <w:rPr>
          <w:rFonts w:ascii="Consolas" w:hAnsi="Consolas"/>
          <w:color w:val="D9E8F7"/>
          <w:sz w:val="14"/>
          <w:szCs w:val="14"/>
        </w:rPr>
        <w:t xml:space="preserve"> </w:t>
      </w:r>
      <w:r w:rsidRPr="00155EB6">
        <w:rPr>
          <w:rFonts w:ascii="Consolas" w:hAnsi="Consolas"/>
          <w:color w:val="CC6C1D"/>
          <w:sz w:val="14"/>
          <w:szCs w:val="14"/>
        </w:rPr>
        <w:t>void</w:t>
      </w:r>
      <w:r w:rsidRPr="00155EB6">
        <w:rPr>
          <w:rFonts w:ascii="Consolas" w:hAnsi="Consolas"/>
          <w:color w:val="D9E8F7"/>
          <w:sz w:val="14"/>
          <w:szCs w:val="14"/>
        </w:rPr>
        <w:t xml:space="preserve"> </w:t>
      </w:r>
      <w:r w:rsidRPr="00155EB6">
        <w:rPr>
          <w:rFonts w:ascii="Consolas" w:hAnsi="Consolas"/>
          <w:color w:val="1EB540"/>
          <w:sz w:val="14"/>
          <w:szCs w:val="14"/>
        </w:rPr>
        <w:t>putDataFromServer</w:t>
      </w:r>
      <w:r w:rsidRPr="00155EB6">
        <w:rPr>
          <w:rFonts w:ascii="Consolas" w:hAnsi="Consolas"/>
          <w:color w:val="F9FAF4"/>
          <w:sz w:val="14"/>
          <w:szCs w:val="14"/>
        </w:rPr>
        <w:t>()</w:t>
      </w:r>
      <w:r w:rsidRPr="00155EB6">
        <w:rPr>
          <w:rFonts w:ascii="Consolas" w:hAnsi="Consolas"/>
          <w:color w:val="D9E8F7"/>
          <w:sz w:val="14"/>
          <w:szCs w:val="14"/>
        </w:rPr>
        <w:t xml:space="preserve"> </w:t>
      </w:r>
      <w:r w:rsidRPr="00155EB6">
        <w:rPr>
          <w:rFonts w:ascii="Consolas" w:hAnsi="Consolas"/>
          <w:color w:val="F9FAF4"/>
          <w:sz w:val="14"/>
          <w:szCs w:val="14"/>
        </w:rPr>
        <w:t>{</w:t>
      </w:r>
    </w:p>
    <w:p w14:paraId="4A532347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55EB6">
        <w:rPr>
          <w:rFonts w:ascii="Consolas" w:hAnsi="Consolas"/>
          <w:color w:val="D9E8F7"/>
          <w:sz w:val="14"/>
          <w:szCs w:val="14"/>
        </w:rPr>
        <w:tab/>
      </w:r>
      <w:r w:rsidRPr="00155EB6">
        <w:rPr>
          <w:rFonts w:ascii="Consolas" w:hAnsi="Consolas"/>
          <w:color w:val="D9E8F7"/>
          <w:sz w:val="14"/>
          <w:szCs w:val="14"/>
        </w:rPr>
        <w:tab/>
      </w:r>
      <w:r w:rsidRPr="00155EB6">
        <w:rPr>
          <w:rFonts w:ascii="Consolas" w:hAnsi="Consolas"/>
          <w:color w:val="1290C3"/>
          <w:sz w:val="14"/>
          <w:szCs w:val="14"/>
        </w:rPr>
        <w:t>JSONObject</w:t>
      </w:r>
      <w:r w:rsidRPr="00155EB6">
        <w:rPr>
          <w:rFonts w:ascii="Consolas" w:hAnsi="Consolas"/>
          <w:color w:val="D9E8F7"/>
          <w:sz w:val="14"/>
          <w:szCs w:val="14"/>
        </w:rPr>
        <w:t xml:space="preserve"> </w:t>
      </w:r>
      <w:r w:rsidRPr="00155EB6">
        <w:rPr>
          <w:rFonts w:ascii="Consolas" w:hAnsi="Consolas"/>
          <w:color w:val="F2F200"/>
          <w:sz w:val="14"/>
          <w:szCs w:val="14"/>
        </w:rPr>
        <w:t>obj</w:t>
      </w:r>
      <w:r w:rsidRPr="00155EB6">
        <w:rPr>
          <w:rFonts w:ascii="Consolas" w:hAnsi="Consolas"/>
          <w:color w:val="E6E6FA"/>
          <w:sz w:val="14"/>
          <w:szCs w:val="14"/>
        </w:rPr>
        <w:t>=</w:t>
      </w:r>
      <w:r w:rsidRPr="00155EB6">
        <w:rPr>
          <w:rFonts w:ascii="Consolas" w:hAnsi="Consolas"/>
          <w:color w:val="CC6C1D"/>
          <w:sz w:val="14"/>
          <w:szCs w:val="14"/>
        </w:rPr>
        <w:t>new</w:t>
      </w:r>
      <w:r w:rsidRPr="00155EB6">
        <w:rPr>
          <w:rFonts w:ascii="Consolas" w:hAnsi="Consolas"/>
          <w:color w:val="D9E8F7"/>
          <w:sz w:val="14"/>
          <w:szCs w:val="14"/>
        </w:rPr>
        <w:t xml:space="preserve"> </w:t>
      </w:r>
      <w:r w:rsidRPr="00155EB6">
        <w:rPr>
          <w:rFonts w:ascii="Consolas" w:hAnsi="Consolas"/>
          <w:color w:val="A7EC21"/>
          <w:sz w:val="14"/>
          <w:szCs w:val="14"/>
        </w:rPr>
        <w:t>JSONObject</w:t>
      </w:r>
      <w:r w:rsidRPr="00155EB6">
        <w:rPr>
          <w:rFonts w:ascii="Consolas" w:hAnsi="Consolas"/>
          <w:color w:val="F9FAF4"/>
          <w:sz w:val="14"/>
          <w:szCs w:val="14"/>
        </w:rPr>
        <w:t>()</w:t>
      </w:r>
      <w:r w:rsidRPr="00155EB6">
        <w:rPr>
          <w:rFonts w:ascii="Consolas" w:hAnsi="Consolas"/>
          <w:color w:val="E6E6FA"/>
          <w:sz w:val="14"/>
          <w:szCs w:val="14"/>
        </w:rPr>
        <w:t>;</w:t>
      </w:r>
    </w:p>
    <w:p w14:paraId="727D462A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55EB6">
        <w:rPr>
          <w:rFonts w:ascii="Consolas" w:hAnsi="Consolas"/>
          <w:color w:val="D9E8F7"/>
          <w:sz w:val="14"/>
          <w:szCs w:val="14"/>
        </w:rPr>
        <w:tab/>
      </w:r>
      <w:r w:rsidRPr="00155EB6">
        <w:rPr>
          <w:rFonts w:ascii="Consolas" w:hAnsi="Consolas"/>
          <w:color w:val="D9E8F7"/>
          <w:sz w:val="14"/>
          <w:szCs w:val="14"/>
        </w:rPr>
        <w:tab/>
      </w:r>
      <w:r w:rsidRPr="00155EB6">
        <w:rPr>
          <w:rFonts w:ascii="Consolas" w:hAnsi="Consolas"/>
          <w:color w:val="F3EC79"/>
          <w:sz w:val="14"/>
          <w:szCs w:val="14"/>
          <w:u w:val="single"/>
        </w:rPr>
        <w:t>obj</w:t>
      </w:r>
      <w:r w:rsidRPr="00155EB6">
        <w:rPr>
          <w:rFonts w:ascii="Consolas" w:hAnsi="Consolas"/>
          <w:color w:val="E6E6FA"/>
          <w:sz w:val="14"/>
          <w:szCs w:val="14"/>
          <w:u w:val="single"/>
        </w:rPr>
        <w:t>.</w:t>
      </w:r>
      <w:r w:rsidRPr="00155EB6">
        <w:rPr>
          <w:rFonts w:ascii="Consolas" w:hAnsi="Consolas"/>
          <w:color w:val="A7EC21"/>
          <w:sz w:val="14"/>
          <w:szCs w:val="14"/>
          <w:u w:val="single"/>
        </w:rPr>
        <w:t>put</w:t>
      </w:r>
      <w:r w:rsidRPr="00155EB6">
        <w:rPr>
          <w:rFonts w:ascii="Consolas" w:hAnsi="Consolas"/>
          <w:color w:val="F9FAF4"/>
          <w:sz w:val="14"/>
          <w:szCs w:val="14"/>
          <w:u w:val="single"/>
        </w:rPr>
        <w:t>(</w:t>
      </w:r>
      <w:r w:rsidRPr="00155EB6">
        <w:rPr>
          <w:rFonts w:ascii="Consolas" w:hAnsi="Consolas"/>
          <w:color w:val="17C6A3"/>
          <w:sz w:val="14"/>
          <w:szCs w:val="14"/>
          <w:u w:val="single"/>
        </w:rPr>
        <w:t>"createdBy"</w:t>
      </w:r>
      <w:r w:rsidRPr="00155EB6">
        <w:rPr>
          <w:rFonts w:ascii="Consolas" w:hAnsi="Consolas"/>
          <w:color w:val="E6E6FA"/>
          <w:sz w:val="14"/>
          <w:szCs w:val="14"/>
          <w:u w:val="single"/>
        </w:rPr>
        <w:t>,</w:t>
      </w:r>
      <w:r w:rsidRPr="00155EB6">
        <w:rPr>
          <w:rFonts w:ascii="Consolas" w:hAnsi="Consolas"/>
          <w:color w:val="D9E8F7"/>
          <w:sz w:val="14"/>
          <w:szCs w:val="14"/>
          <w:u w:val="single"/>
        </w:rPr>
        <w:t xml:space="preserve"> </w:t>
      </w:r>
      <w:r w:rsidRPr="00155EB6">
        <w:rPr>
          <w:rFonts w:ascii="Consolas" w:hAnsi="Consolas"/>
          <w:color w:val="17C6A3"/>
          <w:sz w:val="14"/>
          <w:szCs w:val="14"/>
          <w:u w:val="single"/>
        </w:rPr>
        <w:t>"dezak"</w:t>
      </w:r>
      <w:r w:rsidRPr="00155EB6">
        <w:rPr>
          <w:rFonts w:ascii="Consolas" w:hAnsi="Consolas"/>
          <w:color w:val="F9FAF4"/>
          <w:sz w:val="14"/>
          <w:szCs w:val="14"/>
          <w:u w:val="single"/>
        </w:rPr>
        <w:t>)</w:t>
      </w:r>
      <w:r w:rsidRPr="00155EB6">
        <w:rPr>
          <w:rFonts w:ascii="Consolas" w:hAnsi="Consolas"/>
          <w:color w:val="E6E6FA"/>
          <w:sz w:val="14"/>
          <w:szCs w:val="14"/>
        </w:rPr>
        <w:t>;</w:t>
      </w:r>
    </w:p>
    <w:p w14:paraId="4AF99E43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55EB6">
        <w:rPr>
          <w:rFonts w:ascii="Consolas" w:hAnsi="Consolas"/>
          <w:color w:val="D9E8F7"/>
          <w:sz w:val="14"/>
          <w:szCs w:val="14"/>
        </w:rPr>
        <w:tab/>
      </w:r>
      <w:r w:rsidRPr="00155EB6">
        <w:rPr>
          <w:rFonts w:ascii="Consolas" w:hAnsi="Consolas"/>
          <w:color w:val="D9E8F7"/>
          <w:sz w:val="14"/>
          <w:szCs w:val="14"/>
        </w:rPr>
        <w:tab/>
      </w:r>
      <w:r w:rsidRPr="00155EB6">
        <w:rPr>
          <w:rFonts w:ascii="Consolas" w:hAnsi="Consolas"/>
          <w:color w:val="F3EC79"/>
          <w:sz w:val="14"/>
          <w:szCs w:val="14"/>
          <w:u w:val="single"/>
        </w:rPr>
        <w:t>obj</w:t>
      </w:r>
      <w:r w:rsidRPr="00155EB6">
        <w:rPr>
          <w:rFonts w:ascii="Consolas" w:hAnsi="Consolas"/>
          <w:color w:val="E6E6FA"/>
          <w:sz w:val="14"/>
          <w:szCs w:val="14"/>
          <w:u w:val="single"/>
        </w:rPr>
        <w:t>.</w:t>
      </w:r>
      <w:r w:rsidRPr="00155EB6">
        <w:rPr>
          <w:rFonts w:ascii="Consolas" w:hAnsi="Consolas"/>
          <w:color w:val="A7EC21"/>
          <w:sz w:val="14"/>
          <w:szCs w:val="14"/>
          <w:u w:val="single"/>
        </w:rPr>
        <w:t>put</w:t>
      </w:r>
      <w:r w:rsidRPr="00155EB6">
        <w:rPr>
          <w:rFonts w:ascii="Consolas" w:hAnsi="Consolas"/>
          <w:color w:val="F9FAF4"/>
          <w:sz w:val="14"/>
          <w:szCs w:val="14"/>
          <w:u w:val="single"/>
        </w:rPr>
        <w:t>(</w:t>
      </w:r>
      <w:r w:rsidRPr="00155EB6">
        <w:rPr>
          <w:rFonts w:ascii="Consolas" w:hAnsi="Consolas"/>
          <w:color w:val="17C6A3"/>
          <w:sz w:val="14"/>
          <w:szCs w:val="14"/>
          <w:u w:val="single"/>
        </w:rPr>
        <w:t>"status"</w:t>
      </w:r>
      <w:r w:rsidRPr="00155EB6">
        <w:rPr>
          <w:rFonts w:ascii="Consolas" w:hAnsi="Consolas"/>
          <w:color w:val="E6E6FA"/>
          <w:sz w:val="14"/>
          <w:szCs w:val="14"/>
          <w:u w:val="single"/>
        </w:rPr>
        <w:t>,</w:t>
      </w:r>
      <w:r w:rsidRPr="00155EB6">
        <w:rPr>
          <w:rFonts w:ascii="Consolas" w:hAnsi="Consolas"/>
          <w:color w:val="D9E8F7"/>
          <w:sz w:val="14"/>
          <w:szCs w:val="14"/>
          <w:u w:val="single"/>
        </w:rPr>
        <w:t xml:space="preserve"> </w:t>
      </w:r>
      <w:r w:rsidRPr="00155EB6">
        <w:rPr>
          <w:rFonts w:ascii="Consolas" w:hAnsi="Consolas"/>
          <w:color w:val="17C6A3"/>
          <w:sz w:val="14"/>
          <w:szCs w:val="14"/>
          <w:u w:val="single"/>
        </w:rPr>
        <w:t>"Created"</w:t>
      </w:r>
      <w:r w:rsidRPr="00155EB6">
        <w:rPr>
          <w:rFonts w:ascii="Consolas" w:hAnsi="Consolas"/>
          <w:color w:val="F9FAF4"/>
          <w:sz w:val="14"/>
          <w:szCs w:val="14"/>
          <w:u w:val="single"/>
        </w:rPr>
        <w:t>)</w:t>
      </w:r>
      <w:r w:rsidRPr="00155EB6">
        <w:rPr>
          <w:rFonts w:ascii="Consolas" w:hAnsi="Consolas"/>
          <w:color w:val="E6E6FA"/>
          <w:sz w:val="14"/>
          <w:szCs w:val="14"/>
        </w:rPr>
        <w:t>;</w:t>
      </w:r>
    </w:p>
    <w:p w14:paraId="6539447B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55EB6">
        <w:rPr>
          <w:rFonts w:ascii="Consolas" w:hAnsi="Consolas"/>
          <w:color w:val="D9E8F7"/>
          <w:sz w:val="14"/>
          <w:szCs w:val="14"/>
        </w:rPr>
        <w:tab/>
      </w:r>
      <w:r w:rsidRPr="00155EB6">
        <w:rPr>
          <w:rFonts w:ascii="Consolas" w:hAnsi="Consolas"/>
          <w:color w:val="D9E8F7"/>
          <w:sz w:val="14"/>
          <w:szCs w:val="14"/>
        </w:rPr>
        <w:tab/>
      </w:r>
      <w:r w:rsidRPr="00155EB6">
        <w:rPr>
          <w:rFonts w:ascii="Consolas" w:hAnsi="Consolas"/>
          <w:color w:val="F3EC79"/>
          <w:sz w:val="14"/>
          <w:szCs w:val="14"/>
          <w:u w:val="single"/>
        </w:rPr>
        <w:t>obj</w:t>
      </w:r>
      <w:r w:rsidRPr="00155EB6">
        <w:rPr>
          <w:rFonts w:ascii="Consolas" w:hAnsi="Consolas"/>
          <w:color w:val="E6E6FA"/>
          <w:sz w:val="14"/>
          <w:szCs w:val="14"/>
          <w:u w:val="single"/>
        </w:rPr>
        <w:t>.</w:t>
      </w:r>
      <w:r w:rsidRPr="00155EB6">
        <w:rPr>
          <w:rFonts w:ascii="Consolas" w:hAnsi="Consolas"/>
          <w:color w:val="A7EC21"/>
          <w:sz w:val="14"/>
          <w:szCs w:val="14"/>
          <w:u w:val="single"/>
        </w:rPr>
        <w:t>put</w:t>
      </w:r>
      <w:r w:rsidRPr="00155EB6">
        <w:rPr>
          <w:rFonts w:ascii="Consolas" w:hAnsi="Consolas"/>
          <w:color w:val="F9FAF4"/>
          <w:sz w:val="14"/>
          <w:szCs w:val="14"/>
          <w:u w:val="single"/>
        </w:rPr>
        <w:t>(</w:t>
      </w:r>
      <w:r w:rsidRPr="00155EB6">
        <w:rPr>
          <w:rFonts w:ascii="Consolas" w:hAnsi="Consolas"/>
          <w:color w:val="17C6A3"/>
          <w:sz w:val="14"/>
          <w:szCs w:val="14"/>
          <w:u w:val="single"/>
        </w:rPr>
        <w:t>"teamSize"</w:t>
      </w:r>
      <w:r w:rsidRPr="00155EB6">
        <w:rPr>
          <w:rFonts w:ascii="Consolas" w:hAnsi="Consolas"/>
          <w:color w:val="E6E6FA"/>
          <w:sz w:val="14"/>
          <w:szCs w:val="14"/>
          <w:u w:val="single"/>
        </w:rPr>
        <w:t>,</w:t>
      </w:r>
      <w:r w:rsidRPr="00155EB6">
        <w:rPr>
          <w:rFonts w:ascii="Consolas" w:hAnsi="Consolas"/>
          <w:color w:val="D9E8F7"/>
          <w:sz w:val="14"/>
          <w:szCs w:val="14"/>
          <w:u w:val="single"/>
        </w:rPr>
        <w:t xml:space="preserve"> </w:t>
      </w:r>
      <w:r w:rsidRPr="00155EB6">
        <w:rPr>
          <w:rFonts w:ascii="Consolas" w:hAnsi="Consolas"/>
          <w:color w:val="6897BB"/>
          <w:sz w:val="14"/>
          <w:szCs w:val="14"/>
          <w:u w:val="single"/>
        </w:rPr>
        <w:t>0</w:t>
      </w:r>
      <w:r w:rsidRPr="00155EB6">
        <w:rPr>
          <w:rFonts w:ascii="Consolas" w:hAnsi="Consolas"/>
          <w:color w:val="F9FAF4"/>
          <w:sz w:val="14"/>
          <w:szCs w:val="14"/>
          <w:u w:val="single"/>
        </w:rPr>
        <w:t>)</w:t>
      </w:r>
      <w:r w:rsidRPr="00155EB6">
        <w:rPr>
          <w:rFonts w:ascii="Consolas" w:hAnsi="Consolas"/>
          <w:color w:val="E6E6FA"/>
          <w:sz w:val="14"/>
          <w:szCs w:val="14"/>
        </w:rPr>
        <w:t>;</w:t>
      </w:r>
      <w:r w:rsidRPr="00155EB6">
        <w:rPr>
          <w:rFonts w:ascii="Consolas" w:hAnsi="Consolas"/>
          <w:color w:val="D9E8F7"/>
          <w:sz w:val="14"/>
          <w:szCs w:val="14"/>
        </w:rPr>
        <w:t xml:space="preserve"> </w:t>
      </w:r>
    </w:p>
    <w:p w14:paraId="61052236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55EB6">
        <w:rPr>
          <w:rFonts w:ascii="Consolas" w:hAnsi="Consolas"/>
          <w:color w:val="D9E8F7"/>
          <w:sz w:val="14"/>
          <w:szCs w:val="14"/>
        </w:rPr>
        <w:tab/>
      </w:r>
      <w:r w:rsidRPr="00155EB6">
        <w:rPr>
          <w:rFonts w:ascii="Consolas" w:hAnsi="Consolas"/>
          <w:color w:val="D9E8F7"/>
          <w:sz w:val="14"/>
          <w:szCs w:val="14"/>
        </w:rPr>
        <w:tab/>
      </w:r>
      <w:r w:rsidRPr="00155EB6">
        <w:rPr>
          <w:rFonts w:ascii="Consolas" w:hAnsi="Consolas"/>
          <w:color w:val="F3EC79"/>
          <w:sz w:val="14"/>
          <w:szCs w:val="14"/>
          <w:u w:val="single"/>
        </w:rPr>
        <w:t>obj</w:t>
      </w:r>
      <w:r w:rsidRPr="00155EB6">
        <w:rPr>
          <w:rFonts w:ascii="Consolas" w:hAnsi="Consolas"/>
          <w:color w:val="E6E6FA"/>
          <w:sz w:val="14"/>
          <w:szCs w:val="14"/>
          <w:u w:val="single"/>
        </w:rPr>
        <w:t>.</w:t>
      </w:r>
      <w:r w:rsidRPr="00155EB6">
        <w:rPr>
          <w:rFonts w:ascii="Consolas" w:hAnsi="Consolas"/>
          <w:color w:val="A7EC21"/>
          <w:sz w:val="14"/>
          <w:szCs w:val="14"/>
          <w:u w:val="single"/>
        </w:rPr>
        <w:t>put</w:t>
      </w:r>
      <w:r w:rsidRPr="00155EB6">
        <w:rPr>
          <w:rFonts w:ascii="Consolas" w:hAnsi="Consolas"/>
          <w:color w:val="F9FAF4"/>
          <w:sz w:val="14"/>
          <w:szCs w:val="14"/>
          <w:u w:val="single"/>
        </w:rPr>
        <w:t>(</w:t>
      </w:r>
      <w:r w:rsidRPr="00155EB6">
        <w:rPr>
          <w:rFonts w:ascii="Consolas" w:hAnsi="Consolas"/>
          <w:color w:val="17C6A3"/>
          <w:sz w:val="14"/>
          <w:szCs w:val="14"/>
          <w:u w:val="single"/>
        </w:rPr>
        <w:t>"projectName"</w:t>
      </w:r>
      <w:r w:rsidRPr="00155EB6">
        <w:rPr>
          <w:rFonts w:ascii="Consolas" w:hAnsi="Consolas"/>
          <w:color w:val="E6E6FA"/>
          <w:sz w:val="14"/>
          <w:szCs w:val="14"/>
          <w:u w:val="single"/>
        </w:rPr>
        <w:t>,</w:t>
      </w:r>
      <w:r w:rsidRPr="00155EB6">
        <w:rPr>
          <w:rFonts w:ascii="Consolas" w:hAnsi="Consolas"/>
          <w:color w:val="D9E8F7"/>
          <w:sz w:val="14"/>
          <w:szCs w:val="14"/>
          <w:u w:val="single"/>
        </w:rPr>
        <w:t xml:space="preserve"> </w:t>
      </w:r>
      <w:r w:rsidRPr="00155EB6">
        <w:rPr>
          <w:rFonts w:ascii="Consolas" w:hAnsi="Consolas"/>
          <w:color w:val="17C6A3"/>
          <w:sz w:val="14"/>
          <w:szCs w:val="14"/>
          <w:u w:val="single"/>
        </w:rPr>
        <w:t>"Orag"</w:t>
      </w:r>
      <w:r w:rsidRPr="00155EB6">
        <w:rPr>
          <w:rFonts w:ascii="Consolas" w:hAnsi="Consolas"/>
          <w:color w:val="F9FAF4"/>
          <w:sz w:val="14"/>
          <w:szCs w:val="14"/>
          <w:u w:val="single"/>
        </w:rPr>
        <w:t>)</w:t>
      </w:r>
      <w:r w:rsidRPr="00155EB6">
        <w:rPr>
          <w:rFonts w:ascii="Consolas" w:hAnsi="Consolas"/>
          <w:color w:val="E6E6FA"/>
          <w:sz w:val="14"/>
          <w:szCs w:val="14"/>
        </w:rPr>
        <w:t>;</w:t>
      </w:r>
    </w:p>
    <w:p w14:paraId="1CFE514E" w14:textId="77777777" w:rsid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381CF16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20"/>
          <w:szCs w:val="20"/>
        </w:rPr>
        <w:tab/>
      </w:r>
      <w:r w:rsidRPr="00155EB6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155EB6">
        <w:rPr>
          <w:rFonts w:ascii="Consolas" w:hAnsi="Consolas"/>
          <w:color w:val="F9FAF4"/>
          <w:sz w:val="16"/>
          <w:szCs w:val="16"/>
        </w:rPr>
        <w:t>()</w:t>
      </w:r>
    </w:p>
    <w:p w14:paraId="05F27036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55EB6">
        <w:rPr>
          <w:rFonts w:ascii="Consolas" w:hAnsi="Consolas"/>
          <w:color w:val="D9E8F7"/>
          <w:sz w:val="16"/>
          <w:szCs w:val="16"/>
        </w:rPr>
        <w:tab/>
        <w:t xml:space="preserve">      </w:t>
      </w:r>
      <w:r w:rsidRPr="00155EB6">
        <w:rPr>
          <w:rFonts w:ascii="Consolas" w:hAnsi="Consolas"/>
          <w:color w:val="E6E6FA"/>
          <w:sz w:val="16"/>
          <w:szCs w:val="16"/>
        </w:rPr>
        <w:t>.</w:t>
      </w:r>
      <w:r w:rsidRPr="00155EB6">
        <w:rPr>
          <w:rFonts w:ascii="Consolas" w:hAnsi="Consolas"/>
          <w:color w:val="80F6A7"/>
          <w:sz w:val="16"/>
          <w:szCs w:val="16"/>
        </w:rPr>
        <w:t>contentType</w:t>
      </w:r>
      <w:r w:rsidRPr="00155EB6">
        <w:rPr>
          <w:rFonts w:ascii="Consolas" w:hAnsi="Consolas"/>
          <w:color w:val="F9FAF4"/>
          <w:sz w:val="16"/>
          <w:szCs w:val="16"/>
        </w:rPr>
        <w:t>(</w:t>
      </w:r>
      <w:r w:rsidRPr="00155EB6">
        <w:rPr>
          <w:rFonts w:ascii="Consolas" w:hAnsi="Consolas"/>
          <w:i/>
          <w:iCs/>
          <w:color w:val="CC81BA"/>
          <w:sz w:val="16"/>
          <w:szCs w:val="16"/>
        </w:rPr>
        <w:t>ContentType</w:t>
      </w:r>
      <w:r w:rsidRPr="00155EB6">
        <w:rPr>
          <w:rFonts w:ascii="Consolas" w:hAnsi="Consolas"/>
          <w:color w:val="E6E6FA"/>
          <w:sz w:val="16"/>
          <w:szCs w:val="16"/>
        </w:rPr>
        <w:t>.</w:t>
      </w:r>
      <w:r w:rsidRPr="00155EB6">
        <w:rPr>
          <w:rFonts w:ascii="Consolas" w:hAnsi="Consolas"/>
          <w:b/>
          <w:bCs/>
          <w:i/>
          <w:iCs/>
          <w:color w:val="8DDAF8"/>
          <w:sz w:val="16"/>
          <w:szCs w:val="16"/>
        </w:rPr>
        <w:t>JSON</w:t>
      </w:r>
      <w:r w:rsidRPr="00155EB6">
        <w:rPr>
          <w:rFonts w:ascii="Consolas" w:hAnsi="Consolas"/>
          <w:color w:val="F9FAF4"/>
          <w:sz w:val="16"/>
          <w:szCs w:val="16"/>
        </w:rPr>
        <w:t>)</w:t>
      </w:r>
    </w:p>
    <w:p w14:paraId="40C78CB4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55EB6">
        <w:rPr>
          <w:rFonts w:ascii="Consolas" w:hAnsi="Consolas"/>
          <w:color w:val="D9E8F7"/>
          <w:sz w:val="16"/>
          <w:szCs w:val="16"/>
        </w:rPr>
        <w:tab/>
        <w:t xml:space="preserve">      </w:t>
      </w:r>
      <w:r w:rsidRPr="00155EB6">
        <w:rPr>
          <w:rFonts w:ascii="Consolas" w:hAnsi="Consolas"/>
          <w:color w:val="E6E6FA"/>
          <w:sz w:val="16"/>
          <w:szCs w:val="16"/>
        </w:rPr>
        <w:t>.</w:t>
      </w:r>
      <w:r w:rsidRPr="00155EB6">
        <w:rPr>
          <w:rFonts w:ascii="Consolas" w:hAnsi="Consolas"/>
          <w:color w:val="80F6A7"/>
          <w:sz w:val="16"/>
          <w:szCs w:val="16"/>
        </w:rPr>
        <w:t>body</w:t>
      </w:r>
      <w:r w:rsidRPr="00155EB6">
        <w:rPr>
          <w:rFonts w:ascii="Consolas" w:hAnsi="Consolas"/>
          <w:color w:val="F9FAF4"/>
          <w:sz w:val="16"/>
          <w:szCs w:val="16"/>
        </w:rPr>
        <w:t>(</w:t>
      </w:r>
      <w:r w:rsidRPr="00155EB6">
        <w:rPr>
          <w:rFonts w:ascii="Consolas" w:hAnsi="Consolas"/>
          <w:color w:val="F3EC79"/>
          <w:sz w:val="16"/>
          <w:szCs w:val="16"/>
        </w:rPr>
        <w:t>obj</w:t>
      </w:r>
      <w:r w:rsidRPr="00155EB6">
        <w:rPr>
          <w:rFonts w:ascii="Consolas" w:hAnsi="Consolas"/>
          <w:color w:val="E6E6FA"/>
          <w:sz w:val="16"/>
          <w:szCs w:val="16"/>
        </w:rPr>
        <w:t>.</w:t>
      </w:r>
      <w:r w:rsidRPr="00155EB6">
        <w:rPr>
          <w:rFonts w:ascii="Consolas" w:hAnsi="Consolas"/>
          <w:color w:val="A7EC21"/>
          <w:sz w:val="16"/>
          <w:szCs w:val="16"/>
        </w:rPr>
        <w:t>toJSONString</w:t>
      </w:r>
      <w:r w:rsidRPr="00155EB6">
        <w:rPr>
          <w:rFonts w:ascii="Consolas" w:hAnsi="Consolas"/>
          <w:color w:val="F9FAF4"/>
          <w:sz w:val="16"/>
          <w:szCs w:val="16"/>
        </w:rPr>
        <w:t>())</w:t>
      </w:r>
      <w:r w:rsidRPr="00155EB6">
        <w:rPr>
          <w:rFonts w:ascii="Consolas" w:hAnsi="Consolas"/>
          <w:color w:val="D9E8F7"/>
          <w:sz w:val="16"/>
          <w:szCs w:val="16"/>
        </w:rPr>
        <w:t xml:space="preserve"> </w:t>
      </w:r>
    </w:p>
    <w:p w14:paraId="426D9B00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55EB6">
        <w:rPr>
          <w:rFonts w:ascii="Consolas" w:hAnsi="Consolas"/>
          <w:color w:val="D9E8F7"/>
          <w:sz w:val="16"/>
          <w:szCs w:val="16"/>
        </w:rPr>
        <w:tab/>
      </w:r>
      <w:r w:rsidRPr="00155EB6">
        <w:rPr>
          <w:rFonts w:ascii="Consolas" w:hAnsi="Consolas"/>
          <w:color w:val="E6E6FA"/>
          <w:sz w:val="16"/>
          <w:szCs w:val="16"/>
        </w:rPr>
        <w:t>.</w:t>
      </w:r>
      <w:r w:rsidRPr="00155EB6">
        <w:rPr>
          <w:rFonts w:ascii="Consolas" w:hAnsi="Consolas"/>
          <w:color w:val="80F6A7"/>
          <w:sz w:val="16"/>
          <w:szCs w:val="16"/>
        </w:rPr>
        <w:t>when</w:t>
      </w:r>
      <w:r w:rsidRPr="00155EB6">
        <w:rPr>
          <w:rFonts w:ascii="Consolas" w:hAnsi="Consolas"/>
          <w:color w:val="F9FAF4"/>
          <w:sz w:val="16"/>
          <w:szCs w:val="16"/>
        </w:rPr>
        <w:t>()</w:t>
      </w:r>
    </w:p>
    <w:p w14:paraId="01E01F07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55EB6">
        <w:rPr>
          <w:rFonts w:ascii="Consolas" w:hAnsi="Consolas"/>
          <w:color w:val="D9E8F7"/>
          <w:sz w:val="16"/>
          <w:szCs w:val="16"/>
        </w:rPr>
        <w:tab/>
        <w:t xml:space="preserve">     </w:t>
      </w:r>
      <w:r w:rsidRPr="00155EB6">
        <w:rPr>
          <w:rFonts w:ascii="Consolas" w:hAnsi="Consolas"/>
          <w:color w:val="E6E6FA"/>
          <w:sz w:val="16"/>
          <w:szCs w:val="16"/>
        </w:rPr>
        <w:t>.</w:t>
      </w:r>
      <w:r w:rsidRPr="00155EB6">
        <w:rPr>
          <w:rFonts w:ascii="Consolas" w:hAnsi="Consolas"/>
          <w:color w:val="80F6A7"/>
          <w:sz w:val="16"/>
          <w:szCs w:val="16"/>
        </w:rPr>
        <w:t>put</w:t>
      </w:r>
      <w:r w:rsidRPr="00155EB6">
        <w:rPr>
          <w:rFonts w:ascii="Consolas" w:hAnsi="Consolas"/>
          <w:color w:val="F9FAF4"/>
          <w:sz w:val="16"/>
          <w:szCs w:val="16"/>
        </w:rPr>
        <w:t>(</w:t>
      </w:r>
      <w:r w:rsidRPr="00155EB6">
        <w:rPr>
          <w:rFonts w:ascii="Consolas" w:hAnsi="Consolas"/>
          <w:color w:val="17C6A3"/>
          <w:sz w:val="16"/>
          <w:szCs w:val="16"/>
        </w:rPr>
        <w:t>"http://49.249.28.218:8091/project/NH_PROJ_9972"</w:t>
      </w:r>
      <w:r w:rsidRPr="00155EB6">
        <w:rPr>
          <w:rFonts w:ascii="Consolas" w:hAnsi="Consolas"/>
          <w:color w:val="F9FAF4"/>
          <w:sz w:val="16"/>
          <w:szCs w:val="16"/>
        </w:rPr>
        <w:t>)</w:t>
      </w:r>
    </w:p>
    <w:p w14:paraId="0E1302B9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55EB6">
        <w:rPr>
          <w:rFonts w:ascii="Consolas" w:hAnsi="Consolas"/>
          <w:color w:val="D9E8F7"/>
          <w:sz w:val="16"/>
          <w:szCs w:val="16"/>
        </w:rPr>
        <w:tab/>
      </w:r>
      <w:r w:rsidRPr="00155EB6">
        <w:rPr>
          <w:rFonts w:ascii="Consolas" w:hAnsi="Consolas"/>
          <w:color w:val="E6E6FA"/>
          <w:sz w:val="16"/>
          <w:szCs w:val="16"/>
        </w:rPr>
        <w:t>.</w:t>
      </w:r>
      <w:r w:rsidRPr="00155EB6">
        <w:rPr>
          <w:rFonts w:ascii="Consolas" w:hAnsi="Consolas"/>
          <w:color w:val="80F6A7"/>
          <w:sz w:val="16"/>
          <w:szCs w:val="16"/>
        </w:rPr>
        <w:t>then</w:t>
      </w:r>
      <w:r w:rsidRPr="00155EB6">
        <w:rPr>
          <w:rFonts w:ascii="Consolas" w:hAnsi="Consolas"/>
          <w:color w:val="F9FAF4"/>
          <w:sz w:val="16"/>
          <w:szCs w:val="16"/>
        </w:rPr>
        <w:t>()</w:t>
      </w:r>
    </w:p>
    <w:p w14:paraId="0A5C2903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55EB6">
        <w:rPr>
          <w:rFonts w:ascii="Consolas" w:hAnsi="Consolas"/>
          <w:color w:val="D9E8F7"/>
          <w:sz w:val="16"/>
          <w:szCs w:val="16"/>
        </w:rPr>
        <w:tab/>
        <w:t xml:space="preserve">     </w:t>
      </w:r>
      <w:r w:rsidRPr="00155EB6">
        <w:rPr>
          <w:rFonts w:ascii="Consolas" w:hAnsi="Consolas"/>
          <w:color w:val="E6E6FA"/>
          <w:sz w:val="16"/>
          <w:szCs w:val="16"/>
        </w:rPr>
        <w:t>.</w:t>
      </w:r>
      <w:r w:rsidRPr="00155EB6">
        <w:rPr>
          <w:rFonts w:ascii="Consolas" w:hAnsi="Consolas"/>
          <w:color w:val="80F6A7"/>
          <w:sz w:val="16"/>
          <w:szCs w:val="16"/>
        </w:rPr>
        <w:t>assertThat</w:t>
      </w:r>
      <w:r w:rsidRPr="00155EB6">
        <w:rPr>
          <w:rFonts w:ascii="Consolas" w:hAnsi="Consolas"/>
          <w:color w:val="F9FAF4"/>
          <w:sz w:val="16"/>
          <w:szCs w:val="16"/>
        </w:rPr>
        <w:t>()</w:t>
      </w:r>
      <w:r w:rsidRPr="00155EB6">
        <w:rPr>
          <w:rFonts w:ascii="Consolas" w:hAnsi="Consolas"/>
          <w:color w:val="E6E6FA"/>
          <w:sz w:val="16"/>
          <w:szCs w:val="16"/>
        </w:rPr>
        <w:t>.</w:t>
      </w:r>
      <w:r w:rsidRPr="00155EB6">
        <w:rPr>
          <w:rFonts w:ascii="Consolas" w:hAnsi="Consolas"/>
          <w:color w:val="80F6A7"/>
          <w:sz w:val="16"/>
          <w:szCs w:val="16"/>
        </w:rPr>
        <w:t>statusCode</w:t>
      </w:r>
      <w:r w:rsidRPr="00155EB6">
        <w:rPr>
          <w:rFonts w:ascii="Consolas" w:hAnsi="Consolas"/>
          <w:color w:val="F9FAF4"/>
          <w:sz w:val="16"/>
          <w:szCs w:val="16"/>
        </w:rPr>
        <w:t>(</w:t>
      </w:r>
      <w:r w:rsidRPr="00155EB6">
        <w:rPr>
          <w:rFonts w:ascii="Consolas" w:hAnsi="Consolas"/>
          <w:color w:val="6897BB"/>
          <w:sz w:val="16"/>
          <w:szCs w:val="16"/>
        </w:rPr>
        <w:t>200</w:t>
      </w:r>
      <w:r w:rsidRPr="00155EB6">
        <w:rPr>
          <w:rFonts w:ascii="Consolas" w:hAnsi="Consolas"/>
          <w:color w:val="F9FAF4"/>
          <w:sz w:val="16"/>
          <w:szCs w:val="16"/>
        </w:rPr>
        <w:t>)</w:t>
      </w:r>
    </w:p>
    <w:p w14:paraId="0C9E0C3E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55EB6">
        <w:rPr>
          <w:rFonts w:ascii="Consolas" w:hAnsi="Consolas"/>
          <w:color w:val="D9E8F7"/>
          <w:sz w:val="16"/>
          <w:szCs w:val="16"/>
        </w:rPr>
        <w:tab/>
      </w:r>
      <w:r w:rsidRPr="00155EB6">
        <w:rPr>
          <w:rFonts w:ascii="Consolas" w:hAnsi="Consolas"/>
          <w:color w:val="E6E6FA"/>
          <w:sz w:val="16"/>
          <w:szCs w:val="16"/>
        </w:rPr>
        <w:t>.</w:t>
      </w:r>
      <w:r w:rsidRPr="00155EB6">
        <w:rPr>
          <w:rFonts w:ascii="Consolas" w:hAnsi="Consolas"/>
          <w:color w:val="80F6A7"/>
          <w:sz w:val="16"/>
          <w:szCs w:val="16"/>
        </w:rPr>
        <w:t>log</w:t>
      </w:r>
      <w:r w:rsidRPr="00155EB6">
        <w:rPr>
          <w:rFonts w:ascii="Consolas" w:hAnsi="Consolas"/>
          <w:color w:val="F9FAF4"/>
          <w:sz w:val="16"/>
          <w:szCs w:val="16"/>
        </w:rPr>
        <w:t>()</w:t>
      </w:r>
      <w:r w:rsidRPr="00155EB6">
        <w:rPr>
          <w:rFonts w:ascii="Consolas" w:hAnsi="Consolas"/>
          <w:color w:val="E6E6FA"/>
          <w:sz w:val="16"/>
          <w:szCs w:val="16"/>
        </w:rPr>
        <w:t>.</w:t>
      </w:r>
      <w:r w:rsidRPr="00155EB6">
        <w:rPr>
          <w:rFonts w:ascii="Consolas" w:hAnsi="Consolas"/>
          <w:color w:val="80F6A7"/>
          <w:sz w:val="16"/>
          <w:szCs w:val="16"/>
        </w:rPr>
        <w:t>all</w:t>
      </w:r>
      <w:r w:rsidRPr="00155EB6">
        <w:rPr>
          <w:rFonts w:ascii="Consolas" w:hAnsi="Consolas"/>
          <w:color w:val="F9FAF4"/>
          <w:sz w:val="16"/>
          <w:szCs w:val="16"/>
        </w:rPr>
        <w:t>()</w:t>
      </w:r>
      <w:r w:rsidRPr="00155EB6">
        <w:rPr>
          <w:rFonts w:ascii="Consolas" w:hAnsi="Consolas"/>
          <w:color w:val="E6E6FA"/>
          <w:sz w:val="16"/>
          <w:szCs w:val="16"/>
        </w:rPr>
        <w:t>;</w:t>
      </w:r>
    </w:p>
    <w:p w14:paraId="26486A30" w14:textId="77777777" w:rsidR="00155EB6" w:rsidRPr="00155EB6" w:rsidRDefault="00155EB6" w:rsidP="00155EB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55EB6">
        <w:rPr>
          <w:rFonts w:ascii="Consolas" w:hAnsi="Consolas"/>
          <w:color w:val="D9E8F7"/>
          <w:sz w:val="16"/>
          <w:szCs w:val="16"/>
        </w:rPr>
        <w:tab/>
      </w:r>
      <w:r w:rsidRPr="00155EB6">
        <w:rPr>
          <w:rFonts w:ascii="Consolas" w:hAnsi="Consolas"/>
          <w:color w:val="F9FAF4"/>
          <w:sz w:val="16"/>
          <w:szCs w:val="16"/>
        </w:rPr>
        <w:t>}</w:t>
      </w:r>
    </w:p>
    <w:p w14:paraId="201DE553" w14:textId="0F0E67D8" w:rsidR="00155EB6" w:rsidRDefault="00155EB6" w:rsidP="00155EB6">
      <w:pPr>
        <w:pBdr>
          <w:top w:val="single" w:sz="6" w:space="1" w:color="auto"/>
          <w:bottom w:val="single" w:sz="6" w:space="1" w:color="auto"/>
        </w:pBdr>
        <w:rPr>
          <w:lang w:eastAsia="en-IN"/>
        </w:rPr>
      </w:pPr>
    </w:p>
    <w:p w14:paraId="5E6B6ADD" w14:textId="77777777" w:rsid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.*;</w:t>
      </w:r>
    </w:p>
    <w:p w14:paraId="433448E3" w14:textId="682B02A5" w:rsid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SampleTestPartialUpdationTest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F1619A" w14:textId="77777777" w:rsid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25EDD990" w14:textId="6C7DFBD4" w:rsid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getDataFromServer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C0313F" w14:textId="77777777" w:rsid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JSONObject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JSONObject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82DFFBF" w14:textId="77777777" w:rsidR="00024B02" w:rsidRP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7B935A0" w14:textId="77777777" w:rsidR="00024B02" w:rsidRP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color w:val="F3EC79"/>
          <w:sz w:val="14"/>
          <w:szCs w:val="14"/>
          <w:u w:val="single"/>
        </w:rPr>
        <w:t>obj</w:t>
      </w:r>
      <w:r w:rsidRPr="00024B02">
        <w:rPr>
          <w:rFonts w:ascii="Consolas" w:hAnsi="Consolas"/>
          <w:color w:val="E6E6FA"/>
          <w:sz w:val="14"/>
          <w:szCs w:val="14"/>
          <w:u w:val="single"/>
        </w:rPr>
        <w:t>.</w:t>
      </w:r>
      <w:r w:rsidRPr="00024B02">
        <w:rPr>
          <w:rFonts w:ascii="Consolas" w:hAnsi="Consolas"/>
          <w:color w:val="A7EC21"/>
          <w:sz w:val="14"/>
          <w:szCs w:val="14"/>
          <w:u w:val="single"/>
        </w:rPr>
        <w:t>put</w:t>
      </w:r>
      <w:r w:rsidRPr="00024B02">
        <w:rPr>
          <w:rFonts w:ascii="Consolas" w:hAnsi="Consolas"/>
          <w:color w:val="F9FAF4"/>
          <w:sz w:val="14"/>
          <w:szCs w:val="14"/>
          <w:u w:val="single"/>
        </w:rPr>
        <w:t>(</w:t>
      </w:r>
      <w:r w:rsidRPr="00024B02">
        <w:rPr>
          <w:rFonts w:ascii="Consolas" w:hAnsi="Consolas"/>
          <w:color w:val="17C6A3"/>
          <w:sz w:val="14"/>
          <w:szCs w:val="14"/>
          <w:u w:val="single"/>
        </w:rPr>
        <w:t>"projectName"</w:t>
      </w:r>
      <w:r w:rsidRPr="00024B02">
        <w:rPr>
          <w:rFonts w:ascii="Consolas" w:hAnsi="Consolas"/>
          <w:color w:val="E6E6FA"/>
          <w:sz w:val="14"/>
          <w:szCs w:val="14"/>
          <w:u w:val="single"/>
        </w:rPr>
        <w:t>,</w:t>
      </w:r>
      <w:r w:rsidRPr="00024B02">
        <w:rPr>
          <w:rFonts w:ascii="Consolas" w:hAnsi="Consolas"/>
          <w:color w:val="D9E8F7"/>
          <w:sz w:val="14"/>
          <w:szCs w:val="14"/>
          <w:u w:val="single"/>
        </w:rPr>
        <w:t xml:space="preserve"> </w:t>
      </w:r>
      <w:r w:rsidRPr="00024B02">
        <w:rPr>
          <w:rFonts w:ascii="Consolas" w:hAnsi="Consolas"/>
          <w:color w:val="17C6A3"/>
          <w:sz w:val="14"/>
          <w:szCs w:val="14"/>
          <w:u w:val="single"/>
        </w:rPr>
        <w:t>"dielan"</w:t>
      </w:r>
      <w:r w:rsidRPr="00024B02">
        <w:rPr>
          <w:rFonts w:ascii="Consolas" w:hAnsi="Consolas"/>
          <w:color w:val="F9FAF4"/>
          <w:sz w:val="14"/>
          <w:szCs w:val="14"/>
          <w:u w:val="single"/>
        </w:rPr>
        <w:t>)</w:t>
      </w:r>
      <w:r w:rsidRPr="00024B02">
        <w:rPr>
          <w:rFonts w:ascii="Consolas" w:hAnsi="Consolas"/>
          <w:color w:val="E6E6FA"/>
          <w:sz w:val="14"/>
          <w:szCs w:val="14"/>
        </w:rPr>
        <w:t>;</w:t>
      </w:r>
    </w:p>
    <w:p w14:paraId="174B22E7" w14:textId="77777777" w:rsidR="00024B02" w:rsidRP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3886C16C" w14:textId="77777777" w:rsidR="00024B02" w:rsidRP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024B02">
        <w:rPr>
          <w:rFonts w:ascii="Consolas" w:hAnsi="Consolas"/>
          <w:color w:val="F9FAF4"/>
          <w:sz w:val="14"/>
          <w:szCs w:val="14"/>
        </w:rPr>
        <w:t>()</w:t>
      </w:r>
    </w:p>
    <w:p w14:paraId="24B72D58" w14:textId="77777777" w:rsidR="00024B02" w:rsidRP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color w:val="D9E8F7"/>
          <w:sz w:val="14"/>
          <w:szCs w:val="14"/>
        </w:rPr>
        <w:tab/>
        <w:t xml:space="preserve">   </w:t>
      </w:r>
      <w:r w:rsidRPr="00024B02">
        <w:rPr>
          <w:rFonts w:ascii="Consolas" w:hAnsi="Consolas"/>
          <w:color w:val="E6E6FA"/>
          <w:sz w:val="14"/>
          <w:szCs w:val="14"/>
        </w:rPr>
        <w:t>.</w:t>
      </w:r>
      <w:r w:rsidRPr="00024B02">
        <w:rPr>
          <w:rFonts w:ascii="Consolas" w:hAnsi="Consolas"/>
          <w:color w:val="80F6A7"/>
          <w:sz w:val="14"/>
          <w:szCs w:val="14"/>
        </w:rPr>
        <w:t>contentType</w:t>
      </w:r>
      <w:r w:rsidRPr="00024B02">
        <w:rPr>
          <w:rFonts w:ascii="Consolas" w:hAnsi="Consolas"/>
          <w:color w:val="F9FAF4"/>
          <w:sz w:val="14"/>
          <w:szCs w:val="14"/>
        </w:rPr>
        <w:t>(</w:t>
      </w:r>
      <w:r w:rsidRPr="00024B02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024B02">
        <w:rPr>
          <w:rFonts w:ascii="Consolas" w:hAnsi="Consolas"/>
          <w:color w:val="E6E6FA"/>
          <w:sz w:val="14"/>
          <w:szCs w:val="14"/>
        </w:rPr>
        <w:t>.</w:t>
      </w:r>
      <w:r w:rsidRPr="00024B02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024B02">
        <w:rPr>
          <w:rFonts w:ascii="Consolas" w:hAnsi="Consolas"/>
          <w:color w:val="F9FAF4"/>
          <w:sz w:val="14"/>
          <w:szCs w:val="14"/>
        </w:rPr>
        <w:t>)</w:t>
      </w:r>
    </w:p>
    <w:p w14:paraId="22534C08" w14:textId="77777777" w:rsidR="00024B02" w:rsidRP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color w:val="D9E8F7"/>
          <w:sz w:val="14"/>
          <w:szCs w:val="14"/>
        </w:rPr>
        <w:tab/>
        <w:t xml:space="preserve">   </w:t>
      </w:r>
      <w:r w:rsidRPr="00024B02">
        <w:rPr>
          <w:rFonts w:ascii="Consolas" w:hAnsi="Consolas"/>
          <w:color w:val="E6E6FA"/>
          <w:sz w:val="14"/>
          <w:szCs w:val="14"/>
        </w:rPr>
        <w:t>.</w:t>
      </w:r>
      <w:r w:rsidRPr="00024B02">
        <w:rPr>
          <w:rFonts w:ascii="Consolas" w:hAnsi="Consolas"/>
          <w:color w:val="80F6A7"/>
          <w:sz w:val="14"/>
          <w:szCs w:val="14"/>
        </w:rPr>
        <w:t>body</w:t>
      </w:r>
      <w:r w:rsidRPr="00024B02">
        <w:rPr>
          <w:rFonts w:ascii="Consolas" w:hAnsi="Consolas"/>
          <w:color w:val="F9FAF4"/>
          <w:sz w:val="14"/>
          <w:szCs w:val="14"/>
        </w:rPr>
        <w:t>(</w:t>
      </w:r>
      <w:r w:rsidRPr="00024B02">
        <w:rPr>
          <w:rFonts w:ascii="Consolas" w:hAnsi="Consolas"/>
          <w:color w:val="F3EC79"/>
          <w:sz w:val="14"/>
          <w:szCs w:val="14"/>
        </w:rPr>
        <w:t>obj</w:t>
      </w:r>
      <w:r w:rsidRPr="00024B02">
        <w:rPr>
          <w:rFonts w:ascii="Consolas" w:hAnsi="Consolas"/>
          <w:color w:val="E6E6FA"/>
          <w:sz w:val="14"/>
          <w:szCs w:val="14"/>
        </w:rPr>
        <w:t>.</w:t>
      </w:r>
      <w:r w:rsidRPr="00024B02">
        <w:rPr>
          <w:rFonts w:ascii="Consolas" w:hAnsi="Consolas"/>
          <w:color w:val="A7EC21"/>
          <w:sz w:val="14"/>
          <w:szCs w:val="14"/>
        </w:rPr>
        <w:t>toJSONString</w:t>
      </w:r>
      <w:r w:rsidRPr="00024B02">
        <w:rPr>
          <w:rFonts w:ascii="Consolas" w:hAnsi="Consolas"/>
          <w:color w:val="F9FAF4"/>
          <w:sz w:val="14"/>
          <w:szCs w:val="14"/>
        </w:rPr>
        <w:t>())</w:t>
      </w:r>
    </w:p>
    <w:p w14:paraId="7098982F" w14:textId="77777777" w:rsidR="00024B02" w:rsidRP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color w:val="E6E6FA"/>
          <w:sz w:val="14"/>
          <w:szCs w:val="14"/>
        </w:rPr>
        <w:t>.</w:t>
      </w:r>
      <w:r w:rsidRPr="00024B02">
        <w:rPr>
          <w:rFonts w:ascii="Consolas" w:hAnsi="Consolas"/>
          <w:color w:val="80F6A7"/>
          <w:sz w:val="14"/>
          <w:szCs w:val="14"/>
        </w:rPr>
        <w:t>when</w:t>
      </w:r>
      <w:r w:rsidRPr="00024B02">
        <w:rPr>
          <w:rFonts w:ascii="Consolas" w:hAnsi="Consolas"/>
          <w:color w:val="F9FAF4"/>
          <w:sz w:val="14"/>
          <w:szCs w:val="14"/>
        </w:rPr>
        <w:t>()</w:t>
      </w:r>
    </w:p>
    <w:p w14:paraId="291335A4" w14:textId="77777777" w:rsidR="00024B02" w:rsidRP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color w:val="D9E8F7"/>
          <w:sz w:val="14"/>
          <w:szCs w:val="14"/>
        </w:rPr>
        <w:tab/>
        <w:t xml:space="preserve">   </w:t>
      </w:r>
      <w:r w:rsidRPr="00024B02">
        <w:rPr>
          <w:rFonts w:ascii="Consolas" w:hAnsi="Consolas"/>
          <w:color w:val="E6E6FA"/>
          <w:sz w:val="14"/>
          <w:szCs w:val="14"/>
        </w:rPr>
        <w:t>.</w:t>
      </w:r>
      <w:r w:rsidRPr="00024B02">
        <w:rPr>
          <w:rFonts w:ascii="Consolas" w:hAnsi="Consolas"/>
          <w:color w:val="80F6A7"/>
          <w:sz w:val="14"/>
          <w:szCs w:val="14"/>
        </w:rPr>
        <w:t>patch</w:t>
      </w:r>
      <w:r w:rsidRPr="00024B02">
        <w:rPr>
          <w:rFonts w:ascii="Consolas" w:hAnsi="Consolas"/>
          <w:color w:val="F9FAF4"/>
          <w:sz w:val="14"/>
          <w:szCs w:val="14"/>
        </w:rPr>
        <w:t>(</w:t>
      </w:r>
      <w:r w:rsidRPr="00024B02">
        <w:rPr>
          <w:rFonts w:ascii="Consolas" w:hAnsi="Consolas"/>
          <w:color w:val="17C6A3"/>
          <w:sz w:val="14"/>
          <w:szCs w:val="14"/>
        </w:rPr>
        <w:t>"http://49.249.28.218:8091/project/NH_PROJ_9972"</w:t>
      </w:r>
      <w:r w:rsidRPr="00024B02">
        <w:rPr>
          <w:rFonts w:ascii="Consolas" w:hAnsi="Consolas"/>
          <w:color w:val="F9FAF4"/>
          <w:sz w:val="14"/>
          <w:szCs w:val="14"/>
        </w:rPr>
        <w:t>)</w:t>
      </w:r>
    </w:p>
    <w:p w14:paraId="60FDA413" w14:textId="77777777" w:rsidR="00024B02" w:rsidRP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color w:val="E6E6FA"/>
          <w:sz w:val="14"/>
          <w:szCs w:val="14"/>
        </w:rPr>
        <w:t>.</w:t>
      </w:r>
      <w:r w:rsidRPr="00024B02">
        <w:rPr>
          <w:rFonts w:ascii="Consolas" w:hAnsi="Consolas"/>
          <w:color w:val="80F6A7"/>
          <w:sz w:val="14"/>
          <w:szCs w:val="14"/>
        </w:rPr>
        <w:t>then</w:t>
      </w:r>
      <w:r w:rsidRPr="00024B02">
        <w:rPr>
          <w:rFonts w:ascii="Consolas" w:hAnsi="Consolas"/>
          <w:color w:val="F9FAF4"/>
          <w:sz w:val="14"/>
          <w:szCs w:val="14"/>
        </w:rPr>
        <w:t>()</w:t>
      </w:r>
    </w:p>
    <w:p w14:paraId="7D8C6263" w14:textId="77777777" w:rsidR="00024B02" w:rsidRPr="00024B02" w:rsidRDefault="00024B02" w:rsidP="00024B0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color w:val="D9E8F7"/>
          <w:sz w:val="14"/>
          <w:szCs w:val="14"/>
        </w:rPr>
        <w:tab/>
        <w:t xml:space="preserve">    </w:t>
      </w:r>
      <w:r w:rsidRPr="00024B02">
        <w:rPr>
          <w:rFonts w:ascii="Consolas" w:hAnsi="Consolas"/>
          <w:color w:val="E6E6FA"/>
          <w:sz w:val="14"/>
          <w:szCs w:val="14"/>
        </w:rPr>
        <w:t>.</w:t>
      </w:r>
      <w:r w:rsidRPr="00024B02">
        <w:rPr>
          <w:rFonts w:ascii="Consolas" w:hAnsi="Consolas"/>
          <w:color w:val="80F6A7"/>
          <w:sz w:val="14"/>
          <w:szCs w:val="14"/>
        </w:rPr>
        <w:t>assertThat</w:t>
      </w:r>
      <w:r w:rsidRPr="00024B02">
        <w:rPr>
          <w:rFonts w:ascii="Consolas" w:hAnsi="Consolas"/>
          <w:color w:val="F9FAF4"/>
          <w:sz w:val="14"/>
          <w:szCs w:val="14"/>
        </w:rPr>
        <w:t>()</w:t>
      </w:r>
      <w:r w:rsidRPr="00024B02">
        <w:rPr>
          <w:rFonts w:ascii="Consolas" w:hAnsi="Consolas"/>
          <w:color w:val="E6E6FA"/>
          <w:sz w:val="14"/>
          <w:szCs w:val="14"/>
        </w:rPr>
        <w:t>.</w:t>
      </w:r>
      <w:r w:rsidRPr="00024B02">
        <w:rPr>
          <w:rFonts w:ascii="Consolas" w:hAnsi="Consolas"/>
          <w:color w:val="80F6A7"/>
          <w:sz w:val="14"/>
          <w:szCs w:val="14"/>
        </w:rPr>
        <w:t>statusCode</w:t>
      </w:r>
      <w:r w:rsidRPr="00024B02">
        <w:rPr>
          <w:rFonts w:ascii="Consolas" w:hAnsi="Consolas"/>
          <w:color w:val="F9FAF4"/>
          <w:sz w:val="14"/>
          <w:szCs w:val="14"/>
        </w:rPr>
        <w:t>(</w:t>
      </w:r>
      <w:r w:rsidRPr="00024B02">
        <w:rPr>
          <w:rFonts w:ascii="Consolas" w:hAnsi="Consolas"/>
          <w:color w:val="6897BB"/>
          <w:sz w:val="14"/>
          <w:szCs w:val="14"/>
        </w:rPr>
        <w:t>200</w:t>
      </w:r>
      <w:r w:rsidRPr="00024B02">
        <w:rPr>
          <w:rFonts w:ascii="Consolas" w:hAnsi="Consolas"/>
          <w:color w:val="F9FAF4"/>
          <w:sz w:val="14"/>
          <w:szCs w:val="14"/>
        </w:rPr>
        <w:t>)</w:t>
      </w:r>
    </w:p>
    <w:p w14:paraId="0DA768FA" w14:textId="77777777" w:rsidR="00024B02" w:rsidRPr="00024B02" w:rsidRDefault="00024B02" w:rsidP="00024B02">
      <w:pPr>
        <w:pStyle w:val="NormalWeb"/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024B02">
        <w:rPr>
          <w:rFonts w:ascii="Consolas" w:hAnsi="Consolas"/>
          <w:color w:val="D9E8F7"/>
          <w:sz w:val="14"/>
          <w:szCs w:val="14"/>
        </w:rPr>
        <w:tab/>
      </w:r>
      <w:r w:rsidRPr="00024B02">
        <w:rPr>
          <w:rFonts w:ascii="Consolas" w:hAnsi="Consolas"/>
          <w:color w:val="D9E8F7"/>
          <w:sz w:val="14"/>
          <w:szCs w:val="14"/>
        </w:rPr>
        <w:tab/>
        <w:t xml:space="preserve">    </w:t>
      </w:r>
      <w:r w:rsidRPr="00024B02">
        <w:rPr>
          <w:rFonts w:ascii="Consolas" w:hAnsi="Consolas"/>
          <w:color w:val="E6E6FA"/>
          <w:sz w:val="14"/>
          <w:szCs w:val="14"/>
        </w:rPr>
        <w:t>.</w:t>
      </w:r>
      <w:r w:rsidRPr="00024B02">
        <w:rPr>
          <w:rFonts w:ascii="Consolas" w:hAnsi="Consolas"/>
          <w:color w:val="80F6A7"/>
          <w:sz w:val="14"/>
          <w:szCs w:val="14"/>
        </w:rPr>
        <w:t>log</w:t>
      </w:r>
      <w:r w:rsidRPr="00024B02">
        <w:rPr>
          <w:rFonts w:ascii="Consolas" w:hAnsi="Consolas"/>
          <w:color w:val="F9FAF4"/>
          <w:sz w:val="14"/>
          <w:szCs w:val="14"/>
        </w:rPr>
        <w:t>()</w:t>
      </w:r>
      <w:r w:rsidRPr="00024B02">
        <w:rPr>
          <w:rFonts w:ascii="Consolas" w:hAnsi="Consolas"/>
          <w:color w:val="E6E6FA"/>
          <w:sz w:val="14"/>
          <w:szCs w:val="14"/>
        </w:rPr>
        <w:t>.</w:t>
      </w:r>
      <w:r w:rsidRPr="00024B02">
        <w:rPr>
          <w:rFonts w:ascii="Consolas" w:hAnsi="Consolas"/>
          <w:color w:val="80F6A7"/>
          <w:sz w:val="14"/>
          <w:szCs w:val="14"/>
        </w:rPr>
        <w:t>all</w:t>
      </w:r>
      <w:r w:rsidRPr="00024B02">
        <w:rPr>
          <w:rFonts w:ascii="Consolas" w:hAnsi="Consolas"/>
          <w:color w:val="F9FAF4"/>
          <w:sz w:val="14"/>
          <w:szCs w:val="14"/>
        </w:rPr>
        <w:t>()</w:t>
      </w:r>
      <w:r w:rsidRPr="00024B02">
        <w:rPr>
          <w:rFonts w:ascii="Consolas" w:hAnsi="Consolas"/>
          <w:color w:val="E6E6FA"/>
          <w:sz w:val="14"/>
          <w:szCs w:val="14"/>
        </w:rPr>
        <w:t>;</w:t>
      </w:r>
    </w:p>
    <w:p w14:paraId="6368EE8F" w14:textId="77777777" w:rsidR="00024B02" w:rsidRDefault="00024B02" w:rsidP="00155EB6">
      <w:pPr>
        <w:rPr>
          <w:lang w:eastAsia="en-IN"/>
        </w:rPr>
      </w:pPr>
    </w:p>
    <w:p w14:paraId="38811AFE" w14:textId="77777777" w:rsidR="008D4616" w:rsidRDefault="008D4616" w:rsidP="008D46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RestAssured</w:t>
      </w:r>
      <w:r>
        <w:rPr>
          <w:rFonts w:ascii="Consolas" w:hAnsi="Consolas"/>
          <w:color w:val="E6E6FA"/>
          <w:sz w:val="20"/>
          <w:szCs w:val="20"/>
        </w:rPr>
        <w:t>.*;</w:t>
      </w:r>
    </w:p>
    <w:p w14:paraId="390A83F6" w14:textId="6367CEBD" w:rsidR="008D4616" w:rsidRDefault="008D4616" w:rsidP="008D46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SampleTestForDeleteTest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825E3E" w14:textId="77777777" w:rsidR="008D4616" w:rsidRDefault="008D4616" w:rsidP="008D46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37105455" w14:textId="2C64C4F6" w:rsidR="008D4616" w:rsidRDefault="008D4616" w:rsidP="008D46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deleteDataFromServer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880055E" w14:textId="77777777" w:rsidR="008D4616" w:rsidRDefault="008D4616" w:rsidP="008D46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325A9B60" w14:textId="77777777" w:rsidR="008D4616" w:rsidRDefault="008D4616" w:rsidP="008D46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given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59077C81" w14:textId="77777777" w:rsidR="008D4616" w:rsidRDefault="008D4616" w:rsidP="008D46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delete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"http://49.249.28.218:8091/project/NH_PROJ_27804"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0F403769" w14:textId="77777777" w:rsidR="008D4616" w:rsidRDefault="008D4616" w:rsidP="008D46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2D9A62C1" w14:textId="77777777" w:rsidR="008D4616" w:rsidRDefault="008D4616" w:rsidP="008D46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assertThat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statusCode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204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16CB5504" w14:textId="77777777" w:rsidR="008D4616" w:rsidRDefault="008D4616" w:rsidP="008D46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4F662F" w14:textId="77777777" w:rsidR="008D4616" w:rsidRDefault="008D4616" w:rsidP="00155EB6">
      <w:pPr>
        <w:rPr>
          <w:lang w:eastAsia="en-IN"/>
        </w:rPr>
      </w:pPr>
    </w:p>
    <w:p w14:paraId="5787F44A" w14:textId="07BDA10F" w:rsidR="008D4616" w:rsidRPr="00E710CD" w:rsidRDefault="0036644E" w:rsidP="0036644E">
      <w:pPr>
        <w:pStyle w:val="Heading2"/>
        <w:rPr>
          <w:color w:val="92D050"/>
          <w:lang w:eastAsia="en-IN"/>
        </w:rPr>
      </w:pPr>
      <w:r w:rsidRPr="00E710CD">
        <w:rPr>
          <w:color w:val="92D050"/>
          <w:lang w:eastAsia="en-IN"/>
        </w:rPr>
        <w:t>SERIALIZATION</w:t>
      </w:r>
      <w:r w:rsidR="00822103" w:rsidRPr="00E710CD">
        <w:rPr>
          <w:color w:val="92D050"/>
          <w:lang w:eastAsia="en-IN"/>
        </w:rPr>
        <w:t xml:space="preserve"> AND DESERIALIZATION=</w:t>
      </w:r>
    </w:p>
    <w:p w14:paraId="57F1E3CC" w14:textId="73739A80" w:rsidR="00822103" w:rsidRDefault="00956F2A" w:rsidP="005C76C8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>SERIALIZATION CONCEPT IS AVAILABLE IN JAVA.</w:t>
      </w:r>
    </w:p>
    <w:p w14:paraId="1D2E98AA" w14:textId="553B7C8F" w:rsidR="00956F2A" w:rsidRPr="00E710CD" w:rsidRDefault="00956F2A" w:rsidP="00956F2A">
      <w:pPr>
        <w:pStyle w:val="Heading3"/>
        <w:rPr>
          <w:color w:val="92D050"/>
          <w:lang w:eastAsia="en-IN"/>
        </w:rPr>
      </w:pPr>
      <w:r w:rsidRPr="00E710CD">
        <w:rPr>
          <w:color w:val="92D050"/>
          <w:lang w:eastAsia="en-IN"/>
        </w:rPr>
        <w:t>JAVA SERIALIZATION=</w:t>
      </w:r>
    </w:p>
    <w:p w14:paraId="685AB330" w14:textId="02F4766E" w:rsidR="00956F2A" w:rsidRDefault="00956F2A" w:rsidP="005C76C8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 xml:space="preserve">IN JAVA SERIALIZATION IS ONE OF THE CONCEPT WHERE WE ARE GOING TO CONVERT </w:t>
      </w:r>
      <w:r w:rsidR="00C86C99">
        <w:rPr>
          <w:lang w:eastAsia="en-IN"/>
        </w:rPr>
        <w:t>JAVA OBJECT OT BINARY DATA.</w:t>
      </w:r>
    </w:p>
    <w:p w14:paraId="1FF43C8C" w14:textId="6F2D3618" w:rsidR="00C86C99" w:rsidRDefault="00C86C99" w:rsidP="005C76C8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>DESERIALIZATION BINARY TO JAVA OBJECT .</w:t>
      </w:r>
    </w:p>
    <w:p w14:paraId="5CA90788" w14:textId="26D3F52D" w:rsidR="00C86C99" w:rsidRDefault="00C86C99" w:rsidP="005C76C8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 xml:space="preserve">IN ORDER TO ACHIVE </w:t>
      </w:r>
      <w:r w:rsidR="00A9581B">
        <w:rPr>
          <w:lang w:eastAsia="en-IN"/>
        </w:rPr>
        <w:t>SERIALIZATION IN JAVA THERE IS A CLASS CALLED AS</w:t>
      </w:r>
      <w:r w:rsidR="00CE654B">
        <w:rPr>
          <w:lang w:eastAsia="en-IN"/>
        </w:rPr>
        <w:t xml:space="preserve"> </w:t>
      </w:r>
      <w:r w:rsidR="00CE654B" w:rsidRPr="00E867D1">
        <w:rPr>
          <w:color w:val="0070C0"/>
          <w:lang w:eastAsia="en-IN"/>
        </w:rPr>
        <w:t>ObjectOutpuStream</w:t>
      </w:r>
      <w:r w:rsidR="00CE654B">
        <w:rPr>
          <w:lang w:eastAsia="en-IN"/>
        </w:rPr>
        <w:t>.</w:t>
      </w:r>
    </w:p>
    <w:p w14:paraId="182390C2" w14:textId="3352233C" w:rsidR="00CE654B" w:rsidRDefault="00CE654B" w:rsidP="005C76C8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>IN</w:t>
      </w:r>
      <w:r w:rsidR="000F1F0B">
        <w:rPr>
          <w:lang w:eastAsia="en-IN"/>
        </w:rPr>
        <w:t xml:space="preserve">ORDER OF STORING IN TXT/SCR FILES , IN ORDER TO </w:t>
      </w:r>
      <w:r w:rsidR="00EF5AD3">
        <w:rPr>
          <w:lang w:eastAsia="en-IN"/>
        </w:rPr>
        <w:t xml:space="preserve">STORE IN ADDITIONAL FILE WE ARE GOING TO USE </w:t>
      </w:r>
      <w:r w:rsidR="00EF5AD3" w:rsidRPr="00E867D1">
        <w:rPr>
          <w:color w:val="0070C0"/>
          <w:lang w:eastAsia="en-IN"/>
        </w:rPr>
        <w:t xml:space="preserve">FileOutputStream </w:t>
      </w:r>
      <w:r w:rsidR="00EF5AD3">
        <w:rPr>
          <w:lang w:eastAsia="en-IN"/>
        </w:rPr>
        <w:t>class.</w:t>
      </w:r>
    </w:p>
    <w:p w14:paraId="7CBE57B3" w14:textId="34C8E0C1" w:rsidR="00285612" w:rsidRDefault="00285612" w:rsidP="005C76C8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 xml:space="preserve">TO ACHIVE DESERIALIZATION WE HAVE A CLASS CALLED </w:t>
      </w:r>
      <w:r w:rsidR="0001025B">
        <w:rPr>
          <w:lang w:eastAsia="en-IN"/>
        </w:rPr>
        <w:t xml:space="preserve">AS </w:t>
      </w:r>
      <w:r w:rsidR="0001025B" w:rsidRPr="00E867D1">
        <w:rPr>
          <w:color w:val="0070C0"/>
          <w:lang w:eastAsia="en-IN"/>
        </w:rPr>
        <w:t xml:space="preserve">ObjectInputStream </w:t>
      </w:r>
      <w:r w:rsidR="0001025B">
        <w:rPr>
          <w:lang w:eastAsia="en-IN"/>
        </w:rPr>
        <w:t>.</w:t>
      </w:r>
    </w:p>
    <w:p w14:paraId="092190EF" w14:textId="3F366A1C" w:rsidR="0001025B" w:rsidRDefault="0001025B" w:rsidP="005C76C8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 xml:space="preserve">IN ORDER TO GET THAT FILE DATA BACK TO JAVA OBJECT </w:t>
      </w:r>
      <w:r w:rsidR="00E867D1">
        <w:rPr>
          <w:lang w:eastAsia="en-IN"/>
        </w:rPr>
        <w:t xml:space="preserve">OR IN ORDER TO AXCESS THE FILE WE USE </w:t>
      </w:r>
      <w:r w:rsidR="00E867D1" w:rsidRPr="00E867D1">
        <w:rPr>
          <w:color w:val="0070C0"/>
          <w:lang w:eastAsia="en-IN"/>
        </w:rPr>
        <w:t xml:space="preserve">FileInputStream </w:t>
      </w:r>
      <w:r w:rsidR="00E867D1">
        <w:rPr>
          <w:lang w:eastAsia="en-IN"/>
        </w:rPr>
        <w:t>CLASS.</w:t>
      </w:r>
      <w:r w:rsidR="00705D4E">
        <w:rPr>
          <w:lang w:eastAsia="en-IN"/>
        </w:rPr>
        <w:t xml:space="preserve"> </w:t>
      </w:r>
    </w:p>
    <w:p w14:paraId="208F4702" w14:textId="33C26A48" w:rsidR="003213B9" w:rsidRPr="00180C08" w:rsidRDefault="000F7A53" w:rsidP="005C76C8">
      <w:pPr>
        <w:pStyle w:val="ListParagraph"/>
        <w:numPr>
          <w:ilvl w:val="0"/>
          <w:numId w:val="46"/>
        </w:numPr>
        <w:rPr>
          <w:lang w:eastAsia="en-IN"/>
        </w:rPr>
      </w:pPr>
      <w:r>
        <w:rPr>
          <w:lang w:eastAsia="en-IN"/>
        </w:rPr>
        <w:t xml:space="preserve">IN </w:t>
      </w:r>
      <w:r w:rsidRPr="003213B9">
        <w:rPr>
          <w:color w:val="0070C0"/>
          <w:lang w:eastAsia="en-IN"/>
        </w:rPr>
        <w:t>O</w:t>
      </w:r>
      <w:r w:rsidR="008A3B22" w:rsidRPr="003213B9">
        <w:rPr>
          <w:color w:val="0070C0"/>
          <w:lang w:eastAsia="en-IN"/>
        </w:rPr>
        <w:t xml:space="preserve">bjectOutputStream </w:t>
      </w:r>
      <w:r>
        <w:rPr>
          <w:lang w:eastAsia="en-IN"/>
        </w:rPr>
        <w:t>THERE IS A CLASS</w:t>
      </w:r>
      <w:r w:rsidR="008A3B22">
        <w:rPr>
          <w:lang w:eastAsia="en-IN"/>
        </w:rPr>
        <w:t xml:space="preserve"> CALLED </w:t>
      </w:r>
      <w:r w:rsidR="003213B9" w:rsidRPr="003213B9">
        <w:rPr>
          <w:color w:val="0070C0"/>
          <w:lang w:eastAsia="en-IN"/>
        </w:rPr>
        <w:t>w</w:t>
      </w:r>
      <w:r w:rsidR="008A3B22" w:rsidRPr="003213B9">
        <w:rPr>
          <w:color w:val="0070C0"/>
          <w:lang w:eastAsia="en-IN"/>
        </w:rPr>
        <w:t xml:space="preserve">riteObject() </w:t>
      </w:r>
      <w:r w:rsidR="003213B9">
        <w:rPr>
          <w:lang w:eastAsia="en-IN"/>
        </w:rPr>
        <w:t>.THIS MEHTOD IS USED TO STORE THE DATA</w:t>
      </w:r>
      <w:r w:rsidR="006B0079">
        <w:rPr>
          <w:lang w:eastAsia="en-IN"/>
        </w:rPr>
        <w:t xml:space="preserve"> , AND USING </w:t>
      </w:r>
      <w:r w:rsidR="006B0079" w:rsidRPr="006B0079">
        <w:rPr>
          <w:color w:val="0070C0"/>
          <w:lang w:eastAsia="en-IN"/>
        </w:rPr>
        <w:t>readObject()</w:t>
      </w:r>
      <w:r w:rsidR="00180C08">
        <w:rPr>
          <w:color w:val="0070C0"/>
          <w:lang w:eastAsia="en-IN"/>
        </w:rPr>
        <w:t>.</w:t>
      </w:r>
    </w:p>
    <w:p w14:paraId="35F3E40B" w14:textId="22836007" w:rsidR="00180C08" w:rsidRDefault="00180C08" w:rsidP="00180C08">
      <w:pPr>
        <w:rPr>
          <w:lang w:eastAsia="en-IN"/>
        </w:rPr>
      </w:pPr>
      <w:r>
        <w:rPr>
          <w:lang w:eastAsia="en-IN"/>
        </w:rPr>
        <w:t>EXAMPLE =</w:t>
      </w:r>
    </w:p>
    <w:p w14:paraId="3584E885" w14:textId="2DF5A6E8" w:rsidR="00180C08" w:rsidRDefault="00180C08" w:rsidP="005C76C8">
      <w:pPr>
        <w:pStyle w:val="ListParagraph"/>
        <w:numPr>
          <w:ilvl w:val="0"/>
          <w:numId w:val="47"/>
        </w:numPr>
        <w:rPr>
          <w:lang w:eastAsia="en-IN"/>
        </w:rPr>
      </w:pPr>
      <w:r w:rsidRPr="00E710CD">
        <w:rPr>
          <w:color w:val="FFC000"/>
          <w:lang w:eastAsia="en-IN"/>
        </w:rPr>
        <w:t>SERIALIZATION</w:t>
      </w:r>
      <w:r>
        <w:rPr>
          <w:lang w:eastAsia="en-IN"/>
        </w:rPr>
        <w:t xml:space="preserve">= CARGAME REACHED TO LVL 10 , LIFE </w:t>
      </w:r>
      <w:r w:rsidR="00237558">
        <w:rPr>
          <w:lang w:eastAsia="en-IN"/>
        </w:rPr>
        <w:t xml:space="preserve">2 , SCORE 10000K , THIS STATUS OF JAVA OBJECT USER 1 IS A OBJECT THIS IS CURRENT </w:t>
      </w:r>
      <w:r w:rsidR="00187B1E">
        <w:rPr>
          <w:lang w:eastAsia="en-IN"/>
        </w:rPr>
        <w:t>STATE OF THE GAME.</w:t>
      </w:r>
    </w:p>
    <w:p w14:paraId="5567F3A7" w14:textId="5F663E44" w:rsidR="00187B1E" w:rsidRDefault="00187B1E" w:rsidP="005C76C8">
      <w:pPr>
        <w:pStyle w:val="ListParagraph"/>
        <w:numPr>
          <w:ilvl w:val="0"/>
          <w:numId w:val="47"/>
        </w:numPr>
        <w:rPr>
          <w:lang w:eastAsia="en-IN"/>
        </w:rPr>
      </w:pPr>
      <w:r>
        <w:rPr>
          <w:lang w:eastAsia="en-IN"/>
        </w:rPr>
        <w:t xml:space="preserve">NEXT DAY IF I TRY TO OPEN THE GAME AND WANT TO RESUME THE GAME , BEFORE LAST DAY </w:t>
      </w:r>
      <w:r w:rsidR="00C136AC">
        <w:rPr>
          <w:lang w:eastAsia="en-IN"/>
        </w:rPr>
        <w:t xml:space="preserve">CLOSING THE GAME THE CURRENT STATE OF THE OBJECT WILL BE STORED IN THE .TXT FILE </w:t>
      </w:r>
      <w:r w:rsidR="00F50E79">
        <w:rPr>
          <w:lang w:eastAsia="en-IN"/>
        </w:rPr>
        <w:t>BINARY(NON READABLE)</w:t>
      </w:r>
    </w:p>
    <w:p w14:paraId="070774CE" w14:textId="0FA6BB5D" w:rsidR="00F50E79" w:rsidRDefault="00F50E79" w:rsidP="005C76C8">
      <w:pPr>
        <w:pStyle w:val="ListParagraph"/>
        <w:numPr>
          <w:ilvl w:val="0"/>
          <w:numId w:val="47"/>
        </w:numPr>
        <w:rPr>
          <w:lang w:eastAsia="en-IN"/>
        </w:rPr>
      </w:pPr>
      <w:r w:rsidRPr="00E710CD">
        <w:rPr>
          <w:color w:val="FFC000"/>
          <w:lang w:eastAsia="en-IN"/>
        </w:rPr>
        <w:t>DESERIALIZATION</w:t>
      </w:r>
      <w:r>
        <w:rPr>
          <w:lang w:eastAsia="en-IN"/>
        </w:rPr>
        <w:t xml:space="preserve">=TO RESUME A GAME AUTOMATICALLY </w:t>
      </w:r>
      <w:r w:rsidR="0083069D">
        <w:rPr>
          <w:lang w:eastAsia="en-IN"/>
        </w:rPr>
        <w:t>CURRENT STATE OF THE OBJECT WILL RESUME BACK TO CARGAME THIS IS CALLED DESERIALIZATION.</w:t>
      </w:r>
    </w:p>
    <w:p w14:paraId="306BD331" w14:textId="330C9D56" w:rsidR="002C1DF0" w:rsidRDefault="002C1DF0" w:rsidP="002C1DF0">
      <w:pPr>
        <w:rPr>
          <w:lang w:eastAsia="en-IN"/>
        </w:rPr>
      </w:pPr>
      <w:r>
        <w:rPr>
          <w:lang w:eastAsia="en-IN"/>
        </w:rPr>
        <w:t>EXAMPLE=</w:t>
      </w:r>
    </w:p>
    <w:p w14:paraId="4CC96AFE" w14:textId="06AF3A6E" w:rsidR="002C1DF0" w:rsidRDefault="002C1DF0" w:rsidP="005C76C8">
      <w:pPr>
        <w:pStyle w:val="ListParagraph"/>
        <w:numPr>
          <w:ilvl w:val="0"/>
          <w:numId w:val="54"/>
        </w:numPr>
        <w:rPr>
          <w:lang w:eastAsia="en-IN"/>
        </w:rPr>
      </w:pPr>
      <w:r>
        <w:rPr>
          <w:lang w:eastAsia="en-IN"/>
        </w:rPr>
        <w:lastRenderedPageBreak/>
        <w:t xml:space="preserve">GMAIL APPLICATION TODAY LOGINTO </w:t>
      </w:r>
      <w:r w:rsidR="0044504B">
        <w:rPr>
          <w:lang w:eastAsia="en-IN"/>
        </w:rPr>
        <w:t>GMAIL APPLICATION GO TO INBOX CLICK ON COMPOSE WRITE EMAIL ID AND CLOSE GMAIL, CURRENT STATE OF INFORMATION WILL BE SERIALIZED AND ITLL BE STORED IN TXT FILE.</w:t>
      </w:r>
    </w:p>
    <w:p w14:paraId="2A6EF603" w14:textId="771A7831" w:rsidR="0044504B" w:rsidRDefault="003A316A" w:rsidP="005C76C8">
      <w:pPr>
        <w:pStyle w:val="ListParagraph"/>
        <w:numPr>
          <w:ilvl w:val="0"/>
          <w:numId w:val="54"/>
        </w:numPr>
        <w:rPr>
          <w:lang w:eastAsia="en-IN"/>
        </w:rPr>
      </w:pPr>
      <w:r>
        <w:rPr>
          <w:lang w:eastAsia="en-IN"/>
        </w:rPr>
        <w:t xml:space="preserve">NEXT DAY LOGIN TO GMAIL APPLICATION THE COMPOSE BOX WILL BE OPEND AND EMAIL WILL BE WRITTEN AUTOMATICALLY </w:t>
      </w:r>
      <w:r w:rsidR="00237306">
        <w:rPr>
          <w:lang w:eastAsia="en-IN"/>
        </w:rPr>
        <w:t>.</w:t>
      </w:r>
    </w:p>
    <w:p w14:paraId="0DBB9E49" w14:textId="43020F91" w:rsidR="00237306" w:rsidRDefault="00237306" w:rsidP="005C76C8">
      <w:pPr>
        <w:pStyle w:val="ListParagraph"/>
        <w:numPr>
          <w:ilvl w:val="0"/>
          <w:numId w:val="54"/>
        </w:numPr>
        <w:rPr>
          <w:lang w:eastAsia="en-IN"/>
        </w:rPr>
      </w:pPr>
      <w:r>
        <w:rPr>
          <w:lang w:eastAsia="en-IN"/>
        </w:rPr>
        <w:t>YESTURDAY SESSION GOT DESERIALIZED FOR TODAY.</w:t>
      </w:r>
    </w:p>
    <w:p w14:paraId="292F0803" w14:textId="38C382B9" w:rsidR="00E710CD" w:rsidRPr="00237306" w:rsidRDefault="00E637C1" w:rsidP="00E637C1">
      <w:pPr>
        <w:pStyle w:val="Heading3"/>
        <w:rPr>
          <w:color w:val="93DE61" w:themeColor="accent2" w:themeTint="99"/>
          <w:lang w:eastAsia="en-IN"/>
        </w:rPr>
      </w:pPr>
      <w:r w:rsidRPr="00237306">
        <w:rPr>
          <w:color w:val="93DE61" w:themeColor="accent2" w:themeTint="99"/>
          <w:lang w:eastAsia="en-IN"/>
        </w:rPr>
        <w:t>To ACHIVE SERIALIZATION</w:t>
      </w:r>
      <w:r w:rsidR="00BA0F7A" w:rsidRPr="00237306">
        <w:rPr>
          <w:color w:val="93DE61" w:themeColor="accent2" w:themeTint="99"/>
          <w:lang w:eastAsia="en-IN"/>
        </w:rPr>
        <w:t xml:space="preserve"> </w:t>
      </w:r>
      <w:r w:rsidRPr="00237306">
        <w:rPr>
          <w:color w:val="93DE61" w:themeColor="accent2" w:themeTint="99"/>
          <w:lang w:eastAsia="en-IN"/>
        </w:rPr>
        <w:t>=</w:t>
      </w:r>
    </w:p>
    <w:p w14:paraId="64EDF8F8" w14:textId="4E10601F" w:rsidR="00BA0F7A" w:rsidRDefault="00BA0F7A" w:rsidP="00BA0F7A">
      <w:pPr>
        <w:rPr>
          <w:lang w:eastAsia="en-IN"/>
        </w:rPr>
      </w:pPr>
      <w:r>
        <w:rPr>
          <w:lang w:eastAsia="en-IN"/>
        </w:rPr>
        <w:t>SERIALIZABLE=</w:t>
      </w:r>
    </w:p>
    <w:p w14:paraId="3E7886B0" w14:textId="77777777" w:rsidR="00F70647" w:rsidRPr="00F70647" w:rsidRDefault="00F70647" w:rsidP="005C76C8">
      <w:pPr>
        <w:pStyle w:val="NormalWeb"/>
        <w:numPr>
          <w:ilvl w:val="0"/>
          <w:numId w:val="4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0647">
        <w:rPr>
          <w:rFonts w:ascii="Consolas" w:hAnsi="Consolas"/>
          <w:color w:val="808080"/>
          <w:sz w:val="16"/>
          <w:szCs w:val="16"/>
        </w:rPr>
        <w:t>*/</w:t>
      </w:r>
    </w:p>
    <w:p w14:paraId="30D3EF1F" w14:textId="77777777" w:rsidR="00F70647" w:rsidRPr="00F70647" w:rsidRDefault="00F70647" w:rsidP="005C76C8">
      <w:pPr>
        <w:pStyle w:val="NormalWeb"/>
        <w:numPr>
          <w:ilvl w:val="0"/>
          <w:numId w:val="4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0647">
        <w:rPr>
          <w:rFonts w:ascii="Consolas" w:hAnsi="Consolas"/>
          <w:color w:val="CC6C1D"/>
          <w:sz w:val="16"/>
          <w:szCs w:val="16"/>
        </w:rPr>
        <w:t>public</w:t>
      </w:r>
      <w:r w:rsidRPr="00F70647">
        <w:rPr>
          <w:rFonts w:ascii="Consolas" w:hAnsi="Consolas"/>
          <w:color w:val="D9E8F7"/>
          <w:sz w:val="16"/>
          <w:szCs w:val="16"/>
        </w:rPr>
        <w:t xml:space="preserve"> </w:t>
      </w:r>
      <w:r w:rsidRPr="00F70647">
        <w:rPr>
          <w:rFonts w:ascii="Consolas" w:hAnsi="Consolas"/>
          <w:color w:val="CC6C1D"/>
          <w:sz w:val="16"/>
          <w:szCs w:val="16"/>
        </w:rPr>
        <w:t>interface</w:t>
      </w:r>
      <w:r w:rsidRPr="00F70647">
        <w:rPr>
          <w:rFonts w:ascii="Consolas" w:hAnsi="Consolas"/>
          <w:color w:val="D9E8F7"/>
          <w:sz w:val="16"/>
          <w:szCs w:val="16"/>
        </w:rPr>
        <w:t xml:space="preserve"> </w:t>
      </w:r>
      <w:r w:rsidRPr="00F70647">
        <w:rPr>
          <w:rFonts w:ascii="Consolas" w:hAnsi="Consolas"/>
          <w:color w:val="80F2F6"/>
          <w:sz w:val="16"/>
          <w:szCs w:val="16"/>
        </w:rPr>
        <w:t>Serializable</w:t>
      </w:r>
      <w:r w:rsidRPr="00F70647">
        <w:rPr>
          <w:rFonts w:ascii="Consolas" w:hAnsi="Consolas"/>
          <w:color w:val="D9E8F7"/>
          <w:sz w:val="16"/>
          <w:szCs w:val="16"/>
        </w:rPr>
        <w:t xml:space="preserve"> </w:t>
      </w:r>
      <w:r w:rsidRPr="00F70647">
        <w:rPr>
          <w:rFonts w:ascii="Consolas" w:hAnsi="Consolas"/>
          <w:color w:val="F9FAF4"/>
          <w:sz w:val="16"/>
          <w:szCs w:val="16"/>
        </w:rPr>
        <w:t>{</w:t>
      </w:r>
    </w:p>
    <w:p w14:paraId="4D89424A" w14:textId="77777777" w:rsidR="00F70647" w:rsidRPr="00F70647" w:rsidRDefault="00F70647" w:rsidP="005C76C8">
      <w:pPr>
        <w:pStyle w:val="NormalWeb"/>
        <w:numPr>
          <w:ilvl w:val="0"/>
          <w:numId w:val="4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F70647">
        <w:rPr>
          <w:rFonts w:ascii="Consolas" w:hAnsi="Consolas"/>
          <w:color w:val="F9FAF4"/>
          <w:sz w:val="16"/>
          <w:szCs w:val="16"/>
        </w:rPr>
        <w:t>}</w:t>
      </w:r>
    </w:p>
    <w:p w14:paraId="6BBCA0FA" w14:textId="77777777" w:rsidR="00F70647" w:rsidRPr="00BA0F7A" w:rsidRDefault="00F70647" w:rsidP="00BA0F7A">
      <w:pPr>
        <w:rPr>
          <w:lang w:eastAsia="en-IN"/>
        </w:rPr>
      </w:pPr>
    </w:p>
    <w:p w14:paraId="6BA30442" w14:textId="287C54AC" w:rsidR="00E637C1" w:rsidRDefault="00E637C1" w:rsidP="005C76C8">
      <w:pPr>
        <w:pStyle w:val="ListParagraph"/>
        <w:numPr>
          <w:ilvl w:val="0"/>
          <w:numId w:val="48"/>
        </w:numPr>
        <w:rPr>
          <w:lang w:eastAsia="en-IN"/>
        </w:rPr>
      </w:pPr>
      <w:r>
        <w:rPr>
          <w:lang w:eastAsia="en-IN"/>
        </w:rPr>
        <w:t xml:space="preserve">WE NEED TO IMPLEMENT SERIALIZABLE </w:t>
      </w:r>
      <w:r w:rsidR="00864A10">
        <w:rPr>
          <w:lang w:eastAsia="en-IN"/>
        </w:rPr>
        <w:t>INTERFACE .</w:t>
      </w:r>
    </w:p>
    <w:p w14:paraId="6F646549" w14:textId="7BBC7482" w:rsidR="00864A10" w:rsidRDefault="00864A10" w:rsidP="005C76C8">
      <w:pPr>
        <w:pStyle w:val="ListParagraph"/>
        <w:numPr>
          <w:ilvl w:val="0"/>
          <w:numId w:val="48"/>
        </w:numPr>
        <w:rPr>
          <w:lang w:eastAsia="en-IN"/>
        </w:rPr>
      </w:pPr>
      <w:r>
        <w:rPr>
          <w:lang w:eastAsia="en-IN"/>
        </w:rPr>
        <w:t>THIS SERIALIZABLE INTERFACE TELLS THIS CLASS IS SERIALIZABLE .</w:t>
      </w:r>
    </w:p>
    <w:p w14:paraId="31521D5E" w14:textId="43BC24A2" w:rsidR="00286EF6" w:rsidRDefault="00BA0F7A" w:rsidP="005C76C8">
      <w:pPr>
        <w:pStyle w:val="ListParagraph"/>
        <w:numPr>
          <w:ilvl w:val="0"/>
          <w:numId w:val="48"/>
        </w:numPr>
        <w:rPr>
          <w:lang w:eastAsia="en-IN"/>
        </w:rPr>
      </w:pPr>
      <w:r>
        <w:rPr>
          <w:lang w:eastAsia="en-IN"/>
        </w:rPr>
        <w:t xml:space="preserve">IT IS A MARKER INTERFACE =ANY INTERFACE CONTIAN </w:t>
      </w:r>
      <w:r w:rsidR="00EC4D49">
        <w:rPr>
          <w:lang w:eastAsia="en-IN"/>
        </w:rPr>
        <w:t xml:space="preserve">EMPTY METHOD IS CALLED MARKUR INTERFACE </w:t>
      </w:r>
      <w:r w:rsidR="00286EF6">
        <w:rPr>
          <w:lang w:eastAsia="en-IN"/>
        </w:rPr>
        <w:t>. IT DOES NOT INCLUED ABSTRACT METHOD AS WELL.</w:t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2258"/>
        <w:gridCol w:w="2107"/>
        <w:gridCol w:w="2314"/>
        <w:gridCol w:w="3193"/>
      </w:tblGrid>
      <w:tr w:rsidR="00882F8C" w14:paraId="26BFD63A" w14:textId="5C4146B9" w:rsidTr="004A4AEC">
        <w:tc>
          <w:tcPr>
            <w:tcW w:w="2258" w:type="dxa"/>
          </w:tcPr>
          <w:p w14:paraId="62AF4D94" w14:textId="3452FE74" w:rsidR="00882F8C" w:rsidRDefault="00882F8C" w:rsidP="00F70647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JAVA TO BINARY </w:t>
            </w:r>
          </w:p>
        </w:tc>
        <w:tc>
          <w:tcPr>
            <w:tcW w:w="2107" w:type="dxa"/>
          </w:tcPr>
          <w:p w14:paraId="7A400193" w14:textId="3B61EA04" w:rsidR="00882F8C" w:rsidRDefault="00882F8C" w:rsidP="00882F8C">
            <w:pPr>
              <w:rPr>
                <w:lang w:eastAsia="en-IN"/>
              </w:rPr>
            </w:pPr>
            <w:r w:rsidRPr="00882F8C">
              <w:rPr>
                <w:lang w:eastAsia="en-IN"/>
              </w:rPr>
              <w:t>FileOutputStream</w:t>
            </w:r>
          </w:p>
        </w:tc>
        <w:tc>
          <w:tcPr>
            <w:tcW w:w="2314" w:type="dxa"/>
          </w:tcPr>
          <w:p w14:paraId="04896A4E" w14:textId="60D9470F" w:rsidR="00882F8C" w:rsidRDefault="00882F8C" w:rsidP="00882F8C">
            <w:pPr>
              <w:rPr>
                <w:lang w:eastAsia="en-IN"/>
              </w:rPr>
            </w:pPr>
            <w:r w:rsidRPr="00882F8C">
              <w:rPr>
                <w:lang w:eastAsia="en-IN"/>
              </w:rPr>
              <w:t>ObjectOutputStream</w:t>
            </w:r>
          </w:p>
        </w:tc>
        <w:tc>
          <w:tcPr>
            <w:tcW w:w="3193" w:type="dxa"/>
          </w:tcPr>
          <w:p w14:paraId="4F42FBBA" w14:textId="0962FB2F" w:rsidR="00882F8C" w:rsidRPr="00882F8C" w:rsidRDefault="00E073C3" w:rsidP="00E073C3">
            <w:pPr>
              <w:rPr>
                <w:lang w:eastAsia="en-IN"/>
              </w:rPr>
            </w:pPr>
            <w:r w:rsidRPr="00E073C3">
              <w:rPr>
                <w:lang w:eastAsia="en-IN"/>
              </w:rPr>
              <w:t>objectOut.writeObject(user1obj)</w:t>
            </w:r>
          </w:p>
        </w:tc>
      </w:tr>
      <w:tr w:rsidR="00882F8C" w14:paraId="37C6A0C3" w14:textId="3E076270" w:rsidTr="004A4AEC">
        <w:tc>
          <w:tcPr>
            <w:tcW w:w="2258" w:type="dxa"/>
          </w:tcPr>
          <w:p w14:paraId="288A4923" w14:textId="0B1CC428" w:rsidR="00882F8C" w:rsidRDefault="00E073C3" w:rsidP="00F70647">
            <w:pPr>
              <w:rPr>
                <w:lang w:eastAsia="en-IN"/>
              </w:rPr>
            </w:pPr>
            <w:r>
              <w:rPr>
                <w:lang w:eastAsia="en-IN"/>
              </w:rPr>
              <w:t>BINARY TO JAVA</w:t>
            </w:r>
          </w:p>
        </w:tc>
        <w:tc>
          <w:tcPr>
            <w:tcW w:w="2107" w:type="dxa"/>
          </w:tcPr>
          <w:p w14:paraId="5C2483ED" w14:textId="12FE3C4F" w:rsidR="00882F8C" w:rsidRDefault="006A2F8E" w:rsidP="006A2F8E">
            <w:pPr>
              <w:rPr>
                <w:lang w:eastAsia="en-IN"/>
              </w:rPr>
            </w:pPr>
            <w:r w:rsidRPr="006A2F8E">
              <w:rPr>
                <w:lang w:eastAsia="en-IN"/>
              </w:rPr>
              <w:t>FileInputStream</w:t>
            </w:r>
          </w:p>
        </w:tc>
        <w:tc>
          <w:tcPr>
            <w:tcW w:w="2314" w:type="dxa"/>
          </w:tcPr>
          <w:p w14:paraId="7FE60E7C" w14:textId="4E37C5D9" w:rsidR="00882F8C" w:rsidRDefault="006A2F8E" w:rsidP="006A2F8E">
            <w:pPr>
              <w:rPr>
                <w:lang w:eastAsia="en-IN"/>
              </w:rPr>
            </w:pPr>
            <w:r w:rsidRPr="006A2F8E">
              <w:rPr>
                <w:lang w:eastAsia="en-IN"/>
              </w:rPr>
              <w:t>ObjectInputStream</w:t>
            </w:r>
          </w:p>
        </w:tc>
        <w:tc>
          <w:tcPr>
            <w:tcW w:w="3193" w:type="dxa"/>
          </w:tcPr>
          <w:p w14:paraId="3C58425F" w14:textId="7E38AC8C" w:rsidR="00882F8C" w:rsidRDefault="006A2F8E" w:rsidP="006A2F8E">
            <w:pPr>
              <w:rPr>
                <w:lang w:eastAsia="en-IN"/>
              </w:rPr>
            </w:pPr>
            <w:r w:rsidRPr="006A2F8E">
              <w:rPr>
                <w:lang w:eastAsia="en-IN"/>
              </w:rPr>
              <w:t>FSGame user1Obj=(NFSGame) objIn.readObject(</w:t>
            </w:r>
          </w:p>
        </w:tc>
      </w:tr>
    </w:tbl>
    <w:p w14:paraId="6C14D772" w14:textId="77777777" w:rsidR="00F70647" w:rsidRDefault="00F70647" w:rsidP="00F70647">
      <w:pPr>
        <w:rPr>
          <w:lang w:eastAsia="en-IN"/>
        </w:rPr>
      </w:pPr>
    </w:p>
    <w:p w14:paraId="5E2C6FE6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CC6C1D"/>
          <w:sz w:val="14"/>
          <w:szCs w:val="14"/>
        </w:rPr>
        <w:t>class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1290C3"/>
          <w:sz w:val="14"/>
          <w:szCs w:val="14"/>
          <w:u w:val="single"/>
        </w:rPr>
        <w:t>NFSGame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CC6C1D"/>
          <w:sz w:val="14"/>
          <w:szCs w:val="14"/>
        </w:rPr>
        <w:t>implements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80F2F6"/>
          <w:sz w:val="14"/>
          <w:szCs w:val="14"/>
        </w:rPr>
        <w:t>Serializable</w:t>
      </w:r>
      <w:r w:rsidRPr="004A4AEC">
        <w:rPr>
          <w:rFonts w:ascii="Consolas" w:hAnsi="Consolas"/>
          <w:color w:val="F9FAF4"/>
          <w:sz w:val="14"/>
          <w:szCs w:val="14"/>
        </w:rPr>
        <w:t>{</w:t>
      </w:r>
    </w:p>
    <w:p w14:paraId="69CDB82C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808080"/>
          <w:sz w:val="14"/>
          <w:szCs w:val="14"/>
        </w:rPr>
        <w:t xml:space="preserve">/* to </w:t>
      </w:r>
      <w:r w:rsidRPr="004A4AEC">
        <w:rPr>
          <w:rFonts w:ascii="Consolas" w:hAnsi="Consolas"/>
          <w:color w:val="808080"/>
          <w:sz w:val="14"/>
          <w:szCs w:val="14"/>
          <w:u w:val="single"/>
        </w:rPr>
        <w:t>achive</w:t>
      </w:r>
      <w:r w:rsidRPr="004A4AEC">
        <w:rPr>
          <w:rFonts w:ascii="Consolas" w:hAnsi="Consolas"/>
          <w:color w:val="808080"/>
          <w:sz w:val="14"/>
          <w:szCs w:val="14"/>
        </w:rPr>
        <w:t xml:space="preserve"> serialization we need to implement </w:t>
      </w:r>
      <w:r w:rsidRPr="004A4AEC">
        <w:rPr>
          <w:rFonts w:ascii="Consolas" w:hAnsi="Consolas"/>
          <w:color w:val="808080"/>
          <w:sz w:val="14"/>
          <w:szCs w:val="14"/>
          <w:u w:val="single"/>
        </w:rPr>
        <w:t>serializable</w:t>
      </w:r>
      <w:r w:rsidRPr="004A4AEC">
        <w:rPr>
          <w:rFonts w:ascii="Consolas" w:hAnsi="Consolas"/>
          <w:color w:val="808080"/>
          <w:sz w:val="14"/>
          <w:szCs w:val="14"/>
        </w:rPr>
        <w:t xml:space="preserve"> interface */</w:t>
      </w:r>
    </w:p>
    <w:p w14:paraId="141F6639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808080"/>
          <w:sz w:val="14"/>
          <w:szCs w:val="14"/>
        </w:rPr>
        <w:t xml:space="preserve">/* </w:t>
      </w:r>
      <w:r w:rsidRPr="004A4AEC">
        <w:rPr>
          <w:rFonts w:ascii="Consolas" w:hAnsi="Consolas"/>
          <w:color w:val="808080"/>
          <w:sz w:val="14"/>
          <w:szCs w:val="14"/>
          <w:u w:val="single"/>
        </w:rPr>
        <w:t>serializable</w:t>
      </w:r>
      <w:r w:rsidRPr="004A4AEC">
        <w:rPr>
          <w:rFonts w:ascii="Consolas" w:hAnsi="Consolas"/>
          <w:color w:val="808080"/>
          <w:sz w:val="14"/>
          <w:szCs w:val="14"/>
        </w:rPr>
        <w:t xml:space="preserve"> indicates this class is </w:t>
      </w:r>
      <w:r w:rsidRPr="004A4AEC">
        <w:rPr>
          <w:rFonts w:ascii="Consolas" w:hAnsi="Consolas"/>
          <w:color w:val="808080"/>
          <w:sz w:val="14"/>
          <w:szCs w:val="14"/>
          <w:u w:val="single"/>
        </w:rPr>
        <w:t>serializable</w:t>
      </w:r>
      <w:r w:rsidRPr="004A4AEC">
        <w:rPr>
          <w:rFonts w:ascii="Consolas" w:hAnsi="Consolas"/>
          <w:color w:val="808080"/>
          <w:sz w:val="14"/>
          <w:szCs w:val="14"/>
        </w:rPr>
        <w:t xml:space="preserve"> */</w:t>
      </w:r>
    </w:p>
    <w:p w14:paraId="13A16450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</w:p>
    <w:p w14:paraId="31920F1B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  <w:t xml:space="preserve">  </w:t>
      </w:r>
      <w:r w:rsidRPr="004A4AEC">
        <w:rPr>
          <w:rFonts w:ascii="Consolas" w:hAnsi="Consolas"/>
          <w:color w:val="1290C3"/>
          <w:sz w:val="14"/>
          <w:szCs w:val="14"/>
        </w:rPr>
        <w:t>String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66E1F8"/>
          <w:sz w:val="14"/>
          <w:szCs w:val="14"/>
        </w:rPr>
        <w:t>name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</w:p>
    <w:p w14:paraId="4B5A4192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  <w:t xml:space="preserve">  </w:t>
      </w:r>
      <w:r w:rsidRPr="004A4AEC">
        <w:rPr>
          <w:rFonts w:ascii="Consolas" w:hAnsi="Consolas"/>
          <w:color w:val="CC6C1D"/>
          <w:sz w:val="14"/>
          <w:szCs w:val="14"/>
        </w:rPr>
        <w:t>int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66E1F8"/>
          <w:sz w:val="14"/>
          <w:szCs w:val="14"/>
        </w:rPr>
        <w:t>level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</w:p>
    <w:p w14:paraId="609251CF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  <w:t xml:space="preserve">  </w:t>
      </w:r>
      <w:r w:rsidRPr="004A4AEC">
        <w:rPr>
          <w:rFonts w:ascii="Consolas" w:hAnsi="Consolas"/>
          <w:color w:val="CC6C1D"/>
          <w:sz w:val="14"/>
          <w:szCs w:val="14"/>
        </w:rPr>
        <w:t>long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66E1F8"/>
          <w:sz w:val="14"/>
          <w:szCs w:val="14"/>
        </w:rPr>
        <w:t>score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</w:p>
    <w:p w14:paraId="68594EE2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  <w:t xml:space="preserve">  </w:t>
      </w:r>
      <w:r w:rsidRPr="004A4AEC">
        <w:rPr>
          <w:rFonts w:ascii="Consolas" w:hAnsi="Consolas"/>
          <w:color w:val="CC6C1D"/>
          <w:sz w:val="14"/>
          <w:szCs w:val="14"/>
        </w:rPr>
        <w:t>int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66E1F8"/>
          <w:sz w:val="14"/>
          <w:szCs w:val="14"/>
        </w:rPr>
        <w:t>life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</w:p>
    <w:p w14:paraId="45342864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CC6C1D"/>
          <w:sz w:val="14"/>
          <w:szCs w:val="14"/>
        </w:rPr>
        <w:t>public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1EB540"/>
          <w:sz w:val="14"/>
          <w:szCs w:val="14"/>
        </w:rPr>
        <w:t>NFSGame</w:t>
      </w:r>
      <w:r w:rsidRPr="004A4AEC">
        <w:rPr>
          <w:rFonts w:ascii="Consolas" w:hAnsi="Consolas"/>
          <w:color w:val="F9FAF4"/>
          <w:sz w:val="14"/>
          <w:szCs w:val="14"/>
        </w:rPr>
        <w:t>(</w:t>
      </w:r>
      <w:r w:rsidRPr="004A4AEC">
        <w:rPr>
          <w:rFonts w:ascii="Consolas" w:hAnsi="Consolas"/>
          <w:color w:val="1290C3"/>
          <w:sz w:val="14"/>
          <w:szCs w:val="14"/>
        </w:rPr>
        <w:t>String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79ABFF"/>
          <w:sz w:val="14"/>
          <w:szCs w:val="14"/>
        </w:rPr>
        <w:t>name</w:t>
      </w:r>
      <w:r w:rsidRPr="004A4AEC">
        <w:rPr>
          <w:rFonts w:ascii="Consolas" w:hAnsi="Consolas"/>
          <w:color w:val="E6E6FA"/>
          <w:sz w:val="14"/>
          <w:szCs w:val="14"/>
        </w:rPr>
        <w:t>,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CC6C1D"/>
          <w:sz w:val="14"/>
          <w:szCs w:val="14"/>
        </w:rPr>
        <w:t>int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79ABFF"/>
          <w:sz w:val="14"/>
          <w:szCs w:val="14"/>
        </w:rPr>
        <w:t>level</w:t>
      </w:r>
      <w:r w:rsidRPr="004A4AEC">
        <w:rPr>
          <w:rFonts w:ascii="Consolas" w:hAnsi="Consolas"/>
          <w:color w:val="E6E6FA"/>
          <w:sz w:val="14"/>
          <w:szCs w:val="14"/>
        </w:rPr>
        <w:t>,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CC6C1D"/>
          <w:sz w:val="14"/>
          <w:szCs w:val="14"/>
        </w:rPr>
        <w:t>long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79ABFF"/>
          <w:sz w:val="14"/>
          <w:szCs w:val="14"/>
        </w:rPr>
        <w:t>score</w:t>
      </w:r>
      <w:r w:rsidRPr="004A4AEC">
        <w:rPr>
          <w:rFonts w:ascii="Consolas" w:hAnsi="Consolas"/>
          <w:color w:val="E6E6FA"/>
          <w:sz w:val="14"/>
          <w:szCs w:val="14"/>
        </w:rPr>
        <w:t>,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CC6C1D"/>
          <w:sz w:val="14"/>
          <w:szCs w:val="14"/>
        </w:rPr>
        <w:t>int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79ABFF"/>
          <w:sz w:val="14"/>
          <w:szCs w:val="14"/>
        </w:rPr>
        <w:t>life</w:t>
      </w:r>
      <w:r w:rsidRPr="004A4AEC">
        <w:rPr>
          <w:rFonts w:ascii="Consolas" w:hAnsi="Consolas"/>
          <w:color w:val="F9FAF4"/>
          <w:sz w:val="14"/>
          <w:szCs w:val="14"/>
        </w:rPr>
        <w:t>)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F9FAF4"/>
          <w:sz w:val="14"/>
          <w:szCs w:val="14"/>
        </w:rPr>
        <w:t>{</w:t>
      </w:r>
    </w:p>
    <w:p w14:paraId="7CFE5A91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CC6C1D"/>
          <w:sz w:val="14"/>
          <w:szCs w:val="14"/>
        </w:rPr>
        <w:t>super</w:t>
      </w:r>
      <w:r w:rsidRPr="004A4AEC">
        <w:rPr>
          <w:rFonts w:ascii="Consolas" w:hAnsi="Consolas"/>
          <w:color w:val="F9FAF4"/>
          <w:sz w:val="14"/>
          <w:szCs w:val="14"/>
        </w:rPr>
        <w:t>()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</w:p>
    <w:p w14:paraId="44E56F80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CC6C1D"/>
          <w:sz w:val="14"/>
          <w:szCs w:val="14"/>
        </w:rPr>
        <w:t>this</w:t>
      </w:r>
      <w:r w:rsidRPr="004A4AEC">
        <w:rPr>
          <w:rFonts w:ascii="Consolas" w:hAnsi="Consolas"/>
          <w:color w:val="E6E6FA"/>
          <w:sz w:val="14"/>
          <w:szCs w:val="14"/>
        </w:rPr>
        <w:t>.</w:t>
      </w:r>
      <w:r w:rsidRPr="004A4AEC">
        <w:rPr>
          <w:rFonts w:ascii="Consolas" w:hAnsi="Consolas"/>
          <w:color w:val="66E1F8"/>
          <w:sz w:val="14"/>
          <w:szCs w:val="14"/>
        </w:rPr>
        <w:t>name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E6E6FA"/>
          <w:sz w:val="14"/>
          <w:szCs w:val="14"/>
        </w:rPr>
        <w:t>=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79ABFF"/>
          <w:sz w:val="14"/>
          <w:szCs w:val="14"/>
        </w:rPr>
        <w:t>name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</w:p>
    <w:p w14:paraId="30F36109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CC6C1D"/>
          <w:sz w:val="14"/>
          <w:szCs w:val="14"/>
        </w:rPr>
        <w:t>this</w:t>
      </w:r>
      <w:r w:rsidRPr="004A4AEC">
        <w:rPr>
          <w:rFonts w:ascii="Consolas" w:hAnsi="Consolas"/>
          <w:color w:val="E6E6FA"/>
          <w:sz w:val="14"/>
          <w:szCs w:val="14"/>
        </w:rPr>
        <w:t>.</w:t>
      </w:r>
      <w:r w:rsidRPr="004A4AEC">
        <w:rPr>
          <w:rFonts w:ascii="Consolas" w:hAnsi="Consolas"/>
          <w:color w:val="66E1F8"/>
          <w:sz w:val="14"/>
          <w:szCs w:val="14"/>
        </w:rPr>
        <w:t>level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E6E6FA"/>
          <w:sz w:val="14"/>
          <w:szCs w:val="14"/>
        </w:rPr>
        <w:t>=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79ABFF"/>
          <w:sz w:val="14"/>
          <w:szCs w:val="14"/>
        </w:rPr>
        <w:t>level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</w:p>
    <w:p w14:paraId="03DE6074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CC6C1D"/>
          <w:sz w:val="14"/>
          <w:szCs w:val="14"/>
        </w:rPr>
        <w:t>this</w:t>
      </w:r>
      <w:r w:rsidRPr="004A4AEC">
        <w:rPr>
          <w:rFonts w:ascii="Consolas" w:hAnsi="Consolas"/>
          <w:color w:val="E6E6FA"/>
          <w:sz w:val="14"/>
          <w:szCs w:val="14"/>
        </w:rPr>
        <w:t>.</w:t>
      </w:r>
      <w:r w:rsidRPr="004A4AEC">
        <w:rPr>
          <w:rFonts w:ascii="Consolas" w:hAnsi="Consolas"/>
          <w:color w:val="66E1F8"/>
          <w:sz w:val="14"/>
          <w:szCs w:val="14"/>
        </w:rPr>
        <w:t>score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E6E6FA"/>
          <w:sz w:val="14"/>
          <w:szCs w:val="14"/>
        </w:rPr>
        <w:t>=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79ABFF"/>
          <w:sz w:val="14"/>
          <w:szCs w:val="14"/>
        </w:rPr>
        <w:t>score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</w:p>
    <w:p w14:paraId="0526EEE0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CC6C1D"/>
          <w:sz w:val="14"/>
          <w:szCs w:val="14"/>
        </w:rPr>
        <w:t>this</w:t>
      </w:r>
      <w:r w:rsidRPr="004A4AEC">
        <w:rPr>
          <w:rFonts w:ascii="Consolas" w:hAnsi="Consolas"/>
          <w:color w:val="E6E6FA"/>
          <w:sz w:val="14"/>
          <w:szCs w:val="14"/>
        </w:rPr>
        <w:t>.</w:t>
      </w:r>
      <w:r w:rsidRPr="004A4AEC">
        <w:rPr>
          <w:rFonts w:ascii="Consolas" w:hAnsi="Consolas"/>
          <w:color w:val="66E1F8"/>
          <w:sz w:val="14"/>
          <w:szCs w:val="14"/>
        </w:rPr>
        <w:t>life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E6E6FA"/>
          <w:sz w:val="14"/>
          <w:szCs w:val="14"/>
        </w:rPr>
        <w:t>=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79ABFF"/>
          <w:sz w:val="14"/>
          <w:szCs w:val="14"/>
        </w:rPr>
        <w:t>life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</w:p>
    <w:p w14:paraId="41A6CBB6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F9FAF4"/>
          <w:sz w:val="14"/>
          <w:szCs w:val="14"/>
        </w:rPr>
        <w:t>}</w:t>
      </w:r>
    </w:p>
    <w:p w14:paraId="10394571" w14:textId="30F8765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F9FAF4"/>
          <w:sz w:val="14"/>
          <w:szCs w:val="14"/>
        </w:rPr>
        <w:t>}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</w:p>
    <w:p w14:paraId="0029AF7C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CC6C1D"/>
          <w:sz w:val="14"/>
          <w:szCs w:val="14"/>
        </w:rPr>
        <w:t>public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CC6C1D"/>
          <w:sz w:val="14"/>
          <w:szCs w:val="14"/>
        </w:rPr>
        <w:t>class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1290C3"/>
          <w:sz w:val="14"/>
          <w:szCs w:val="14"/>
        </w:rPr>
        <w:t>Run1_Serialization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F9FAF4"/>
          <w:sz w:val="14"/>
          <w:szCs w:val="14"/>
        </w:rPr>
        <w:t>{</w:t>
      </w:r>
    </w:p>
    <w:p w14:paraId="5A3DDAB2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11FBD6C7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CC6C1D"/>
          <w:sz w:val="14"/>
          <w:szCs w:val="14"/>
        </w:rPr>
        <w:t>public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CC6C1D"/>
          <w:sz w:val="14"/>
          <w:szCs w:val="14"/>
        </w:rPr>
        <w:t>static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CC6C1D"/>
          <w:sz w:val="14"/>
          <w:szCs w:val="14"/>
        </w:rPr>
        <w:t>void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1EB540"/>
          <w:sz w:val="14"/>
          <w:szCs w:val="14"/>
        </w:rPr>
        <w:t>main</w:t>
      </w:r>
      <w:r w:rsidRPr="004A4AEC">
        <w:rPr>
          <w:rFonts w:ascii="Consolas" w:hAnsi="Consolas"/>
          <w:color w:val="F9FAF4"/>
          <w:sz w:val="14"/>
          <w:szCs w:val="14"/>
        </w:rPr>
        <w:t>(</w:t>
      </w:r>
      <w:r w:rsidRPr="004A4AEC">
        <w:rPr>
          <w:rFonts w:ascii="Consolas" w:hAnsi="Consolas"/>
          <w:color w:val="1290C3"/>
          <w:sz w:val="14"/>
          <w:szCs w:val="14"/>
        </w:rPr>
        <w:t>String</w:t>
      </w:r>
      <w:r w:rsidRPr="004A4AEC">
        <w:rPr>
          <w:rFonts w:ascii="Consolas" w:hAnsi="Consolas"/>
          <w:color w:val="F9FAF4"/>
          <w:sz w:val="14"/>
          <w:szCs w:val="14"/>
        </w:rPr>
        <w:t>[]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79ABFF"/>
          <w:sz w:val="14"/>
          <w:szCs w:val="14"/>
        </w:rPr>
        <w:t>args</w:t>
      </w:r>
      <w:r w:rsidRPr="004A4AEC">
        <w:rPr>
          <w:rFonts w:ascii="Consolas" w:hAnsi="Consolas"/>
          <w:color w:val="F9FAF4"/>
          <w:sz w:val="14"/>
          <w:szCs w:val="14"/>
        </w:rPr>
        <w:t>)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CC6C1D"/>
          <w:sz w:val="14"/>
          <w:szCs w:val="14"/>
        </w:rPr>
        <w:t>throws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1290C3"/>
          <w:sz w:val="14"/>
          <w:szCs w:val="14"/>
        </w:rPr>
        <w:t>IOException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F9FAF4"/>
          <w:sz w:val="14"/>
          <w:szCs w:val="14"/>
        </w:rPr>
        <w:t>{</w:t>
      </w:r>
    </w:p>
    <w:p w14:paraId="056B58AD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235AA29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1290C3"/>
          <w:sz w:val="14"/>
          <w:szCs w:val="14"/>
        </w:rPr>
        <w:t>NFSGame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F2F200"/>
          <w:sz w:val="14"/>
          <w:szCs w:val="14"/>
        </w:rPr>
        <w:t>user1obj</w:t>
      </w:r>
      <w:r w:rsidRPr="004A4AEC">
        <w:rPr>
          <w:rFonts w:ascii="Consolas" w:hAnsi="Consolas"/>
          <w:color w:val="E6E6FA"/>
          <w:sz w:val="14"/>
          <w:szCs w:val="14"/>
        </w:rPr>
        <w:t>=</w:t>
      </w:r>
      <w:r w:rsidRPr="004A4AEC">
        <w:rPr>
          <w:rFonts w:ascii="Consolas" w:hAnsi="Consolas"/>
          <w:color w:val="CC6C1D"/>
          <w:sz w:val="14"/>
          <w:szCs w:val="14"/>
        </w:rPr>
        <w:t>new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A7EC21"/>
          <w:sz w:val="14"/>
          <w:szCs w:val="14"/>
        </w:rPr>
        <w:t>NFSGame</w:t>
      </w:r>
      <w:r w:rsidRPr="004A4AEC">
        <w:rPr>
          <w:rFonts w:ascii="Consolas" w:hAnsi="Consolas"/>
          <w:color w:val="F9FAF4"/>
          <w:sz w:val="14"/>
          <w:szCs w:val="14"/>
        </w:rPr>
        <w:t>(</w:t>
      </w:r>
      <w:r w:rsidRPr="004A4AEC">
        <w:rPr>
          <w:rFonts w:ascii="Consolas" w:hAnsi="Consolas"/>
          <w:color w:val="17C6A3"/>
          <w:sz w:val="14"/>
          <w:szCs w:val="14"/>
        </w:rPr>
        <w:t>"dielan"</w:t>
      </w:r>
      <w:r w:rsidRPr="004A4AEC">
        <w:rPr>
          <w:rFonts w:ascii="Consolas" w:hAnsi="Consolas"/>
          <w:color w:val="E6E6FA"/>
          <w:sz w:val="14"/>
          <w:szCs w:val="14"/>
        </w:rPr>
        <w:t>,</w:t>
      </w:r>
      <w:r w:rsidRPr="004A4AEC">
        <w:rPr>
          <w:rFonts w:ascii="Consolas" w:hAnsi="Consolas"/>
          <w:color w:val="6897BB"/>
          <w:sz w:val="14"/>
          <w:szCs w:val="14"/>
        </w:rPr>
        <w:t>12</w:t>
      </w:r>
      <w:r w:rsidRPr="004A4AEC">
        <w:rPr>
          <w:rFonts w:ascii="Consolas" w:hAnsi="Consolas"/>
          <w:color w:val="E6E6FA"/>
          <w:sz w:val="14"/>
          <w:szCs w:val="14"/>
        </w:rPr>
        <w:t>,</w:t>
      </w:r>
      <w:r w:rsidRPr="004A4AEC">
        <w:rPr>
          <w:rFonts w:ascii="Consolas" w:hAnsi="Consolas"/>
          <w:color w:val="6897BB"/>
          <w:sz w:val="14"/>
          <w:szCs w:val="14"/>
        </w:rPr>
        <w:t>50000</w:t>
      </w:r>
      <w:r w:rsidRPr="004A4AEC">
        <w:rPr>
          <w:rFonts w:ascii="Consolas" w:hAnsi="Consolas"/>
          <w:color w:val="E6E6FA"/>
          <w:sz w:val="14"/>
          <w:szCs w:val="14"/>
        </w:rPr>
        <w:t>,</w:t>
      </w:r>
      <w:r w:rsidRPr="004A4AEC">
        <w:rPr>
          <w:rFonts w:ascii="Consolas" w:hAnsi="Consolas"/>
          <w:color w:val="6897BB"/>
          <w:sz w:val="14"/>
          <w:szCs w:val="14"/>
        </w:rPr>
        <w:t>1</w:t>
      </w:r>
      <w:r w:rsidRPr="004A4AEC">
        <w:rPr>
          <w:rFonts w:ascii="Consolas" w:hAnsi="Consolas"/>
          <w:color w:val="F9FAF4"/>
          <w:sz w:val="14"/>
          <w:szCs w:val="14"/>
        </w:rPr>
        <w:t>)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</w:p>
    <w:p w14:paraId="5FCD9B0B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808080"/>
          <w:sz w:val="14"/>
          <w:szCs w:val="14"/>
        </w:rPr>
        <w:t>/* get the java representation of the physical file  using FileOutputStream*/</w:t>
      </w:r>
    </w:p>
    <w:p w14:paraId="6DC1DF05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1290C3"/>
          <w:sz w:val="14"/>
          <w:szCs w:val="14"/>
        </w:rPr>
        <w:t>FileOutputStream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F2F200"/>
          <w:sz w:val="14"/>
          <w:szCs w:val="14"/>
        </w:rPr>
        <w:t>fileOut</w:t>
      </w:r>
      <w:r w:rsidRPr="004A4AEC">
        <w:rPr>
          <w:rFonts w:ascii="Consolas" w:hAnsi="Consolas"/>
          <w:color w:val="E6E6FA"/>
          <w:sz w:val="14"/>
          <w:szCs w:val="14"/>
        </w:rPr>
        <w:t>=</w:t>
      </w:r>
      <w:r w:rsidRPr="004A4AEC">
        <w:rPr>
          <w:rFonts w:ascii="Consolas" w:hAnsi="Consolas"/>
          <w:color w:val="CC6C1D"/>
          <w:sz w:val="14"/>
          <w:szCs w:val="14"/>
        </w:rPr>
        <w:t>new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A7EC21"/>
          <w:sz w:val="14"/>
          <w:szCs w:val="14"/>
        </w:rPr>
        <w:t>FileOutputStream</w:t>
      </w:r>
      <w:r w:rsidRPr="004A4AEC">
        <w:rPr>
          <w:rFonts w:ascii="Consolas" w:hAnsi="Consolas"/>
          <w:color w:val="F9FAF4"/>
          <w:sz w:val="14"/>
          <w:szCs w:val="14"/>
        </w:rPr>
        <w:t>(</w:t>
      </w:r>
      <w:r w:rsidRPr="004A4AEC">
        <w:rPr>
          <w:rFonts w:ascii="Consolas" w:hAnsi="Consolas"/>
          <w:color w:val="17C6A3"/>
          <w:sz w:val="14"/>
          <w:szCs w:val="14"/>
        </w:rPr>
        <w:t>"./f.txt"</w:t>
      </w:r>
      <w:r w:rsidRPr="004A4AEC">
        <w:rPr>
          <w:rFonts w:ascii="Consolas" w:hAnsi="Consolas"/>
          <w:color w:val="F9FAF4"/>
          <w:sz w:val="14"/>
          <w:szCs w:val="14"/>
        </w:rPr>
        <w:t>)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808080"/>
          <w:sz w:val="14"/>
          <w:szCs w:val="14"/>
        </w:rPr>
        <w:t>/* dot (.) means current directory */</w:t>
      </w:r>
    </w:p>
    <w:p w14:paraId="4195B47C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808080"/>
          <w:sz w:val="14"/>
          <w:szCs w:val="14"/>
        </w:rPr>
        <w:t xml:space="preserve">/* in </w:t>
      </w:r>
      <w:r w:rsidRPr="004A4AEC">
        <w:rPr>
          <w:rFonts w:ascii="Consolas" w:hAnsi="Consolas"/>
          <w:color w:val="808080"/>
          <w:sz w:val="14"/>
          <w:szCs w:val="14"/>
          <w:u w:val="single"/>
        </w:rPr>
        <w:t>orderd</w:t>
      </w:r>
      <w:r w:rsidRPr="004A4AEC">
        <w:rPr>
          <w:rFonts w:ascii="Consolas" w:hAnsi="Consolas"/>
          <w:color w:val="808080"/>
          <w:sz w:val="14"/>
          <w:szCs w:val="14"/>
        </w:rPr>
        <w:t xml:space="preserve"> to convert java object to binary use ObjectOutputStream */</w:t>
      </w:r>
    </w:p>
    <w:p w14:paraId="2739C1A7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1290C3"/>
          <w:sz w:val="14"/>
          <w:szCs w:val="14"/>
        </w:rPr>
        <w:t>ObjectOutputStream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F2F200"/>
          <w:sz w:val="14"/>
          <w:szCs w:val="14"/>
          <w:u w:val="single"/>
        </w:rPr>
        <w:t>objectOut</w:t>
      </w:r>
      <w:r w:rsidRPr="004A4AEC">
        <w:rPr>
          <w:rFonts w:ascii="Consolas" w:hAnsi="Consolas"/>
          <w:color w:val="E6E6FA"/>
          <w:sz w:val="14"/>
          <w:szCs w:val="14"/>
        </w:rPr>
        <w:t>=</w:t>
      </w:r>
      <w:r w:rsidRPr="004A4AEC">
        <w:rPr>
          <w:rFonts w:ascii="Consolas" w:hAnsi="Consolas"/>
          <w:color w:val="CC6C1D"/>
          <w:sz w:val="14"/>
          <w:szCs w:val="14"/>
        </w:rPr>
        <w:t>new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A7EC21"/>
          <w:sz w:val="14"/>
          <w:szCs w:val="14"/>
        </w:rPr>
        <w:t>ObjectOutputStream</w:t>
      </w:r>
      <w:r w:rsidRPr="004A4AEC">
        <w:rPr>
          <w:rFonts w:ascii="Consolas" w:hAnsi="Consolas"/>
          <w:color w:val="F9FAF4"/>
          <w:sz w:val="14"/>
          <w:szCs w:val="14"/>
        </w:rPr>
        <w:t>(</w:t>
      </w:r>
      <w:r w:rsidRPr="004A4AEC">
        <w:rPr>
          <w:rFonts w:ascii="Consolas" w:hAnsi="Consolas"/>
          <w:color w:val="F3EC79"/>
          <w:sz w:val="14"/>
          <w:szCs w:val="14"/>
        </w:rPr>
        <w:t>fileOut</w:t>
      </w:r>
      <w:r w:rsidRPr="004A4AEC">
        <w:rPr>
          <w:rFonts w:ascii="Consolas" w:hAnsi="Consolas"/>
          <w:color w:val="F9FAF4"/>
          <w:sz w:val="14"/>
          <w:szCs w:val="14"/>
        </w:rPr>
        <w:t>)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</w:p>
    <w:p w14:paraId="6DC6FDE1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F3EC79"/>
          <w:sz w:val="14"/>
          <w:szCs w:val="14"/>
        </w:rPr>
        <w:t>objectOut</w:t>
      </w:r>
      <w:r w:rsidRPr="004A4AEC">
        <w:rPr>
          <w:rFonts w:ascii="Consolas" w:hAnsi="Consolas"/>
          <w:color w:val="E6E6FA"/>
          <w:sz w:val="14"/>
          <w:szCs w:val="14"/>
        </w:rPr>
        <w:t>.</w:t>
      </w:r>
      <w:r w:rsidRPr="004A4AEC">
        <w:rPr>
          <w:rFonts w:ascii="Consolas" w:hAnsi="Consolas"/>
          <w:color w:val="A7EC21"/>
          <w:sz w:val="14"/>
          <w:szCs w:val="14"/>
        </w:rPr>
        <w:t>writeObject</w:t>
      </w:r>
      <w:r w:rsidRPr="004A4AEC">
        <w:rPr>
          <w:rFonts w:ascii="Consolas" w:hAnsi="Consolas"/>
          <w:color w:val="F9FAF4"/>
          <w:sz w:val="14"/>
          <w:szCs w:val="14"/>
        </w:rPr>
        <w:t>(</w:t>
      </w:r>
      <w:r w:rsidRPr="004A4AEC">
        <w:rPr>
          <w:rFonts w:ascii="Consolas" w:hAnsi="Consolas"/>
          <w:color w:val="F3EC79"/>
          <w:sz w:val="14"/>
          <w:szCs w:val="14"/>
        </w:rPr>
        <w:t>user1obj</w:t>
      </w:r>
      <w:r w:rsidRPr="004A4AEC">
        <w:rPr>
          <w:rFonts w:ascii="Consolas" w:hAnsi="Consolas"/>
          <w:color w:val="F9FAF4"/>
          <w:sz w:val="14"/>
          <w:szCs w:val="14"/>
        </w:rPr>
        <w:t>)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  <w:r w:rsidRPr="004A4AEC">
        <w:rPr>
          <w:rFonts w:ascii="Consolas" w:hAnsi="Consolas"/>
          <w:color w:val="D9E8F7"/>
          <w:sz w:val="14"/>
          <w:szCs w:val="14"/>
        </w:rPr>
        <w:t xml:space="preserve"> </w:t>
      </w:r>
      <w:r w:rsidRPr="004A4AEC">
        <w:rPr>
          <w:rFonts w:ascii="Consolas" w:hAnsi="Consolas"/>
          <w:color w:val="808080"/>
          <w:sz w:val="14"/>
          <w:szCs w:val="14"/>
        </w:rPr>
        <w:t>/* to convert into binary */</w:t>
      </w:r>
    </w:p>
    <w:p w14:paraId="06069541" w14:textId="77777777" w:rsidR="004A4AEC" w:rsidRPr="004A4AEC" w:rsidRDefault="004A4AEC" w:rsidP="004A4AE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  <w:t xml:space="preserve">           </w:t>
      </w:r>
      <w:r w:rsidRPr="004A4AEC">
        <w:rPr>
          <w:rFonts w:ascii="Consolas" w:hAnsi="Consolas"/>
          <w:color w:val="808080"/>
          <w:sz w:val="14"/>
          <w:szCs w:val="14"/>
        </w:rPr>
        <w:t xml:space="preserve">/* pass </w:t>
      </w:r>
      <w:r w:rsidRPr="004A4AEC">
        <w:rPr>
          <w:rFonts w:ascii="Consolas" w:hAnsi="Consolas"/>
          <w:color w:val="808080"/>
          <w:sz w:val="14"/>
          <w:szCs w:val="14"/>
          <w:u w:val="single"/>
        </w:rPr>
        <w:t>ref</w:t>
      </w:r>
      <w:r w:rsidRPr="004A4AEC">
        <w:rPr>
          <w:rFonts w:ascii="Consolas" w:hAnsi="Consolas"/>
          <w:color w:val="808080"/>
          <w:sz w:val="14"/>
          <w:szCs w:val="14"/>
        </w:rPr>
        <w:t xml:space="preserve"> of object here */</w:t>
      </w:r>
    </w:p>
    <w:p w14:paraId="4598A379" w14:textId="77777777" w:rsidR="004A4AEC" w:rsidRPr="004A4AEC" w:rsidRDefault="004A4AEC" w:rsidP="004A4AEC">
      <w:pPr>
        <w:pStyle w:val="NormalWeb"/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D9E8F7"/>
          <w:sz w:val="14"/>
          <w:szCs w:val="14"/>
        </w:rPr>
        <w:tab/>
      </w:r>
      <w:r w:rsidRPr="004A4AEC">
        <w:rPr>
          <w:rFonts w:ascii="Consolas" w:hAnsi="Consolas"/>
          <w:color w:val="1290C3"/>
          <w:sz w:val="14"/>
          <w:szCs w:val="14"/>
        </w:rPr>
        <w:t>System</w:t>
      </w:r>
      <w:r w:rsidRPr="004A4AEC">
        <w:rPr>
          <w:rFonts w:ascii="Consolas" w:hAnsi="Consolas"/>
          <w:color w:val="E6E6FA"/>
          <w:sz w:val="14"/>
          <w:szCs w:val="14"/>
        </w:rPr>
        <w:t>.</w:t>
      </w:r>
      <w:r w:rsidRPr="004A4AEC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4A4AEC">
        <w:rPr>
          <w:rFonts w:ascii="Consolas" w:hAnsi="Consolas"/>
          <w:color w:val="E6E6FA"/>
          <w:sz w:val="14"/>
          <w:szCs w:val="14"/>
        </w:rPr>
        <w:t>.</w:t>
      </w:r>
      <w:r w:rsidRPr="004A4AEC">
        <w:rPr>
          <w:rFonts w:ascii="Consolas" w:hAnsi="Consolas"/>
          <w:color w:val="A7EC21"/>
          <w:sz w:val="14"/>
          <w:szCs w:val="14"/>
        </w:rPr>
        <w:t>println</w:t>
      </w:r>
      <w:r w:rsidRPr="004A4AEC">
        <w:rPr>
          <w:rFonts w:ascii="Consolas" w:hAnsi="Consolas"/>
          <w:color w:val="F9FAF4"/>
          <w:sz w:val="14"/>
          <w:szCs w:val="14"/>
        </w:rPr>
        <w:t>(</w:t>
      </w:r>
      <w:r w:rsidRPr="004A4AEC">
        <w:rPr>
          <w:rFonts w:ascii="Consolas" w:hAnsi="Consolas"/>
          <w:color w:val="17C6A3"/>
          <w:sz w:val="14"/>
          <w:szCs w:val="14"/>
        </w:rPr>
        <w:t>"====End===="</w:t>
      </w:r>
      <w:r w:rsidRPr="004A4AEC">
        <w:rPr>
          <w:rFonts w:ascii="Consolas" w:hAnsi="Consolas"/>
          <w:color w:val="F9FAF4"/>
          <w:sz w:val="14"/>
          <w:szCs w:val="14"/>
        </w:rPr>
        <w:t>)</w:t>
      </w:r>
      <w:r w:rsidRPr="004A4AEC">
        <w:rPr>
          <w:rFonts w:ascii="Consolas" w:hAnsi="Consolas"/>
          <w:color w:val="E6E6FA"/>
          <w:sz w:val="14"/>
          <w:szCs w:val="14"/>
        </w:rPr>
        <w:t>;</w:t>
      </w:r>
    </w:p>
    <w:p w14:paraId="4411C3A5" w14:textId="238A4640" w:rsidR="004A4AEC" w:rsidRDefault="00531880" w:rsidP="005C76C8">
      <w:pPr>
        <w:pStyle w:val="ListParagraph"/>
        <w:numPr>
          <w:ilvl w:val="0"/>
          <w:numId w:val="49"/>
        </w:numPr>
        <w:rPr>
          <w:lang w:eastAsia="en-IN"/>
        </w:rPr>
      </w:pPr>
      <w:r>
        <w:rPr>
          <w:lang w:eastAsia="en-IN"/>
        </w:rPr>
        <w:t>TO ACHIVE SERIALIZATION WE NEED TO IMPLEMENT SERIALIZABLE INTERFACE .</w:t>
      </w:r>
    </w:p>
    <w:p w14:paraId="7E05A97B" w14:textId="2600934C" w:rsidR="00531880" w:rsidRDefault="00531880" w:rsidP="005C76C8">
      <w:pPr>
        <w:pStyle w:val="ListParagraph"/>
        <w:numPr>
          <w:ilvl w:val="0"/>
          <w:numId w:val="49"/>
        </w:numPr>
        <w:rPr>
          <w:lang w:eastAsia="en-IN"/>
        </w:rPr>
      </w:pPr>
      <w:r>
        <w:rPr>
          <w:lang w:eastAsia="en-IN"/>
        </w:rPr>
        <w:t>IT INDICATES THIS CLASS IS SERIALIZABLE.</w:t>
      </w:r>
    </w:p>
    <w:p w14:paraId="16A4A51D" w14:textId="0A78E5C0" w:rsidR="001151AC" w:rsidRDefault="001151AC" w:rsidP="005C76C8">
      <w:pPr>
        <w:pStyle w:val="ListParagraph"/>
        <w:numPr>
          <w:ilvl w:val="0"/>
          <w:numId w:val="49"/>
        </w:numPr>
        <w:rPr>
          <w:lang w:eastAsia="en-IN"/>
        </w:rPr>
      </w:pPr>
      <w:r>
        <w:rPr>
          <w:lang w:eastAsia="en-IN"/>
        </w:rPr>
        <w:t>GET THE JAVA REPRESENTATION OBJECT OF THE PHYSICAL FILE USING FILE OUTPUT STREAM .</w:t>
      </w:r>
    </w:p>
    <w:p w14:paraId="78FEEEE0" w14:textId="610A8670" w:rsidR="001151AC" w:rsidRDefault="00C07771" w:rsidP="005C76C8">
      <w:pPr>
        <w:pStyle w:val="ListParagraph"/>
        <w:numPr>
          <w:ilvl w:val="0"/>
          <w:numId w:val="49"/>
        </w:numPr>
        <w:rPr>
          <w:lang w:eastAsia="en-IN"/>
        </w:rPr>
      </w:pPr>
      <w:r>
        <w:rPr>
          <w:lang w:eastAsia="en-IN"/>
        </w:rPr>
        <w:t>IN ORDER TO CONVERT JAVA OBJECT TO BINARY USE OBJECOUTPSTRAEM .</w:t>
      </w:r>
    </w:p>
    <w:p w14:paraId="4B89980F" w14:textId="77FBFBAD" w:rsidR="00C07771" w:rsidRDefault="00C07771" w:rsidP="005C76C8">
      <w:pPr>
        <w:pStyle w:val="ListParagraph"/>
        <w:numPr>
          <w:ilvl w:val="0"/>
          <w:numId w:val="49"/>
        </w:numPr>
        <w:rPr>
          <w:lang w:eastAsia="en-IN"/>
        </w:rPr>
      </w:pPr>
      <w:r>
        <w:rPr>
          <w:lang w:eastAsia="en-IN"/>
        </w:rPr>
        <w:t xml:space="preserve">TO CONVERT TO BINARY USE </w:t>
      </w:r>
      <w:r w:rsidR="00EF70E0">
        <w:rPr>
          <w:lang w:eastAsia="en-IN"/>
        </w:rPr>
        <w:t>WRITEOBJECT().</w:t>
      </w:r>
    </w:p>
    <w:p w14:paraId="3F57699D" w14:textId="4D36EBC2" w:rsidR="00EF70E0" w:rsidRDefault="00EF70E0" w:rsidP="005C76C8">
      <w:pPr>
        <w:pStyle w:val="ListParagraph"/>
        <w:numPr>
          <w:ilvl w:val="0"/>
          <w:numId w:val="49"/>
        </w:numPr>
        <w:rPr>
          <w:lang w:eastAsia="en-IN"/>
        </w:rPr>
      </w:pPr>
      <w:r>
        <w:rPr>
          <w:lang w:eastAsia="en-IN"/>
        </w:rPr>
        <w:t xml:space="preserve">AND PASS </w:t>
      </w:r>
      <w:r w:rsidR="000E6157">
        <w:rPr>
          <w:lang w:eastAsia="en-IN"/>
        </w:rPr>
        <w:t>THE DATA PRESET CLASS.</w:t>
      </w:r>
    </w:p>
    <w:p w14:paraId="5023426E" w14:textId="7EAD085B" w:rsidR="00531880" w:rsidRPr="00531880" w:rsidRDefault="00F82ABD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CC6C1D"/>
          <w:sz w:val="16"/>
          <w:szCs w:val="16"/>
        </w:rPr>
        <w:t>P</w:t>
      </w:r>
      <w:r w:rsidR="00531880" w:rsidRPr="00531880">
        <w:rPr>
          <w:rFonts w:ascii="Consolas" w:hAnsi="Consolas"/>
          <w:color w:val="CC6C1D"/>
          <w:sz w:val="16"/>
          <w:szCs w:val="16"/>
        </w:rPr>
        <w:t>ublic</w:t>
      </w:r>
      <w:r w:rsidR="00531880"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="00531880" w:rsidRPr="00531880">
        <w:rPr>
          <w:rFonts w:ascii="Consolas" w:hAnsi="Consolas"/>
          <w:color w:val="CC6C1D"/>
          <w:sz w:val="16"/>
          <w:szCs w:val="16"/>
        </w:rPr>
        <w:t>class</w:t>
      </w:r>
      <w:r w:rsidR="00531880"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="00531880" w:rsidRPr="00531880">
        <w:rPr>
          <w:rFonts w:ascii="Consolas" w:hAnsi="Consolas"/>
          <w:color w:val="1290C3"/>
          <w:sz w:val="16"/>
          <w:szCs w:val="16"/>
        </w:rPr>
        <w:t>Run1_DesirializationTest</w:t>
      </w:r>
      <w:r w:rsidR="00531880"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="00531880" w:rsidRPr="00531880">
        <w:rPr>
          <w:rFonts w:ascii="Consolas" w:hAnsi="Consolas"/>
          <w:color w:val="F9FAF4"/>
          <w:sz w:val="16"/>
          <w:szCs w:val="16"/>
        </w:rPr>
        <w:t>{</w:t>
      </w:r>
    </w:p>
    <w:p w14:paraId="73B8471B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7F8CCC25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CC6C1D"/>
          <w:sz w:val="16"/>
          <w:szCs w:val="16"/>
        </w:rPr>
        <w:t>public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CC6C1D"/>
          <w:sz w:val="16"/>
          <w:szCs w:val="16"/>
        </w:rPr>
        <w:t>static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CC6C1D"/>
          <w:sz w:val="16"/>
          <w:szCs w:val="16"/>
        </w:rPr>
        <w:t>void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1EB540"/>
          <w:sz w:val="16"/>
          <w:szCs w:val="16"/>
        </w:rPr>
        <w:t>main</w:t>
      </w:r>
      <w:r w:rsidRPr="00531880">
        <w:rPr>
          <w:rFonts w:ascii="Consolas" w:hAnsi="Consolas"/>
          <w:color w:val="F9FAF4"/>
          <w:sz w:val="16"/>
          <w:szCs w:val="16"/>
        </w:rPr>
        <w:t>(</w:t>
      </w:r>
      <w:r w:rsidRPr="00531880">
        <w:rPr>
          <w:rFonts w:ascii="Consolas" w:hAnsi="Consolas"/>
          <w:color w:val="1290C3"/>
          <w:sz w:val="16"/>
          <w:szCs w:val="16"/>
        </w:rPr>
        <w:t>String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F9FAF4"/>
          <w:sz w:val="16"/>
          <w:szCs w:val="16"/>
        </w:rPr>
        <w:t>[]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79ABFF"/>
          <w:sz w:val="16"/>
          <w:szCs w:val="16"/>
        </w:rPr>
        <w:t>args</w:t>
      </w:r>
      <w:r w:rsidRPr="00531880">
        <w:rPr>
          <w:rFonts w:ascii="Consolas" w:hAnsi="Consolas"/>
          <w:color w:val="F9FAF4"/>
          <w:sz w:val="16"/>
          <w:szCs w:val="16"/>
        </w:rPr>
        <w:t>)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CC6C1D"/>
          <w:sz w:val="16"/>
          <w:szCs w:val="16"/>
        </w:rPr>
        <w:t>throws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1290C3"/>
          <w:sz w:val="16"/>
          <w:szCs w:val="16"/>
        </w:rPr>
        <w:t>Exception</w:t>
      </w:r>
      <w:r w:rsidRPr="00531880">
        <w:rPr>
          <w:rFonts w:ascii="Consolas" w:hAnsi="Consolas"/>
          <w:color w:val="D9E8F7"/>
          <w:sz w:val="16"/>
          <w:szCs w:val="16"/>
        </w:rPr>
        <w:t xml:space="preserve">  </w:t>
      </w:r>
      <w:r w:rsidRPr="00531880">
        <w:rPr>
          <w:rFonts w:ascii="Consolas" w:hAnsi="Consolas"/>
          <w:color w:val="F9FAF4"/>
          <w:sz w:val="16"/>
          <w:szCs w:val="16"/>
        </w:rPr>
        <w:t>{</w:t>
      </w:r>
    </w:p>
    <w:p w14:paraId="578092AA" w14:textId="6FAFAF4F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D9E8F7"/>
          <w:sz w:val="16"/>
          <w:szCs w:val="16"/>
        </w:rPr>
        <w:tab/>
      </w:r>
      <w:r w:rsidRPr="00531880">
        <w:rPr>
          <w:rFonts w:ascii="Consolas" w:hAnsi="Consolas"/>
          <w:color w:val="1290C3"/>
          <w:sz w:val="16"/>
          <w:szCs w:val="16"/>
        </w:rPr>
        <w:t>FileInputStream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F2F200"/>
          <w:sz w:val="16"/>
          <w:szCs w:val="16"/>
        </w:rPr>
        <w:t>input</w:t>
      </w:r>
      <w:r w:rsidRPr="00531880">
        <w:rPr>
          <w:rFonts w:ascii="Consolas" w:hAnsi="Consolas"/>
          <w:color w:val="E6E6FA"/>
          <w:sz w:val="16"/>
          <w:szCs w:val="16"/>
        </w:rPr>
        <w:t>=</w:t>
      </w:r>
      <w:r w:rsidRPr="00531880">
        <w:rPr>
          <w:rFonts w:ascii="Consolas" w:hAnsi="Consolas"/>
          <w:color w:val="CC6C1D"/>
          <w:sz w:val="16"/>
          <w:szCs w:val="16"/>
        </w:rPr>
        <w:t>new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A7EC21"/>
          <w:sz w:val="16"/>
          <w:szCs w:val="16"/>
        </w:rPr>
        <w:t>FileInputStream</w:t>
      </w:r>
      <w:r w:rsidRPr="00531880">
        <w:rPr>
          <w:rFonts w:ascii="Consolas" w:hAnsi="Consolas"/>
          <w:color w:val="F9FAF4"/>
          <w:sz w:val="16"/>
          <w:szCs w:val="16"/>
        </w:rPr>
        <w:t>(</w:t>
      </w:r>
      <w:r w:rsidR="00F82ABD">
        <w:rPr>
          <w:rFonts w:ascii="Consolas" w:hAnsi="Consolas"/>
          <w:color w:val="17C6A3"/>
          <w:sz w:val="16"/>
          <w:szCs w:val="16"/>
        </w:rPr>
        <w:t>“</w:t>
      </w:r>
      <w:r w:rsidRPr="00531880">
        <w:rPr>
          <w:rFonts w:ascii="Consolas" w:hAnsi="Consolas"/>
          <w:color w:val="17C6A3"/>
          <w:sz w:val="16"/>
          <w:szCs w:val="16"/>
        </w:rPr>
        <w:t>./f.txt</w:t>
      </w:r>
      <w:r w:rsidR="00F82ABD">
        <w:rPr>
          <w:rFonts w:ascii="Consolas" w:hAnsi="Consolas"/>
          <w:color w:val="17C6A3"/>
          <w:sz w:val="16"/>
          <w:szCs w:val="16"/>
        </w:rPr>
        <w:t>”</w:t>
      </w:r>
      <w:r w:rsidRPr="00531880">
        <w:rPr>
          <w:rFonts w:ascii="Consolas" w:hAnsi="Consolas"/>
          <w:color w:val="F9FAF4"/>
          <w:sz w:val="16"/>
          <w:szCs w:val="16"/>
        </w:rPr>
        <w:t>)</w:t>
      </w:r>
      <w:r w:rsidRPr="00531880">
        <w:rPr>
          <w:rFonts w:ascii="Consolas" w:hAnsi="Consolas"/>
          <w:color w:val="E6E6FA"/>
          <w:sz w:val="16"/>
          <w:szCs w:val="16"/>
        </w:rPr>
        <w:t>;</w:t>
      </w:r>
    </w:p>
    <w:p w14:paraId="7A875AE5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D9E8F7"/>
          <w:sz w:val="16"/>
          <w:szCs w:val="16"/>
        </w:rPr>
        <w:tab/>
      </w:r>
    </w:p>
    <w:p w14:paraId="35B70CE9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D9E8F7"/>
          <w:sz w:val="16"/>
          <w:szCs w:val="16"/>
        </w:rPr>
        <w:tab/>
      </w:r>
      <w:r w:rsidRPr="00531880">
        <w:rPr>
          <w:rFonts w:ascii="Consolas" w:hAnsi="Consolas"/>
          <w:color w:val="1290C3"/>
          <w:sz w:val="16"/>
          <w:szCs w:val="16"/>
        </w:rPr>
        <w:t>ObjectInputStream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F2F200"/>
          <w:sz w:val="16"/>
          <w:szCs w:val="16"/>
          <w:u w:val="single"/>
        </w:rPr>
        <w:t>objIn</w:t>
      </w:r>
      <w:r w:rsidRPr="00531880">
        <w:rPr>
          <w:rFonts w:ascii="Consolas" w:hAnsi="Consolas"/>
          <w:color w:val="E6E6FA"/>
          <w:sz w:val="16"/>
          <w:szCs w:val="16"/>
        </w:rPr>
        <w:t>=</w:t>
      </w:r>
      <w:r w:rsidRPr="00531880">
        <w:rPr>
          <w:rFonts w:ascii="Consolas" w:hAnsi="Consolas"/>
          <w:color w:val="CC6C1D"/>
          <w:sz w:val="16"/>
          <w:szCs w:val="16"/>
        </w:rPr>
        <w:t>new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A7EC21"/>
          <w:sz w:val="16"/>
          <w:szCs w:val="16"/>
        </w:rPr>
        <w:t>ObjectInputStream</w:t>
      </w:r>
      <w:r w:rsidRPr="00531880">
        <w:rPr>
          <w:rFonts w:ascii="Consolas" w:hAnsi="Consolas"/>
          <w:color w:val="F9FAF4"/>
          <w:sz w:val="16"/>
          <w:szCs w:val="16"/>
        </w:rPr>
        <w:t>(</w:t>
      </w:r>
      <w:r w:rsidRPr="00531880">
        <w:rPr>
          <w:rFonts w:ascii="Consolas" w:hAnsi="Consolas"/>
          <w:color w:val="F3EC79"/>
          <w:sz w:val="16"/>
          <w:szCs w:val="16"/>
        </w:rPr>
        <w:t>input</w:t>
      </w:r>
      <w:r w:rsidRPr="00531880">
        <w:rPr>
          <w:rFonts w:ascii="Consolas" w:hAnsi="Consolas"/>
          <w:color w:val="F9FAF4"/>
          <w:sz w:val="16"/>
          <w:szCs w:val="16"/>
        </w:rPr>
        <w:t>)</w:t>
      </w:r>
      <w:r w:rsidRPr="00531880">
        <w:rPr>
          <w:rFonts w:ascii="Consolas" w:hAnsi="Consolas"/>
          <w:color w:val="E6E6FA"/>
          <w:sz w:val="16"/>
          <w:szCs w:val="16"/>
        </w:rPr>
        <w:t>;</w:t>
      </w:r>
    </w:p>
    <w:p w14:paraId="4A771B17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D9E8F7"/>
          <w:sz w:val="16"/>
          <w:szCs w:val="16"/>
        </w:rPr>
        <w:tab/>
      </w:r>
      <w:r w:rsidRPr="00531880">
        <w:rPr>
          <w:rFonts w:ascii="Consolas" w:hAnsi="Consolas"/>
          <w:color w:val="808080"/>
          <w:sz w:val="16"/>
          <w:szCs w:val="16"/>
        </w:rPr>
        <w:t xml:space="preserve">/* using this read object we are going to </w:t>
      </w:r>
      <w:r w:rsidRPr="00531880">
        <w:rPr>
          <w:rFonts w:ascii="Consolas" w:hAnsi="Consolas"/>
          <w:color w:val="808080"/>
          <w:sz w:val="16"/>
          <w:szCs w:val="16"/>
          <w:u w:val="single"/>
        </w:rPr>
        <w:t>deserialize</w:t>
      </w:r>
      <w:r w:rsidRPr="00531880">
        <w:rPr>
          <w:rFonts w:ascii="Consolas" w:hAnsi="Consolas"/>
          <w:color w:val="808080"/>
          <w:sz w:val="16"/>
          <w:szCs w:val="16"/>
        </w:rPr>
        <w:t xml:space="preserve"> */</w:t>
      </w:r>
    </w:p>
    <w:p w14:paraId="56571007" w14:textId="7DB08BC5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D9E8F7"/>
          <w:sz w:val="16"/>
          <w:szCs w:val="16"/>
        </w:rPr>
        <w:tab/>
      </w:r>
      <w:r w:rsidRPr="00531880">
        <w:rPr>
          <w:rFonts w:ascii="Consolas" w:hAnsi="Consolas"/>
          <w:color w:val="1290C3"/>
          <w:sz w:val="16"/>
          <w:szCs w:val="16"/>
        </w:rPr>
        <w:t>NFSGame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F2F200"/>
          <w:sz w:val="16"/>
          <w:szCs w:val="16"/>
        </w:rPr>
        <w:t>user1Obj</w:t>
      </w:r>
      <w:r w:rsidRPr="00531880">
        <w:rPr>
          <w:rFonts w:ascii="Consolas" w:hAnsi="Consolas"/>
          <w:color w:val="E6E6FA"/>
          <w:sz w:val="16"/>
          <w:szCs w:val="16"/>
        </w:rPr>
        <w:t>=</w:t>
      </w:r>
      <w:r w:rsidRPr="00531880">
        <w:rPr>
          <w:rFonts w:ascii="Consolas" w:hAnsi="Consolas"/>
          <w:color w:val="F9FAF4"/>
          <w:sz w:val="16"/>
          <w:szCs w:val="16"/>
        </w:rPr>
        <w:t>(</w:t>
      </w:r>
      <w:r w:rsidRPr="00531880">
        <w:rPr>
          <w:rFonts w:ascii="Consolas" w:hAnsi="Consolas"/>
          <w:color w:val="1290C3"/>
          <w:sz w:val="16"/>
          <w:szCs w:val="16"/>
        </w:rPr>
        <w:t>NFSGame</w:t>
      </w:r>
      <w:r w:rsidRPr="00531880">
        <w:rPr>
          <w:rFonts w:ascii="Consolas" w:hAnsi="Consolas"/>
          <w:color w:val="F9FAF4"/>
          <w:sz w:val="16"/>
          <w:szCs w:val="16"/>
        </w:rPr>
        <w:t>)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F3EC79"/>
          <w:sz w:val="16"/>
          <w:szCs w:val="16"/>
        </w:rPr>
        <w:t>objIn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color w:val="A7EC21"/>
          <w:sz w:val="16"/>
          <w:szCs w:val="16"/>
        </w:rPr>
        <w:t>readObject</w:t>
      </w:r>
      <w:r w:rsidRPr="00531880">
        <w:rPr>
          <w:rFonts w:ascii="Consolas" w:hAnsi="Consolas"/>
          <w:color w:val="F9FAF4"/>
          <w:sz w:val="16"/>
          <w:szCs w:val="16"/>
        </w:rPr>
        <w:t>()</w:t>
      </w:r>
      <w:r w:rsidRPr="00531880">
        <w:rPr>
          <w:rFonts w:ascii="Consolas" w:hAnsi="Consolas"/>
          <w:color w:val="E6E6FA"/>
          <w:sz w:val="16"/>
          <w:szCs w:val="16"/>
        </w:rPr>
        <w:t>;</w:t>
      </w:r>
      <w:r w:rsidRPr="00531880">
        <w:rPr>
          <w:rFonts w:ascii="Consolas" w:hAnsi="Consolas"/>
          <w:color w:val="D9E8F7"/>
          <w:sz w:val="16"/>
          <w:szCs w:val="16"/>
        </w:rPr>
        <w:t xml:space="preserve"> </w:t>
      </w:r>
      <w:r w:rsidRPr="00531880">
        <w:rPr>
          <w:rFonts w:ascii="Consolas" w:hAnsi="Consolas"/>
          <w:color w:val="808080"/>
          <w:sz w:val="16"/>
          <w:szCs w:val="16"/>
        </w:rPr>
        <w:t xml:space="preserve">/* </w:t>
      </w:r>
      <w:r w:rsidR="00F82ABD">
        <w:rPr>
          <w:rFonts w:ascii="Consolas" w:hAnsi="Consolas"/>
          <w:color w:val="808080"/>
          <w:sz w:val="16"/>
          <w:szCs w:val="16"/>
        </w:rPr>
        <w:t>TYPE</w:t>
      </w:r>
      <w:r w:rsidRPr="00531880">
        <w:rPr>
          <w:rFonts w:ascii="Consolas" w:hAnsi="Consolas"/>
          <w:color w:val="808080"/>
          <w:sz w:val="16"/>
          <w:szCs w:val="16"/>
        </w:rPr>
        <w:t xml:space="preserve"> casting */</w:t>
      </w:r>
    </w:p>
    <w:p w14:paraId="650ED21B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D9E8F7"/>
          <w:sz w:val="16"/>
          <w:szCs w:val="16"/>
        </w:rPr>
        <w:tab/>
      </w:r>
      <w:r w:rsidRPr="00531880">
        <w:rPr>
          <w:rFonts w:ascii="Consolas" w:hAnsi="Consolas"/>
          <w:color w:val="808080"/>
          <w:sz w:val="16"/>
          <w:szCs w:val="16"/>
        </w:rPr>
        <w:t xml:space="preserve">/* make sure your trying to </w:t>
      </w:r>
      <w:r w:rsidRPr="00531880">
        <w:rPr>
          <w:rFonts w:ascii="Consolas" w:hAnsi="Consolas"/>
          <w:color w:val="808080"/>
          <w:sz w:val="16"/>
          <w:szCs w:val="16"/>
          <w:u w:val="single"/>
        </w:rPr>
        <w:t>recive</w:t>
      </w:r>
      <w:r w:rsidRPr="00531880">
        <w:rPr>
          <w:rFonts w:ascii="Consolas" w:hAnsi="Consolas"/>
          <w:color w:val="808080"/>
          <w:sz w:val="16"/>
          <w:szCs w:val="16"/>
        </w:rPr>
        <w:t xml:space="preserve"> object using same class which is serialized*/</w:t>
      </w:r>
    </w:p>
    <w:p w14:paraId="049F2F6D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lastRenderedPageBreak/>
        <w:t xml:space="preserve">    </w:t>
      </w:r>
      <w:r w:rsidRPr="00531880">
        <w:rPr>
          <w:rFonts w:ascii="Consolas" w:hAnsi="Consolas"/>
          <w:color w:val="D9E8F7"/>
          <w:sz w:val="16"/>
          <w:szCs w:val="16"/>
        </w:rPr>
        <w:tab/>
      </w:r>
      <w:r w:rsidRPr="00531880">
        <w:rPr>
          <w:rFonts w:ascii="Consolas" w:hAnsi="Consolas"/>
          <w:color w:val="808080"/>
          <w:sz w:val="16"/>
          <w:szCs w:val="16"/>
        </w:rPr>
        <w:t>/*(NFSGame)convert back to java object */</w:t>
      </w:r>
    </w:p>
    <w:p w14:paraId="69EB255D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D9E8F7"/>
          <w:sz w:val="16"/>
          <w:szCs w:val="16"/>
        </w:rPr>
        <w:tab/>
      </w:r>
      <w:r w:rsidRPr="00531880">
        <w:rPr>
          <w:rFonts w:ascii="Consolas" w:hAnsi="Consolas"/>
          <w:color w:val="1290C3"/>
          <w:sz w:val="16"/>
          <w:szCs w:val="16"/>
        </w:rPr>
        <w:t>System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color w:val="A7EC21"/>
          <w:sz w:val="16"/>
          <w:szCs w:val="16"/>
        </w:rPr>
        <w:t>println</w:t>
      </w:r>
      <w:r w:rsidRPr="00531880">
        <w:rPr>
          <w:rFonts w:ascii="Consolas" w:hAnsi="Consolas"/>
          <w:color w:val="F9FAF4"/>
          <w:sz w:val="16"/>
          <w:szCs w:val="16"/>
        </w:rPr>
        <w:t>(</w:t>
      </w:r>
      <w:r w:rsidRPr="00531880">
        <w:rPr>
          <w:rFonts w:ascii="Consolas" w:hAnsi="Consolas"/>
          <w:color w:val="F3EC79"/>
          <w:sz w:val="16"/>
          <w:szCs w:val="16"/>
        </w:rPr>
        <w:t>user1Obj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color w:val="66E1F8"/>
          <w:sz w:val="16"/>
          <w:szCs w:val="16"/>
        </w:rPr>
        <w:t>name</w:t>
      </w:r>
      <w:r w:rsidRPr="00531880">
        <w:rPr>
          <w:rFonts w:ascii="Consolas" w:hAnsi="Consolas"/>
          <w:color w:val="F9FAF4"/>
          <w:sz w:val="16"/>
          <w:szCs w:val="16"/>
        </w:rPr>
        <w:t>)</w:t>
      </w:r>
      <w:r w:rsidRPr="00531880">
        <w:rPr>
          <w:rFonts w:ascii="Consolas" w:hAnsi="Consolas"/>
          <w:color w:val="E6E6FA"/>
          <w:sz w:val="16"/>
          <w:szCs w:val="16"/>
        </w:rPr>
        <w:t>;</w:t>
      </w:r>
    </w:p>
    <w:p w14:paraId="7D054689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D9E8F7"/>
          <w:sz w:val="16"/>
          <w:szCs w:val="16"/>
        </w:rPr>
        <w:tab/>
      </w:r>
      <w:r w:rsidRPr="00531880">
        <w:rPr>
          <w:rFonts w:ascii="Consolas" w:hAnsi="Consolas"/>
          <w:color w:val="1290C3"/>
          <w:sz w:val="16"/>
          <w:szCs w:val="16"/>
        </w:rPr>
        <w:t>System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color w:val="A7EC21"/>
          <w:sz w:val="16"/>
          <w:szCs w:val="16"/>
        </w:rPr>
        <w:t>println</w:t>
      </w:r>
      <w:r w:rsidRPr="00531880">
        <w:rPr>
          <w:rFonts w:ascii="Consolas" w:hAnsi="Consolas"/>
          <w:color w:val="F9FAF4"/>
          <w:sz w:val="16"/>
          <w:szCs w:val="16"/>
        </w:rPr>
        <w:t>(</w:t>
      </w:r>
      <w:r w:rsidRPr="00531880">
        <w:rPr>
          <w:rFonts w:ascii="Consolas" w:hAnsi="Consolas"/>
          <w:color w:val="F3EC79"/>
          <w:sz w:val="16"/>
          <w:szCs w:val="16"/>
        </w:rPr>
        <w:t>user1Obj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color w:val="66E1F8"/>
          <w:sz w:val="16"/>
          <w:szCs w:val="16"/>
        </w:rPr>
        <w:t>level</w:t>
      </w:r>
      <w:r w:rsidRPr="00531880">
        <w:rPr>
          <w:rFonts w:ascii="Consolas" w:hAnsi="Consolas"/>
          <w:color w:val="F9FAF4"/>
          <w:sz w:val="16"/>
          <w:szCs w:val="16"/>
        </w:rPr>
        <w:t>)</w:t>
      </w:r>
      <w:r w:rsidRPr="00531880">
        <w:rPr>
          <w:rFonts w:ascii="Consolas" w:hAnsi="Consolas"/>
          <w:color w:val="E6E6FA"/>
          <w:sz w:val="16"/>
          <w:szCs w:val="16"/>
        </w:rPr>
        <w:t>;</w:t>
      </w:r>
    </w:p>
    <w:p w14:paraId="4E6FE93C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D9E8F7"/>
          <w:sz w:val="16"/>
          <w:szCs w:val="16"/>
        </w:rPr>
        <w:tab/>
      </w:r>
      <w:r w:rsidRPr="00531880">
        <w:rPr>
          <w:rFonts w:ascii="Consolas" w:hAnsi="Consolas"/>
          <w:color w:val="1290C3"/>
          <w:sz w:val="16"/>
          <w:szCs w:val="16"/>
        </w:rPr>
        <w:t>System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color w:val="A7EC21"/>
          <w:sz w:val="16"/>
          <w:szCs w:val="16"/>
        </w:rPr>
        <w:t>println</w:t>
      </w:r>
      <w:r w:rsidRPr="00531880">
        <w:rPr>
          <w:rFonts w:ascii="Consolas" w:hAnsi="Consolas"/>
          <w:color w:val="F9FAF4"/>
          <w:sz w:val="16"/>
          <w:szCs w:val="16"/>
        </w:rPr>
        <w:t>(</w:t>
      </w:r>
      <w:r w:rsidRPr="00531880">
        <w:rPr>
          <w:rFonts w:ascii="Consolas" w:hAnsi="Consolas"/>
          <w:color w:val="F3EC79"/>
          <w:sz w:val="16"/>
          <w:szCs w:val="16"/>
        </w:rPr>
        <w:t>user1Obj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color w:val="66E1F8"/>
          <w:sz w:val="16"/>
          <w:szCs w:val="16"/>
        </w:rPr>
        <w:t>life</w:t>
      </w:r>
      <w:r w:rsidRPr="00531880">
        <w:rPr>
          <w:rFonts w:ascii="Consolas" w:hAnsi="Consolas"/>
          <w:color w:val="F9FAF4"/>
          <w:sz w:val="16"/>
          <w:szCs w:val="16"/>
        </w:rPr>
        <w:t>)</w:t>
      </w:r>
      <w:r w:rsidRPr="00531880">
        <w:rPr>
          <w:rFonts w:ascii="Consolas" w:hAnsi="Consolas"/>
          <w:color w:val="E6E6FA"/>
          <w:sz w:val="16"/>
          <w:szCs w:val="16"/>
        </w:rPr>
        <w:t>;</w:t>
      </w:r>
    </w:p>
    <w:p w14:paraId="36537931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D9E8F7"/>
          <w:sz w:val="16"/>
          <w:szCs w:val="16"/>
        </w:rPr>
        <w:tab/>
      </w:r>
      <w:r w:rsidRPr="00531880">
        <w:rPr>
          <w:rFonts w:ascii="Consolas" w:hAnsi="Consolas"/>
          <w:color w:val="1290C3"/>
          <w:sz w:val="16"/>
          <w:szCs w:val="16"/>
        </w:rPr>
        <w:t>System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color w:val="A7EC21"/>
          <w:sz w:val="16"/>
          <w:szCs w:val="16"/>
        </w:rPr>
        <w:t>println</w:t>
      </w:r>
      <w:r w:rsidRPr="00531880">
        <w:rPr>
          <w:rFonts w:ascii="Consolas" w:hAnsi="Consolas"/>
          <w:color w:val="F9FAF4"/>
          <w:sz w:val="16"/>
          <w:szCs w:val="16"/>
        </w:rPr>
        <w:t>(</w:t>
      </w:r>
      <w:r w:rsidRPr="00531880">
        <w:rPr>
          <w:rFonts w:ascii="Consolas" w:hAnsi="Consolas"/>
          <w:color w:val="F3EC79"/>
          <w:sz w:val="16"/>
          <w:szCs w:val="16"/>
        </w:rPr>
        <w:t>user1Obj</w:t>
      </w:r>
      <w:r w:rsidRPr="00531880">
        <w:rPr>
          <w:rFonts w:ascii="Consolas" w:hAnsi="Consolas"/>
          <w:color w:val="E6E6FA"/>
          <w:sz w:val="16"/>
          <w:szCs w:val="16"/>
        </w:rPr>
        <w:t>.</w:t>
      </w:r>
      <w:r w:rsidRPr="00531880">
        <w:rPr>
          <w:rFonts w:ascii="Consolas" w:hAnsi="Consolas"/>
          <w:color w:val="66E1F8"/>
          <w:sz w:val="16"/>
          <w:szCs w:val="16"/>
        </w:rPr>
        <w:t>score</w:t>
      </w:r>
      <w:r w:rsidRPr="00531880">
        <w:rPr>
          <w:rFonts w:ascii="Consolas" w:hAnsi="Consolas"/>
          <w:color w:val="F9FAF4"/>
          <w:sz w:val="16"/>
          <w:szCs w:val="16"/>
        </w:rPr>
        <w:t>)</w:t>
      </w:r>
      <w:r w:rsidRPr="00531880">
        <w:rPr>
          <w:rFonts w:ascii="Consolas" w:hAnsi="Consolas"/>
          <w:color w:val="E6E6FA"/>
          <w:sz w:val="16"/>
          <w:szCs w:val="16"/>
        </w:rPr>
        <w:t>;</w:t>
      </w:r>
    </w:p>
    <w:p w14:paraId="3B5D10D6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D9E8F7"/>
          <w:sz w:val="16"/>
          <w:szCs w:val="16"/>
        </w:rPr>
        <w:tab/>
      </w:r>
    </w:p>
    <w:p w14:paraId="7C5BB8E1" w14:textId="77777777" w:rsidR="00531880" w:rsidRPr="00531880" w:rsidRDefault="00531880" w:rsidP="0053188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531880">
        <w:rPr>
          <w:rFonts w:ascii="Consolas" w:hAnsi="Consolas"/>
          <w:color w:val="D9E8F7"/>
          <w:sz w:val="16"/>
          <w:szCs w:val="16"/>
        </w:rPr>
        <w:t xml:space="preserve">    </w:t>
      </w:r>
      <w:r w:rsidRPr="00531880">
        <w:rPr>
          <w:rFonts w:ascii="Consolas" w:hAnsi="Consolas"/>
          <w:color w:val="F9FAF4"/>
          <w:sz w:val="16"/>
          <w:szCs w:val="16"/>
        </w:rPr>
        <w:t>}</w:t>
      </w:r>
    </w:p>
    <w:p w14:paraId="63622725" w14:textId="37447523" w:rsidR="004A4AEC" w:rsidRDefault="00F82ABD" w:rsidP="005C76C8">
      <w:pPr>
        <w:pStyle w:val="ListParagraph"/>
        <w:numPr>
          <w:ilvl w:val="0"/>
          <w:numId w:val="50"/>
        </w:numPr>
        <w:rPr>
          <w:lang w:eastAsia="en-IN"/>
        </w:rPr>
      </w:pPr>
      <w:r>
        <w:rPr>
          <w:lang w:eastAsia="en-IN"/>
        </w:rPr>
        <w:t>USING THIS READ OBJECT WE ARE GOING TO DESERIALIZE.</w:t>
      </w:r>
    </w:p>
    <w:p w14:paraId="052C4498" w14:textId="5BFE6B99" w:rsidR="00F82ABD" w:rsidRDefault="006B70C4" w:rsidP="005C76C8">
      <w:pPr>
        <w:pStyle w:val="ListParagraph"/>
        <w:numPr>
          <w:ilvl w:val="0"/>
          <w:numId w:val="50"/>
        </w:numPr>
        <w:rPr>
          <w:lang w:eastAsia="en-IN"/>
        </w:rPr>
      </w:pPr>
      <w:r>
        <w:rPr>
          <w:lang w:eastAsia="en-IN"/>
        </w:rPr>
        <w:t>MAKE SURE YOUR TRYING TO RECIVE OBJECT USING SAME CLASS WHICH IS SERIALIZED .</w:t>
      </w:r>
    </w:p>
    <w:p w14:paraId="2D869677" w14:textId="6F7E7B01" w:rsidR="006B70C4" w:rsidRDefault="006B70C4" w:rsidP="005C76C8">
      <w:pPr>
        <w:pStyle w:val="ListParagraph"/>
        <w:numPr>
          <w:ilvl w:val="0"/>
          <w:numId w:val="50"/>
        </w:numPr>
        <w:rPr>
          <w:lang w:eastAsia="en-IN"/>
        </w:rPr>
      </w:pPr>
      <w:r>
        <w:rPr>
          <w:lang w:eastAsia="en-IN"/>
        </w:rPr>
        <w:t xml:space="preserve">TYPE CAST </w:t>
      </w:r>
      <w:r w:rsidR="00EC3BDF">
        <w:rPr>
          <w:lang w:eastAsia="en-IN"/>
        </w:rPr>
        <w:t>TO CONVERT FROM BINARY TO JAVA.</w:t>
      </w:r>
    </w:p>
    <w:p w14:paraId="121B33E4" w14:textId="4E6B09A0" w:rsidR="00EC3BDF" w:rsidRPr="003D7722" w:rsidRDefault="00616F07" w:rsidP="00616F07">
      <w:pPr>
        <w:pStyle w:val="Heading2"/>
        <w:rPr>
          <w:color w:val="93DE61" w:themeColor="accent2" w:themeTint="99"/>
          <w:lang w:eastAsia="en-IN"/>
        </w:rPr>
      </w:pPr>
      <w:r w:rsidRPr="003D7722">
        <w:rPr>
          <w:color w:val="93DE61" w:themeColor="accent2" w:themeTint="99"/>
          <w:lang w:eastAsia="en-IN"/>
        </w:rPr>
        <w:t xml:space="preserve">JACKSON </w:t>
      </w:r>
      <w:r w:rsidR="00772CF7" w:rsidRPr="003D7722">
        <w:rPr>
          <w:color w:val="93DE61" w:themeColor="accent2" w:themeTint="99"/>
          <w:lang w:eastAsia="en-IN"/>
        </w:rPr>
        <w:t>SERIALIZATION=</w:t>
      </w:r>
    </w:p>
    <w:p w14:paraId="3CB6375C" w14:textId="6A90D4F8" w:rsidR="00772CF7" w:rsidRDefault="00772CF7" w:rsidP="005C76C8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>CONVERTING JAVA  OBJECT TO JSON IS CALLED SERIALIZATION/MARSHALLING.</w:t>
      </w:r>
    </w:p>
    <w:p w14:paraId="321E52EA" w14:textId="12D76B0A" w:rsidR="00772CF7" w:rsidRDefault="00186A22" w:rsidP="005C76C8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>CONVERTING JSON OBJECT TO JAVA IS CALLED AS DESERIALIZATIN AND UNMARSHALLIING.</w:t>
      </w:r>
    </w:p>
    <w:p w14:paraId="353B2A5A" w14:textId="3BCE14B9" w:rsidR="00186A22" w:rsidRDefault="008A7A7A" w:rsidP="005C76C8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>WE NEED TO ADD JACKSON DATABINDER DEPENDENCY.</w:t>
      </w:r>
    </w:p>
    <w:p w14:paraId="2442E207" w14:textId="77777777" w:rsidR="004856C4" w:rsidRPr="004856C4" w:rsidRDefault="004856C4" w:rsidP="005C76C8">
      <w:pPr>
        <w:pStyle w:val="NormalWeb"/>
        <w:numPr>
          <w:ilvl w:val="0"/>
          <w:numId w:val="5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856C4">
        <w:rPr>
          <w:rFonts w:ascii="Consolas" w:hAnsi="Consolas"/>
          <w:color w:val="808080"/>
          <w:sz w:val="14"/>
          <w:szCs w:val="14"/>
        </w:rPr>
        <w:t>&lt;</w:t>
      </w:r>
      <w:r w:rsidRPr="004856C4">
        <w:rPr>
          <w:rFonts w:ascii="Consolas" w:hAnsi="Consolas"/>
          <w:color w:val="569CD6"/>
          <w:sz w:val="14"/>
          <w:szCs w:val="14"/>
        </w:rPr>
        <w:t>dependency</w:t>
      </w:r>
      <w:r w:rsidRPr="004856C4">
        <w:rPr>
          <w:rFonts w:ascii="Consolas" w:hAnsi="Consolas"/>
          <w:color w:val="808080"/>
          <w:sz w:val="14"/>
          <w:szCs w:val="14"/>
        </w:rPr>
        <w:t>&gt;</w:t>
      </w:r>
    </w:p>
    <w:p w14:paraId="34E5EAA7" w14:textId="77777777" w:rsidR="004856C4" w:rsidRPr="004856C4" w:rsidRDefault="004856C4" w:rsidP="005C76C8">
      <w:pPr>
        <w:pStyle w:val="NormalWeb"/>
        <w:numPr>
          <w:ilvl w:val="0"/>
          <w:numId w:val="5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856C4">
        <w:rPr>
          <w:rFonts w:ascii="Consolas" w:hAnsi="Consolas"/>
          <w:color w:val="CCCCCC"/>
          <w:sz w:val="14"/>
          <w:szCs w:val="14"/>
        </w:rPr>
        <w:t xml:space="preserve">    </w:t>
      </w:r>
      <w:r w:rsidRPr="004856C4">
        <w:rPr>
          <w:rFonts w:ascii="Consolas" w:hAnsi="Consolas"/>
          <w:color w:val="808080"/>
          <w:sz w:val="14"/>
          <w:szCs w:val="14"/>
        </w:rPr>
        <w:t>&lt;</w:t>
      </w:r>
      <w:r w:rsidRPr="004856C4">
        <w:rPr>
          <w:rFonts w:ascii="Consolas" w:hAnsi="Consolas"/>
          <w:color w:val="569CD6"/>
          <w:sz w:val="14"/>
          <w:szCs w:val="14"/>
        </w:rPr>
        <w:t>groupId</w:t>
      </w:r>
      <w:r w:rsidRPr="004856C4">
        <w:rPr>
          <w:rFonts w:ascii="Consolas" w:hAnsi="Consolas"/>
          <w:color w:val="808080"/>
          <w:sz w:val="14"/>
          <w:szCs w:val="14"/>
        </w:rPr>
        <w:t>&gt;</w:t>
      </w:r>
      <w:r w:rsidRPr="004856C4">
        <w:rPr>
          <w:rFonts w:ascii="Consolas" w:hAnsi="Consolas"/>
          <w:color w:val="CCCCCC"/>
          <w:sz w:val="14"/>
          <w:szCs w:val="14"/>
        </w:rPr>
        <w:t>com.fasterxml.jackson.core</w:t>
      </w:r>
      <w:r w:rsidRPr="004856C4">
        <w:rPr>
          <w:rFonts w:ascii="Consolas" w:hAnsi="Consolas"/>
          <w:color w:val="808080"/>
          <w:sz w:val="14"/>
          <w:szCs w:val="14"/>
        </w:rPr>
        <w:t>&lt;/</w:t>
      </w:r>
      <w:r w:rsidRPr="004856C4">
        <w:rPr>
          <w:rFonts w:ascii="Consolas" w:hAnsi="Consolas"/>
          <w:color w:val="569CD6"/>
          <w:sz w:val="14"/>
          <w:szCs w:val="14"/>
        </w:rPr>
        <w:t>groupId</w:t>
      </w:r>
      <w:r w:rsidRPr="004856C4">
        <w:rPr>
          <w:rFonts w:ascii="Consolas" w:hAnsi="Consolas"/>
          <w:color w:val="808080"/>
          <w:sz w:val="14"/>
          <w:szCs w:val="14"/>
        </w:rPr>
        <w:t>&gt;</w:t>
      </w:r>
    </w:p>
    <w:p w14:paraId="7367E6C6" w14:textId="77777777" w:rsidR="004856C4" w:rsidRPr="004856C4" w:rsidRDefault="004856C4" w:rsidP="005C76C8">
      <w:pPr>
        <w:pStyle w:val="NormalWeb"/>
        <w:numPr>
          <w:ilvl w:val="0"/>
          <w:numId w:val="5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856C4">
        <w:rPr>
          <w:rFonts w:ascii="Consolas" w:hAnsi="Consolas"/>
          <w:color w:val="CCCCCC"/>
          <w:sz w:val="14"/>
          <w:szCs w:val="14"/>
        </w:rPr>
        <w:t xml:space="preserve">    </w:t>
      </w:r>
      <w:r w:rsidRPr="004856C4">
        <w:rPr>
          <w:rFonts w:ascii="Consolas" w:hAnsi="Consolas"/>
          <w:color w:val="808080"/>
          <w:sz w:val="14"/>
          <w:szCs w:val="14"/>
        </w:rPr>
        <w:t>&lt;</w:t>
      </w:r>
      <w:r w:rsidRPr="004856C4">
        <w:rPr>
          <w:rFonts w:ascii="Consolas" w:hAnsi="Consolas"/>
          <w:color w:val="569CD6"/>
          <w:sz w:val="14"/>
          <w:szCs w:val="14"/>
        </w:rPr>
        <w:t>artifactId</w:t>
      </w:r>
      <w:r w:rsidRPr="004856C4">
        <w:rPr>
          <w:rFonts w:ascii="Consolas" w:hAnsi="Consolas"/>
          <w:color w:val="808080"/>
          <w:sz w:val="14"/>
          <w:szCs w:val="14"/>
        </w:rPr>
        <w:t>&gt;</w:t>
      </w:r>
      <w:r w:rsidRPr="004856C4">
        <w:rPr>
          <w:rFonts w:ascii="Consolas" w:hAnsi="Consolas"/>
          <w:color w:val="CCCCCC"/>
          <w:sz w:val="14"/>
          <w:szCs w:val="14"/>
        </w:rPr>
        <w:t>jackson-databind</w:t>
      </w:r>
      <w:r w:rsidRPr="004856C4">
        <w:rPr>
          <w:rFonts w:ascii="Consolas" w:hAnsi="Consolas"/>
          <w:color w:val="808080"/>
          <w:sz w:val="14"/>
          <w:szCs w:val="14"/>
        </w:rPr>
        <w:t>&lt;/</w:t>
      </w:r>
      <w:r w:rsidRPr="004856C4">
        <w:rPr>
          <w:rFonts w:ascii="Consolas" w:hAnsi="Consolas"/>
          <w:color w:val="569CD6"/>
          <w:sz w:val="14"/>
          <w:szCs w:val="14"/>
        </w:rPr>
        <w:t>artifactId</w:t>
      </w:r>
      <w:r w:rsidRPr="004856C4">
        <w:rPr>
          <w:rFonts w:ascii="Consolas" w:hAnsi="Consolas"/>
          <w:color w:val="808080"/>
          <w:sz w:val="14"/>
          <w:szCs w:val="14"/>
        </w:rPr>
        <w:t>&gt;</w:t>
      </w:r>
    </w:p>
    <w:p w14:paraId="740D3F86" w14:textId="77777777" w:rsidR="004856C4" w:rsidRPr="004856C4" w:rsidRDefault="004856C4" w:rsidP="005C76C8">
      <w:pPr>
        <w:pStyle w:val="NormalWeb"/>
        <w:numPr>
          <w:ilvl w:val="0"/>
          <w:numId w:val="5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856C4">
        <w:rPr>
          <w:rFonts w:ascii="Consolas" w:hAnsi="Consolas"/>
          <w:color w:val="CCCCCC"/>
          <w:sz w:val="14"/>
          <w:szCs w:val="14"/>
        </w:rPr>
        <w:t xml:space="preserve">    </w:t>
      </w:r>
      <w:r w:rsidRPr="004856C4">
        <w:rPr>
          <w:rFonts w:ascii="Consolas" w:hAnsi="Consolas"/>
          <w:color w:val="808080"/>
          <w:sz w:val="14"/>
          <w:szCs w:val="14"/>
        </w:rPr>
        <w:t>&lt;</w:t>
      </w:r>
      <w:r w:rsidRPr="004856C4">
        <w:rPr>
          <w:rFonts w:ascii="Consolas" w:hAnsi="Consolas"/>
          <w:color w:val="569CD6"/>
          <w:sz w:val="14"/>
          <w:szCs w:val="14"/>
        </w:rPr>
        <w:t>version</w:t>
      </w:r>
      <w:r w:rsidRPr="004856C4">
        <w:rPr>
          <w:rFonts w:ascii="Consolas" w:hAnsi="Consolas"/>
          <w:color w:val="808080"/>
          <w:sz w:val="14"/>
          <w:szCs w:val="14"/>
        </w:rPr>
        <w:t>&gt;</w:t>
      </w:r>
      <w:r w:rsidRPr="004856C4">
        <w:rPr>
          <w:rFonts w:ascii="Consolas" w:hAnsi="Consolas"/>
          <w:color w:val="CCCCCC"/>
          <w:sz w:val="14"/>
          <w:szCs w:val="14"/>
        </w:rPr>
        <w:t>2.17.1</w:t>
      </w:r>
      <w:r w:rsidRPr="004856C4">
        <w:rPr>
          <w:rFonts w:ascii="Consolas" w:hAnsi="Consolas"/>
          <w:color w:val="808080"/>
          <w:sz w:val="14"/>
          <w:szCs w:val="14"/>
        </w:rPr>
        <w:t>&lt;/</w:t>
      </w:r>
      <w:r w:rsidRPr="004856C4">
        <w:rPr>
          <w:rFonts w:ascii="Consolas" w:hAnsi="Consolas"/>
          <w:color w:val="569CD6"/>
          <w:sz w:val="14"/>
          <w:szCs w:val="14"/>
        </w:rPr>
        <w:t>version</w:t>
      </w:r>
      <w:r w:rsidRPr="004856C4">
        <w:rPr>
          <w:rFonts w:ascii="Consolas" w:hAnsi="Consolas"/>
          <w:color w:val="808080"/>
          <w:sz w:val="14"/>
          <w:szCs w:val="14"/>
        </w:rPr>
        <w:t>&gt;</w:t>
      </w:r>
    </w:p>
    <w:p w14:paraId="3E19381D" w14:textId="6C45C0A1" w:rsidR="004856C4" w:rsidRPr="004856C4" w:rsidRDefault="004856C4" w:rsidP="005C76C8">
      <w:pPr>
        <w:pStyle w:val="NormalWeb"/>
        <w:numPr>
          <w:ilvl w:val="0"/>
          <w:numId w:val="5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4856C4">
        <w:rPr>
          <w:rFonts w:ascii="Consolas" w:hAnsi="Consolas"/>
          <w:color w:val="808080"/>
          <w:sz w:val="14"/>
          <w:szCs w:val="14"/>
        </w:rPr>
        <w:t>&lt;/</w:t>
      </w:r>
      <w:r w:rsidRPr="004856C4">
        <w:rPr>
          <w:rFonts w:ascii="Consolas" w:hAnsi="Consolas"/>
          <w:color w:val="569CD6"/>
          <w:sz w:val="14"/>
          <w:szCs w:val="14"/>
        </w:rPr>
        <w:t>dependency</w:t>
      </w:r>
      <w:r w:rsidRPr="004856C4">
        <w:rPr>
          <w:rFonts w:ascii="Consolas" w:hAnsi="Consolas"/>
          <w:color w:val="808080"/>
          <w:sz w:val="14"/>
          <w:szCs w:val="14"/>
        </w:rPr>
        <w:t>&gt;</w:t>
      </w:r>
    </w:p>
    <w:p w14:paraId="014A1A67" w14:textId="64E8441B" w:rsidR="008A7A7A" w:rsidRDefault="00147944" w:rsidP="005C76C8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>JACK</w:t>
      </w:r>
      <w:r w:rsidR="00B0335D">
        <w:rPr>
          <w:lang w:eastAsia="en-IN"/>
        </w:rPr>
        <w:t>S</w:t>
      </w:r>
      <w:r>
        <w:rPr>
          <w:lang w:eastAsia="en-IN"/>
        </w:rPr>
        <w:t>ON TOOL PLAY MAJOR ROLE IN DURING DEVELOPMENT OF WEBSERVIC</w:t>
      </w:r>
      <w:r w:rsidR="00B0335D">
        <w:rPr>
          <w:lang w:eastAsia="en-IN"/>
        </w:rPr>
        <w:t>ES.</w:t>
      </w:r>
    </w:p>
    <w:p w14:paraId="684D481F" w14:textId="7161EE0D" w:rsidR="00B0335D" w:rsidRDefault="00B0335D" w:rsidP="005C76C8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 xml:space="preserve">DEVELOPER AS WELL AS RA AUTOMATION ENGINEER ALSO GOING </w:t>
      </w:r>
      <w:r w:rsidR="00AC7733">
        <w:rPr>
          <w:lang w:eastAsia="en-IN"/>
        </w:rPr>
        <w:t>TO USE JACKSON TOOL.</w:t>
      </w:r>
    </w:p>
    <w:p w14:paraId="0CB6B754" w14:textId="230FCC54" w:rsidR="00AC7733" w:rsidRDefault="00AC7733" w:rsidP="005C76C8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>USED BY JAVA DEVELOPER TO CREATE API’S.</w:t>
      </w:r>
    </w:p>
    <w:p w14:paraId="641D0BC3" w14:textId="291F8E43" w:rsidR="00E76787" w:rsidRDefault="007F7FCC" w:rsidP="005C76C8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>IN JAVAKSON THERE IS CLASS CALLED AS ObjectMapper THIS CLASS IS ENOUGH TO ACHIVE SERIALIZATION AND DESERIALIZATION.</w:t>
      </w:r>
      <w:r w:rsidR="00E76787">
        <w:rPr>
          <w:lang w:eastAsia="en-IN"/>
        </w:rPr>
        <w:t>.</w:t>
      </w:r>
    </w:p>
    <w:p w14:paraId="5A754675" w14:textId="77777777" w:rsidR="00E76787" w:rsidRDefault="00E76787" w:rsidP="00E76787">
      <w:pPr>
        <w:rPr>
          <w:lang w:eastAsia="en-IN"/>
        </w:rPr>
      </w:pPr>
    </w:p>
    <w:p w14:paraId="544D5D72" w14:textId="77777777" w:rsidR="00E76787" w:rsidRPr="003D7722" w:rsidRDefault="00E76787" w:rsidP="005C76C8">
      <w:pPr>
        <w:pStyle w:val="ListParagraph"/>
        <w:numPr>
          <w:ilvl w:val="0"/>
          <w:numId w:val="51"/>
        </w:numPr>
        <w:rPr>
          <w:color w:val="93DE61" w:themeColor="accent2" w:themeTint="99"/>
          <w:lang w:eastAsia="en-IN"/>
        </w:rPr>
      </w:pPr>
      <w:r w:rsidRPr="003D7722">
        <w:rPr>
          <w:color w:val="93DE61" w:themeColor="accent2" w:themeTint="99"/>
          <w:lang w:eastAsia="en-IN"/>
        </w:rPr>
        <w:t>IN ObjectMapper CLASS WE HAVE 2 MEHTODS</w:t>
      </w:r>
    </w:p>
    <w:p w14:paraId="1BA2FB93" w14:textId="77777777" w:rsidR="00E76787" w:rsidRDefault="00E76787" w:rsidP="005C76C8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 xml:space="preserve"> 1-writeValue() </w:t>
      </w:r>
    </w:p>
    <w:p w14:paraId="60117FB5" w14:textId="3706D194" w:rsidR="00E76787" w:rsidRDefault="00E76787" w:rsidP="005C76C8">
      <w:pPr>
        <w:pStyle w:val="ListParagraph"/>
        <w:numPr>
          <w:ilvl w:val="0"/>
          <w:numId w:val="51"/>
        </w:numPr>
        <w:rPr>
          <w:lang w:eastAsia="en-IN"/>
        </w:rPr>
      </w:pPr>
      <w:r>
        <w:rPr>
          <w:lang w:eastAsia="en-IN"/>
        </w:rPr>
        <w:t xml:space="preserve"> 2-readValue().</w:t>
      </w:r>
    </w:p>
    <w:p w14:paraId="6D968167" w14:textId="0C143486" w:rsidR="00E76787" w:rsidRDefault="003D7722" w:rsidP="001C1A31">
      <w:pPr>
        <w:pStyle w:val="Heading3"/>
        <w:rPr>
          <w:color w:val="93DE61" w:themeColor="accent2" w:themeTint="99"/>
          <w:lang w:eastAsia="en-IN"/>
        </w:rPr>
      </w:pPr>
      <w:r w:rsidRPr="001C1A31">
        <w:rPr>
          <w:color w:val="93DE61" w:themeColor="accent2" w:themeTint="99"/>
          <w:lang w:eastAsia="en-IN"/>
        </w:rPr>
        <w:t xml:space="preserve">Jackson serialization </w:t>
      </w:r>
      <w:r w:rsidR="001C1A31" w:rsidRPr="001C1A31">
        <w:rPr>
          <w:color w:val="93DE61" w:themeColor="accent2" w:themeTint="99"/>
          <w:lang w:eastAsia="en-IN"/>
        </w:rPr>
        <w:t>/ deserialization with pojo class</w:t>
      </w:r>
    </w:p>
    <w:p w14:paraId="2D30CE56" w14:textId="7A2256F0" w:rsidR="001C1A31" w:rsidRDefault="001C1A31" w:rsidP="005C76C8">
      <w:pPr>
        <w:pStyle w:val="ListParagraph"/>
        <w:numPr>
          <w:ilvl w:val="0"/>
          <w:numId w:val="52"/>
        </w:numPr>
        <w:rPr>
          <w:lang w:eastAsia="en-IN"/>
        </w:rPr>
      </w:pPr>
      <w:r>
        <w:rPr>
          <w:lang w:eastAsia="en-IN"/>
        </w:rPr>
        <w:t>JACKSON OBJECT MAPPER CLASS IS USED TO SERIALIZE JAVA OBJECTS INTO JSON AND DESERIALIZE JSON OBJECT TO JAVA</w:t>
      </w:r>
      <w:r w:rsidR="00AA402E">
        <w:rPr>
          <w:lang w:eastAsia="en-IN"/>
        </w:rPr>
        <w:t xml:space="preserve"> OBJECT.</w:t>
      </w:r>
    </w:p>
    <w:p w14:paraId="28A4336B" w14:textId="14B99A0F" w:rsidR="00AA402E" w:rsidRDefault="00AA402E" w:rsidP="00AA402E">
      <w:pPr>
        <w:pStyle w:val="Heading3"/>
        <w:rPr>
          <w:lang w:eastAsia="en-IN"/>
        </w:rPr>
      </w:pPr>
      <w:r>
        <w:rPr>
          <w:lang w:eastAsia="en-IN"/>
        </w:rPr>
        <w:t>POJO CLASS=</w:t>
      </w:r>
    </w:p>
    <w:p w14:paraId="5AC52075" w14:textId="48CE8CF0" w:rsidR="00AA402E" w:rsidRDefault="00FF5025" w:rsidP="005C76C8">
      <w:pPr>
        <w:pStyle w:val="ListParagraph"/>
        <w:numPr>
          <w:ilvl w:val="0"/>
          <w:numId w:val="52"/>
        </w:numPr>
        <w:rPr>
          <w:lang w:eastAsia="en-IN"/>
        </w:rPr>
      </w:pPr>
      <w:r>
        <w:rPr>
          <w:lang w:eastAsia="en-IN"/>
        </w:rPr>
        <w:t>POJO = [ PLAIN OLD JAVA OBJECT ] ,   POCO= [ PLAIN OLD C# OBJECT ]</w:t>
      </w:r>
    </w:p>
    <w:p w14:paraId="553E03E3" w14:textId="2B68A5DE" w:rsidR="00FF5025" w:rsidRDefault="0034545D" w:rsidP="005C76C8">
      <w:pPr>
        <w:pStyle w:val="ListParagraph"/>
        <w:numPr>
          <w:ilvl w:val="0"/>
          <w:numId w:val="52"/>
        </w:numPr>
        <w:rPr>
          <w:lang w:eastAsia="en-IN"/>
        </w:rPr>
      </w:pPr>
      <w:r>
        <w:rPr>
          <w:lang w:eastAsia="en-IN"/>
        </w:rPr>
        <w:t>THE BUISNESS CLASS WHAT EVER YOU CREATE DURING SERIALIZATION THAT CLASS IS CALLED AS POJO CLASS.</w:t>
      </w:r>
    </w:p>
    <w:p w14:paraId="435236F9" w14:textId="4FFD786C" w:rsidR="0034545D" w:rsidRDefault="005A3F05" w:rsidP="005A3F05">
      <w:pPr>
        <w:ind w:left="360"/>
        <w:rPr>
          <w:lang w:eastAsia="en-IN"/>
        </w:rPr>
      </w:pPr>
      <w:r>
        <w:rPr>
          <w:lang w:eastAsia="en-IN"/>
        </w:rPr>
        <w:t>OBJECT MAPPER CLASS=</w:t>
      </w:r>
    </w:p>
    <w:p w14:paraId="3C64BDE0" w14:textId="7BA03F12" w:rsidR="005A3F05" w:rsidRDefault="005A3F05" w:rsidP="005C76C8">
      <w:pPr>
        <w:pStyle w:val="ListParagraph"/>
        <w:numPr>
          <w:ilvl w:val="0"/>
          <w:numId w:val="53"/>
        </w:numPr>
        <w:rPr>
          <w:lang w:eastAsia="en-IN"/>
        </w:rPr>
      </w:pPr>
      <w:r>
        <w:rPr>
          <w:lang w:eastAsia="en-IN"/>
        </w:rPr>
        <w:t>writeValue(org1,org2)=</w:t>
      </w:r>
    </w:p>
    <w:p w14:paraId="25C85E52" w14:textId="513C3BAC" w:rsidR="005A3F05" w:rsidRDefault="00C51DCA" w:rsidP="005C76C8">
      <w:pPr>
        <w:pStyle w:val="ListParagraph"/>
        <w:numPr>
          <w:ilvl w:val="0"/>
          <w:numId w:val="53"/>
        </w:numPr>
        <w:rPr>
          <w:lang w:eastAsia="en-IN"/>
        </w:rPr>
      </w:pPr>
      <w:r>
        <w:rPr>
          <w:lang w:eastAsia="en-IN"/>
        </w:rPr>
        <w:t>org 1 = create json file, location of the file.</w:t>
      </w:r>
    </w:p>
    <w:p w14:paraId="77B9705C" w14:textId="722FE718" w:rsidR="00C51DCA" w:rsidRDefault="00C51DCA" w:rsidP="005C76C8">
      <w:pPr>
        <w:pStyle w:val="ListParagraph"/>
        <w:numPr>
          <w:ilvl w:val="0"/>
          <w:numId w:val="53"/>
        </w:numPr>
        <w:rPr>
          <w:lang w:eastAsia="en-IN"/>
        </w:rPr>
      </w:pPr>
      <w:r>
        <w:rPr>
          <w:lang w:eastAsia="en-IN"/>
        </w:rPr>
        <w:t>Org 2 = pojo class object.</w:t>
      </w:r>
      <w:r w:rsidR="009563E7">
        <w:rPr>
          <w:lang w:eastAsia="en-IN"/>
        </w:rPr>
        <w:t xml:space="preserve"> </w:t>
      </w:r>
    </w:p>
    <w:p w14:paraId="452F7E28" w14:textId="77777777" w:rsidR="00352DD0" w:rsidRDefault="00352DD0" w:rsidP="00352DD0">
      <w:pPr>
        <w:pStyle w:val="ListParagraph"/>
        <w:ind w:left="1080"/>
        <w:rPr>
          <w:lang w:eastAsia="en-IN"/>
        </w:rPr>
      </w:pPr>
    </w:p>
    <w:p w14:paraId="7A37BFCF" w14:textId="5B74521B" w:rsidR="00C51DCA" w:rsidRDefault="00C51DCA" w:rsidP="005C76C8">
      <w:pPr>
        <w:pStyle w:val="ListParagraph"/>
        <w:numPr>
          <w:ilvl w:val="0"/>
          <w:numId w:val="53"/>
        </w:numPr>
        <w:rPr>
          <w:lang w:eastAsia="en-IN"/>
        </w:rPr>
      </w:pPr>
      <w:r>
        <w:rPr>
          <w:lang w:eastAsia="en-IN"/>
        </w:rPr>
        <w:t>readValue(org1 , org2)=</w:t>
      </w:r>
    </w:p>
    <w:p w14:paraId="4F05A666" w14:textId="7DDF903D" w:rsidR="00C51DCA" w:rsidRDefault="00C51DCA" w:rsidP="005C76C8">
      <w:pPr>
        <w:pStyle w:val="ListParagraph"/>
        <w:numPr>
          <w:ilvl w:val="0"/>
          <w:numId w:val="53"/>
        </w:numPr>
        <w:rPr>
          <w:lang w:eastAsia="en-IN"/>
        </w:rPr>
      </w:pPr>
      <w:r>
        <w:rPr>
          <w:lang w:eastAsia="en-IN"/>
        </w:rPr>
        <w:t xml:space="preserve">org 1 = </w:t>
      </w:r>
      <w:r w:rsidR="00352DD0">
        <w:rPr>
          <w:lang w:eastAsia="en-IN"/>
        </w:rPr>
        <w:t>location of the file.</w:t>
      </w:r>
    </w:p>
    <w:p w14:paraId="0DCBC028" w14:textId="72BA0B39" w:rsidR="00352DD0" w:rsidRDefault="00352DD0" w:rsidP="005C76C8">
      <w:pPr>
        <w:pStyle w:val="ListParagraph"/>
        <w:numPr>
          <w:ilvl w:val="0"/>
          <w:numId w:val="53"/>
        </w:numPr>
        <w:rPr>
          <w:lang w:eastAsia="en-IN"/>
        </w:rPr>
      </w:pPr>
      <w:r>
        <w:rPr>
          <w:lang w:eastAsia="en-IN"/>
        </w:rPr>
        <w:t>Org 2 = pojo object.</w:t>
      </w:r>
    </w:p>
    <w:p w14:paraId="02492E98" w14:textId="03D897DE" w:rsidR="009A4945" w:rsidRDefault="009A4945" w:rsidP="009A4945">
      <w:pPr>
        <w:rPr>
          <w:lang w:eastAsia="en-IN"/>
        </w:rPr>
      </w:pPr>
      <w:r>
        <w:rPr>
          <w:lang w:eastAsia="en-IN"/>
        </w:rPr>
        <w:t>CONVERTING JAVA TO JSON=</w:t>
      </w:r>
    </w:p>
    <w:p w14:paraId="24FA21A5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CC6C1D"/>
          <w:sz w:val="12"/>
          <w:szCs w:val="12"/>
        </w:rPr>
        <w:t>class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290C3"/>
          <w:sz w:val="12"/>
          <w:szCs w:val="12"/>
        </w:rPr>
        <w:t>Project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</w:t>
      </w:r>
      <w:r w:rsidRPr="0086252B">
        <w:rPr>
          <w:rFonts w:ascii="Consolas" w:hAnsi="Consolas"/>
          <w:color w:val="D9E8F7"/>
          <w:sz w:val="12"/>
          <w:szCs w:val="12"/>
        </w:rPr>
        <w:t xml:space="preserve">    </w:t>
      </w:r>
      <w:r w:rsidRPr="0086252B">
        <w:rPr>
          <w:rFonts w:ascii="Consolas" w:hAnsi="Consolas"/>
          <w:color w:val="808080"/>
          <w:sz w:val="12"/>
          <w:szCs w:val="12"/>
        </w:rPr>
        <w:t xml:space="preserve">/* </w:t>
      </w:r>
      <w:r w:rsidRPr="0086252B">
        <w:rPr>
          <w:rFonts w:ascii="Consolas" w:hAnsi="Consolas"/>
          <w:color w:val="808080"/>
          <w:sz w:val="12"/>
          <w:szCs w:val="12"/>
          <w:u w:val="single"/>
        </w:rPr>
        <w:t>pojo</w:t>
      </w:r>
      <w:r w:rsidRPr="0086252B">
        <w:rPr>
          <w:rFonts w:ascii="Consolas" w:hAnsi="Consolas"/>
          <w:color w:val="808080"/>
          <w:sz w:val="12"/>
          <w:szCs w:val="12"/>
        </w:rPr>
        <w:t xml:space="preserve"> class [plain old java object ] */</w:t>
      </w:r>
    </w:p>
    <w:p w14:paraId="2AE98BD6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808080"/>
          <w:sz w:val="12"/>
          <w:szCs w:val="12"/>
        </w:rPr>
        <w:t xml:space="preserve">// the business class what ever we create during serialization we call it as </w:t>
      </w:r>
      <w:r w:rsidRPr="0086252B">
        <w:rPr>
          <w:rFonts w:ascii="Consolas" w:hAnsi="Consolas"/>
          <w:color w:val="808080"/>
          <w:sz w:val="12"/>
          <w:szCs w:val="12"/>
          <w:u w:val="single"/>
        </w:rPr>
        <w:t>pojo</w:t>
      </w:r>
      <w:r w:rsidRPr="0086252B">
        <w:rPr>
          <w:rFonts w:ascii="Consolas" w:hAnsi="Consolas"/>
          <w:color w:val="808080"/>
          <w:sz w:val="12"/>
          <w:szCs w:val="12"/>
        </w:rPr>
        <w:t xml:space="preserve"> class ,in c# </w:t>
      </w:r>
      <w:r w:rsidRPr="0086252B">
        <w:rPr>
          <w:rFonts w:ascii="Consolas" w:hAnsi="Consolas"/>
          <w:color w:val="808080"/>
          <w:sz w:val="12"/>
          <w:szCs w:val="12"/>
          <w:u w:val="single"/>
        </w:rPr>
        <w:t>poco</w:t>
      </w:r>
    </w:p>
    <w:p w14:paraId="5CA662DD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private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66E1F8"/>
          <w:sz w:val="12"/>
          <w:szCs w:val="12"/>
        </w:rPr>
        <w:t>projectName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762B951E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private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66E1F8"/>
          <w:sz w:val="12"/>
          <w:szCs w:val="12"/>
        </w:rPr>
        <w:t>createdBy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0104A221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private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CC6C1D"/>
          <w:sz w:val="12"/>
          <w:szCs w:val="12"/>
        </w:rPr>
        <w:t>int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66E1F8"/>
          <w:sz w:val="12"/>
          <w:szCs w:val="12"/>
        </w:rPr>
        <w:t>teamSize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29CC73C7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private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66E1F8"/>
          <w:sz w:val="12"/>
          <w:szCs w:val="12"/>
        </w:rPr>
        <w:t>objectName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23825E15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</w:p>
    <w:p w14:paraId="5B6000DD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private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EB540"/>
          <w:sz w:val="12"/>
          <w:szCs w:val="12"/>
          <w:u w:val="single"/>
        </w:rPr>
        <w:t>Project</w:t>
      </w:r>
      <w:r w:rsidRPr="0086252B">
        <w:rPr>
          <w:rFonts w:ascii="Consolas" w:hAnsi="Consolas"/>
          <w:color w:val="F9FAF4"/>
          <w:sz w:val="12"/>
          <w:szCs w:val="12"/>
          <w:u w:val="single"/>
        </w:rPr>
        <w:t>()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{}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808080"/>
          <w:sz w:val="12"/>
          <w:szCs w:val="12"/>
        </w:rPr>
        <w:t xml:space="preserve">//empty </w:t>
      </w:r>
      <w:r w:rsidRPr="0086252B">
        <w:rPr>
          <w:rFonts w:ascii="Consolas" w:hAnsi="Consolas"/>
          <w:color w:val="808080"/>
          <w:sz w:val="12"/>
          <w:szCs w:val="12"/>
          <w:u w:val="single"/>
        </w:rPr>
        <w:t>constructer</w:t>
      </w:r>
      <w:r w:rsidRPr="0086252B">
        <w:rPr>
          <w:rFonts w:ascii="Consolas" w:hAnsi="Consolas"/>
          <w:color w:val="808080"/>
          <w:sz w:val="12"/>
          <w:szCs w:val="12"/>
        </w:rPr>
        <w:t xml:space="preserve"> required for </w:t>
      </w:r>
      <w:r w:rsidRPr="0086252B">
        <w:rPr>
          <w:rFonts w:ascii="Consolas" w:hAnsi="Consolas"/>
          <w:color w:val="808080"/>
          <w:sz w:val="12"/>
          <w:szCs w:val="12"/>
          <w:u w:val="single"/>
        </w:rPr>
        <w:t>desirialization</w:t>
      </w:r>
      <w:r w:rsidRPr="0086252B">
        <w:rPr>
          <w:rFonts w:ascii="Consolas" w:hAnsi="Consolas"/>
          <w:color w:val="808080"/>
          <w:sz w:val="12"/>
          <w:szCs w:val="12"/>
        </w:rPr>
        <w:t xml:space="preserve"> </w:t>
      </w:r>
    </w:p>
    <w:p w14:paraId="0D0E0D72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</w:p>
    <w:p w14:paraId="6F268077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public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EB540"/>
          <w:sz w:val="12"/>
          <w:szCs w:val="12"/>
        </w:rPr>
        <w:t>Project</w:t>
      </w:r>
      <w:r w:rsidRPr="0086252B">
        <w:rPr>
          <w:rFonts w:ascii="Consolas" w:hAnsi="Consolas"/>
          <w:color w:val="F9FAF4"/>
          <w:sz w:val="12"/>
          <w:szCs w:val="12"/>
        </w:rPr>
        <w:t>(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projectName</w:t>
      </w:r>
      <w:r w:rsidRPr="0086252B">
        <w:rPr>
          <w:rFonts w:ascii="Consolas" w:hAnsi="Consolas"/>
          <w:color w:val="E6E6FA"/>
          <w:sz w:val="12"/>
          <w:szCs w:val="12"/>
        </w:rPr>
        <w:t>,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createdBy</w:t>
      </w:r>
      <w:r w:rsidRPr="0086252B">
        <w:rPr>
          <w:rFonts w:ascii="Consolas" w:hAnsi="Consolas"/>
          <w:color w:val="E6E6FA"/>
          <w:sz w:val="12"/>
          <w:szCs w:val="12"/>
        </w:rPr>
        <w:t>,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CC6C1D"/>
          <w:sz w:val="12"/>
          <w:szCs w:val="12"/>
        </w:rPr>
        <w:t>int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teamSize</w:t>
      </w:r>
      <w:r w:rsidRPr="0086252B">
        <w:rPr>
          <w:rFonts w:ascii="Consolas" w:hAnsi="Consolas"/>
          <w:color w:val="E6E6FA"/>
          <w:sz w:val="12"/>
          <w:szCs w:val="12"/>
        </w:rPr>
        <w:t>,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objectName</w:t>
      </w:r>
      <w:r w:rsidRPr="0086252B">
        <w:rPr>
          <w:rFonts w:ascii="Consolas" w:hAnsi="Consolas"/>
          <w:color w:val="F9FAF4"/>
          <w:sz w:val="12"/>
          <w:szCs w:val="12"/>
        </w:rPr>
        <w:t>)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</w:t>
      </w:r>
    </w:p>
    <w:p w14:paraId="331B3BF5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super</w:t>
      </w:r>
      <w:r w:rsidRPr="0086252B">
        <w:rPr>
          <w:rFonts w:ascii="Consolas" w:hAnsi="Consolas"/>
          <w:color w:val="F9FAF4"/>
          <w:sz w:val="12"/>
          <w:szCs w:val="12"/>
        </w:rPr>
        <w:t>()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36D8010B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this</w:t>
      </w:r>
      <w:r w:rsidRPr="0086252B">
        <w:rPr>
          <w:rFonts w:ascii="Consolas" w:hAnsi="Consolas"/>
          <w:color w:val="E6E6FA"/>
          <w:sz w:val="12"/>
          <w:szCs w:val="12"/>
        </w:rPr>
        <w:t>.</w:t>
      </w:r>
      <w:r w:rsidRPr="0086252B">
        <w:rPr>
          <w:rFonts w:ascii="Consolas" w:hAnsi="Consolas"/>
          <w:color w:val="66E1F8"/>
          <w:sz w:val="12"/>
          <w:szCs w:val="12"/>
        </w:rPr>
        <w:t>projectName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E6E6FA"/>
          <w:sz w:val="12"/>
          <w:szCs w:val="12"/>
        </w:rPr>
        <w:t>=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projectName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17ACD113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this</w:t>
      </w:r>
      <w:r w:rsidRPr="0086252B">
        <w:rPr>
          <w:rFonts w:ascii="Consolas" w:hAnsi="Consolas"/>
          <w:color w:val="E6E6FA"/>
          <w:sz w:val="12"/>
          <w:szCs w:val="12"/>
        </w:rPr>
        <w:t>.</w:t>
      </w:r>
      <w:r w:rsidRPr="0086252B">
        <w:rPr>
          <w:rFonts w:ascii="Consolas" w:hAnsi="Consolas"/>
          <w:color w:val="66E1F8"/>
          <w:sz w:val="12"/>
          <w:szCs w:val="12"/>
        </w:rPr>
        <w:t>createdBy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E6E6FA"/>
          <w:sz w:val="12"/>
          <w:szCs w:val="12"/>
        </w:rPr>
        <w:t>=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createdBy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5BDD83B8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lastRenderedPageBreak/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this</w:t>
      </w:r>
      <w:r w:rsidRPr="0086252B">
        <w:rPr>
          <w:rFonts w:ascii="Consolas" w:hAnsi="Consolas"/>
          <w:color w:val="E6E6FA"/>
          <w:sz w:val="12"/>
          <w:szCs w:val="12"/>
        </w:rPr>
        <w:t>.</w:t>
      </w:r>
      <w:r w:rsidRPr="0086252B">
        <w:rPr>
          <w:rFonts w:ascii="Consolas" w:hAnsi="Consolas"/>
          <w:color w:val="66E1F8"/>
          <w:sz w:val="12"/>
          <w:szCs w:val="12"/>
        </w:rPr>
        <w:t>teamSize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E6E6FA"/>
          <w:sz w:val="12"/>
          <w:szCs w:val="12"/>
        </w:rPr>
        <w:t>=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teamSize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5C12FE10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this</w:t>
      </w:r>
      <w:r w:rsidRPr="0086252B">
        <w:rPr>
          <w:rFonts w:ascii="Consolas" w:hAnsi="Consolas"/>
          <w:color w:val="E6E6FA"/>
          <w:sz w:val="12"/>
          <w:szCs w:val="12"/>
        </w:rPr>
        <w:t>.</w:t>
      </w:r>
      <w:r w:rsidRPr="0086252B">
        <w:rPr>
          <w:rFonts w:ascii="Consolas" w:hAnsi="Consolas"/>
          <w:color w:val="66E1F8"/>
          <w:sz w:val="12"/>
          <w:szCs w:val="12"/>
        </w:rPr>
        <w:t>objectName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E6E6FA"/>
          <w:sz w:val="12"/>
          <w:szCs w:val="12"/>
        </w:rPr>
        <w:t>=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objectName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5FA98BF2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F9FAF4"/>
          <w:sz w:val="12"/>
          <w:szCs w:val="12"/>
        </w:rPr>
        <w:t>}</w:t>
      </w:r>
    </w:p>
    <w:p w14:paraId="066A9E7B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808080"/>
          <w:sz w:val="12"/>
          <w:szCs w:val="12"/>
        </w:rPr>
        <w:t xml:space="preserve">//should provide getters and setters method by using setter it is going to write back the data in </w:t>
      </w:r>
      <w:r w:rsidRPr="0086252B">
        <w:rPr>
          <w:rFonts w:ascii="Consolas" w:hAnsi="Consolas"/>
          <w:color w:val="808080"/>
          <w:sz w:val="12"/>
          <w:szCs w:val="12"/>
          <w:u w:val="single"/>
        </w:rPr>
        <w:t>json</w:t>
      </w:r>
      <w:r w:rsidRPr="0086252B">
        <w:rPr>
          <w:rFonts w:ascii="Consolas" w:hAnsi="Consolas"/>
          <w:color w:val="808080"/>
          <w:sz w:val="12"/>
          <w:szCs w:val="12"/>
        </w:rPr>
        <w:t xml:space="preserve"> format</w:t>
      </w:r>
    </w:p>
    <w:p w14:paraId="434E86D0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696A0E5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public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EB540"/>
          <w:sz w:val="12"/>
          <w:szCs w:val="12"/>
        </w:rPr>
        <w:t>getProjectName</w:t>
      </w:r>
      <w:r w:rsidRPr="0086252B">
        <w:rPr>
          <w:rFonts w:ascii="Consolas" w:hAnsi="Consolas"/>
          <w:color w:val="F9FAF4"/>
          <w:sz w:val="12"/>
          <w:szCs w:val="12"/>
        </w:rPr>
        <w:t>()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</w:t>
      </w:r>
    </w:p>
    <w:p w14:paraId="4BA74808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return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66E1F8"/>
          <w:sz w:val="12"/>
          <w:szCs w:val="12"/>
        </w:rPr>
        <w:t>projectName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6B8348C0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F9FAF4"/>
          <w:sz w:val="12"/>
          <w:szCs w:val="12"/>
        </w:rPr>
        <w:t>}</w:t>
      </w:r>
    </w:p>
    <w:p w14:paraId="268AD288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6BB6AB9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public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CC6C1D"/>
          <w:sz w:val="12"/>
          <w:szCs w:val="12"/>
        </w:rPr>
        <w:t>void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EB540"/>
          <w:sz w:val="12"/>
          <w:szCs w:val="12"/>
        </w:rPr>
        <w:t>setProjectName</w:t>
      </w:r>
      <w:r w:rsidRPr="0086252B">
        <w:rPr>
          <w:rFonts w:ascii="Consolas" w:hAnsi="Consolas"/>
          <w:color w:val="F9FAF4"/>
          <w:sz w:val="12"/>
          <w:szCs w:val="12"/>
        </w:rPr>
        <w:t>(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projectName</w:t>
      </w:r>
      <w:r w:rsidRPr="0086252B">
        <w:rPr>
          <w:rFonts w:ascii="Consolas" w:hAnsi="Consolas"/>
          <w:color w:val="F9FAF4"/>
          <w:sz w:val="12"/>
          <w:szCs w:val="12"/>
        </w:rPr>
        <w:t>)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</w:t>
      </w:r>
    </w:p>
    <w:p w14:paraId="4EFA0157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this</w:t>
      </w:r>
      <w:r w:rsidRPr="0086252B">
        <w:rPr>
          <w:rFonts w:ascii="Consolas" w:hAnsi="Consolas"/>
          <w:color w:val="E6E6FA"/>
          <w:sz w:val="12"/>
          <w:szCs w:val="12"/>
        </w:rPr>
        <w:t>.</w:t>
      </w:r>
      <w:r w:rsidRPr="0086252B">
        <w:rPr>
          <w:rFonts w:ascii="Consolas" w:hAnsi="Consolas"/>
          <w:color w:val="66E1F8"/>
          <w:sz w:val="12"/>
          <w:szCs w:val="12"/>
        </w:rPr>
        <w:t>projectName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E6E6FA"/>
          <w:sz w:val="12"/>
          <w:szCs w:val="12"/>
        </w:rPr>
        <w:t>=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projectName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6812410B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F9FAF4"/>
          <w:sz w:val="12"/>
          <w:szCs w:val="12"/>
        </w:rPr>
        <w:t>}</w:t>
      </w:r>
    </w:p>
    <w:p w14:paraId="1F56260E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46FE9F82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public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EB540"/>
          <w:sz w:val="12"/>
          <w:szCs w:val="12"/>
        </w:rPr>
        <w:t>getCreatedBy</w:t>
      </w:r>
      <w:r w:rsidRPr="0086252B">
        <w:rPr>
          <w:rFonts w:ascii="Consolas" w:hAnsi="Consolas"/>
          <w:color w:val="F9FAF4"/>
          <w:sz w:val="12"/>
          <w:szCs w:val="12"/>
        </w:rPr>
        <w:t>()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</w:t>
      </w:r>
    </w:p>
    <w:p w14:paraId="313A0F73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return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66E1F8"/>
          <w:sz w:val="12"/>
          <w:szCs w:val="12"/>
        </w:rPr>
        <w:t>createdBy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1B6F84B9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F9FAF4"/>
          <w:sz w:val="12"/>
          <w:szCs w:val="12"/>
        </w:rPr>
        <w:t>}</w:t>
      </w:r>
    </w:p>
    <w:p w14:paraId="20436DCC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5D7F49D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public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CC6C1D"/>
          <w:sz w:val="12"/>
          <w:szCs w:val="12"/>
        </w:rPr>
        <w:t>void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EB540"/>
          <w:sz w:val="12"/>
          <w:szCs w:val="12"/>
        </w:rPr>
        <w:t>setCreatedBy</w:t>
      </w:r>
      <w:r w:rsidRPr="0086252B">
        <w:rPr>
          <w:rFonts w:ascii="Consolas" w:hAnsi="Consolas"/>
          <w:color w:val="F9FAF4"/>
          <w:sz w:val="12"/>
          <w:szCs w:val="12"/>
        </w:rPr>
        <w:t>(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createdBy</w:t>
      </w:r>
      <w:r w:rsidRPr="0086252B">
        <w:rPr>
          <w:rFonts w:ascii="Consolas" w:hAnsi="Consolas"/>
          <w:color w:val="F9FAF4"/>
          <w:sz w:val="12"/>
          <w:szCs w:val="12"/>
        </w:rPr>
        <w:t>)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</w:t>
      </w:r>
    </w:p>
    <w:p w14:paraId="58D00C24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this</w:t>
      </w:r>
      <w:r w:rsidRPr="0086252B">
        <w:rPr>
          <w:rFonts w:ascii="Consolas" w:hAnsi="Consolas"/>
          <w:color w:val="E6E6FA"/>
          <w:sz w:val="12"/>
          <w:szCs w:val="12"/>
        </w:rPr>
        <w:t>.</w:t>
      </w:r>
      <w:r w:rsidRPr="0086252B">
        <w:rPr>
          <w:rFonts w:ascii="Consolas" w:hAnsi="Consolas"/>
          <w:color w:val="66E1F8"/>
          <w:sz w:val="12"/>
          <w:szCs w:val="12"/>
        </w:rPr>
        <w:t>createdBy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E6E6FA"/>
          <w:sz w:val="12"/>
          <w:szCs w:val="12"/>
        </w:rPr>
        <w:t>=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createdBy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406EAA81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F9FAF4"/>
          <w:sz w:val="12"/>
          <w:szCs w:val="12"/>
        </w:rPr>
        <w:t>}</w:t>
      </w:r>
    </w:p>
    <w:p w14:paraId="708FE024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A96B7A4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public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CC6C1D"/>
          <w:sz w:val="12"/>
          <w:szCs w:val="12"/>
        </w:rPr>
        <w:t>int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EB540"/>
          <w:sz w:val="12"/>
          <w:szCs w:val="12"/>
        </w:rPr>
        <w:t>getTeamSize</w:t>
      </w:r>
      <w:r w:rsidRPr="0086252B">
        <w:rPr>
          <w:rFonts w:ascii="Consolas" w:hAnsi="Consolas"/>
          <w:color w:val="F9FAF4"/>
          <w:sz w:val="12"/>
          <w:szCs w:val="12"/>
        </w:rPr>
        <w:t>()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</w:t>
      </w:r>
    </w:p>
    <w:p w14:paraId="63100470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return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66E1F8"/>
          <w:sz w:val="12"/>
          <w:szCs w:val="12"/>
        </w:rPr>
        <w:t>teamSize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7887322C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F9FAF4"/>
          <w:sz w:val="12"/>
          <w:szCs w:val="12"/>
        </w:rPr>
        <w:t>}</w:t>
      </w:r>
    </w:p>
    <w:p w14:paraId="759CBAFE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18BE899A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public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CC6C1D"/>
          <w:sz w:val="12"/>
          <w:szCs w:val="12"/>
        </w:rPr>
        <w:t>void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EB540"/>
          <w:sz w:val="12"/>
          <w:szCs w:val="12"/>
        </w:rPr>
        <w:t>setTeamSize</w:t>
      </w:r>
      <w:r w:rsidRPr="0086252B">
        <w:rPr>
          <w:rFonts w:ascii="Consolas" w:hAnsi="Consolas"/>
          <w:color w:val="F9FAF4"/>
          <w:sz w:val="12"/>
          <w:szCs w:val="12"/>
        </w:rPr>
        <w:t>(</w:t>
      </w:r>
      <w:r w:rsidRPr="0086252B">
        <w:rPr>
          <w:rFonts w:ascii="Consolas" w:hAnsi="Consolas"/>
          <w:color w:val="CC6C1D"/>
          <w:sz w:val="12"/>
          <w:szCs w:val="12"/>
        </w:rPr>
        <w:t>int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teamSize</w:t>
      </w:r>
      <w:r w:rsidRPr="0086252B">
        <w:rPr>
          <w:rFonts w:ascii="Consolas" w:hAnsi="Consolas"/>
          <w:color w:val="F9FAF4"/>
          <w:sz w:val="12"/>
          <w:szCs w:val="12"/>
        </w:rPr>
        <w:t>)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</w:t>
      </w:r>
    </w:p>
    <w:p w14:paraId="60B19F00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this</w:t>
      </w:r>
      <w:r w:rsidRPr="0086252B">
        <w:rPr>
          <w:rFonts w:ascii="Consolas" w:hAnsi="Consolas"/>
          <w:color w:val="E6E6FA"/>
          <w:sz w:val="12"/>
          <w:szCs w:val="12"/>
        </w:rPr>
        <w:t>.</w:t>
      </w:r>
      <w:r w:rsidRPr="0086252B">
        <w:rPr>
          <w:rFonts w:ascii="Consolas" w:hAnsi="Consolas"/>
          <w:color w:val="66E1F8"/>
          <w:sz w:val="12"/>
          <w:szCs w:val="12"/>
        </w:rPr>
        <w:t>teamSize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E6E6FA"/>
          <w:sz w:val="12"/>
          <w:szCs w:val="12"/>
        </w:rPr>
        <w:t>=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teamSize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192DBCD6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F9FAF4"/>
          <w:sz w:val="12"/>
          <w:szCs w:val="12"/>
        </w:rPr>
        <w:t>}</w:t>
      </w:r>
    </w:p>
    <w:p w14:paraId="0AB21E8F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E4B0BFE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public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EB540"/>
          <w:sz w:val="12"/>
          <w:szCs w:val="12"/>
        </w:rPr>
        <w:t>getObjectName</w:t>
      </w:r>
      <w:r w:rsidRPr="0086252B">
        <w:rPr>
          <w:rFonts w:ascii="Consolas" w:hAnsi="Consolas"/>
          <w:color w:val="F9FAF4"/>
          <w:sz w:val="12"/>
          <w:szCs w:val="12"/>
        </w:rPr>
        <w:t>()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</w:t>
      </w:r>
    </w:p>
    <w:p w14:paraId="50180A61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return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66E1F8"/>
          <w:sz w:val="12"/>
          <w:szCs w:val="12"/>
        </w:rPr>
        <w:t>objectName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455315DC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F9FAF4"/>
          <w:sz w:val="12"/>
          <w:szCs w:val="12"/>
        </w:rPr>
        <w:t>}</w:t>
      </w:r>
    </w:p>
    <w:p w14:paraId="1F7A84F9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A4BF516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public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CC6C1D"/>
          <w:sz w:val="12"/>
          <w:szCs w:val="12"/>
        </w:rPr>
        <w:t>void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EB540"/>
          <w:sz w:val="12"/>
          <w:szCs w:val="12"/>
        </w:rPr>
        <w:t>setObjectName</w:t>
      </w:r>
      <w:r w:rsidRPr="0086252B">
        <w:rPr>
          <w:rFonts w:ascii="Consolas" w:hAnsi="Consolas"/>
          <w:color w:val="F9FAF4"/>
          <w:sz w:val="12"/>
          <w:szCs w:val="12"/>
        </w:rPr>
        <w:t>(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objectName</w:t>
      </w:r>
      <w:r w:rsidRPr="0086252B">
        <w:rPr>
          <w:rFonts w:ascii="Consolas" w:hAnsi="Consolas"/>
          <w:color w:val="F9FAF4"/>
          <w:sz w:val="12"/>
          <w:szCs w:val="12"/>
        </w:rPr>
        <w:t>)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</w:t>
      </w:r>
    </w:p>
    <w:p w14:paraId="0F06226A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this</w:t>
      </w:r>
      <w:r w:rsidRPr="0086252B">
        <w:rPr>
          <w:rFonts w:ascii="Consolas" w:hAnsi="Consolas"/>
          <w:color w:val="E6E6FA"/>
          <w:sz w:val="12"/>
          <w:szCs w:val="12"/>
        </w:rPr>
        <w:t>.</w:t>
      </w:r>
      <w:r w:rsidRPr="0086252B">
        <w:rPr>
          <w:rFonts w:ascii="Consolas" w:hAnsi="Consolas"/>
          <w:color w:val="66E1F8"/>
          <w:sz w:val="12"/>
          <w:szCs w:val="12"/>
        </w:rPr>
        <w:t>objectName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E6E6FA"/>
          <w:sz w:val="12"/>
          <w:szCs w:val="12"/>
        </w:rPr>
        <w:t>=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objectName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7962F2AE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F9FAF4"/>
          <w:sz w:val="12"/>
          <w:szCs w:val="12"/>
        </w:rPr>
        <w:t>}</w:t>
      </w:r>
    </w:p>
    <w:p w14:paraId="6404E390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</w:p>
    <w:p w14:paraId="2A9AE9F3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F9FAF4"/>
          <w:sz w:val="12"/>
          <w:szCs w:val="12"/>
        </w:rPr>
        <w:t>}</w:t>
      </w:r>
    </w:p>
    <w:p w14:paraId="140DD291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153BC7F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CC6C1D"/>
          <w:sz w:val="12"/>
          <w:szCs w:val="12"/>
        </w:rPr>
        <w:t>public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CC6C1D"/>
          <w:sz w:val="12"/>
          <w:szCs w:val="12"/>
        </w:rPr>
        <w:t>class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290C3"/>
          <w:sz w:val="12"/>
          <w:szCs w:val="12"/>
        </w:rPr>
        <w:t>Run1_JacksonSerTest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</w:t>
      </w:r>
    </w:p>
    <w:p w14:paraId="34733A57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4391EC27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CC6C1D"/>
          <w:sz w:val="12"/>
          <w:szCs w:val="12"/>
        </w:rPr>
        <w:t>public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CC6C1D"/>
          <w:sz w:val="12"/>
          <w:szCs w:val="12"/>
        </w:rPr>
        <w:t>static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CC6C1D"/>
          <w:sz w:val="12"/>
          <w:szCs w:val="12"/>
        </w:rPr>
        <w:t>void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EB540"/>
          <w:sz w:val="12"/>
          <w:szCs w:val="12"/>
        </w:rPr>
        <w:t>main</w:t>
      </w:r>
      <w:r w:rsidRPr="0086252B">
        <w:rPr>
          <w:rFonts w:ascii="Consolas" w:hAnsi="Consolas"/>
          <w:color w:val="F9FAF4"/>
          <w:sz w:val="12"/>
          <w:szCs w:val="12"/>
        </w:rPr>
        <w:t>(</w:t>
      </w:r>
      <w:r w:rsidRPr="0086252B">
        <w:rPr>
          <w:rFonts w:ascii="Consolas" w:hAnsi="Consolas"/>
          <w:color w:val="1290C3"/>
          <w:sz w:val="12"/>
          <w:szCs w:val="12"/>
        </w:rPr>
        <w:t>String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[]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79ABFF"/>
          <w:sz w:val="12"/>
          <w:szCs w:val="12"/>
        </w:rPr>
        <w:t>args</w:t>
      </w:r>
      <w:r w:rsidRPr="0086252B">
        <w:rPr>
          <w:rFonts w:ascii="Consolas" w:hAnsi="Consolas"/>
          <w:color w:val="F9FAF4"/>
          <w:sz w:val="12"/>
          <w:szCs w:val="12"/>
        </w:rPr>
        <w:t>)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CC6C1D"/>
          <w:sz w:val="12"/>
          <w:szCs w:val="12"/>
        </w:rPr>
        <w:t>throws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3EABE6"/>
          <w:sz w:val="12"/>
          <w:szCs w:val="12"/>
        </w:rPr>
        <w:t>StreamWriteException</w:t>
      </w:r>
      <w:r w:rsidRPr="0086252B">
        <w:rPr>
          <w:rFonts w:ascii="Consolas" w:hAnsi="Consolas"/>
          <w:color w:val="E6E6FA"/>
          <w:sz w:val="12"/>
          <w:szCs w:val="12"/>
        </w:rPr>
        <w:t>,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3EABE6"/>
          <w:sz w:val="12"/>
          <w:szCs w:val="12"/>
        </w:rPr>
        <w:t>DatabindException</w:t>
      </w:r>
      <w:r w:rsidRPr="0086252B">
        <w:rPr>
          <w:rFonts w:ascii="Consolas" w:hAnsi="Consolas"/>
          <w:color w:val="E6E6FA"/>
          <w:sz w:val="12"/>
          <w:szCs w:val="12"/>
        </w:rPr>
        <w:t>,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1290C3"/>
          <w:sz w:val="12"/>
          <w:szCs w:val="12"/>
        </w:rPr>
        <w:t>IOException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9FAF4"/>
          <w:sz w:val="12"/>
          <w:szCs w:val="12"/>
        </w:rPr>
        <w:t>{</w:t>
      </w:r>
    </w:p>
    <w:p w14:paraId="501D781F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</w:p>
    <w:p w14:paraId="159622F1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1290C3"/>
          <w:sz w:val="12"/>
          <w:szCs w:val="12"/>
        </w:rPr>
        <w:t>Project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2F200"/>
          <w:sz w:val="12"/>
          <w:szCs w:val="12"/>
        </w:rPr>
        <w:t>pObj</w:t>
      </w:r>
      <w:r w:rsidRPr="0086252B">
        <w:rPr>
          <w:rFonts w:ascii="Consolas" w:hAnsi="Consolas"/>
          <w:color w:val="E6E6FA"/>
          <w:sz w:val="12"/>
          <w:szCs w:val="12"/>
        </w:rPr>
        <w:t>=</w:t>
      </w:r>
      <w:r w:rsidRPr="0086252B">
        <w:rPr>
          <w:rFonts w:ascii="Consolas" w:hAnsi="Consolas"/>
          <w:color w:val="CC6C1D"/>
          <w:sz w:val="12"/>
          <w:szCs w:val="12"/>
        </w:rPr>
        <w:t>new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A7EC21"/>
          <w:sz w:val="12"/>
          <w:szCs w:val="12"/>
        </w:rPr>
        <w:t>Project</w:t>
      </w:r>
      <w:r w:rsidRPr="0086252B">
        <w:rPr>
          <w:rFonts w:ascii="Consolas" w:hAnsi="Consolas"/>
          <w:color w:val="F9FAF4"/>
          <w:sz w:val="12"/>
          <w:szCs w:val="12"/>
        </w:rPr>
        <w:t>(</w:t>
      </w:r>
      <w:r w:rsidRPr="0086252B">
        <w:rPr>
          <w:rFonts w:ascii="Consolas" w:hAnsi="Consolas"/>
          <w:color w:val="17C6A3"/>
          <w:sz w:val="12"/>
          <w:szCs w:val="12"/>
        </w:rPr>
        <w:t>"violete"</w:t>
      </w:r>
      <w:r w:rsidRPr="0086252B">
        <w:rPr>
          <w:rFonts w:ascii="Consolas" w:hAnsi="Consolas"/>
          <w:color w:val="E6E6FA"/>
          <w:sz w:val="12"/>
          <w:szCs w:val="12"/>
        </w:rPr>
        <w:t>,</w:t>
      </w:r>
      <w:r w:rsidRPr="0086252B">
        <w:rPr>
          <w:rFonts w:ascii="Consolas" w:hAnsi="Consolas"/>
          <w:color w:val="17C6A3"/>
          <w:sz w:val="12"/>
          <w:szCs w:val="12"/>
        </w:rPr>
        <w:t>"dielan"</w:t>
      </w:r>
      <w:r w:rsidRPr="0086252B">
        <w:rPr>
          <w:rFonts w:ascii="Consolas" w:hAnsi="Consolas"/>
          <w:color w:val="E6E6FA"/>
          <w:sz w:val="12"/>
          <w:szCs w:val="12"/>
        </w:rPr>
        <w:t>,</w:t>
      </w:r>
      <w:r w:rsidRPr="0086252B">
        <w:rPr>
          <w:rFonts w:ascii="Consolas" w:hAnsi="Consolas"/>
          <w:color w:val="6897BB"/>
          <w:sz w:val="12"/>
          <w:szCs w:val="12"/>
        </w:rPr>
        <w:t>0</w:t>
      </w:r>
      <w:r w:rsidRPr="0086252B">
        <w:rPr>
          <w:rFonts w:ascii="Consolas" w:hAnsi="Consolas"/>
          <w:color w:val="E6E6FA"/>
          <w:sz w:val="12"/>
          <w:szCs w:val="12"/>
        </w:rPr>
        <w:t>,</w:t>
      </w:r>
      <w:r w:rsidRPr="0086252B">
        <w:rPr>
          <w:rFonts w:ascii="Consolas" w:hAnsi="Consolas"/>
          <w:color w:val="17C6A3"/>
          <w:sz w:val="12"/>
          <w:szCs w:val="12"/>
        </w:rPr>
        <w:t>"Created"</w:t>
      </w:r>
      <w:r w:rsidRPr="0086252B">
        <w:rPr>
          <w:rFonts w:ascii="Consolas" w:hAnsi="Consolas"/>
          <w:color w:val="F9FAF4"/>
          <w:sz w:val="12"/>
          <w:szCs w:val="12"/>
        </w:rPr>
        <w:t>)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3BC73DAF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</w:p>
    <w:p w14:paraId="65963D03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1290C3"/>
          <w:sz w:val="12"/>
          <w:szCs w:val="12"/>
        </w:rPr>
        <w:t>ObjectMapper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2F200"/>
          <w:sz w:val="12"/>
          <w:szCs w:val="12"/>
        </w:rPr>
        <w:t>objM</w:t>
      </w:r>
      <w:r w:rsidRPr="0086252B">
        <w:rPr>
          <w:rFonts w:ascii="Consolas" w:hAnsi="Consolas"/>
          <w:color w:val="E6E6FA"/>
          <w:sz w:val="12"/>
          <w:szCs w:val="12"/>
        </w:rPr>
        <w:t>=</w:t>
      </w:r>
      <w:r w:rsidRPr="0086252B">
        <w:rPr>
          <w:rFonts w:ascii="Consolas" w:hAnsi="Consolas"/>
          <w:color w:val="CC6C1D"/>
          <w:sz w:val="12"/>
          <w:szCs w:val="12"/>
        </w:rPr>
        <w:t>new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A7EC21"/>
          <w:sz w:val="12"/>
          <w:szCs w:val="12"/>
        </w:rPr>
        <w:t>ObjectMapper</w:t>
      </w:r>
      <w:r w:rsidRPr="0086252B">
        <w:rPr>
          <w:rFonts w:ascii="Consolas" w:hAnsi="Consolas"/>
          <w:color w:val="F9FAF4"/>
          <w:sz w:val="12"/>
          <w:szCs w:val="12"/>
        </w:rPr>
        <w:t>()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4FAF7F25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F3EC79"/>
          <w:sz w:val="12"/>
          <w:szCs w:val="12"/>
        </w:rPr>
        <w:t>objM</w:t>
      </w:r>
      <w:r w:rsidRPr="0086252B">
        <w:rPr>
          <w:rFonts w:ascii="Consolas" w:hAnsi="Consolas"/>
          <w:color w:val="E6E6FA"/>
          <w:sz w:val="12"/>
          <w:szCs w:val="12"/>
        </w:rPr>
        <w:t>.</w:t>
      </w:r>
      <w:r w:rsidRPr="0086252B">
        <w:rPr>
          <w:rFonts w:ascii="Consolas" w:hAnsi="Consolas"/>
          <w:color w:val="A7EC21"/>
          <w:sz w:val="12"/>
          <w:szCs w:val="12"/>
        </w:rPr>
        <w:t>writeValue</w:t>
      </w:r>
      <w:r w:rsidRPr="0086252B">
        <w:rPr>
          <w:rFonts w:ascii="Consolas" w:hAnsi="Consolas"/>
          <w:color w:val="F9FAF4"/>
          <w:sz w:val="12"/>
          <w:szCs w:val="12"/>
        </w:rPr>
        <w:t>(</w:t>
      </w:r>
      <w:r w:rsidRPr="0086252B">
        <w:rPr>
          <w:rFonts w:ascii="Consolas" w:hAnsi="Consolas"/>
          <w:color w:val="CC6C1D"/>
          <w:sz w:val="12"/>
          <w:szCs w:val="12"/>
        </w:rPr>
        <w:t>new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A7EC21"/>
          <w:sz w:val="12"/>
          <w:szCs w:val="12"/>
        </w:rPr>
        <w:t>File</w:t>
      </w:r>
      <w:r w:rsidRPr="0086252B">
        <w:rPr>
          <w:rFonts w:ascii="Consolas" w:hAnsi="Consolas"/>
          <w:color w:val="F9FAF4"/>
          <w:sz w:val="12"/>
          <w:szCs w:val="12"/>
        </w:rPr>
        <w:t>(</w:t>
      </w:r>
      <w:r w:rsidRPr="0086252B">
        <w:rPr>
          <w:rFonts w:ascii="Consolas" w:hAnsi="Consolas"/>
          <w:color w:val="17C6A3"/>
          <w:sz w:val="12"/>
          <w:szCs w:val="12"/>
        </w:rPr>
        <w:t>"./project.json"</w:t>
      </w:r>
      <w:r w:rsidRPr="0086252B">
        <w:rPr>
          <w:rFonts w:ascii="Consolas" w:hAnsi="Consolas"/>
          <w:color w:val="F9FAF4"/>
          <w:sz w:val="12"/>
          <w:szCs w:val="12"/>
        </w:rPr>
        <w:t>)</w:t>
      </w:r>
      <w:r w:rsidRPr="0086252B">
        <w:rPr>
          <w:rFonts w:ascii="Consolas" w:hAnsi="Consolas"/>
          <w:color w:val="E6E6FA"/>
          <w:sz w:val="12"/>
          <w:szCs w:val="12"/>
        </w:rPr>
        <w:t>,</w:t>
      </w:r>
      <w:r w:rsidRPr="0086252B">
        <w:rPr>
          <w:rFonts w:ascii="Consolas" w:hAnsi="Consolas"/>
          <w:color w:val="D9E8F7"/>
          <w:sz w:val="12"/>
          <w:szCs w:val="12"/>
        </w:rPr>
        <w:t xml:space="preserve"> </w:t>
      </w:r>
      <w:r w:rsidRPr="0086252B">
        <w:rPr>
          <w:rFonts w:ascii="Consolas" w:hAnsi="Consolas"/>
          <w:color w:val="F3EC79"/>
          <w:sz w:val="12"/>
          <w:szCs w:val="12"/>
        </w:rPr>
        <w:t>pObj</w:t>
      </w:r>
      <w:r w:rsidRPr="0086252B">
        <w:rPr>
          <w:rFonts w:ascii="Consolas" w:hAnsi="Consolas"/>
          <w:color w:val="F9FAF4"/>
          <w:sz w:val="12"/>
          <w:szCs w:val="12"/>
        </w:rPr>
        <w:t>)</w:t>
      </w:r>
      <w:r w:rsidRPr="0086252B">
        <w:rPr>
          <w:rFonts w:ascii="Consolas" w:hAnsi="Consolas"/>
          <w:color w:val="E6E6FA"/>
          <w:sz w:val="12"/>
          <w:szCs w:val="12"/>
        </w:rPr>
        <w:t>;</w:t>
      </w:r>
    </w:p>
    <w:p w14:paraId="1AAD8D3A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808080"/>
          <w:sz w:val="12"/>
          <w:szCs w:val="12"/>
        </w:rPr>
        <w:t>//</w:t>
      </w:r>
      <w:r w:rsidRPr="0086252B">
        <w:rPr>
          <w:rFonts w:ascii="Consolas" w:hAnsi="Consolas"/>
          <w:color w:val="808080"/>
          <w:sz w:val="12"/>
          <w:szCs w:val="12"/>
          <w:u w:val="single"/>
        </w:rPr>
        <w:t>org</w:t>
      </w:r>
      <w:r w:rsidRPr="0086252B">
        <w:rPr>
          <w:rFonts w:ascii="Consolas" w:hAnsi="Consolas"/>
          <w:color w:val="808080"/>
          <w:sz w:val="12"/>
          <w:szCs w:val="12"/>
        </w:rPr>
        <w:t xml:space="preserve"> 1 location of the file where we want to create a </w:t>
      </w:r>
      <w:r w:rsidRPr="0086252B">
        <w:rPr>
          <w:rFonts w:ascii="Consolas" w:hAnsi="Consolas"/>
          <w:color w:val="808080"/>
          <w:sz w:val="12"/>
          <w:szCs w:val="12"/>
          <w:u w:val="single"/>
        </w:rPr>
        <w:t>json</w:t>
      </w:r>
      <w:r w:rsidRPr="0086252B">
        <w:rPr>
          <w:rFonts w:ascii="Consolas" w:hAnsi="Consolas"/>
          <w:color w:val="808080"/>
          <w:sz w:val="12"/>
          <w:szCs w:val="12"/>
        </w:rPr>
        <w:t xml:space="preserve"> file </w:t>
      </w:r>
    </w:p>
    <w:p w14:paraId="0F0FBB4C" w14:textId="77777777" w:rsidR="0086252B" w:rsidRPr="0086252B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D9E8F7"/>
          <w:sz w:val="12"/>
          <w:szCs w:val="12"/>
        </w:rPr>
        <w:tab/>
      </w:r>
      <w:r w:rsidRPr="0086252B">
        <w:rPr>
          <w:rFonts w:ascii="Consolas" w:hAnsi="Consolas"/>
          <w:color w:val="808080"/>
          <w:sz w:val="12"/>
          <w:szCs w:val="12"/>
        </w:rPr>
        <w:t>//</w:t>
      </w:r>
      <w:r w:rsidRPr="0086252B">
        <w:rPr>
          <w:rFonts w:ascii="Consolas" w:hAnsi="Consolas"/>
          <w:color w:val="808080"/>
          <w:sz w:val="12"/>
          <w:szCs w:val="12"/>
          <w:u w:val="single"/>
        </w:rPr>
        <w:t>org</w:t>
      </w:r>
      <w:r w:rsidRPr="0086252B">
        <w:rPr>
          <w:rFonts w:ascii="Consolas" w:hAnsi="Consolas"/>
          <w:color w:val="808080"/>
          <w:sz w:val="12"/>
          <w:szCs w:val="12"/>
        </w:rPr>
        <w:t xml:space="preserve"> 2 </w:t>
      </w:r>
      <w:r w:rsidRPr="0086252B">
        <w:rPr>
          <w:rFonts w:ascii="Consolas" w:hAnsi="Consolas"/>
          <w:color w:val="808080"/>
          <w:sz w:val="12"/>
          <w:szCs w:val="12"/>
          <w:u w:val="single"/>
        </w:rPr>
        <w:t>pojo</w:t>
      </w:r>
      <w:r w:rsidRPr="0086252B">
        <w:rPr>
          <w:rFonts w:ascii="Consolas" w:hAnsi="Consolas"/>
          <w:color w:val="808080"/>
          <w:sz w:val="12"/>
          <w:szCs w:val="12"/>
        </w:rPr>
        <w:t xml:space="preserve"> object</w:t>
      </w:r>
    </w:p>
    <w:p w14:paraId="69910230" w14:textId="77777777" w:rsidR="0086252B" w:rsidRPr="009A4945" w:rsidRDefault="0086252B" w:rsidP="005C76C8">
      <w:pPr>
        <w:pStyle w:val="NormalWeb"/>
        <w:numPr>
          <w:ilvl w:val="0"/>
          <w:numId w:val="53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9A4945">
        <w:rPr>
          <w:rFonts w:ascii="Consolas" w:hAnsi="Consolas"/>
          <w:color w:val="D9E8F7"/>
          <w:sz w:val="6"/>
          <w:szCs w:val="6"/>
        </w:rPr>
        <w:tab/>
      </w:r>
      <w:r w:rsidRPr="009A4945">
        <w:rPr>
          <w:rFonts w:ascii="Consolas" w:hAnsi="Consolas"/>
          <w:color w:val="D9E8F7"/>
          <w:sz w:val="6"/>
          <w:szCs w:val="6"/>
        </w:rPr>
        <w:tab/>
      </w:r>
      <w:r w:rsidRPr="009A4945">
        <w:rPr>
          <w:rFonts w:ascii="Consolas" w:hAnsi="Consolas"/>
          <w:color w:val="1290C3"/>
          <w:sz w:val="6"/>
          <w:szCs w:val="6"/>
        </w:rPr>
        <w:t>System</w:t>
      </w:r>
      <w:r w:rsidRPr="009A4945">
        <w:rPr>
          <w:rFonts w:ascii="Consolas" w:hAnsi="Consolas"/>
          <w:color w:val="E6E6FA"/>
          <w:sz w:val="6"/>
          <w:szCs w:val="6"/>
        </w:rPr>
        <w:t>.</w:t>
      </w:r>
      <w:r w:rsidRPr="009A4945">
        <w:rPr>
          <w:rFonts w:ascii="Consolas" w:hAnsi="Consolas"/>
          <w:b/>
          <w:bCs/>
          <w:i/>
          <w:iCs/>
          <w:color w:val="8DDAF8"/>
          <w:sz w:val="6"/>
          <w:szCs w:val="6"/>
        </w:rPr>
        <w:t>out</w:t>
      </w:r>
      <w:r w:rsidRPr="009A4945">
        <w:rPr>
          <w:rFonts w:ascii="Consolas" w:hAnsi="Consolas"/>
          <w:color w:val="E6E6FA"/>
          <w:sz w:val="6"/>
          <w:szCs w:val="6"/>
        </w:rPr>
        <w:t>.</w:t>
      </w:r>
      <w:r w:rsidRPr="009A4945">
        <w:rPr>
          <w:rFonts w:ascii="Consolas" w:hAnsi="Consolas"/>
          <w:color w:val="A7EC21"/>
          <w:sz w:val="6"/>
          <w:szCs w:val="6"/>
        </w:rPr>
        <w:t>println</w:t>
      </w:r>
      <w:r w:rsidRPr="009A4945">
        <w:rPr>
          <w:rFonts w:ascii="Consolas" w:hAnsi="Consolas"/>
          <w:color w:val="F9FAF4"/>
          <w:sz w:val="6"/>
          <w:szCs w:val="6"/>
        </w:rPr>
        <w:t>(</w:t>
      </w:r>
      <w:r w:rsidRPr="009A4945">
        <w:rPr>
          <w:rFonts w:ascii="Consolas" w:hAnsi="Consolas"/>
          <w:color w:val="17C6A3"/>
          <w:sz w:val="6"/>
          <w:szCs w:val="6"/>
        </w:rPr>
        <w:t>"====End==="</w:t>
      </w:r>
      <w:r w:rsidRPr="009A4945">
        <w:rPr>
          <w:rFonts w:ascii="Consolas" w:hAnsi="Consolas"/>
          <w:color w:val="F9FAF4"/>
          <w:sz w:val="6"/>
          <w:szCs w:val="6"/>
        </w:rPr>
        <w:t>)</w:t>
      </w:r>
      <w:r w:rsidRPr="009A4945">
        <w:rPr>
          <w:rFonts w:ascii="Consolas" w:hAnsi="Consolas"/>
          <w:color w:val="E6E6FA"/>
          <w:sz w:val="6"/>
          <w:szCs w:val="6"/>
        </w:rPr>
        <w:t>;</w:t>
      </w:r>
    </w:p>
    <w:p w14:paraId="7B0DD263" w14:textId="77777777" w:rsidR="0086252B" w:rsidRPr="009A4945" w:rsidRDefault="0086252B" w:rsidP="005C76C8">
      <w:pPr>
        <w:pStyle w:val="NormalWeb"/>
        <w:numPr>
          <w:ilvl w:val="0"/>
          <w:numId w:val="53"/>
        </w:numPr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6"/>
          <w:szCs w:val="6"/>
        </w:rPr>
      </w:pPr>
      <w:r w:rsidRPr="009A4945">
        <w:rPr>
          <w:rFonts w:ascii="Consolas" w:hAnsi="Consolas"/>
          <w:color w:val="D9E8F7"/>
          <w:sz w:val="6"/>
          <w:szCs w:val="6"/>
        </w:rPr>
        <w:tab/>
      </w:r>
      <w:r w:rsidRPr="009A4945">
        <w:rPr>
          <w:rFonts w:ascii="Consolas" w:hAnsi="Consolas"/>
          <w:color w:val="F9FAF4"/>
          <w:sz w:val="6"/>
          <w:szCs w:val="6"/>
        </w:rPr>
        <w:t>}</w:t>
      </w:r>
    </w:p>
    <w:p w14:paraId="730A312A" w14:textId="77777777" w:rsidR="007756CB" w:rsidRDefault="007756CB" w:rsidP="00352DD0">
      <w:pPr>
        <w:rPr>
          <w:sz w:val="14"/>
          <w:szCs w:val="14"/>
          <w:lang w:eastAsia="en-IN"/>
        </w:rPr>
      </w:pPr>
    </w:p>
    <w:p w14:paraId="61F351BF" w14:textId="3951034D" w:rsidR="009A4945" w:rsidRPr="009A4945" w:rsidRDefault="009A4945" w:rsidP="00352DD0">
      <w:pPr>
        <w:rPr>
          <w:sz w:val="14"/>
          <w:szCs w:val="14"/>
          <w:lang w:eastAsia="en-IN"/>
        </w:rPr>
      </w:pPr>
      <w:r>
        <w:rPr>
          <w:sz w:val="14"/>
          <w:szCs w:val="14"/>
          <w:lang w:eastAsia="en-IN"/>
        </w:rPr>
        <w:t>CONVERTING JSON TO JAVA=</w:t>
      </w:r>
    </w:p>
    <w:p w14:paraId="0D6EFAAE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CC6C1D"/>
          <w:sz w:val="14"/>
          <w:szCs w:val="14"/>
        </w:rPr>
        <w:t>public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CC6C1D"/>
          <w:sz w:val="14"/>
          <w:szCs w:val="14"/>
        </w:rPr>
        <w:t>class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1290C3"/>
          <w:sz w:val="14"/>
          <w:szCs w:val="14"/>
        </w:rPr>
        <w:t>Run3_Jackson_deserialization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F9FAF4"/>
          <w:sz w:val="14"/>
          <w:szCs w:val="14"/>
        </w:rPr>
        <w:t>{</w:t>
      </w:r>
    </w:p>
    <w:p w14:paraId="75939127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3934869B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CC6C1D"/>
          <w:sz w:val="14"/>
          <w:szCs w:val="14"/>
        </w:rPr>
        <w:t>public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CC6C1D"/>
          <w:sz w:val="14"/>
          <w:szCs w:val="14"/>
        </w:rPr>
        <w:t>static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CC6C1D"/>
          <w:sz w:val="14"/>
          <w:szCs w:val="14"/>
        </w:rPr>
        <w:t>void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1EB540"/>
          <w:sz w:val="14"/>
          <w:szCs w:val="14"/>
        </w:rPr>
        <w:t>main</w:t>
      </w:r>
      <w:r w:rsidRPr="009A4945">
        <w:rPr>
          <w:rFonts w:ascii="Consolas" w:hAnsi="Consolas"/>
          <w:color w:val="F9FAF4"/>
          <w:sz w:val="14"/>
          <w:szCs w:val="14"/>
        </w:rPr>
        <w:t>(</w:t>
      </w:r>
      <w:r w:rsidRPr="009A4945">
        <w:rPr>
          <w:rFonts w:ascii="Consolas" w:hAnsi="Consolas"/>
          <w:color w:val="1290C3"/>
          <w:sz w:val="14"/>
          <w:szCs w:val="14"/>
        </w:rPr>
        <w:t>String</w:t>
      </w:r>
      <w:r w:rsidRPr="009A4945">
        <w:rPr>
          <w:rFonts w:ascii="Consolas" w:hAnsi="Consolas"/>
          <w:color w:val="F9FAF4"/>
          <w:sz w:val="14"/>
          <w:szCs w:val="14"/>
        </w:rPr>
        <w:t>[]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79ABFF"/>
          <w:sz w:val="14"/>
          <w:szCs w:val="14"/>
        </w:rPr>
        <w:t>args</w:t>
      </w:r>
      <w:r w:rsidRPr="009A4945">
        <w:rPr>
          <w:rFonts w:ascii="Consolas" w:hAnsi="Consolas"/>
          <w:color w:val="F9FAF4"/>
          <w:sz w:val="14"/>
          <w:szCs w:val="14"/>
        </w:rPr>
        <w:t>)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CC6C1D"/>
          <w:sz w:val="14"/>
          <w:szCs w:val="14"/>
        </w:rPr>
        <w:t>throws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3EABE6"/>
          <w:sz w:val="14"/>
          <w:szCs w:val="14"/>
        </w:rPr>
        <w:t>StreamReadException</w:t>
      </w:r>
      <w:r w:rsidRPr="009A4945">
        <w:rPr>
          <w:rFonts w:ascii="Consolas" w:hAnsi="Consolas"/>
          <w:color w:val="E6E6FA"/>
          <w:sz w:val="14"/>
          <w:szCs w:val="14"/>
        </w:rPr>
        <w:t>,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3EABE6"/>
          <w:sz w:val="14"/>
          <w:szCs w:val="14"/>
        </w:rPr>
        <w:t>DatabindException</w:t>
      </w:r>
      <w:r w:rsidRPr="009A4945">
        <w:rPr>
          <w:rFonts w:ascii="Consolas" w:hAnsi="Consolas"/>
          <w:color w:val="E6E6FA"/>
          <w:sz w:val="14"/>
          <w:szCs w:val="14"/>
        </w:rPr>
        <w:t>,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1290C3"/>
          <w:sz w:val="14"/>
          <w:szCs w:val="14"/>
        </w:rPr>
        <w:t>IOException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F9FAF4"/>
          <w:sz w:val="14"/>
          <w:szCs w:val="14"/>
        </w:rPr>
        <w:t>{</w:t>
      </w:r>
    </w:p>
    <w:p w14:paraId="2F1CCD17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1290C3"/>
          <w:sz w:val="14"/>
          <w:szCs w:val="14"/>
        </w:rPr>
        <w:t>ObjectMapper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F2F200"/>
          <w:sz w:val="14"/>
          <w:szCs w:val="14"/>
        </w:rPr>
        <w:t>objM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E6E6FA"/>
          <w:sz w:val="14"/>
          <w:szCs w:val="14"/>
        </w:rPr>
        <w:t>=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CC6C1D"/>
          <w:sz w:val="14"/>
          <w:szCs w:val="14"/>
        </w:rPr>
        <w:t>new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A7EC21"/>
          <w:sz w:val="14"/>
          <w:szCs w:val="14"/>
        </w:rPr>
        <w:t>ObjectMapper</w:t>
      </w:r>
      <w:r w:rsidRPr="009A4945">
        <w:rPr>
          <w:rFonts w:ascii="Consolas" w:hAnsi="Consolas"/>
          <w:color w:val="F9FAF4"/>
          <w:sz w:val="14"/>
          <w:szCs w:val="14"/>
        </w:rPr>
        <w:t>()</w:t>
      </w:r>
      <w:r w:rsidRPr="009A4945">
        <w:rPr>
          <w:rFonts w:ascii="Consolas" w:hAnsi="Consolas"/>
          <w:color w:val="E6E6FA"/>
          <w:sz w:val="14"/>
          <w:szCs w:val="14"/>
        </w:rPr>
        <w:t>;</w:t>
      </w:r>
    </w:p>
    <w:p w14:paraId="7EF4AA97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D9E8F7"/>
          <w:sz w:val="14"/>
          <w:szCs w:val="14"/>
        </w:rPr>
        <w:tab/>
      </w:r>
    </w:p>
    <w:p w14:paraId="0B416EC0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1290C3"/>
          <w:sz w:val="14"/>
          <w:szCs w:val="14"/>
        </w:rPr>
        <w:t>Project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F2F200"/>
          <w:sz w:val="14"/>
          <w:szCs w:val="14"/>
        </w:rPr>
        <w:t>pObj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E6E6FA"/>
          <w:sz w:val="14"/>
          <w:szCs w:val="14"/>
        </w:rPr>
        <w:t>=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F3EC79"/>
          <w:sz w:val="14"/>
          <w:szCs w:val="14"/>
        </w:rPr>
        <w:t>objM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color w:val="A7EC21"/>
          <w:sz w:val="14"/>
          <w:szCs w:val="14"/>
        </w:rPr>
        <w:t>readValue</w:t>
      </w:r>
      <w:r w:rsidRPr="009A4945">
        <w:rPr>
          <w:rFonts w:ascii="Consolas" w:hAnsi="Consolas"/>
          <w:color w:val="F9FAF4"/>
          <w:sz w:val="14"/>
          <w:szCs w:val="14"/>
        </w:rPr>
        <w:t>(</w:t>
      </w:r>
      <w:r w:rsidRPr="009A4945">
        <w:rPr>
          <w:rFonts w:ascii="Consolas" w:hAnsi="Consolas"/>
          <w:color w:val="CC6C1D"/>
          <w:sz w:val="14"/>
          <w:szCs w:val="14"/>
        </w:rPr>
        <w:t>new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A7EC21"/>
          <w:sz w:val="14"/>
          <w:szCs w:val="14"/>
        </w:rPr>
        <w:t>File</w:t>
      </w:r>
      <w:r w:rsidRPr="009A4945">
        <w:rPr>
          <w:rFonts w:ascii="Consolas" w:hAnsi="Consolas"/>
          <w:color w:val="F9FAF4"/>
          <w:sz w:val="14"/>
          <w:szCs w:val="14"/>
        </w:rPr>
        <w:t>(</w:t>
      </w:r>
      <w:r w:rsidRPr="009A4945">
        <w:rPr>
          <w:rFonts w:ascii="Consolas" w:hAnsi="Consolas"/>
          <w:color w:val="17C6A3"/>
          <w:sz w:val="14"/>
          <w:szCs w:val="14"/>
        </w:rPr>
        <w:t>"./project.json"</w:t>
      </w:r>
      <w:r w:rsidRPr="009A4945">
        <w:rPr>
          <w:rFonts w:ascii="Consolas" w:hAnsi="Consolas"/>
          <w:color w:val="F9FAF4"/>
          <w:sz w:val="14"/>
          <w:szCs w:val="14"/>
        </w:rPr>
        <w:t>)</w:t>
      </w:r>
      <w:r w:rsidRPr="009A4945">
        <w:rPr>
          <w:rFonts w:ascii="Consolas" w:hAnsi="Consolas"/>
          <w:color w:val="E6E6FA"/>
          <w:sz w:val="14"/>
          <w:szCs w:val="14"/>
        </w:rPr>
        <w:t>,</w:t>
      </w:r>
      <w:r w:rsidRPr="009A4945">
        <w:rPr>
          <w:rFonts w:ascii="Consolas" w:hAnsi="Consolas"/>
          <w:color w:val="D9E8F7"/>
          <w:sz w:val="14"/>
          <w:szCs w:val="14"/>
        </w:rPr>
        <w:t xml:space="preserve"> </w:t>
      </w:r>
      <w:r w:rsidRPr="009A4945">
        <w:rPr>
          <w:rFonts w:ascii="Consolas" w:hAnsi="Consolas"/>
          <w:color w:val="1290C3"/>
          <w:sz w:val="14"/>
          <w:szCs w:val="14"/>
        </w:rPr>
        <w:t>Project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color w:val="CC6C1D"/>
          <w:sz w:val="14"/>
          <w:szCs w:val="14"/>
        </w:rPr>
        <w:t>class</w:t>
      </w:r>
      <w:r w:rsidRPr="009A4945">
        <w:rPr>
          <w:rFonts w:ascii="Consolas" w:hAnsi="Consolas"/>
          <w:color w:val="F9FAF4"/>
          <w:sz w:val="14"/>
          <w:szCs w:val="14"/>
        </w:rPr>
        <w:t>)</w:t>
      </w:r>
      <w:r w:rsidRPr="009A4945">
        <w:rPr>
          <w:rFonts w:ascii="Consolas" w:hAnsi="Consolas"/>
          <w:color w:val="E6E6FA"/>
          <w:sz w:val="14"/>
          <w:szCs w:val="14"/>
        </w:rPr>
        <w:t>;</w:t>
      </w:r>
    </w:p>
    <w:p w14:paraId="68427405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808080"/>
          <w:sz w:val="14"/>
          <w:szCs w:val="14"/>
        </w:rPr>
        <w:t>// org1 location of the file</w:t>
      </w:r>
    </w:p>
    <w:p w14:paraId="5869CD77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808080"/>
          <w:sz w:val="14"/>
          <w:szCs w:val="14"/>
        </w:rPr>
        <w:t xml:space="preserve">// org2 </w:t>
      </w:r>
      <w:r w:rsidRPr="009A4945">
        <w:rPr>
          <w:rFonts w:ascii="Consolas" w:hAnsi="Consolas"/>
          <w:color w:val="808080"/>
          <w:sz w:val="14"/>
          <w:szCs w:val="14"/>
          <w:u w:val="single"/>
        </w:rPr>
        <w:t>pojo</w:t>
      </w:r>
      <w:r w:rsidRPr="009A4945">
        <w:rPr>
          <w:rFonts w:ascii="Consolas" w:hAnsi="Consolas"/>
          <w:color w:val="808080"/>
          <w:sz w:val="14"/>
          <w:szCs w:val="14"/>
        </w:rPr>
        <w:t xml:space="preserve"> object (name of the </w:t>
      </w:r>
      <w:r w:rsidRPr="009A4945">
        <w:rPr>
          <w:rFonts w:ascii="Consolas" w:hAnsi="Consolas"/>
          <w:color w:val="808080"/>
          <w:sz w:val="14"/>
          <w:szCs w:val="14"/>
          <w:u w:val="single"/>
        </w:rPr>
        <w:t>pojo</w:t>
      </w:r>
      <w:r w:rsidRPr="009A4945">
        <w:rPr>
          <w:rFonts w:ascii="Consolas" w:hAnsi="Consolas"/>
          <w:color w:val="808080"/>
          <w:sz w:val="14"/>
          <w:szCs w:val="14"/>
        </w:rPr>
        <w:t xml:space="preserve"> class )</w:t>
      </w:r>
    </w:p>
    <w:p w14:paraId="6DFC2C6A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808080"/>
          <w:sz w:val="14"/>
          <w:szCs w:val="14"/>
        </w:rPr>
        <w:t xml:space="preserve">// convert </w:t>
      </w:r>
      <w:r w:rsidRPr="009A4945">
        <w:rPr>
          <w:rFonts w:ascii="Consolas" w:hAnsi="Consolas"/>
          <w:color w:val="808080"/>
          <w:sz w:val="14"/>
          <w:szCs w:val="14"/>
          <w:u w:val="single"/>
        </w:rPr>
        <w:t>json</w:t>
      </w:r>
      <w:r w:rsidRPr="009A4945">
        <w:rPr>
          <w:rFonts w:ascii="Consolas" w:hAnsi="Consolas"/>
          <w:color w:val="808080"/>
          <w:sz w:val="14"/>
          <w:szCs w:val="14"/>
        </w:rPr>
        <w:t xml:space="preserve"> file to java object (project class)</w:t>
      </w:r>
    </w:p>
    <w:p w14:paraId="7E40C4B5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1290C3"/>
          <w:sz w:val="14"/>
          <w:szCs w:val="14"/>
        </w:rPr>
        <w:t>System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color w:val="A7EC21"/>
          <w:sz w:val="14"/>
          <w:szCs w:val="14"/>
        </w:rPr>
        <w:t>println</w:t>
      </w:r>
      <w:r w:rsidRPr="009A4945">
        <w:rPr>
          <w:rFonts w:ascii="Consolas" w:hAnsi="Consolas"/>
          <w:color w:val="F9FAF4"/>
          <w:sz w:val="14"/>
          <w:szCs w:val="14"/>
        </w:rPr>
        <w:t>(</w:t>
      </w:r>
      <w:r w:rsidRPr="009A4945">
        <w:rPr>
          <w:rFonts w:ascii="Consolas" w:hAnsi="Consolas"/>
          <w:color w:val="F3EC79"/>
          <w:sz w:val="14"/>
          <w:szCs w:val="14"/>
        </w:rPr>
        <w:t>pObj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color w:val="A7EC21"/>
          <w:sz w:val="14"/>
          <w:szCs w:val="14"/>
        </w:rPr>
        <w:t>getProjectName</w:t>
      </w:r>
      <w:r w:rsidRPr="009A4945">
        <w:rPr>
          <w:rFonts w:ascii="Consolas" w:hAnsi="Consolas"/>
          <w:color w:val="F9FAF4"/>
          <w:sz w:val="14"/>
          <w:szCs w:val="14"/>
        </w:rPr>
        <w:t>())</w:t>
      </w:r>
      <w:r w:rsidRPr="009A4945">
        <w:rPr>
          <w:rFonts w:ascii="Consolas" w:hAnsi="Consolas"/>
          <w:color w:val="E6E6FA"/>
          <w:sz w:val="14"/>
          <w:szCs w:val="14"/>
        </w:rPr>
        <w:t>;</w:t>
      </w:r>
    </w:p>
    <w:p w14:paraId="15C74AAB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1290C3"/>
          <w:sz w:val="14"/>
          <w:szCs w:val="14"/>
        </w:rPr>
        <w:t>System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color w:val="A7EC21"/>
          <w:sz w:val="14"/>
          <w:szCs w:val="14"/>
        </w:rPr>
        <w:t>println</w:t>
      </w:r>
      <w:r w:rsidRPr="009A4945">
        <w:rPr>
          <w:rFonts w:ascii="Consolas" w:hAnsi="Consolas"/>
          <w:color w:val="F9FAF4"/>
          <w:sz w:val="14"/>
          <w:szCs w:val="14"/>
        </w:rPr>
        <w:t>(</w:t>
      </w:r>
      <w:r w:rsidRPr="009A4945">
        <w:rPr>
          <w:rFonts w:ascii="Consolas" w:hAnsi="Consolas"/>
          <w:color w:val="F3EC79"/>
          <w:sz w:val="14"/>
          <w:szCs w:val="14"/>
        </w:rPr>
        <w:t>pObj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color w:val="A7EC21"/>
          <w:sz w:val="14"/>
          <w:szCs w:val="14"/>
        </w:rPr>
        <w:t>getCreatedBy</w:t>
      </w:r>
      <w:r w:rsidRPr="009A4945">
        <w:rPr>
          <w:rFonts w:ascii="Consolas" w:hAnsi="Consolas"/>
          <w:color w:val="F9FAF4"/>
          <w:sz w:val="14"/>
          <w:szCs w:val="14"/>
        </w:rPr>
        <w:t>())</w:t>
      </w:r>
      <w:r w:rsidRPr="009A4945">
        <w:rPr>
          <w:rFonts w:ascii="Consolas" w:hAnsi="Consolas"/>
          <w:color w:val="E6E6FA"/>
          <w:sz w:val="14"/>
          <w:szCs w:val="14"/>
        </w:rPr>
        <w:t>;</w:t>
      </w:r>
    </w:p>
    <w:p w14:paraId="19883FCA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1290C3"/>
          <w:sz w:val="14"/>
          <w:szCs w:val="14"/>
        </w:rPr>
        <w:t>System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color w:val="A7EC21"/>
          <w:sz w:val="14"/>
          <w:szCs w:val="14"/>
        </w:rPr>
        <w:t>println</w:t>
      </w:r>
      <w:r w:rsidRPr="009A4945">
        <w:rPr>
          <w:rFonts w:ascii="Consolas" w:hAnsi="Consolas"/>
          <w:color w:val="F9FAF4"/>
          <w:sz w:val="14"/>
          <w:szCs w:val="14"/>
        </w:rPr>
        <w:t>(</w:t>
      </w:r>
      <w:r w:rsidRPr="009A4945">
        <w:rPr>
          <w:rFonts w:ascii="Consolas" w:hAnsi="Consolas"/>
          <w:color w:val="F3EC79"/>
          <w:sz w:val="14"/>
          <w:szCs w:val="14"/>
        </w:rPr>
        <w:t>pObj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color w:val="A7EC21"/>
          <w:sz w:val="14"/>
          <w:szCs w:val="14"/>
        </w:rPr>
        <w:t>getTeamSize</w:t>
      </w:r>
      <w:r w:rsidRPr="009A4945">
        <w:rPr>
          <w:rFonts w:ascii="Consolas" w:hAnsi="Consolas"/>
          <w:color w:val="F9FAF4"/>
          <w:sz w:val="14"/>
          <w:szCs w:val="14"/>
        </w:rPr>
        <w:t>())</w:t>
      </w:r>
      <w:r w:rsidRPr="009A4945">
        <w:rPr>
          <w:rFonts w:ascii="Consolas" w:hAnsi="Consolas"/>
          <w:color w:val="E6E6FA"/>
          <w:sz w:val="14"/>
          <w:szCs w:val="14"/>
        </w:rPr>
        <w:t>;</w:t>
      </w:r>
    </w:p>
    <w:p w14:paraId="1B03EEAB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1290C3"/>
          <w:sz w:val="14"/>
          <w:szCs w:val="14"/>
        </w:rPr>
        <w:t>System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color w:val="A7EC21"/>
          <w:sz w:val="14"/>
          <w:szCs w:val="14"/>
        </w:rPr>
        <w:t>println</w:t>
      </w:r>
      <w:r w:rsidRPr="009A4945">
        <w:rPr>
          <w:rFonts w:ascii="Consolas" w:hAnsi="Consolas"/>
          <w:color w:val="F9FAF4"/>
          <w:sz w:val="14"/>
          <w:szCs w:val="14"/>
        </w:rPr>
        <w:t>(</w:t>
      </w:r>
      <w:r w:rsidRPr="009A4945">
        <w:rPr>
          <w:rFonts w:ascii="Consolas" w:hAnsi="Consolas"/>
          <w:color w:val="F3EC79"/>
          <w:sz w:val="14"/>
          <w:szCs w:val="14"/>
        </w:rPr>
        <w:t>pObj</w:t>
      </w:r>
      <w:r w:rsidRPr="009A4945">
        <w:rPr>
          <w:rFonts w:ascii="Consolas" w:hAnsi="Consolas"/>
          <w:color w:val="E6E6FA"/>
          <w:sz w:val="14"/>
          <w:szCs w:val="14"/>
        </w:rPr>
        <w:t>.</w:t>
      </w:r>
      <w:r w:rsidRPr="009A4945">
        <w:rPr>
          <w:rFonts w:ascii="Consolas" w:hAnsi="Consolas"/>
          <w:color w:val="A7EC21"/>
          <w:sz w:val="14"/>
          <w:szCs w:val="14"/>
        </w:rPr>
        <w:t>getObjectName</w:t>
      </w:r>
      <w:r w:rsidRPr="009A4945">
        <w:rPr>
          <w:rFonts w:ascii="Consolas" w:hAnsi="Consolas"/>
          <w:color w:val="F9FAF4"/>
          <w:sz w:val="14"/>
          <w:szCs w:val="14"/>
        </w:rPr>
        <w:t>())</w:t>
      </w:r>
      <w:r w:rsidRPr="009A4945">
        <w:rPr>
          <w:rFonts w:ascii="Consolas" w:hAnsi="Consolas"/>
          <w:color w:val="E6E6FA"/>
          <w:sz w:val="14"/>
          <w:szCs w:val="14"/>
        </w:rPr>
        <w:t>;</w:t>
      </w:r>
    </w:p>
    <w:p w14:paraId="00E7D823" w14:textId="77777777" w:rsidR="009A4945" w:rsidRPr="009A4945" w:rsidRDefault="009A4945" w:rsidP="009A494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9A4945">
        <w:rPr>
          <w:rFonts w:ascii="Consolas" w:hAnsi="Consolas"/>
          <w:color w:val="D9E8F7"/>
          <w:sz w:val="14"/>
          <w:szCs w:val="14"/>
        </w:rPr>
        <w:tab/>
      </w:r>
      <w:r w:rsidRPr="009A4945">
        <w:rPr>
          <w:rFonts w:ascii="Consolas" w:hAnsi="Consolas"/>
          <w:color w:val="F9FAF4"/>
          <w:sz w:val="14"/>
          <w:szCs w:val="14"/>
        </w:rPr>
        <w:t>}</w:t>
      </w:r>
    </w:p>
    <w:p w14:paraId="436FEB1B" w14:textId="77777777" w:rsidR="007756CB" w:rsidRDefault="007756CB" w:rsidP="00352DD0">
      <w:pPr>
        <w:rPr>
          <w:lang w:eastAsia="en-IN"/>
        </w:rPr>
      </w:pPr>
    </w:p>
    <w:p w14:paraId="1CC07251" w14:textId="31E6B4FC" w:rsidR="009A4945" w:rsidRPr="005C72D0" w:rsidRDefault="00237306" w:rsidP="00237306">
      <w:pPr>
        <w:pStyle w:val="Heading2"/>
        <w:rPr>
          <w:color w:val="6B911C" w:themeColor="accent1" w:themeShade="BF"/>
          <w:lang w:eastAsia="en-IN"/>
        </w:rPr>
      </w:pPr>
      <w:r w:rsidRPr="005C72D0">
        <w:rPr>
          <w:color w:val="6B911C" w:themeColor="accent1" w:themeShade="BF"/>
          <w:lang w:eastAsia="en-IN"/>
        </w:rPr>
        <w:t>JACKSON ANNOTATION=</w:t>
      </w:r>
    </w:p>
    <w:p w14:paraId="4A3C0283" w14:textId="2D6331DB" w:rsidR="00237306" w:rsidRDefault="002851E9" w:rsidP="005C76C8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t xml:space="preserve">JACKSON ANNOTATION ARE USED TO MANAGE THE JSON FILE PROPERTYES </w:t>
      </w:r>
      <w:r w:rsidR="007965D7">
        <w:rPr>
          <w:lang w:eastAsia="en-IN"/>
        </w:rPr>
        <w:t>DURING THE SERIALIZATION AND DESERIALIZATION .</w:t>
      </w:r>
    </w:p>
    <w:p w14:paraId="2ADF63DF" w14:textId="529086DC" w:rsidR="007965D7" w:rsidRDefault="007965D7" w:rsidP="007965D7">
      <w:pPr>
        <w:ind w:left="360"/>
        <w:rPr>
          <w:lang w:eastAsia="en-IN"/>
        </w:rPr>
      </w:pPr>
      <w:r>
        <w:rPr>
          <w:lang w:eastAsia="en-IN"/>
        </w:rPr>
        <w:t>ANNOTATIONS=</w:t>
      </w:r>
    </w:p>
    <w:p w14:paraId="4B69A8E9" w14:textId="265937E5" w:rsidR="007965D7" w:rsidRDefault="007965D7" w:rsidP="005C76C8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t xml:space="preserve">1 </w:t>
      </w:r>
      <w:r w:rsidRPr="009C4946">
        <w:rPr>
          <w:color w:val="FF0000"/>
          <w:lang w:eastAsia="en-IN"/>
        </w:rPr>
        <w:t xml:space="preserve">@JsonPropertyOrder </w:t>
      </w:r>
      <w:r w:rsidR="007B6284">
        <w:rPr>
          <w:lang w:eastAsia="en-IN"/>
        </w:rPr>
        <w:t>= IS USED TO ORDER THE JSON FILE DATA IN ORDER.</w:t>
      </w:r>
    </w:p>
    <w:p w14:paraId="7A73FE07" w14:textId="3DE8E027" w:rsidR="007B6284" w:rsidRDefault="007B6284" w:rsidP="005C76C8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t xml:space="preserve">2 </w:t>
      </w:r>
      <w:r w:rsidRPr="009C4946">
        <w:rPr>
          <w:color w:val="FF0000"/>
          <w:lang w:eastAsia="en-IN"/>
        </w:rPr>
        <w:t>@JsonIgnoreProper</w:t>
      </w:r>
      <w:r w:rsidR="00C05C66" w:rsidRPr="009C4946">
        <w:rPr>
          <w:color w:val="FF0000"/>
          <w:lang w:eastAsia="en-IN"/>
        </w:rPr>
        <w:t xml:space="preserve">ties </w:t>
      </w:r>
      <w:r w:rsidR="00C05C66">
        <w:rPr>
          <w:lang w:eastAsia="en-IN"/>
        </w:rPr>
        <w:t xml:space="preserve">= IS USED TO CONTROL THE DATA </w:t>
      </w:r>
      <w:r w:rsidR="00EC37E4">
        <w:rPr>
          <w:lang w:eastAsia="en-IN"/>
        </w:rPr>
        <w:t xml:space="preserve">TO BE EXPOSED VIA JSON FILE (NOT EXPOSING DATA ) </w:t>
      </w:r>
    </w:p>
    <w:p w14:paraId="19CB467A" w14:textId="3BFC8746" w:rsidR="00DF6A85" w:rsidRDefault="00DF6A85" w:rsidP="005C76C8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t xml:space="preserve">EXAMPLE= AMAZON TRYING TO MAKE PAYMENT </w:t>
      </w:r>
      <w:r w:rsidR="00814B1E">
        <w:rPr>
          <w:lang w:eastAsia="en-IN"/>
        </w:rPr>
        <w:t>WITH BANK IN THAT CASE BANK SAYS IF ANYBODY WANT TO DO PAYMENT</w:t>
      </w:r>
      <w:r w:rsidR="00D9601D">
        <w:rPr>
          <w:lang w:eastAsia="en-IN"/>
        </w:rPr>
        <w:t xml:space="preserve"> IT IS NOT GONNA EXPOSE ALL THE DATA LIKE BALANCE , USERPASSWORD ETC.. , ONLY USER NAME AND EMAIL.</w:t>
      </w:r>
    </w:p>
    <w:p w14:paraId="60E043DF" w14:textId="77C51253" w:rsidR="00EC37E4" w:rsidRDefault="00EC37E4" w:rsidP="005C76C8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lastRenderedPageBreak/>
        <w:t>THESE 2 SHOULD BE USED ABOVE THE CLASS , BELOW THE IMPORT STATEMENTS.</w:t>
      </w:r>
    </w:p>
    <w:p w14:paraId="2CEF69FC" w14:textId="486476E6" w:rsidR="00EC37E4" w:rsidRDefault="009C4946" w:rsidP="005C76C8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t xml:space="preserve">3 </w:t>
      </w:r>
      <w:r w:rsidRPr="009C4946">
        <w:rPr>
          <w:color w:val="FF0000"/>
          <w:lang w:eastAsia="en-IN"/>
        </w:rPr>
        <w:t xml:space="preserve">@JsonProperty </w:t>
      </w:r>
      <w:r>
        <w:rPr>
          <w:lang w:eastAsia="en-IN"/>
        </w:rPr>
        <w:t>=IT IS USED TO MAP THE KEYS BETWEEN JAVA AND JSONFILE.</w:t>
      </w:r>
    </w:p>
    <w:p w14:paraId="59FC4AE4" w14:textId="05B4EBD7" w:rsidR="00177EA2" w:rsidRDefault="00177EA2" w:rsidP="005C76C8">
      <w:pPr>
        <w:pStyle w:val="ListParagraph"/>
        <w:numPr>
          <w:ilvl w:val="0"/>
          <w:numId w:val="55"/>
        </w:numPr>
        <w:rPr>
          <w:lang w:eastAsia="en-IN"/>
        </w:rPr>
      </w:pPr>
      <w:r>
        <w:rPr>
          <w:lang w:eastAsia="en-IN"/>
        </w:rPr>
        <w:t>IN JAVA GIVEG SPACE FOR VARIBLE IS NOT POSSIBLE SO .</w:t>
      </w:r>
    </w:p>
    <w:p w14:paraId="4B6938E8" w14:textId="1AA6CB0D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i/>
          <w:iCs/>
          <w:color w:val="A0A0A0"/>
          <w:sz w:val="12"/>
          <w:szCs w:val="12"/>
        </w:rPr>
        <w:t>@JsonPropertyOrder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EB4B64"/>
          <w:sz w:val="12"/>
          <w:szCs w:val="12"/>
        </w:rPr>
        <w:t>value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7C6A3"/>
          <w:sz w:val="12"/>
          <w:szCs w:val="12"/>
        </w:rPr>
        <w:t>"createdBy"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7C6A3"/>
          <w:sz w:val="12"/>
          <w:szCs w:val="12"/>
        </w:rPr>
        <w:t>"projectName"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7C6A3"/>
          <w:sz w:val="12"/>
          <w:szCs w:val="12"/>
        </w:rPr>
        <w:t>"teamSize"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7C6A3"/>
          <w:sz w:val="12"/>
          <w:szCs w:val="12"/>
        </w:rPr>
        <w:t>"status"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})</w:t>
      </w:r>
      <w:r w:rsidR="00D03A16">
        <w:rPr>
          <w:rFonts w:ascii="Consolas" w:hAnsi="Consolas"/>
          <w:color w:val="F9FAF4"/>
          <w:sz w:val="12"/>
          <w:szCs w:val="12"/>
        </w:rPr>
        <w:t xml:space="preserve"> </w:t>
      </w:r>
    </w:p>
    <w:p w14:paraId="1EB8EBC8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808080"/>
          <w:sz w:val="12"/>
          <w:szCs w:val="12"/>
        </w:rPr>
        <w:t>/* used to set the order JosnPropertyOrder */</w:t>
      </w:r>
    </w:p>
    <w:p w14:paraId="373A26C8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4CEE994D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i/>
          <w:iCs/>
          <w:color w:val="A0A0A0"/>
          <w:sz w:val="12"/>
          <w:szCs w:val="12"/>
        </w:rPr>
        <w:t>@JsonIgnoreProperties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EB4B64"/>
          <w:sz w:val="12"/>
          <w:szCs w:val="12"/>
        </w:rPr>
        <w:t>value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  <w:r w:rsidRPr="0099787E">
        <w:rPr>
          <w:rFonts w:ascii="Consolas" w:hAnsi="Consolas"/>
          <w:color w:val="17C6A3"/>
          <w:sz w:val="12"/>
          <w:szCs w:val="12"/>
        </w:rPr>
        <w:t>"teamSize"</w:t>
      </w:r>
      <w:r w:rsidRPr="0099787E">
        <w:rPr>
          <w:rFonts w:ascii="Consolas" w:hAnsi="Consolas"/>
          <w:color w:val="F9FAF4"/>
          <w:sz w:val="12"/>
          <w:szCs w:val="12"/>
        </w:rPr>
        <w:t>}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EB4B64"/>
          <w:sz w:val="12"/>
          <w:szCs w:val="12"/>
        </w:rPr>
        <w:t>allowSetters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CC6C1D"/>
          <w:sz w:val="12"/>
          <w:szCs w:val="12"/>
        </w:rPr>
        <w:t>true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</w:p>
    <w:p w14:paraId="787C0639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808080"/>
          <w:sz w:val="12"/>
          <w:szCs w:val="12"/>
        </w:rPr>
        <w:t>/* this annotation is used to ignore the value */</w:t>
      </w:r>
    </w:p>
    <w:p w14:paraId="49079E16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808080"/>
          <w:sz w:val="12"/>
          <w:szCs w:val="12"/>
        </w:rPr>
        <w:t xml:space="preserve">/* allowSetters is not </w:t>
      </w:r>
      <w:r w:rsidRPr="0099787E">
        <w:rPr>
          <w:rFonts w:ascii="Consolas" w:hAnsi="Consolas"/>
          <w:color w:val="808080"/>
          <w:sz w:val="12"/>
          <w:szCs w:val="12"/>
          <w:u w:val="single"/>
        </w:rPr>
        <w:t>mandetory</w:t>
      </w:r>
      <w:r w:rsidRPr="0099787E">
        <w:rPr>
          <w:rFonts w:ascii="Consolas" w:hAnsi="Consolas"/>
          <w:color w:val="808080"/>
          <w:sz w:val="12"/>
          <w:szCs w:val="12"/>
        </w:rPr>
        <w:t xml:space="preserve"> */</w:t>
      </w:r>
    </w:p>
    <w:p w14:paraId="444882B1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CCA8BD4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1632173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CC6C1D"/>
          <w:sz w:val="12"/>
          <w:szCs w:val="12"/>
        </w:rPr>
        <w:t>class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290C3"/>
          <w:sz w:val="12"/>
          <w:szCs w:val="12"/>
        </w:rPr>
        <w:t>ProjectB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  <w:r w:rsidRPr="0099787E">
        <w:rPr>
          <w:rFonts w:ascii="Consolas" w:hAnsi="Consolas"/>
          <w:color w:val="D9E8F7"/>
          <w:sz w:val="12"/>
          <w:szCs w:val="12"/>
        </w:rPr>
        <w:t xml:space="preserve">                              </w:t>
      </w:r>
      <w:r w:rsidRPr="0099787E">
        <w:rPr>
          <w:rFonts w:ascii="Consolas" w:hAnsi="Consolas"/>
          <w:color w:val="808080"/>
          <w:sz w:val="12"/>
          <w:szCs w:val="12"/>
        </w:rPr>
        <w:t xml:space="preserve">/* </w:t>
      </w:r>
      <w:r w:rsidRPr="0099787E">
        <w:rPr>
          <w:rFonts w:ascii="Consolas" w:hAnsi="Consolas"/>
          <w:color w:val="808080"/>
          <w:sz w:val="12"/>
          <w:szCs w:val="12"/>
          <w:u w:val="single"/>
        </w:rPr>
        <w:t>pojo</w:t>
      </w:r>
      <w:r w:rsidRPr="0099787E">
        <w:rPr>
          <w:rFonts w:ascii="Consolas" w:hAnsi="Consolas"/>
          <w:color w:val="808080"/>
          <w:sz w:val="12"/>
          <w:szCs w:val="12"/>
        </w:rPr>
        <w:t xml:space="preserve"> class [plain old java object ] */</w:t>
      </w:r>
    </w:p>
    <w:p w14:paraId="444A87BA" w14:textId="3587FBBB" w:rsidR="0099787E" w:rsidRPr="0099787E" w:rsidRDefault="0099787E" w:rsidP="00D03A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</w:p>
    <w:p w14:paraId="7A45B25A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private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66E1F8"/>
          <w:sz w:val="12"/>
          <w:szCs w:val="12"/>
        </w:rPr>
        <w:t>projectName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5ED817FC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</w:p>
    <w:p w14:paraId="231D10F7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i/>
          <w:iCs/>
          <w:color w:val="A0A0A0"/>
          <w:sz w:val="12"/>
          <w:szCs w:val="12"/>
        </w:rPr>
        <w:t>@JsonProperty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EB4B64"/>
          <w:sz w:val="12"/>
          <w:szCs w:val="12"/>
        </w:rPr>
        <w:t>value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7C6A3"/>
          <w:sz w:val="12"/>
          <w:szCs w:val="12"/>
        </w:rPr>
        <w:t>"created By"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808080"/>
          <w:sz w:val="12"/>
          <w:szCs w:val="12"/>
        </w:rPr>
        <w:t>//no space required</w:t>
      </w:r>
    </w:p>
    <w:p w14:paraId="2D209538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private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66E1F8"/>
          <w:sz w:val="12"/>
          <w:szCs w:val="12"/>
        </w:rPr>
        <w:t>createdBy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560955BE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</w:p>
    <w:p w14:paraId="3F2B300B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i/>
          <w:iCs/>
          <w:color w:val="A0A0A0"/>
          <w:sz w:val="12"/>
          <w:szCs w:val="12"/>
        </w:rPr>
        <w:t>@JsonProperty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EB4B64"/>
          <w:sz w:val="12"/>
          <w:szCs w:val="12"/>
        </w:rPr>
        <w:t>value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17C6A3"/>
          <w:sz w:val="12"/>
          <w:szCs w:val="12"/>
        </w:rPr>
        <w:t>"team Size"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</w:p>
    <w:p w14:paraId="76DEDD8D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private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int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66E1F8"/>
          <w:sz w:val="12"/>
          <w:szCs w:val="12"/>
        </w:rPr>
        <w:t>teamSize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5EE655F8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private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66E1F8"/>
          <w:sz w:val="12"/>
          <w:szCs w:val="12"/>
        </w:rPr>
        <w:t>objectName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457CECBA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492690B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private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EB540"/>
          <w:sz w:val="12"/>
          <w:szCs w:val="12"/>
          <w:u w:val="single"/>
        </w:rPr>
        <w:t>ProjectB</w:t>
      </w:r>
      <w:r w:rsidRPr="0099787E">
        <w:rPr>
          <w:rFonts w:ascii="Consolas" w:hAnsi="Consolas"/>
          <w:color w:val="F9FAF4"/>
          <w:sz w:val="12"/>
          <w:szCs w:val="12"/>
          <w:u w:val="single"/>
        </w:rPr>
        <w:t>()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</w:p>
    <w:p w14:paraId="0076015C" w14:textId="0F5094AB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F9FAF4"/>
          <w:sz w:val="12"/>
          <w:szCs w:val="12"/>
        </w:rPr>
        <w:t>}</w:t>
      </w:r>
    </w:p>
    <w:p w14:paraId="4A1EDD32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public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EB540"/>
          <w:sz w:val="12"/>
          <w:szCs w:val="12"/>
        </w:rPr>
        <w:t>ProjectB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projectName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createdBy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int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teamSize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objectName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</w:p>
    <w:p w14:paraId="1D18988A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super</w:t>
      </w:r>
      <w:r w:rsidRPr="0099787E">
        <w:rPr>
          <w:rFonts w:ascii="Consolas" w:hAnsi="Consolas"/>
          <w:color w:val="F9FAF4"/>
          <w:sz w:val="12"/>
          <w:szCs w:val="12"/>
        </w:rPr>
        <w:t>()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53A0AF1D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this</w:t>
      </w:r>
      <w:r w:rsidRPr="0099787E">
        <w:rPr>
          <w:rFonts w:ascii="Consolas" w:hAnsi="Consolas"/>
          <w:color w:val="E6E6FA"/>
          <w:sz w:val="12"/>
          <w:szCs w:val="12"/>
        </w:rPr>
        <w:t>.</w:t>
      </w:r>
      <w:r w:rsidRPr="0099787E">
        <w:rPr>
          <w:rFonts w:ascii="Consolas" w:hAnsi="Consolas"/>
          <w:color w:val="66E1F8"/>
          <w:sz w:val="12"/>
          <w:szCs w:val="12"/>
        </w:rPr>
        <w:t>projectName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projectName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566AC23A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this</w:t>
      </w:r>
      <w:r w:rsidRPr="0099787E">
        <w:rPr>
          <w:rFonts w:ascii="Consolas" w:hAnsi="Consolas"/>
          <w:color w:val="E6E6FA"/>
          <w:sz w:val="12"/>
          <w:szCs w:val="12"/>
        </w:rPr>
        <w:t>.</w:t>
      </w:r>
      <w:r w:rsidRPr="0099787E">
        <w:rPr>
          <w:rFonts w:ascii="Consolas" w:hAnsi="Consolas"/>
          <w:color w:val="66E1F8"/>
          <w:sz w:val="12"/>
          <w:szCs w:val="12"/>
        </w:rPr>
        <w:t>createdBy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createdBy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58AA0AFA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this</w:t>
      </w:r>
      <w:r w:rsidRPr="0099787E">
        <w:rPr>
          <w:rFonts w:ascii="Consolas" w:hAnsi="Consolas"/>
          <w:color w:val="E6E6FA"/>
          <w:sz w:val="12"/>
          <w:szCs w:val="12"/>
        </w:rPr>
        <w:t>.</w:t>
      </w:r>
      <w:r w:rsidRPr="0099787E">
        <w:rPr>
          <w:rFonts w:ascii="Consolas" w:hAnsi="Consolas"/>
          <w:color w:val="66E1F8"/>
          <w:sz w:val="12"/>
          <w:szCs w:val="12"/>
        </w:rPr>
        <w:t>teamSize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teamSize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0E7405D8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this</w:t>
      </w:r>
      <w:r w:rsidRPr="0099787E">
        <w:rPr>
          <w:rFonts w:ascii="Consolas" w:hAnsi="Consolas"/>
          <w:color w:val="E6E6FA"/>
          <w:sz w:val="12"/>
          <w:szCs w:val="12"/>
        </w:rPr>
        <w:t>.</w:t>
      </w:r>
      <w:r w:rsidRPr="0099787E">
        <w:rPr>
          <w:rFonts w:ascii="Consolas" w:hAnsi="Consolas"/>
          <w:color w:val="66E1F8"/>
          <w:sz w:val="12"/>
          <w:szCs w:val="12"/>
        </w:rPr>
        <w:t>objectName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objectName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3616C822" w14:textId="776DC421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F9FAF4"/>
          <w:sz w:val="12"/>
          <w:szCs w:val="12"/>
        </w:rPr>
        <w:t>}</w:t>
      </w:r>
    </w:p>
    <w:p w14:paraId="23089F96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public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EB540"/>
          <w:sz w:val="12"/>
          <w:szCs w:val="12"/>
        </w:rPr>
        <w:t>getProjectName</w:t>
      </w:r>
      <w:r w:rsidRPr="0099787E">
        <w:rPr>
          <w:rFonts w:ascii="Consolas" w:hAnsi="Consolas"/>
          <w:color w:val="F9FAF4"/>
          <w:sz w:val="12"/>
          <w:szCs w:val="12"/>
        </w:rPr>
        <w:t>()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</w:p>
    <w:p w14:paraId="1CDF122A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return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66E1F8"/>
          <w:sz w:val="12"/>
          <w:szCs w:val="12"/>
        </w:rPr>
        <w:t>projectName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34C8927A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F9FAF4"/>
          <w:sz w:val="12"/>
          <w:szCs w:val="12"/>
        </w:rPr>
        <w:t>}</w:t>
      </w:r>
    </w:p>
    <w:p w14:paraId="0DA81529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4407A46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public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void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EB540"/>
          <w:sz w:val="12"/>
          <w:szCs w:val="12"/>
        </w:rPr>
        <w:t>setProjectName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projectName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</w:p>
    <w:p w14:paraId="389F81A2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this</w:t>
      </w:r>
      <w:r w:rsidRPr="0099787E">
        <w:rPr>
          <w:rFonts w:ascii="Consolas" w:hAnsi="Consolas"/>
          <w:color w:val="E6E6FA"/>
          <w:sz w:val="12"/>
          <w:szCs w:val="12"/>
        </w:rPr>
        <w:t>.</w:t>
      </w:r>
      <w:r w:rsidRPr="0099787E">
        <w:rPr>
          <w:rFonts w:ascii="Consolas" w:hAnsi="Consolas"/>
          <w:color w:val="66E1F8"/>
          <w:sz w:val="12"/>
          <w:szCs w:val="12"/>
        </w:rPr>
        <w:t>projectName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projectName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5A3CF226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F9FAF4"/>
          <w:sz w:val="12"/>
          <w:szCs w:val="12"/>
        </w:rPr>
        <w:t>}</w:t>
      </w:r>
    </w:p>
    <w:p w14:paraId="6F2294E3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1CB6B6B0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public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EB540"/>
          <w:sz w:val="12"/>
          <w:szCs w:val="12"/>
        </w:rPr>
        <w:t>getCreatedBy</w:t>
      </w:r>
      <w:r w:rsidRPr="0099787E">
        <w:rPr>
          <w:rFonts w:ascii="Consolas" w:hAnsi="Consolas"/>
          <w:color w:val="F9FAF4"/>
          <w:sz w:val="12"/>
          <w:szCs w:val="12"/>
        </w:rPr>
        <w:t>()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</w:p>
    <w:p w14:paraId="288B38E8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return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66E1F8"/>
          <w:sz w:val="12"/>
          <w:szCs w:val="12"/>
        </w:rPr>
        <w:t>createdBy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0012F440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F9FAF4"/>
          <w:sz w:val="12"/>
          <w:szCs w:val="12"/>
        </w:rPr>
        <w:t>}</w:t>
      </w:r>
    </w:p>
    <w:p w14:paraId="7230F82A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BAD56F2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public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void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EB540"/>
          <w:sz w:val="12"/>
          <w:szCs w:val="12"/>
        </w:rPr>
        <w:t>setCreatedBy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createdBy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</w:p>
    <w:p w14:paraId="23ED7AED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this</w:t>
      </w:r>
      <w:r w:rsidRPr="0099787E">
        <w:rPr>
          <w:rFonts w:ascii="Consolas" w:hAnsi="Consolas"/>
          <w:color w:val="E6E6FA"/>
          <w:sz w:val="12"/>
          <w:szCs w:val="12"/>
        </w:rPr>
        <w:t>.</w:t>
      </w:r>
      <w:r w:rsidRPr="0099787E">
        <w:rPr>
          <w:rFonts w:ascii="Consolas" w:hAnsi="Consolas"/>
          <w:color w:val="66E1F8"/>
          <w:sz w:val="12"/>
          <w:szCs w:val="12"/>
        </w:rPr>
        <w:t>createdBy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createdBy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689196FC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F9FAF4"/>
          <w:sz w:val="12"/>
          <w:szCs w:val="12"/>
        </w:rPr>
        <w:t>}</w:t>
      </w:r>
    </w:p>
    <w:p w14:paraId="345A26ED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19422BA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public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int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EB540"/>
          <w:sz w:val="12"/>
          <w:szCs w:val="12"/>
        </w:rPr>
        <w:t>getTeamSize</w:t>
      </w:r>
      <w:r w:rsidRPr="0099787E">
        <w:rPr>
          <w:rFonts w:ascii="Consolas" w:hAnsi="Consolas"/>
          <w:color w:val="F9FAF4"/>
          <w:sz w:val="12"/>
          <w:szCs w:val="12"/>
        </w:rPr>
        <w:t>()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</w:p>
    <w:p w14:paraId="2B04D7C5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return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66E1F8"/>
          <w:sz w:val="12"/>
          <w:szCs w:val="12"/>
        </w:rPr>
        <w:t>teamSize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73D65BC2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F9FAF4"/>
          <w:sz w:val="12"/>
          <w:szCs w:val="12"/>
        </w:rPr>
        <w:t>}</w:t>
      </w:r>
    </w:p>
    <w:p w14:paraId="018B19DA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06B7F82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public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void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EB540"/>
          <w:sz w:val="12"/>
          <w:szCs w:val="12"/>
        </w:rPr>
        <w:t>setTeamSize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CC6C1D"/>
          <w:sz w:val="12"/>
          <w:szCs w:val="12"/>
        </w:rPr>
        <w:t>int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teamSize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</w:p>
    <w:p w14:paraId="47078AB9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this</w:t>
      </w:r>
      <w:r w:rsidRPr="0099787E">
        <w:rPr>
          <w:rFonts w:ascii="Consolas" w:hAnsi="Consolas"/>
          <w:color w:val="E6E6FA"/>
          <w:sz w:val="12"/>
          <w:szCs w:val="12"/>
        </w:rPr>
        <w:t>.</w:t>
      </w:r>
      <w:r w:rsidRPr="0099787E">
        <w:rPr>
          <w:rFonts w:ascii="Consolas" w:hAnsi="Consolas"/>
          <w:color w:val="66E1F8"/>
          <w:sz w:val="12"/>
          <w:szCs w:val="12"/>
        </w:rPr>
        <w:t>teamSize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teamSize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0761C11D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F9FAF4"/>
          <w:sz w:val="12"/>
          <w:szCs w:val="12"/>
        </w:rPr>
        <w:t>}</w:t>
      </w:r>
    </w:p>
    <w:p w14:paraId="4C3A2A36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E7227B1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public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EB540"/>
          <w:sz w:val="12"/>
          <w:szCs w:val="12"/>
        </w:rPr>
        <w:t>getObjectName</w:t>
      </w:r>
      <w:r w:rsidRPr="0099787E">
        <w:rPr>
          <w:rFonts w:ascii="Consolas" w:hAnsi="Consolas"/>
          <w:color w:val="F9FAF4"/>
          <w:sz w:val="12"/>
          <w:szCs w:val="12"/>
        </w:rPr>
        <w:t>()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</w:p>
    <w:p w14:paraId="2C69957B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return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66E1F8"/>
          <w:sz w:val="12"/>
          <w:szCs w:val="12"/>
        </w:rPr>
        <w:t>objectName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699863FA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F9FAF4"/>
          <w:sz w:val="12"/>
          <w:szCs w:val="12"/>
        </w:rPr>
        <w:t>}</w:t>
      </w:r>
    </w:p>
    <w:p w14:paraId="164054ED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D06B92D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public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void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EB540"/>
          <w:sz w:val="12"/>
          <w:szCs w:val="12"/>
        </w:rPr>
        <w:t>setObjectName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objectName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</w:p>
    <w:p w14:paraId="45FACC36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this</w:t>
      </w:r>
      <w:r w:rsidRPr="0099787E">
        <w:rPr>
          <w:rFonts w:ascii="Consolas" w:hAnsi="Consolas"/>
          <w:color w:val="E6E6FA"/>
          <w:sz w:val="12"/>
          <w:szCs w:val="12"/>
        </w:rPr>
        <w:t>.</w:t>
      </w:r>
      <w:r w:rsidRPr="0099787E">
        <w:rPr>
          <w:rFonts w:ascii="Consolas" w:hAnsi="Consolas"/>
          <w:color w:val="66E1F8"/>
          <w:sz w:val="12"/>
          <w:szCs w:val="12"/>
        </w:rPr>
        <w:t>objectName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objectName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41791DCA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F9FAF4"/>
          <w:sz w:val="12"/>
          <w:szCs w:val="12"/>
        </w:rPr>
        <w:t>}</w:t>
      </w:r>
    </w:p>
    <w:p w14:paraId="5E78B6FB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810AAE7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F9FAF4"/>
          <w:sz w:val="12"/>
          <w:szCs w:val="12"/>
        </w:rPr>
        <w:t>}</w:t>
      </w:r>
    </w:p>
    <w:p w14:paraId="12793317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4EA9C4A8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CC6C1D"/>
          <w:sz w:val="12"/>
          <w:szCs w:val="12"/>
        </w:rPr>
        <w:t>public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class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290C3"/>
          <w:sz w:val="12"/>
          <w:szCs w:val="12"/>
        </w:rPr>
        <w:t>Run1_Jackson_____JsonAnotation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</w:p>
    <w:p w14:paraId="61EA4FEC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5090A57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public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static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void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EB540"/>
          <w:sz w:val="12"/>
          <w:szCs w:val="12"/>
        </w:rPr>
        <w:t>main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F9FAF4"/>
          <w:sz w:val="12"/>
          <w:szCs w:val="12"/>
        </w:rPr>
        <w:t>[]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79ABFF"/>
          <w:sz w:val="12"/>
          <w:szCs w:val="12"/>
        </w:rPr>
        <w:t>args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throws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3EABE6"/>
          <w:sz w:val="12"/>
          <w:szCs w:val="12"/>
        </w:rPr>
        <w:t>StreamWriteException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3EABE6"/>
          <w:sz w:val="12"/>
          <w:szCs w:val="12"/>
        </w:rPr>
        <w:t>DatabindException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290C3"/>
          <w:sz w:val="12"/>
          <w:szCs w:val="12"/>
        </w:rPr>
        <w:t>IOException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</w:p>
    <w:p w14:paraId="76DEA43D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64FA315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1290C3"/>
          <w:sz w:val="12"/>
          <w:szCs w:val="12"/>
        </w:rPr>
        <w:t>ProjectB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2F200"/>
          <w:sz w:val="12"/>
          <w:szCs w:val="12"/>
        </w:rPr>
        <w:t>pObj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new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A7EC21"/>
          <w:sz w:val="12"/>
          <w:szCs w:val="12"/>
        </w:rPr>
        <w:t>ProjectB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17C6A3"/>
          <w:sz w:val="12"/>
          <w:szCs w:val="12"/>
        </w:rPr>
        <w:t>"violete"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7C6A3"/>
          <w:sz w:val="12"/>
          <w:szCs w:val="12"/>
        </w:rPr>
        <w:t>"dielan"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6897BB"/>
          <w:sz w:val="12"/>
          <w:szCs w:val="12"/>
        </w:rPr>
        <w:t>0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7C6A3"/>
          <w:sz w:val="12"/>
          <w:szCs w:val="12"/>
        </w:rPr>
        <w:t>"Created"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48303E43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DD15DD0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1290C3"/>
          <w:sz w:val="12"/>
          <w:szCs w:val="12"/>
        </w:rPr>
        <w:t>ObjectMapper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2F200"/>
          <w:sz w:val="12"/>
          <w:szCs w:val="12"/>
        </w:rPr>
        <w:t>objM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new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A7EC21"/>
          <w:sz w:val="12"/>
          <w:szCs w:val="12"/>
        </w:rPr>
        <w:t>ObjectMapper</w:t>
      </w:r>
      <w:r w:rsidRPr="0099787E">
        <w:rPr>
          <w:rFonts w:ascii="Consolas" w:hAnsi="Consolas"/>
          <w:color w:val="F9FAF4"/>
          <w:sz w:val="12"/>
          <w:szCs w:val="12"/>
        </w:rPr>
        <w:t>()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6408EDB8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F3EC79"/>
          <w:sz w:val="12"/>
          <w:szCs w:val="12"/>
        </w:rPr>
        <w:t>objM</w:t>
      </w:r>
      <w:r w:rsidRPr="0099787E">
        <w:rPr>
          <w:rFonts w:ascii="Consolas" w:hAnsi="Consolas"/>
          <w:color w:val="E6E6FA"/>
          <w:sz w:val="12"/>
          <w:szCs w:val="12"/>
        </w:rPr>
        <w:t>.</w:t>
      </w:r>
      <w:r w:rsidRPr="0099787E">
        <w:rPr>
          <w:rFonts w:ascii="Consolas" w:hAnsi="Consolas"/>
          <w:color w:val="A7EC21"/>
          <w:sz w:val="12"/>
          <w:szCs w:val="12"/>
        </w:rPr>
        <w:t>writeValue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CC6C1D"/>
          <w:sz w:val="12"/>
          <w:szCs w:val="12"/>
        </w:rPr>
        <w:t>new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A7EC21"/>
          <w:sz w:val="12"/>
          <w:szCs w:val="12"/>
        </w:rPr>
        <w:t>File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17C6A3"/>
          <w:sz w:val="12"/>
          <w:szCs w:val="12"/>
        </w:rPr>
        <w:t>"./pro.json"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3EC79"/>
          <w:sz w:val="12"/>
          <w:szCs w:val="12"/>
        </w:rPr>
        <w:t>pObj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6F601A42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1290C3"/>
          <w:sz w:val="12"/>
          <w:szCs w:val="12"/>
        </w:rPr>
        <w:t>System</w:t>
      </w:r>
      <w:r w:rsidRPr="0099787E">
        <w:rPr>
          <w:rFonts w:ascii="Consolas" w:hAnsi="Consolas"/>
          <w:color w:val="E6E6FA"/>
          <w:sz w:val="12"/>
          <w:szCs w:val="12"/>
        </w:rPr>
        <w:t>.</w:t>
      </w:r>
      <w:r w:rsidRPr="0099787E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99787E">
        <w:rPr>
          <w:rFonts w:ascii="Consolas" w:hAnsi="Consolas"/>
          <w:color w:val="E6E6FA"/>
          <w:sz w:val="12"/>
          <w:szCs w:val="12"/>
        </w:rPr>
        <w:t>.</w:t>
      </w:r>
      <w:r w:rsidRPr="0099787E">
        <w:rPr>
          <w:rFonts w:ascii="Consolas" w:hAnsi="Consolas"/>
          <w:color w:val="A7EC21"/>
          <w:sz w:val="12"/>
          <w:szCs w:val="12"/>
        </w:rPr>
        <w:t>println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17C6A3"/>
          <w:sz w:val="12"/>
          <w:szCs w:val="12"/>
        </w:rPr>
        <w:t>"====End==="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54DC3A4E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F9FAF4"/>
          <w:sz w:val="12"/>
          <w:szCs w:val="12"/>
        </w:rPr>
        <w:t>}</w:t>
      </w:r>
    </w:p>
    <w:p w14:paraId="1FB5A492" w14:textId="77777777" w:rsidR="0099787E" w:rsidRPr="0099787E" w:rsidRDefault="0099787E" w:rsidP="0099787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F9FAF4"/>
          <w:sz w:val="12"/>
          <w:szCs w:val="12"/>
        </w:rPr>
        <w:t>}</w:t>
      </w:r>
    </w:p>
    <w:p w14:paraId="0DBE4274" w14:textId="77777777" w:rsidR="009C4946" w:rsidRDefault="009C4946" w:rsidP="009C4946">
      <w:pPr>
        <w:rPr>
          <w:lang w:eastAsia="en-IN"/>
        </w:rPr>
      </w:pPr>
    </w:p>
    <w:p w14:paraId="13D5D4C5" w14:textId="7AAE2B98" w:rsidR="00D03A16" w:rsidRPr="0099787E" w:rsidRDefault="00D03A16" w:rsidP="00D03A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t>1 @</w:t>
      </w:r>
      <w:r w:rsidRPr="00D03A16">
        <w:rPr>
          <w:rFonts w:ascii="Consolas" w:hAnsi="Consolas"/>
          <w:i/>
          <w:iCs/>
          <w:color w:val="A0A0A0"/>
          <w:sz w:val="12"/>
          <w:szCs w:val="12"/>
        </w:rPr>
        <w:t xml:space="preserve"> </w:t>
      </w:r>
      <w:r w:rsidRPr="0099787E">
        <w:rPr>
          <w:rFonts w:ascii="Consolas" w:hAnsi="Consolas"/>
          <w:i/>
          <w:iCs/>
          <w:color w:val="A0A0A0"/>
          <w:sz w:val="12"/>
          <w:szCs w:val="12"/>
        </w:rPr>
        <w:t>JsonPropertyOrder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EB4B64"/>
          <w:sz w:val="12"/>
          <w:szCs w:val="12"/>
        </w:rPr>
        <w:t>value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7C6A3"/>
          <w:sz w:val="12"/>
          <w:szCs w:val="12"/>
        </w:rPr>
        <w:t>"createdBy"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7C6A3"/>
          <w:sz w:val="12"/>
          <w:szCs w:val="12"/>
        </w:rPr>
        <w:t>"projectName"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7C6A3"/>
          <w:sz w:val="12"/>
          <w:szCs w:val="12"/>
        </w:rPr>
        <w:t>"teamSize"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7C6A3"/>
          <w:sz w:val="12"/>
          <w:szCs w:val="12"/>
        </w:rPr>
        <w:t>"status"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})</w:t>
      </w:r>
      <w:r>
        <w:rPr>
          <w:rFonts w:ascii="Consolas" w:hAnsi="Consolas"/>
          <w:color w:val="F9FAF4"/>
          <w:sz w:val="12"/>
          <w:szCs w:val="12"/>
        </w:rPr>
        <w:t xml:space="preserve">   O/P IS</w:t>
      </w:r>
    </w:p>
    <w:p w14:paraId="26209630" w14:textId="00CF4EDB" w:rsidR="00D03A16" w:rsidRDefault="007C509B" w:rsidP="007C509B">
      <w:pPr>
        <w:rPr>
          <w:lang w:eastAsia="en-IN"/>
        </w:rPr>
      </w:pPr>
      <w:r w:rsidRPr="007C509B">
        <w:rPr>
          <w:lang w:eastAsia="en-IN"/>
        </w:rPr>
        <w:t>{"createdBy":"dielan","projectName":"violete","teamSize":0,"objectName":"Created"}</w:t>
      </w:r>
      <w:r>
        <w:rPr>
          <w:lang w:eastAsia="en-IN"/>
        </w:rPr>
        <w:t xml:space="preserve"> CHANGE IN ORDER .</w:t>
      </w:r>
    </w:p>
    <w:p w14:paraId="3EBA0EB1" w14:textId="0BA85962" w:rsidR="007C509B" w:rsidRPr="0099787E" w:rsidRDefault="007C509B" w:rsidP="007C509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t>2 @</w:t>
      </w:r>
      <w:r w:rsidRPr="0099787E">
        <w:rPr>
          <w:rFonts w:ascii="Consolas" w:hAnsi="Consolas"/>
          <w:i/>
          <w:iCs/>
          <w:color w:val="A0A0A0"/>
          <w:sz w:val="12"/>
          <w:szCs w:val="12"/>
        </w:rPr>
        <w:t>@JsonIgnoreProperties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EB4B64"/>
          <w:sz w:val="12"/>
          <w:szCs w:val="12"/>
        </w:rPr>
        <w:t>value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F9FAF4"/>
          <w:sz w:val="12"/>
          <w:szCs w:val="12"/>
        </w:rPr>
        <w:t>{</w:t>
      </w:r>
      <w:r w:rsidRPr="0099787E">
        <w:rPr>
          <w:rFonts w:ascii="Consolas" w:hAnsi="Consolas"/>
          <w:color w:val="17C6A3"/>
          <w:sz w:val="12"/>
          <w:szCs w:val="12"/>
        </w:rPr>
        <w:t>"teamSize"</w:t>
      </w:r>
      <w:r w:rsidRPr="0099787E">
        <w:rPr>
          <w:rFonts w:ascii="Consolas" w:hAnsi="Consolas"/>
          <w:color w:val="F9FAF4"/>
          <w:sz w:val="12"/>
          <w:szCs w:val="12"/>
        </w:rPr>
        <w:t>}</w:t>
      </w:r>
      <w:r w:rsidRPr="0099787E">
        <w:rPr>
          <w:rFonts w:ascii="Consolas" w:hAnsi="Consolas"/>
          <w:color w:val="E6E6FA"/>
          <w:sz w:val="12"/>
          <w:szCs w:val="12"/>
        </w:rPr>
        <w:t>,</w:t>
      </w:r>
      <w:r w:rsidRPr="0099787E">
        <w:rPr>
          <w:rFonts w:ascii="Consolas" w:hAnsi="Consolas"/>
          <w:color w:val="EB4B64"/>
          <w:sz w:val="12"/>
          <w:szCs w:val="12"/>
        </w:rPr>
        <w:t>allowSetters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CC6C1D"/>
          <w:sz w:val="12"/>
          <w:szCs w:val="12"/>
        </w:rPr>
        <w:t>true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>
        <w:rPr>
          <w:rFonts w:ascii="Consolas" w:hAnsi="Consolas"/>
          <w:color w:val="F9FAF4"/>
          <w:sz w:val="12"/>
          <w:szCs w:val="12"/>
        </w:rPr>
        <w:t xml:space="preserve">                       O/P IS</w:t>
      </w:r>
    </w:p>
    <w:p w14:paraId="1DEEF71A" w14:textId="5C21AB0B" w:rsidR="007C509B" w:rsidRDefault="00347519" w:rsidP="00347519">
      <w:pPr>
        <w:rPr>
          <w:lang w:eastAsia="en-IN"/>
        </w:rPr>
      </w:pPr>
      <w:r w:rsidRPr="00347519">
        <w:rPr>
          <w:lang w:eastAsia="en-IN"/>
        </w:rPr>
        <w:t>{"projectName":"violete","createdBy":"dielan","objectName":"Created"}</w:t>
      </w:r>
      <w:r>
        <w:rPr>
          <w:lang w:eastAsia="en-IN"/>
        </w:rPr>
        <w:t xml:space="preserve"> COMPLETELY REMOVED THE DATE ( ALLOWSETTERS=TRUE NOT MANDETORY).</w:t>
      </w:r>
    </w:p>
    <w:p w14:paraId="7EA2AE10" w14:textId="77777777" w:rsidR="00347519" w:rsidRPr="0099787E" w:rsidRDefault="00347519" w:rsidP="0034751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t>3 @</w:t>
      </w:r>
    </w:p>
    <w:p w14:paraId="41FCA080" w14:textId="77777777" w:rsidR="00347519" w:rsidRPr="0099787E" w:rsidRDefault="00347519" w:rsidP="0034751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i/>
          <w:iCs/>
          <w:color w:val="A0A0A0"/>
          <w:sz w:val="12"/>
          <w:szCs w:val="12"/>
        </w:rPr>
        <w:t>@JsonProperty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EB4B64"/>
          <w:sz w:val="12"/>
          <w:szCs w:val="12"/>
        </w:rPr>
        <w:t>value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7C6A3"/>
          <w:sz w:val="12"/>
          <w:szCs w:val="12"/>
        </w:rPr>
        <w:t>"created By"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808080"/>
          <w:sz w:val="12"/>
          <w:szCs w:val="12"/>
        </w:rPr>
        <w:t>//no space required</w:t>
      </w:r>
    </w:p>
    <w:p w14:paraId="13A6336E" w14:textId="77777777" w:rsidR="00347519" w:rsidRPr="0099787E" w:rsidRDefault="00347519" w:rsidP="0034751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private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1290C3"/>
          <w:sz w:val="12"/>
          <w:szCs w:val="12"/>
        </w:rPr>
        <w:t>String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66E1F8"/>
          <w:sz w:val="12"/>
          <w:szCs w:val="12"/>
        </w:rPr>
        <w:t>createdBy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6A0FD023" w14:textId="77777777" w:rsidR="00347519" w:rsidRPr="0099787E" w:rsidRDefault="00347519" w:rsidP="0034751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lastRenderedPageBreak/>
        <w:tab/>
      </w:r>
    </w:p>
    <w:p w14:paraId="7BB0ABFF" w14:textId="77777777" w:rsidR="00347519" w:rsidRPr="0099787E" w:rsidRDefault="00347519" w:rsidP="0034751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i/>
          <w:iCs/>
          <w:color w:val="A0A0A0"/>
          <w:sz w:val="12"/>
          <w:szCs w:val="12"/>
        </w:rPr>
        <w:t>@JsonProperty</w:t>
      </w:r>
      <w:r w:rsidRPr="0099787E">
        <w:rPr>
          <w:rFonts w:ascii="Consolas" w:hAnsi="Consolas"/>
          <w:color w:val="F9FAF4"/>
          <w:sz w:val="12"/>
          <w:szCs w:val="12"/>
        </w:rPr>
        <w:t>(</w:t>
      </w:r>
      <w:r w:rsidRPr="0099787E">
        <w:rPr>
          <w:rFonts w:ascii="Consolas" w:hAnsi="Consolas"/>
          <w:color w:val="EB4B64"/>
          <w:sz w:val="12"/>
          <w:szCs w:val="12"/>
        </w:rPr>
        <w:t>value</w:t>
      </w:r>
      <w:r w:rsidRPr="0099787E">
        <w:rPr>
          <w:rFonts w:ascii="Consolas" w:hAnsi="Consolas"/>
          <w:color w:val="E6E6FA"/>
          <w:sz w:val="12"/>
          <w:szCs w:val="12"/>
        </w:rPr>
        <w:t>=</w:t>
      </w:r>
      <w:r w:rsidRPr="0099787E">
        <w:rPr>
          <w:rFonts w:ascii="Consolas" w:hAnsi="Consolas"/>
          <w:color w:val="17C6A3"/>
          <w:sz w:val="12"/>
          <w:szCs w:val="12"/>
        </w:rPr>
        <w:t>"team Size"</w:t>
      </w:r>
      <w:r w:rsidRPr="0099787E">
        <w:rPr>
          <w:rFonts w:ascii="Consolas" w:hAnsi="Consolas"/>
          <w:color w:val="F9FAF4"/>
          <w:sz w:val="12"/>
          <w:szCs w:val="12"/>
        </w:rPr>
        <w:t>)</w:t>
      </w:r>
    </w:p>
    <w:p w14:paraId="43C35B4F" w14:textId="77777777" w:rsidR="00347519" w:rsidRPr="0099787E" w:rsidRDefault="00347519" w:rsidP="0034751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99787E">
        <w:rPr>
          <w:rFonts w:ascii="Consolas" w:hAnsi="Consolas"/>
          <w:color w:val="D9E8F7"/>
          <w:sz w:val="12"/>
          <w:szCs w:val="12"/>
        </w:rPr>
        <w:tab/>
      </w:r>
      <w:r w:rsidRPr="0099787E">
        <w:rPr>
          <w:rFonts w:ascii="Consolas" w:hAnsi="Consolas"/>
          <w:color w:val="CC6C1D"/>
          <w:sz w:val="12"/>
          <w:szCs w:val="12"/>
        </w:rPr>
        <w:t>private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CC6C1D"/>
          <w:sz w:val="12"/>
          <w:szCs w:val="12"/>
        </w:rPr>
        <w:t>int</w:t>
      </w:r>
      <w:r w:rsidRPr="0099787E">
        <w:rPr>
          <w:rFonts w:ascii="Consolas" w:hAnsi="Consolas"/>
          <w:color w:val="D9E8F7"/>
          <w:sz w:val="12"/>
          <w:szCs w:val="12"/>
        </w:rPr>
        <w:t xml:space="preserve"> </w:t>
      </w:r>
      <w:r w:rsidRPr="0099787E">
        <w:rPr>
          <w:rFonts w:ascii="Consolas" w:hAnsi="Consolas"/>
          <w:color w:val="66E1F8"/>
          <w:sz w:val="12"/>
          <w:szCs w:val="12"/>
        </w:rPr>
        <w:t>teamSize</w:t>
      </w:r>
      <w:r w:rsidRPr="0099787E">
        <w:rPr>
          <w:rFonts w:ascii="Consolas" w:hAnsi="Consolas"/>
          <w:color w:val="E6E6FA"/>
          <w:sz w:val="12"/>
          <w:szCs w:val="12"/>
        </w:rPr>
        <w:t>;</w:t>
      </w:r>
    </w:p>
    <w:p w14:paraId="5DB9E0BF" w14:textId="4AC2F5AD" w:rsidR="00347519" w:rsidRDefault="005C76C8" w:rsidP="005C76C8">
      <w:pPr>
        <w:rPr>
          <w:lang w:eastAsia="en-IN"/>
        </w:rPr>
      </w:pPr>
      <w:r w:rsidRPr="005C76C8">
        <w:rPr>
          <w:lang w:eastAsia="en-IN"/>
        </w:rPr>
        <w:t>{"projectName":"violete","objectName":"Created","created By":"dielan","team Size":0}</w:t>
      </w:r>
    </w:p>
    <w:p w14:paraId="7C456E45" w14:textId="40CD0C5F" w:rsidR="00707338" w:rsidRDefault="00707338" w:rsidP="005C76C8">
      <w:pPr>
        <w:rPr>
          <w:lang w:eastAsia="en-IN"/>
        </w:rPr>
      </w:pPr>
      <w:r>
        <w:rPr>
          <w:lang w:eastAsia="en-IN"/>
        </w:rPr>
        <w:t>TO GIVE SPACE BETWEEN THEM. ( CURLY BRACES NOT REQUIRED )</w:t>
      </w:r>
      <w:r w:rsidR="00177EA2">
        <w:rPr>
          <w:lang w:eastAsia="en-IN"/>
        </w:rPr>
        <w:t xml:space="preserve"> </w:t>
      </w:r>
      <w:r w:rsidR="00E2123F">
        <w:rPr>
          <w:lang w:eastAsia="en-IN"/>
        </w:rPr>
        <w:t xml:space="preserve"> </w:t>
      </w:r>
    </w:p>
    <w:p w14:paraId="692887C4" w14:textId="08067D13" w:rsidR="001D677B" w:rsidRPr="007D34FD" w:rsidRDefault="001D677B" w:rsidP="001D677B">
      <w:pPr>
        <w:pStyle w:val="Heading3"/>
        <w:rPr>
          <w:color w:val="6B911C" w:themeColor="accent1" w:themeShade="BF"/>
          <w:lang w:eastAsia="en-IN"/>
        </w:rPr>
      </w:pPr>
      <w:r w:rsidRPr="007D34FD">
        <w:rPr>
          <w:color w:val="6B911C" w:themeColor="accent1" w:themeShade="BF"/>
          <w:lang w:eastAsia="en-IN"/>
        </w:rPr>
        <w:t>COMPLEX JSON POJO CLASS=</w:t>
      </w:r>
    </w:p>
    <w:p w14:paraId="1A154E76" w14:textId="474AF9F0" w:rsidR="001D677B" w:rsidRDefault="001D677B" w:rsidP="001D677B">
      <w:pPr>
        <w:pStyle w:val="ListParagraph"/>
        <w:numPr>
          <w:ilvl w:val="0"/>
          <w:numId w:val="56"/>
        </w:numPr>
        <w:rPr>
          <w:lang w:eastAsia="en-IN"/>
        </w:rPr>
      </w:pPr>
      <w:r>
        <w:rPr>
          <w:lang w:eastAsia="en-IN"/>
        </w:rPr>
        <w:t>THE POJO CLASS IS BEING USED IN RESTASSURED ALSO .</w:t>
      </w:r>
    </w:p>
    <w:p w14:paraId="55151121" w14:textId="299C39BA" w:rsidR="001D677B" w:rsidRDefault="001D677B" w:rsidP="001D677B">
      <w:pPr>
        <w:pStyle w:val="ListParagraph"/>
        <w:numPr>
          <w:ilvl w:val="0"/>
          <w:numId w:val="56"/>
        </w:numPr>
        <w:rPr>
          <w:lang w:eastAsia="en-IN"/>
        </w:rPr>
      </w:pPr>
      <w:r>
        <w:rPr>
          <w:lang w:eastAsia="en-IN"/>
        </w:rPr>
        <w:t>WE NEED TO WRITE POJO CLASS FOR JSON.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3195"/>
        <w:gridCol w:w="2316"/>
      </w:tblGrid>
      <w:tr w:rsidR="00FF6BE5" w14:paraId="7C06A6A6" w14:textId="43A1157C" w:rsidTr="00FF6BE5">
        <w:tc>
          <w:tcPr>
            <w:tcW w:w="3505" w:type="dxa"/>
          </w:tcPr>
          <w:p w14:paraId="584B3747" w14:textId="28DB37CE" w:rsidR="00FF6BE5" w:rsidRPr="00335038" w:rsidRDefault="00F93F9A" w:rsidP="00335038">
            <w:pPr>
              <w:rPr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58259" behindDoc="0" locked="0" layoutInCell="1" allowOverlap="1" wp14:anchorId="7CF8A7AF" wp14:editId="73CFD2AD">
                      <wp:simplePos x="0" y="0"/>
                      <wp:positionH relativeFrom="column">
                        <wp:posOffset>46020</wp:posOffset>
                      </wp:positionH>
                      <wp:positionV relativeFrom="paragraph">
                        <wp:posOffset>59991</wp:posOffset>
                      </wp:positionV>
                      <wp:extent cx="719640" cy="28800"/>
                      <wp:effectExtent l="38100" t="38100" r="42545" b="47625"/>
                      <wp:wrapNone/>
                      <wp:docPr id="783838041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9640" cy="28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6242CE" id="Ink 10" o:spid="_x0000_s1026" type="#_x0000_t75" style="position:absolute;margin-left:3.1pt;margin-top:4.2pt;width:57.65pt;height:3.2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">
                      <v:imagedata r:id="rId77" o:title=""/>
                    </v:shape>
                  </w:pict>
                </mc:Fallback>
              </mc:AlternateContent>
            </w:r>
            <w:r w:rsidR="00FF6BE5" w:rsidRPr="00335038">
              <w:rPr>
                <w:sz w:val="16"/>
                <w:szCs w:val="16"/>
                <w:lang w:eastAsia="en-IN"/>
              </w:rPr>
              <w:t>{</w:t>
            </w:r>
            <w:r w:rsidR="000B7424">
              <w:rPr>
                <w:sz w:val="16"/>
                <w:szCs w:val="16"/>
                <w:lang w:eastAsia="en-IN"/>
              </w:rPr>
              <w:t xml:space="preserve">                        </w:t>
            </w:r>
            <w:r w:rsidR="000B7424" w:rsidRPr="00F93F9A">
              <w:rPr>
                <w:color w:val="7030A0"/>
                <w:sz w:val="16"/>
                <w:szCs w:val="16"/>
                <w:lang w:eastAsia="en-IN"/>
              </w:rPr>
              <w:t>OBJECT</w:t>
            </w:r>
          </w:p>
          <w:p w14:paraId="589492A2" w14:textId="2BB63051" w:rsidR="00FF6BE5" w:rsidRDefault="00335038" w:rsidP="00335038">
            <w:pPr>
              <w:rPr>
                <w:sz w:val="16"/>
                <w:szCs w:val="16"/>
                <w:lang w:eastAsia="en-IN"/>
              </w:rPr>
            </w:pPr>
            <w:r w:rsidRPr="00335038">
              <w:rPr>
                <w:noProof/>
                <w:sz w:val="16"/>
                <w:szCs w:val="16"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58258" behindDoc="0" locked="0" layoutInCell="1" allowOverlap="1" wp14:anchorId="3CDF67EF" wp14:editId="3BE8BCBB">
                      <wp:simplePos x="0" y="0"/>
                      <wp:positionH relativeFrom="column">
                        <wp:posOffset>1147260</wp:posOffset>
                      </wp:positionH>
                      <wp:positionV relativeFrom="paragraph">
                        <wp:posOffset>7690</wp:posOffset>
                      </wp:positionV>
                      <wp:extent cx="360" cy="360"/>
                      <wp:effectExtent l="38100" t="38100" r="38100" b="38100"/>
                      <wp:wrapNone/>
                      <wp:docPr id="606760147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2A3B25" id="Ink 9" o:spid="_x0000_s1026" type="#_x0000_t75" style="position:absolute;margin-left:90pt;margin-top:.25pt;width:.75pt;height:.7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">
                      <v:imagedata r:id="rId79" o:title=""/>
                    </v:shape>
                  </w:pict>
                </mc:Fallback>
              </mc:AlternateContent>
            </w:r>
            <w:r w:rsidR="00FF6BE5" w:rsidRPr="00335038">
              <w:rPr>
                <w:sz w:val="16"/>
                <w:szCs w:val="16"/>
                <w:lang w:eastAsia="en-IN"/>
              </w:rPr>
              <w:t xml:space="preserve">"projectName"   : </w:t>
            </w:r>
            <w:r w:rsidRPr="00335038">
              <w:rPr>
                <w:sz w:val="16"/>
                <w:szCs w:val="16"/>
                <w:lang w:eastAsia="en-IN"/>
              </w:rPr>
              <w:t xml:space="preserve">       </w:t>
            </w:r>
            <w:r w:rsidR="00FF6BE5" w:rsidRPr="00335038">
              <w:rPr>
                <w:sz w:val="16"/>
                <w:szCs w:val="16"/>
                <w:lang w:eastAsia="en-IN"/>
              </w:rPr>
              <w:t>"orgname",</w:t>
            </w:r>
          </w:p>
          <w:p w14:paraId="4C3DB4C2" w14:textId="77777777" w:rsidR="00335038" w:rsidRPr="00335038" w:rsidRDefault="00335038" w:rsidP="00335038">
            <w:pPr>
              <w:rPr>
                <w:sz w:val="16"/>
                <w:szCs w:val="16"/>
                <w:lang w:eastAsia="en-IN"/>
              </w:rPr>
            </w:pPr>
          </w:p>
          <w:p w14:paraId="56CA23A5" w14:textId="77777777" w:rsidR="00FF6BE5" w:rsidRDefault="00FF6BE5" w:rsidP="00335038">
            <w:pPr>
              <w:rPr>
                <w:sz w:val="16"/>
                <w:szCs w:val="16"/>
                <w:lang w:eastAsia="en-IN"/>
              </w:rPr>
            </w:pPr>
            <w:r w:rsidRPr="00335038">
              <w:rPr>
                <w:sz w:val="16"/>
                <w:szCs w:val="16"/>
                <w:lang w:eastAsia="en-IN"/>
              </w:rPr>
              <w:t>"projectStatus" : "Created",</w:t>
            </w:r>
          </w:p>
          <w:p w14:paraId="677B9310" w14:textId="77777777" w:rsidR="00335038" w:rsidRPr="00335038" w:rsidRDefault="00335038" w:rsidP="00335038">
            <w:pPr>
              <w:rPr>
                <w:sz w:val="16"/>
                <w:szCs w:val="16"/>
                <w:lang w:eastAsia="en-IN"/>
              </w:rPr>
            </w:pPr>
          </w:p>
          <w:p w14:paraId="23C66622" w14:textId="4743BA2A" w:rsidR="00FF6BE5" w:rsidRDefault="00F93F9A" w:rsidP="00335038">
            <w:pPr>
              <w:rPr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58260" behindDoc="0" locked="0" layoutInCell="1" allowOverlap="1" wp14:anchorId="0C49BFB8" wp14:editId="130E988C">
                      <wp:simplePos x="0" y="0"/>
                      <wp:positionH relativeFrom="column">
                        <wp:posOffset>1535340</wp:posOffset>
                      </wp:positionH>
                      <wp:positionV relativeFrom="paragraph">
                        <wp:posOffset>59036</wp:posOffset>
                      </wp:positionV>
                      <wp:extent cx="117360" cy="360"/>
                      <wp:effectExtent l="38100" t="38100" r="35560" b="38100"/>
                      <wp:wrapNone/>
                      <wp:docPr id="1194021879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798F38" id="Ink 11" o:spid="_x0000_s1026" type="#_x0000_t75" style="position:absolute;margin-left:120.4pt;margin-top:4.15pt;width:10.25pt;height:1.05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">
                      <v:imagedata r:id="rId81" o:title=""/>
                    </v:shape>
                  </w:pict>
                </mc:Fallback>
              </mc:AlternateContent>
            </w:r>
            <w:r w:rsidR="00FF6BE5" w:rsidRPr="00335038">
              <w:rPr>
                <w:sz w:val="16"/>
                <w:szCs w:val="16"/>
                <w:lang w:eastAsia="en-IN"/>
              </w:rPr>
              <w:t>"teamMember"    : ["jhon","david"],</w:t>
            </w:r>
            <w:r w:rsidR="000B7424">
              <w:rPr>
                <w:sz w:val="16"/>
                <w:szCs w:val="16"/>
                <w:lang w:eastAsia="en-IN"/>
              </w:rPr>
              <w:t xml:space="preserve">  </w:t>
            </w:r>
            <w:r w:rsidR="000B7424" w:rsidRPr="00F93F9A">
              <w:rPr>
                <w:color w:val="7030A0"/>
                <w:sz w:val="16"/>
                <w:szCs w:val="16"/>
                <w:lang w:eastAsia="en-IN"/>
              </w:rPr>
              <w:t>ARRAY</w:t>
            </w:r>
          </w:p>
          <w:p w14:paraId="5F00FF06" w14:textId="77777777" w:rsidR="00335038" w:rsidRPr="00335038" w:rsidRDefault="00335038" w:rsidP="00335038">
            <w:pPr>
              <w:rPr>
                <w:sz w:val="16"/>
                <w:szCs w:val="16"/>
                <w:lang w:eastAsia="en-IN"/>
              </w:rPr>
            </w:pPr>
          </w:p>
          <w:p w14:paraId="0D48DD21" w14:textId="1A198B74" w:rsidR="00FF6BE5" w:rsidRPr="00335038" w:rsidRDefault="00F93F9A" w:rsidP="00335038">
            <w:pPr>
              <w:rPr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58261" behindDoc="0" locked="0" layoutInCell="1" allowOverlap="1" wp14:anchorId="6107979D" wp14:editId="12D74783">
                      <wp:simplePos x="0" y="0"/>
                      <wp:positionH relativeFrom="column">
                        <wp:posOffset>876935</wp:posOffset>
                      </wp:positionH>
                      <wp:positionV relativeFrom="paragraph">
                        <wp:posOffset>65578</wp:posOffset>
                      </wp:positionV>
                      <wp:extent cx="165600" cy="15120"/>
                      <wp:effectExtent l="38100" t="38100" r="44450" b="42545"/>
                      <wp:wrapNone/>
                      <wp:docPr id="1835103382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5600" cy="15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B52A14" id="Ink 12" o:spid="_x0000_s1026" type="#_x0000_t75" style="position:absolute;margin-left:68.55pt;margin-top:4.65pt;width:14.05pt;height:2.2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">
                      <v:imagedata r:id="rId83" o:title=""/>
                    </v:shape>
                  </w:pict>
                </mc:Fallback>
              </mc:AlternateContent>
            </w:r>
            <w:r w:rsidR="00FF6BE5" w:rsidRPr="00335038">
              <w:rPr>
                <w:sz w:val="16"/>
                <w:szCs w:val="16"/>
                <w:lang w:eastAsia="en-IN"/>
              </w:rPr>
              <w:t>"projectManager": {</w:t>
            </w:r>
            <w:r w:rsidR="000B7424">
              <w:rPr>
                <w:sz w:val="16"/>
                <w:szCs w:val="16"/>
                <w:lang w:eastAsia="en-IN"/>
              </w:rPr>
              <w:t xml:space="preserve"> </w:t>
            </w:r>
            <w:r>
              <w:rPr>
                <w:sz w:val="16"/>
                <w:szCs w:val="16"/>
                <w:lang w:eastAsia="en-IN"/>
              </w:rPr>
              <w:t xml:space="preserve">  </w:t>
            </w:r>
            <w:r w:rsidRPr="00F93F9A">
              <w:t>OBJECT</w:t>
            </w:r>
          </w:p>
          <w:p w14:paraId="3F57E5FF" w14:textId="0DDA3360" w:rsidR="00FF6BE5" w:rsidRPr="00335038" w:rsidRDefault="00FF6BE5" w:rsidP="00335038">
            <w:pPr>
              <w:rPr>
                <w:sz w:val="16"/>
                <w:szCs w:val="16"/>
                <w:lang w:eastAsia="en-IN"/>
              </w:rPr>
            </w:pPr>
            <w:r w:rsidRPr="00335038">
              <w:rPr>
                <w:sz w:val="16"/>
                <w:szCs w:val="16"/>
                <w:lang w:eastAsia="en-IN"/>
              </w:rPr>
              <w:tab/>
            </w:r>
            <w:r w:rsidRPr="00335038">
              <w:rPr>
                <w:sz w:val="16"/>
                <w:szCs w:val="16"/>
                <w:lang w:eastAsia="en-IN"/>
              </w:rPr>
              <w:tab/>
              <w:t xml:space="preserve">   "name" : "sagar",</w:t>
            </w:r>
          </w:p>
          <w:p w14:paraId="2A1F4B85" w14:textId="5CBD5BC1" w:rsidR="00FF6BE5" w:rsidRPr="00335038" w:rsidRDefault="00FF6BE5" w:rsidP="00335038">
            <w:pPr>
              <w:rPr>
                <w:sz w:val="16"/>
                <w:szCs w:val="16"/>
                <w:lang w:eastAsia="en-IN"/>
              </w:rPr>
            </w:pPr>
            <w:r w:rsidRPr="00335038">
              <w:rPr>
                <w:sz w:val="16"/>
                <w:szCs w:val="16"/>
                <w:lang w:eastAsia="en-IN"/>
              </w:rPr>
              <w:tab/>
            </w:r>
            <w:r w:rsidRPr="00335038">
              <w:rPr>
                <w:sz w:val="16"/>
                <w:szCs w:val="16"/>
                <w:lang w:eastAsia="en-IN"/>
              </w:rPr>
              <w:tab/>
              <w:t xml:space="preserve">     "id" : "tp01"</w:t>
            </w:r>
          </w:p>
          <w:p w14:paraId="0DA0E5AA" w14:textId="77777777" w:rsidR="00FF6BE5" w:rsidRPr="00335038" w:rsidRDefault="00FF6BE5" w:rsidP="00335038">
            <w:pPr>
              <w:rPr>
                <w:sz w:val="16"/>
                <w:szCs w:val="16"/>
                <w:lang w:eastAsia="en-IN"/>
              </w:rPr>
            </w:pPr>
            <w:r w:rsidRPr="00335038">
              <w:rPr>
                <w:sz w:val="16"/>
                <w:szCs w:val="16"/>
                <w:lang w:eastAsia="en-IN"/>
              </w:rPr>
              <w:tab/>
              <w:t xml:space="preserve">             }</w:t>
            </w:r>
          </w:p>
          <w:p w14:paraId="44D1D044" w14:textId="70977502" w:rsidR="00FF6BE5" w:rsidRDefault="00FF6BE5" w:rsidP="00335038">
            <w:pPr>
              <w:rPr>
                <w:lang w:eastAsia="en-IN"/>
              </w:rPr>
            </w:pPr>
            <w:r w:rsidRPr="00335038">
              <w:rPr>
                <w:sz w:val="16"/>
                <w:szCs w:val="16"/>
                <w:lang w:eastAsia="en-IN"/>
              </w:rPr>
              <w:t>}</w:t>
            </w:r>
          </w:p>
        </w:tc>
        <w:tc>
          <w:tcPr>
            <w:tcW w:w="3195" w:type="dxa"/>
          </w:tcPr>
          <w:p w14:paraId="7CF1C6BE" w14:textId="77777777" w:rsidR="00FF6BE5" w:rsidRDefault="00FF6BE5" w:rsidP="00335038">
            <w:pPr>
              <w:rPr>
                <w:sz w:val="16"/>
                <w:szCs w:val="16"/>
                <w:lang w:eastAsia="en-IN"/>
              </w:rPr>
            </w:pPr>
            <w:r w:rsidRPr="00335038">
              <w:rPr>
                <w:sz w:val="16"/>
                <w:szCs w:val="16"/>
                <w:lang w:eastAsia="en-IN"/>
              </w:rPr>
              <w:t>class Project{</w:t>
            </w:r>
          </w:p>
          <w:p w14:paraId="10803282" w14:textId="77777777" w:rsidR="00335038" w:rsidRPr="00335038" w:rsidRDefault="00335038" w:rsidP="00335038">
            <w:pPr>
              <w:rPr>
                <w:sz w:val="16"/>
                <w:szCs w:val="16"/>
                <w:lang w:eastAsia="en-IN"/>
              </w:rPr>
            </w:pPr>
          </w:p>
          <w:p w14:paraId="30AFD41D" w14:textId="592FFD2B" w:rsidR="00FF6BE5" w:rsidRPr="00335038" w:rsidRDefault="00FF6BE5" w:rsidP="00335038">
            <w:pPr>
              <w:rPr>
                <w:b/>
                <w:bCs/>
                <w:sz w:val="16"/>
                <w:szCs w:val="16"/>
                <w:lang w:eastAsia="en-IN"/>
              </w:rPr>
            </w:pPr>
            <w:r w:rsidRPr="00335038">
              <w:rPr>
                <w:b/>
                <w:bCs/>
                <w:sz w:val="16"/>
                <w:szCs w:val="16"/>
                <w:lang w:eastAsia="en-IN"/>
              </w:rPr>
              <w:t>String projectName;</w:t>
            </w:r>
          </w:p>
          <w:p w14:paraId="3DDF945C" w14:textId="77777777" w:rsidR="00FF6BE5" w:rsidRPr="00335038" w:rsidRDefault="00FF6BE5" w:rsidP="00335038">
            <w:pPr>
              <w:rPr>
                <w:b/>
                <w:bCs/>
                <w:sz w:val="16"/>
                <w:szCs w:val="16"/>
                <w:lang w:eastAsia="en-IN"/>
              </w:rPr>
            </w:pPr>
            <w:r w:rsidRPr="00335038">
              <w:rPr>
                <w:b/>
                <w:bCs/>
                <w:sz w:val="16"/>
                <w:szCs w:val="16"/>
                <w:lang w:eastAsia="en-IN"/>
              </w:rPr>
              <w:t>String projectStatus;</w:t>
            </w:r>
          </w:p>
          <w:p w14:paraId="0AD2D45E" w14:textId="77777777" w:rsidR="00FF6BE5" w:rsidRPr="00335038" w:rsidRDefault="00FF6BE5" w:rsidP="00335038">
            <w:pPr>
              <w:rPr>
                <w:b/>
                <w:bCs/>
                <w:sz w:val="16"/>
                <w:szCs w:val="16"/>
                <w:lang w:eastAsia="en-IN"/>
              </w:rPr>
            </w:pPr>
            <w:r w:rsidRPr="00335038">
              <w:rPr>
                <w:b/>
                <w:bCs/>
                <w:sz w:val="16"/>
                <w:szCs w:val="16"/>
                <w:lang w:eastAsia="en-IN"/>
              </w:rPr>
              <w:t>List&lt;string&gt; teamMember;</w:t>
            </w:r>
          </w:p>
          <w:p w14:paraId="414B5CE8" w14:textId="77777777" w:rsidR="00FF6BE5" w:rsidRPr="00335038" w:rsidRDefault="00FF6BE5" w:rsidP="00335038">
            <w:pPr>
              <w:rPr>
                <w:b/>
                <w:bCs/>
                <w:sz w:val="16"/>
                <w:szCs w:val="16"/>
                <w:lang w:eastAsia="en-IN"/>
              </w:rPr>
            </w:pPr>
            <w:r w:rsidRPr="00335038">
              <w:rPr>
                <w:b/>
                <w:bCs/>
                <w:sz w:val="16"/>
                <w:szCs w:val="16"/>
                <w:lang w:eastAsia="en-IN"/>
              </w:rPr>
              <w:t>ProjectManager pmo;</w:t>
            </w:r>
          </w:p>
          <w:p w14:paraId="22AB552C" w14:textId="77777777" w:rsidR="00335038" w:rsidRPr="00335038" w:rsidRDefault="00335038" w:rsidP="00335038">
            <w:pPr>
              <w:rPr>
                <w:sz w:val="16"/>
                <w:szCs w:val="16"/>
                <w:lang w:eastAsia="en-IN"/>
              </w:rPr>
            </w:pPr>
          </w:p>
          <w:p w14:paraId="38811D7F" w14:textId="77777777" w:rsidR="00FF6BE5" w:rsidRPr="00335038" w:rsidRDefault="00FF6BE5" w:rsidP="00335038">
            <w:pPr>
              <w:rPr>
                <w:color w:val="00B0F0"/>
                <w:sz w:val="16"/>
                <w:szCs w:val="16"/>
                <w:lang w:eastAsia="en-IN"/>
              </w:rPr>
            </w:pPr>
            <w:r w:rsidRPr="00335038">
              <w:rPr>
                <w:color w:val="00B0F0"/>
                <w:sz w:val="16"/>
                <w:szCs w:val="16"/>
                <w:lang w:eastAsia="en-IN"/>
              </w:rPr>
              <w:t>public(String pn,String ps,List&lt;String&gt; tm,projectManager pmo){</w:t>
            </w:r>
          </w:p>
          <w:p w14:paraId="246D163A" w14:textId="59E9EC5C" w:rsidR="00FF6BE5" w:rsidRPr="00335038" w:rsidRDefault="00FF6BE5" w:rsidP="00335038">
            <w:pPr>
              <w:rPr>
                <w:color w:val="00B0F0"/>
                <w:sz w:val="16"/>
                <w:szCs w:val="16"/>
                <w:lang w:eastAsia="en-IN"/>
              </w:rPr>
            </w:pPr>
            <w:r w:rsidRPr="00335038">
              <w:rPr>
                <w:color w:val="00B0F0"/>
                <w:sz w:val="16"/>
                <w:szCs w:val="16"/>
                <w:lang w:eastAsia="en-IN"/>
              </w:rPr>
              <w:t>}</w:t>
            </w:r>
          </w:p>
          <w:p w14:paraId="6FB1BABA" w14:textId="77777777" w:rsidR="00335038" w:rsidRPr="00335038" w:rsidRDefault="00335038" w:rsidP="00335038">
            <w:pPr>
              <w:rPr>
                <w:sz w:val="16"/>
                <w:szCs w:val="16"/>
                <w:lang w:eastAsia="en-IN"/>
              </w:rPr>
            </w:pPr>
          </w:p>
          <w:p w14:paraId="402F9227" w14:textId="39BF250E" w:rsidR="00FF6BE5" w:rsidRDefault="00FF6BE5" w:rsidP="00335038">
            <w:pPr>
              <w:rPr>
                <w:lang w:eastAsia="en-IN"/>
              </w:rPr>
            </w:pPr>
            <w:r w:rsidRPr="00335038">
              <w:rPr>
                <w:color w:val="FF0000"/>
                <w:sz w:val="16"/>
                <w:szCs w:val="16"/>
                <w:lang w:eastAsia="en-IN"/>
              </w:rPr>
              <w:t>Provide getters() and setters()</w:t>
            </w:r>
          </w:p>
        </w:tc>
        <w:tc>
          <w:tcPr>
            <w:tcW w:w="2316" w:type="dxa"/>
          </w:tcPr>
          <w:p w14:paraId="0977CAC4" w14:textId="77777777" w:rsidR="00FF6BE5" w:rsidRPr="00335038" w:rsidRDefault="00367961" w:rsidP="00335038">
            <w:pPr>
              <w:rPr>
                <w:sz w:val="16"/>
                <w:szCs w:val="16"/>
                <w:lang w:eastAsia="en-IN"/>
              </w:rPr>
            </w:pPr>
            <w:r w:rsidRPr="00335038">
              <w:rPr>
                <w:sz w:val="16"/>
                <w:szCs w:val="16"/>
                <w:lang w:eastAsia="en-IN"/>
              </w:rPr>
              <w:t>class ProjectManager{</w:t>
            </w:r>
          </w:p>
          <w:p w14:paraId="641D2F58" w14:textId="77777777" w:rsidR="00367961" w:rsidRPr="00335038" w:rsidRDefault="00367961" w:rsidP="00335038">
            <w:pPr>
              <w:rPr>
                <w:b/>
                <w:bCs/>
                <w:sz w:val="16"/>
                <w:szCs w:val="16"/>
                <w:lang w:eastAsia="en-IN"/>
              </w:rPr>
            </w:pPr>
            <w:r w:rsidRPr="00335038">
              <w:rPr>
                <w:b/>
                <w:bCs/>
                <w:sz w:val="16"/>
                <w:szCs w:val="16"/>
                <w:lang w:eastAsia="en-IN"/>
              </w:rPr>
              <w:t>String name;</w:t>
            </w:r>
          </w:p>
          <w:p w14:paraId="67454F22" w14:textId="77777777" w:rsidR="00367961" w:rsidRPr="00335038" w:rsidRDefault="00367961" w:rsidP="00335038">
            <w:pPr>
              <w:rPr>
                <w:b/>
                <w:bCs/>
                <w:sz w:val="16"/>
                <w:szCs w:val="16"/>
                <w:lang w:eastAsia="en-IN"/>
              </w:rPr>
            </w:pPr>
            <w:r w:rsidRPr="00335038">
              <w:rPr>
                <w:b/>
                <w:bCs/>
                <w:sz w:val="16"/>
                <w:szCs w:val="16"/>
                <w:lang w:eastAsia="en-IN"/>
              </w:rPr>
              <w:t>String id</w:t>
            </w:r>
            <w:r w:rsidR="00335038" w:rsidRPr="00335038">
              <w:rPr>
                <w:b/>
                <w:bCs/>
                <w:sz w:val="16"/>
                <w:szCs w:val="16"/>
                <w:lang w:eastAsia="en-IN"/>
              </w:rPr>
              <w:t>;</w:t>
            </w:r>
          </w:p>
          <w:p w14:paraId="50E08552" w14:textId="77777777" w:rsidR="00335038" w:rsidRPr="00335038" w:rsidRDefault="00335038" w:rsidP="00335038">
            <w:pPr>
              <w:rPr>
                <w:sz w:val="16"/>
                <w:szCs w:val="16"/>
                <w:lang w:eastAsia="en-IN"/>
              </w:rPr>
            </w:pPr>
          </w:p>
          <w:p w14:paraId="784E6D99" w14:textId="77777777" w:rsidR="00335038" w:rsidRPr="00335038" w:rsidRDefault="00335038" w:rsidP="00335038">
            <w:pPr>
              <w:rPr>
                <w:color w:val="00B0F0"/>
                <w:sz w:val="16"/>
                <w:szCs w:val="16"/>
                <w:lang w:eastAsia="en-IN"/>
              </w:rPr>
            </w:pPr>
            <w:r w:rsidRPr="00335038">
              <w:rPr>
                <w:color w:val="00B0F0"/>
                <w:sz w:val="16"/>
                <w:szCs w:val="16"/>
                <w:lang w:eastAsia="en-IN"/>
              </w:rPr>
              <w:t>ProjectManager(String name,String id){</w:t>
            </w:r>
          </w:p>
          <w:p w14:paraId="0ECF050C" w14:textId="77777777" w:rsidR="00335038" w:rsidRPr="00335038" w:rsidRDefault="00335038" w:rsidP="00335038">
            <w:pPr>
              <w:rPr>
                <w:color w:val="00B0F0"/>
                <w:sz w:val="16"/>
                <w:szCs w:val="16"/>
                <w:lang w:eastAsia="en-IN"/>
              </w:rPr>
            </w:pPr>
            <w:r w:rsidRPr="00335038">
              <w:rPr>
                <w:color w:val="00B0F0"/>
                <w:sz w:val="16"/>
                <w:szCs w:val="16"/>
                <w:lang w:eastAsia="en-IN"/>
              </w:rPr>
              <w:t>}</w:t>
            </w:r>
          </w:p>
          <w:p w14:paraId="49952742" w14:textId="77777777" w:rsidR="00335038" w:rsidRPr="00335038" w:rsidRDefault="00335038" w:rsidP="00335038">
            <w:pPr>
              <w:rPr>
                <w:sz w:val="16"/>
                <w:szCs w:val="16"/>
                <w:lang w:eastAsia="en-IN"/>
              </w:rPr>
            </w:pPr>
          </w:p>
          <w:p w14:paraId="15C21296" w14:textId="402351DA" w:rsidR="00335038" w:rsidRPr="00335038" w:rsidRDefault="00335038" w:rsidP="00335038">
            <w:pPr>
              <w:rPr>
                <w:sz w:val="16"/>
                <w:szCs w:val="16"/>
                <w:lang w:eastAsia="en-IN"/>
              </w:rPr>
            </w:pPr>
            <w:r w:rsidRPr="00335038">
              <w:rPr>
                <w:color w:val="FF0000"/>
                <w:sz w:val="16"/>
                <w:szCs w:val="16"/>
                <w:lang w:eastAsia="en-IN"/>
              </w:rPr>
              <w:t>Provide getter() and setter().</w:t>
            </w:r>
          </w:p>
        </w:tc>
      </w:tr>
    </w:tbl>
    <w:p w14:paraId="2607CABD" w14:textId="77777777" w:rsidR="00C02B6A" w:rsidRDefault="00C02B6A" w:rsidP="00335038">
      <w:pPr>
        <w:rPr>
          <w:lang w:eastAsia="en-IN"/>
        </w:rPr>
      </w:pPr>
    </w:p>
    <w:p w14:paraId="6FEF6A76" w14:textId="164CFD9A" w:rsidR="00335038" w:rsidRDefault="00890B94" w:rsidP="00335038">
      <w:pPr>
        <w:pStyle w:val="ListParagraph"/>
        <w:numPr>
          <w:ilvl w:val="0"/>
          <w:numId w:val="57"/>
        </w:numPr>
        <w:rPr>
          <w:lang w:eastAsia="en-IN"/>
        </w:rPr>
      </w:pPr>
      <w:r>
        <w:rPr>
          <w:lang w:eastAsia="en-IN"/>
        </w:rPr>
        <w:t>Pojo class is not complete becouse we have a object of projectmanager this class is not at all there .</w:t>
      </w:r>
    </w:p>
    <w:p w14:paraId="63D645E9" w14:textId="2AF1420F" w:rsidR="00890B94" w:rsidRDefault="00F93F9A" w:rsidP="00335038">
      <w:pPr>
        <w:pStyle w:val="ListParagraph"/>
        <w:numPr>
          <w:ilvl w:val="0"/>
          <w:numId w:val="57"/>
        </w:num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047FFCAA" wp14:editId="0128C2AE">
                <wp:simplePos x="0" y="0"/>
                <wp:positionH relativeFrom="column">
                  <wp:posOffset>2036575</wp:posOffset>
                </wp:positionH>
                <wp:positionV relativeFrom="paragraph">
                  <wp:posOffset>186766</wp:posOffset>
                </wp:positionV>
                <wp:extent cx="360" cy="360"/>
                <wp:effectExtent l="38100" t="38100" r="38100" b="38100"/>
                <wp:wrapNone/>
                <wp:docPr id="5859907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924CE" id="Ink 13" o:spid="_x0000_s1026" type="#_x0000_t75" style="position:absolute;margin-left:159.85pt;margin-top:14.2pt;width:1.05pt;height:1.05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MPyUpnXAQAAnQQAABAA&#10;AAAAAAAAAAAAAAAA0wMAAGRycy9pbmsvaW5rMS54bWxQSwECLQAUAAYACAAAACEAdAwcO+AAAAAJ&#10;AQAADwAAAAAAAAAAAAAAAADYBQAAZHJzL2Rvd25yZXYueG1sUEsBAi0AFAAGAAgAAAAhAHkYvJ2/&#10;AAAAIQEAABkAAAAAAAAAAAAAAAAA5QYAAGRycy9fcmVscy9lMm9Eb2MueG1sLnJlbHNQSwUGAAAA&#10;AAYABgB4AQAA2wcAAAAA&#10;">
                <v:imagedata r:id="rId85" o:title=""/>
              </v:shape>
            </w:pict>
          </mc:Fallback>
        </mc:AlternateContent>
      </w:r>
      <w:r w:rsidR="00B12BA6">
        <w:rPr>
          <w:lang w:eastAsia="en-IN"/>
        </w:rPr>
        <w:t>IN POJO CLASS THERE IS A OBJECT DECLARED FOR SPECIFIC OBJECT WE ARE GOING TO CREATE A CLASS.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7480" w14:paraId="6256806E" w14:textId="77777777" w:rsidTr="005B7480">
        <w:tc>
          <w:tcPr>
            <w:tcW w:w="4508" w:type="dxa"/>
          </w:tcPr>
          <w:p w14:paraId="123D2830" w14:textId="77777777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  <w:r w:rsidRPr="005B7833">
              <w:rPr>
                <w:sz w:val="16"/>
                <w:szCs w:val="16"/>
                <w:lang w:eastAsia="en-IN"/>
              </w:rPr>
              <w:t>{</w:t>
            </w:r>
          </w:p>
          <w:p w14:paraId="4F3B7202" w14:textId="77777777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  <w:r w:rsidRPr="00BE3394">
              <w:rPr>
                <w:sz w:val="12"/>
                <w:szCs w:val="12"/>
                <w:lang w:eastAsia="en-IN"/>
              </w:rPr>
              <w:t>"projectName"   : "orgname",</w:t>
            </w:r>
          </w:p>
          <w:p w14:paraId="3449192E" w14:textId="77777777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</w:p>
          <w:p w14:paraId="369195E3" w14:textId="77777777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  <w:r w:rsidRPr="00BE3394">
              <w:rPr>
                <w:sz w:val="12"/>
                <w:szCs w:val="12"/>
                <w:lang w:eastAsia="en-IN"/>
              </w:rPr>
              <w:t>"projectStatus" : "Created",</w:t>
            </w:r>
          </w:p>
          <w:p w14:paraId="0B055DC7" w14:textId="77777777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</w:p>
          <w:p w14:paraId="0A2FF32B" w14:textId="77777777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  <w:r w:rsidRPr="00BE3394">
              <w:rPr>
                <w:sz w:val="12"/>
                <w:szCs w:val="12"/>
                <w:lang w:eastAsia="en-IN"/>
              </w:rPr>
              <w:t>"teamMember"    : ["jhon","david"],</w:t>
            </w:r>
          </w:p>
          <w:p w14:paraId="4A701F45" w14:textId="77777777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</w:p>
          <w:p w14:paraId="6C9079F5" w14:textId="77777777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  <w:r w:rsidRPr="00BE3394">
              <w:rPr>
                <w:sz w:val="12"/>
                <w:szCs w:val="12"/>
                <w:lang w:eastAsia="en-IN"/>
              </w:rPr>
              <w:t>"projectManager": [</w:t>
            </w:r>
          </w:p>
          <w:p w14:paraId="7DA394D3" w14:textId="77777777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  <w:r w:rsidRPr="00BE3394">
              <w:rPr>
                <w:sz w:val="12"/>
                <w:szCs w:val="12"/>
                <w:lang w:eastAsia="en-IN"/>
              </w:rPr>
              <w:t xml:space="preserve">                      {</w:t>
            </w:r>
          </w:p>
          <w:p w14:paraId="0791675B" w14:textId="0500701B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  <w:r w:rsidRPr="00BE3394">
              <w:rPr>
                <w:sz w:val="12"/>
                <w:szCs w:val="12"/>
                <w:lang w:eastAsia="en-IN"/>
              </w:rPr>
              <w:tab/>
            </w:r>
            <w:r w:rsidRPr="00BE3394">
              <w:rPr>
                <w:sz w:val="12"/>
                <w:szCs w:val="12"/>
                <w:lang w:eastAsia="en-IN"/>
              </w:rPr>
              <w:tab/>
              <w:t xml:space="preserve">   "name" : "sagar",</w:t>
            </w:r>
          </w:p>
          <w:p w14:paraId="7036B58B" w14:textId="0179F12B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  <w:r w:rsidRPr="00BE3394">
              <w:rPr>
                <w:sz w:val="12"/>
                <w:szCs w:val="12"/>
                <w:lang w:eastAsia="en-IN"/>
              </w:rPr>
              <w:tab/>
            </w:r>
            <w:r w:rsidRPr="00BE3394">
              <w:rPr>
                <w:sz w:val="12"/>
                <w:szCs w:val="12"/>
                <w:lang w:eastAsia="en-IN"/>
              </w:rPr>
              <w:tab/>
              <w:t xml:space="preserve">    "id" : "tp01"</w:t>
            </w:r>
          </w:p>
          <w:p w14:paraId="7DDF8B21" w14:textId="47E4025D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  <w:r w:rsidRPr="00BE3394">
              <w:rPr>
                <w:sz w:val="12"/>
                <w:szCs w:val="12"/>
                <w:lang w:eastAsia="en-IN"/>
              </w:rPr>
              <w:tab/>
              <w:t xml:space="preserve">         },</w:t>
            </w:r>
          </w:p>
          <w:p w14:paraId="03E97817" w14:textId="7284D241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  <w:r w:rsidRPr="00BE3394">
              <w:rPr>
                <w:sz w:val="12"/>
                <w:szCs w:val="12"/>
                <w:lang w:eastAsia="en-IN"/>
              </w:rPr>
              <w:tab/>
            </w:r>
            <w:r w:rsidRPr="00BE3394">
              <w:rPr>
                <w:sz w:val="12"/>
                <w:szCs w:val="12"/>
                <w:lang w:eastAsia="en-IN"/>
              </w:rPr>
              <w:tab/>
              <w:t xml:space="preserve">  {</w:t>
            </w:r>
          </w:p>
          <w:p w14:paraId="4A8F8728" w14:textId="23BFC822" w:rsidR="005B7833" w:rsidRPr="00BE3394" w:rsidRDefault="005B7833" w:rsidP="005B7833">
            <w:pPr>
              <w:rPr>
                <w:sz w:val="12"/>
                <w:szCs w:val="12"/>
                <w:lang w:eastAsia="en-IN"/>
              </w:rPr>
            </w:pPr>
            <w:r w:rsidRPr="00BE3394">
              <w:rPr>
                <w:sz w:val="12"/>
                <w:szCs w:val="12"/>
                <w:lang w:eastAsia="en-IN"/>
              </w:rPr>
              <w:tab/>
            </w:r>
            <w:r w:rsidRPr="00BE3394">
              <w:rPr>
                <w:sz w:val="12"/>
                <w:szCs w:val="12"/>
                <w:lang w:eastAsia="en-IN"/>
              </w:rPr>
              <w:tab/>
            </w:r>
            <w:r w:rsidRPr="00BE3394">
              <w:rPr>
                <w:sz w:val="12"/>
                <w:szCs w:val="12"/>
                <w:lang w:eastAsia="en-IN"/>
              </w:rPr>
              <w:tab/>
            </w:r>
            <w:r w:rsidRPr="00BE3394">
              <w:rPr>
                <w:sz w:val="12"/>
                <w:szCs w:val="12"/>
                <w:lang w:eastAsia="en-IN"/>
              </w:rPr>
              <w:tab/>
            </w:r>
            <w:r w:rsidRPr="00BE3394">
              <w:rPr>
                <w:sz w:val="12"/>
                <w:szCs w:val="12"/>
                <w:lang w:eastAsia="en-IN"/>
              </w:rPr>
              <w:tab/>
            </w:r>
            <w:r w:rsidRPr="00BE3394">
              <w:rPr>
                <w:sz w:val="12"/>
                <w:szCs w:val="12"/>
                <w:lang w:eastAsia="en-IN"/>
              </w:rPr>
              <w:tab/>
              <w:t xml:space="preserve"> </w:t>
            </w:r>
            <w:r w:rsidR="00BE3394" w:rsidRPr="00BE3394">
              <w:rPr>
                <w:sz w:val="12"/>
                <w:szCs w:val="12"/>
                <w:lang w:eastAsia="en-IN"/>
              </w:rPr>
              <w:t xml:space="preserve">                  </w:t>
            </w:r>
            <w:r w:rsidRPr="00BE3394">
              <w:rPr>
                <w:sz w:val="12"/>
                <w:szCs w:val="12"/>
                <w:lang w:eastAsia="en-IN"/>
              </w:rPr>
              <w:t xml:space="preserve"> "name" : "devid",</w:t>
            </w:r>
            <w:r w:rsidRPr="00BE3394">
              <w:rPr>
                <w:sz w:val="12"/>
                <w:szCs w:val="12"/>
                <w:lang w:eastAsia="en-IN"/>
              </w:rPr>
              <w:tab/>
            </w:r>
            <w:r w:rsidRPr="00BE3394">
              <w:rPr>
                <w:sz w:val="12"/>
                <w:szCs w:val="12"/>
                <w:lang w:eastAsia="en-IN"/>
              </w:rPr>
              <w:tab/>
            </w:r>
            <w:r w:rsidRPr="00BE3394">
              <w:rPr>
                <w:sz w:val="12"/>
                <w:szCs w:val="12"/>
                <w:lang w:eastAsia="en-IN"/>
              </w:rPr>
              <w:tab/>
            </w:r>
            <w:r w:rsidR="00BE3394" w:rsidRPr="00BE3394">
              <w:rPr>
                <w:sz w:val="12"/>
                <w:szCs w:val="12"/>
                <w:lang w:eastAsia="en-IN"/>
              </w:rPr>
              <w:t xml:space="preserve">  </w:t>
            </w:r>
            <w:r w:rsidRPr="00BE3394">
              <w:rPr>
                <w:sz w:val="12"/>
                <w:szCs w:val="12"/>
                <w:lang w:eastAsia="en-IN"/>
              </w:rPr>
              <w:t xml:space="preserve">  "id"   : "tpo2"</w:t>
            </w:r>
          </w:p>
          <w:p w14:paraId="7F40F619" w14:textId="442AD1D2" w:rsidR="005B7833" w:rsidRPr="00BE3394" w:rsidRDefault="00BE3394" w:rsidP="005B7833">
            <w:pPr>
              <w:rPr>
                <w:sz w:val="12"/>
                <w:szCs w:val="12"/>
                <w:lang w:eastAsia="en-IN"/>
              </w:rPr>
            </w:pPr>
            <w:r>
              <w:rPr>
                <w:noProof/>
                <w:sz w:val="12"/>
                <w:szCs w:val="12"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58263" behindDoc="0" locked="0" layoutInCell="1" allowOverlap="1" wp14:anchorId="198586E1" wp14:editId="74377AAB">
                      <wp:simplePos x="0" y="0"/>
                      <wp:positionH relativeFrom="column">
                        <wp:posOffset>1583940</wp:posOffset>
                      </wp:positionH>
                      <wp:positionV relativeFrom="paragraph">
                        <wp:posOffset>34790</wp:posOffset>
                      </wp:positionV>
                      <wp:extent cx="103320" cy="360"/>
                      <wp:effectExtent l="38100" t="38100" r="49530" b="38100"/>
                      <wp:wrapNone/>
                      <wp:docPr id="1486969681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3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02FB67" id="Ink 14" o:spid="_x0000_s1026" type="#_x0000_t75" style="position:absolute;margin-left:124.2pt;margin-top:2.25pt;width:9.15pt;height:1.05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">
                      <v:imagedata r:id="rId87" o:title=""/>
                    </v:shape>
                  </w:pict>
                </mc:Fallback>
              </mc:AlternateContent>
            </w:r>
            <w:r w:rsidR="005B7833" w:rsidRPr="00BE3394">
              <w:rPr>
                <w:sz w:val="12"/>
                <w:szCs w:val="12"/>
                <w:lang w:eastAsia="en-IN"/>
              </w:rPr>
              <w:tab/>
            </w:r>
            <w:r w:rsidR="005B7833" w:rsidRPr="00BE3394">
              <w:rPr>
                <w:sz w:val="12"/>
                <w:szCs w:val="12"/>
                <w:lang w:eastAsia="en-IN"/>
              </w:rPr>
              <w:tab/>
            </w:r>
            <w:r w:rsidRPr="00BE3394">
              <w:rPr>
                <w:sz w:val="12"/>
                <w:szCs w:val="12"/>
                <w:lang w:eastAsia="en-IN"/>
              </w:rPr>
              <w:t xml:space="preserve">                       </w:t>
            </w:r>
            <w:r w:rsidR="005B7833" w:rsidRPr="00BE3394">
              <w:rPr>
                <w:sz w:val="12"/>
                <w:szCs w:val="12"/>
                <w:lang w:eastAsia="en-IN"/>
              </w:rPr>
              <w:t xml:space="preserve">  } ]</w:t>
            </w:r>
            <w:r>
              <w:rPr>
                <w:sz w:val="12"/>
                <w:szCs w:val="12"/>
                <w:lang w:eastAsia="en-IN"/>
              </w:rPr>
              <w:t xml:space="preserve">       </w:t>
            </w:r>
            <w:r w:rsidRPr="00BE3394">
              <w:rPr>
                <w:color w:val="7030A0"/>
                <w:sz w:val="12"/>
                <w:szCs w:val="12"/>
                <w:lang w:eastAsia="en-IN"/>
              </w:rPr>
              <w:t>array of object</w:t>
            </w:r>
          </w:p>
          <w:p w14:paraId="394151F2" w14:textId="6D379AB2" w:rsidR="005B7480" w:rsidRDefault="00BE3394" w:rsidP="005B7833">
            <w:pPr>
              <w:rPr>
                <w:lang w:eastAsia="en-IN"/>
              </w:rPr>
            </w:pPr>
            <w:r>
              <w:rPr>
                <w:noProof/>
                <w:sz w:val="12"/>
                <w:szCs w:val="12"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58264" behindDoc="0" locked="0" layoutInCell="1" allowOverlap="1" wp14:anchorId="0936859F" wp14:editId="077470FF">
                      <wp:simplePos x="0" y="0"/>
                      <wp:positionH relativeFrom="column">
                        <wp:posOffset>1936740</wp:posOffset>
                      </wp:positionH>
                      <wp:positionV relativeFrom="paragraph">
                        <wp:posOffset>1965</wp:posOffset>
                      </wp:positionV>
                      <wp:extent cx="360" cy="360"/>
                      <wp:effectExtent l="38100" t="38100" r="38100" b="38100"/>
                      <wp:wrapNone/>
                      <wp:docPr id="138695991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180C56" id="Ink 15" o:spid="_x0000_s1026" type="#_x0000_t75" style="position:absolute;margin-left:152pt;margin-top:-.35pt;width:1.05pt;height:1.05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D7XE41wEAAJ0EAAAQAAAA&#10;AAAAAAAAAAAAANMDAABkcnMvaW5rL2luazEueG1sUEsBAi0AFAAGAAgAAAAhAAYcupDeAAAABwEA&#10;AA8AAAAAAAAAAAAAAAAA2AUAAGRycy9kb3ducmV2LnhtbFBLAQItABQABgAIAAAAIQB5GLydvwAA&#10;ACEBAAAZAAAAAAAAAAAAAAAAAOMGAABkcnMvX3JlbHMvZTJvRG9jLnhtbC5yZWxzUEsFBgAAAAAG&#10;AAYAeAEAANkHAAAAAA==&#10;">
                      <v:imagedata r:id="rId85" o:title=""/>
                    </v:shape>
                  </w:pict>
                </mc:Fallback>
              </mc:AlternateContent>
            </w:r>
            <w:r w:rsidR="005B7833" w:rsidRPr="00BE3394">
              <w:rPr>
                <w:sz w:val="12"/>
                <w:szCs w:val="12"/>
                <w:lang w:eastAsia="en-IN"/>
              </w:rPr>
              <w:t>}</w:t>
            </w:r>
          </w:p>
        </w:tc>
        <w:tc>
          <w:tcPr>
            <w:tcW w:w="4508" w:type="dxa"/>
          </w:tcPr>
          <w:p w14:paraId="19248F77" w14:textId="77777777" w:rsidR="005B7480" w:rsidRDefault="00BE3394" w:rsidP="005B7480">
            <w:pPr>
              <w:rPr>
                <w:lang w:eastAsia="en-IN"/>
              </w:rPr>
            </w:pPr>
            <w:r>
              <w:rPr>
                <w:lang w:eastAsia="en-IN"/>
              </w:rPr>
              <w:t>class Project{</w:t>
            </w:r>
          </w:p>
          <w:p w14:paraId="4106E28B" w14:textId="77777777" w:rsidR="00AE4DA8" w:rsidRDefault="00AE4DA8" w:rsidP="005B7480">
            <w:pPr>
              <w:rPr>
                <w:lang w:eastAsia="en-IN"/>
              </w:rPr>
            </w:pPr>
          </w:p>
          <w:p w14:paraId="4AD6ACBB" w14:textId="402DB54E" w:rsidR="00BE3394" w:rsidRDefault="00BE3394" w:rsidP="005B7480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  </w:t>
            </w:r>
            <w:r w:rsidR="00AE4DA8">
              <w:rPr>
                <w:lang w:eastAsia="en-IN"/>
              </w:rPr>
              <w:t xml:space="preserve"> </w:t>
            </w:r>
            <w:r>
              <w:rPr>
                <w:lang w:eastAsia="en-IN"/>
              </w:rPr>
              <w:t>String projectName;</w:t>
            </w:r>
          </w:p>
          <w:p w14:paraId="1C34FCAF" w14:textId="3CBFC1C7" w:rsidR="00BE3394" w:rsidRDefault="00AE4DA8" w:rsidP="005B7480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   </w:t>
            </w:r>
            <w:r w:rsidR="00BE3394">
              <w:rPr>
                <w:lang w:eastAsia="en-IN"/>
              </w:rPr>
              <w:t>String ProjectStatus;</w:t>
            </w:r>
          </w:p>
          <w:p w14:paraId="3BDB51A2" w14:textId="2128D16A" w:rsidR="00BE3394" w:rsidRDefault="00AE4DA8" w:rsidP="005B7480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   </w:t>
            </w:r>
            <w:r w:rsidR="00BE3394">
              <w:rPr>
                <w:lang w:eastAsia="en-IN"/>
              </w:rPr>
              <w:t>List&lt;String&gt; teamMember;</w:t>
            </w:r>
          </w:p>
          <w:p w14:paraId="7C1A0450" w14:textId="218955EA" w:rsidR="00BE3394" w:rsidRDefault="00AE4DA8" w:rsidP="005B7480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   </w:t>
            </w:r>
            <w:r w:rsidR="00BE3394">
              <w:rPr>
                <w:lang w:eastAsia="en-IN"/>
              </w:rPr>
              <w:t>List&lt;ProjectManager&gt;</w:t>
            </w:r>
            <w:r>
              <w:rPr>
                <w:lang w:eastAsia="en-IN"/>
              </w:rPr>
              <w:t xml:space="preserve"> pobj;</w:t>
            </w:r>
          </w:p>
          <w:p w14:paraId="4BF45A09" w14:textId="77777777" w:rsidR="00AE4DA8" w:rsidRDefault="00AE4DA8" w:rsidP="005B7480">
            <w:pPr>
              <w:rPr>
                <w:lang w:eastAsia="en-IN"/>
              </w:rPr>
            </w:pPr>
          </w:p>
          <w:p w14:paraId="7E2B2578" w14:textId="77777777" w:rsidR="00AE4DA8" w:rsidRDefault="00AE4DA8" w:rsidP="005B7480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 Constructer(){</w:t>
            </w:r>
          </w:p>
          <w:p w14:paraId="26E37E95" w14:textId="77777777" w:rsidR="00AE4DA8" w:rsidRDefault="00AE4DA8" w:rsidP="005B7480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 }</w:t>
            </w:r>
          </w:p>
          <w:p w14:paraId="19F18A62" w14:textId="2AFC39A4" w:rsidR="00AE4DA8" w:rsidRDefault="00AE4DA8" w:rsidP="005B7480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       Provide getters() and setters()</w:t>
            </w:r>
          </w:p>
        </w:tc>
      </w:tr>
    </w:tbl>
    <w:p w14:paraId="55FC35DD" w14:textId="433628A4" w:rsidR="005B7480" w:rsidRDefault="00AE4DA8" w:rsidP="00AE4DA8">
      <w:pPr>
        <w:pStyle w:val="ListParagraph"/>
        <w:numPr>
          <w:ilvl w:val="0"/>
          <w:numId w:val="58"/>
        </w:numPr>
        <w:rPr>
          <w:lang w:eastAsia="en-IN"/>
        </w:rPr>
      </w:pPr>
      <w:r>
        <w:rPr>
          <w:lang w:eastAsia="en-IN"/>
        </w:rPr>
        <w:t xml:space="preserve">IT CONTAIN LIST OF OBJECTS </w:t>
      </w:r>
      <w:r w:rsidR="00D969DB">
        <w:rPr>
          <w:lang w:eastAsia="en-IN"/>
        </w:rPr>
        <w:t>SO WE ARE CREATING LIST&lt;PROJECTMANAGER&gt; OBJECT.</w:t>
      </w:r>
    </w:p>
    <w:p w14:paraId="1F49F789" w14:textId="3B3C2BB9" w:rsidR="00D969DB" w:rsidRDefault="00BB0385" w:rsidP="00AE4DA8">
      <w:pPr>
        <w:pStyle w:val="ListParagraph"/>
        <w:numPr>
          <w:ilvl w:val="0"/>
          <w:numId w:val="58"/>
        </w:numPr>
        <w:rPr>
          <w:lang w:eastAsia="en-IN"/>
        </w:rPr>
      </w:pPr>
      <w:r>
        <w:rPr>
          <w:lang w:eastAsia="en-IN"/>
        </w:rPr>
        <w:t xml:space="preserve">PROJECTMANAGER IS A CLASS BASICALLY </w:t>
      </w:r>
      <w:r w:rsidR="00456CE8">
        <w:rPr>
          <w:lang w:eastAsia="en-IN"/>
        </w:rPr>
        <w:t xml:space="preserve">BECOUSE IT’S A OBJECT , WHERE EVER WE CREATE OBJECT IN </w:t>
      </w:r>
      <w:r w:rsidR="00813AB4">
        <w:rPr>
          <w:lang w:eastAsia="en-IN"/>
        </w:rPr>
        <w:t>JSON IT</w:t>
      </w:r>
      <w:r w:rsidR="00456CE8">
        <w:rPr>
          <w:lang w:eastAsia="en-IN"/>
        </w:rPr>
        <w:t xml:space="preserve"> </w:t>
      </w:r>
      <w:r w:rsidR="00813AB4">
        <w:rPr>
          <w:lang w:eastAsia="en-IN"/>
        </w:rPr>
        <w:t>CONTAIN A CLASS.</w:t>
      </w:r>
    </w:p>
    <w:p w14:paraId="02A05C44" w14:textId="736D498A" w:rsidR="00813AB4" w:rsidRDefault="005826E7" w:rsidP="00AE4DA8">
      <w:pPr>
        <w:pStyle w:val="ListParagraph"/>
        <w:numPr>
          <w:ilvl w:val="0"/>
          <w:numId w:val="58"/>
        </w:numPr>
        <w:rPr>
          <w:lang w:eastAsia="en-IN"/>
        </w:rPr>
      </w:pPr>
      <w:r>
        <w:rPr>
          <w:lang w:eastAsia="en-IN"/>
        </w:rPr>
        <w:t>SO WE NEED TO CREATE A CLASS FOR PROJECTMANAGER.</w:t>
      </w:r>
    </w:p>
    <w:p w14:paraId="79E0875B" w14:textId="07F2F913" w:rsidR="004704EA" w:rsidRPr="007D34FD" w:rsidRDefault="004704EA" w:rsidP="004704EA">
      <w:pPr>
        <w:rPr>
          <w:color w:val="6B911C" w:themeColor="accent1" w:themeShade="BF"/>
          <w:lang w:eastAsia="en-IN"/>
        </w:rPr>
      </w:pPr>
      <w:r w:rsidRPr="007D34FD">
        <w:rPr>
          <w:color w:val="6B911C" w:themeColor="accent1" w:themeShade="BF"/>
          <w:lang w:eastAsia="en-IN"/>
        </w:rPr>
        <w:t xml:space="preserve">CREATION OF POJO CLASS </w:t>
      </w:r>
      <w:r w:rsidR="008C7A54" w:rsidRPr="007D34FD">
        <w:rPr>
          <w:color w:val="6B911C" w:themeColor="accent1" w:themeShade="BF"/>
          <w:lang w:eastAsia="en-IN"/>
        </w:rPr>
        <w:t>BY LOOKING AT JSON PROPERTY/STRUCTRE</w:t>
      </w:r>
    </w:p>
    <w:p w14:paraId="56913F25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CC6C1D"/>
          <w:sz w:val="14"/>
          <w:szCs w:val="14"/>
        </w:rPr>
        <w:t>lass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290C3"/>
          <w:sz w:val="14"/>
          <w:szCs w:val="14"/>
        </w:rPr>
        <w:t>Project1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1D30594B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62DE4678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66E1F8"/>
          <w:sz w:val="14"/>
          <w:szCs w:val="14"/>
        </w:rPr>
        <w:t>projectName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04425A97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66E1F8"/>
          <w:sz w:val="14"/>
          <w:szCs w:val="14"/>
        </w:rPr>
        <w:t>projectStatus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009A030A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80F2F6"/>
          <w:sz w:val="14"/>
          <w:szCs w:val="14"/>
        </w:rPr>
        <w:t>List</w:t>
      </w:r>
      <w:r w:rsidRPr="00163BC3">
        <w:rPr>
          <w:rFonts w:ascii="Consolas" w:hAnsi="Consolas"/>
          <w:color w:val="E6E6FA"/>
          <w:sz w:val="14"/>
          <w:szCs w:val="14"/>
        </w:rPr>
        <w:t>&lt;</w:t>
      </w:r>
      <w:r w:rsidRPr="00163BC3">
        <w:rPr>
          <w:rFonts w:ascii="Consolas" w:hAnsi="Consolas"/>
          <w:color w:val="B166DA"/>
          <w:sz w:val="14"/>
          <w:szCs w:val="14"/>
        </w:rPr>
        <w:t>String</w:t>
      </w:r>
      <w:r w:rsidRPr="00163BC3">
        <w:rPr>
          <w:rFonts w:ascii="Consolas" w:hAnsi="Consolas"/>
          <w:color w:val="E6E6FA"/>
          <w:sz w:val="14"/>
          <w:szCs w:val="14"/>
        </w:rPr>
        <w:t>&gt;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66E1F8"/>
          <w:sz w:val="14"/>
          <w:szCs w:val="14"/>
        </w:rPr>
        <w:t>teamMember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2F73423E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1290C3"/>
          <w:sz w:val="14"/>
          <w:szCs w:val="14"/>
        </w:rPr>
        <w:t>ProjectManager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66E1F8"/>
          <w:sz w:val="14"/>
          <w:szCs w:val="14"/>
        </w:rPr>
        <w:t>projectManager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73C1136C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11305D7" w14:textId="3ECDCD6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Project1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projectName</w:t>
      </w:r>
      <w:r w:rsidRPr="00163BC3">
        <w:rPr>
          <w:rFonts w:ascii="Consolas" w:hAnsi="Consolas"/>
          <w:color w:val="E6E6FA"/>
          <w:sz w:val="14"/>
          <w:szCs w:val="14"/>
        </w:rPr>
        <w:t>,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projectStatus</w:t>
      </w:r>
      <w:r w:rsidRPr="00163BC3">
        <w:rPr>
          <w:rFonts w:ascii="Consolas" w:hAnsi="Consolas"/>
          <w:color w:val="E6E6FA"/>
          <w:sz w:val="14"/>
          <w:szCs w:val="14"/>
        </w:rPr>
        <w:t>,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80F2F6"/>
          <w:sz w:val="14"/>
          <w:szCs w:val="14"/>
        </w:rPr>
        <w:t>List</w:t>
      </w:r>
      <w:r w:rsidRPr="00163BC3">
        <w:rPr>
          <w:rFonts w:ascii="Consolas" w:hAnsi="Consolas"/>
          <w:color w:val="E6E6FA"/>
          <w:sz w:val="14"/>
          <w:szCs w:val="14"/>
        </w:rPr>
        <w:t>&lt;</w:t>
      </w:r>
      <w:r w:rsidRPr="00163BC3">
        <w:rPr>
          <w:rFonts w:ascii="Consolas" w:hAnsi="Consolas"/>
          <w:color w:val="B166DA"/>
          <w:sz w:val="14"/>
          <w:szCs w:val="14"/>
        </w:rPr>
        <w:t>String</w:t>
      </w:r>
      <w:r w:rsidRPr="00163BC3">
        <w:rPr>
          <w:rFonts w:ascii="Consolas" w:hAnsi="Consolas"/>
          <w:color w:val="E6E6FA"/>
          <w:sz w:val="14"/>
          <w:szCs w:val="14"/>
        </w:rPr>
        <w:t>&gt;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teamMember</w:t>
      </w:r>
      <w:r w:rsidRPr="00163BC3">
        <w:rPr>
          <w:rFonts w:ascii="Consolas" w:hAnsi="Consolas"/>
          <w:color w:val="E6E6FA"/>
          <w:sz w:val="14"/>
          <w:szCs w:val="14"/>
        </w:rPr>
        <w:t>,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290C3"/>
          <w:sz w:val="14"/>
          <w:szCs w:val="14"/>
        </w:rPr>
        <w:t>ProjectManager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>
        <w:rPr>
          <w:rFonts w:ascii="Consolas" w:hAnsi="Consolas"/>
          <w:color w:val="D9E8F7"/>
          <w:sz w:val="14"/>
          <w:szCs w:val="14"/>
        </w:rPr>
        <w:t xml:space="preserve">                       </w:t>
      </w:r>
      <w:r>
        <w:rPr>
          <w:rFonts w:ascii="Consolas" w:hAnsi="Consolas"/>
          <w:color w:val="79ABFF"/>
          <w:sz w:val="14"/>
          <w:szCs w:val="14"/>
        </w:rPr>
        <w:t xml:space="preserve">                             P</w:t>
      </w:r>
      <w:r w:rsidRPr="00163BC3">
        <w:rPr>
          <w:rFonts w:ascii="Consolas" w:hAnsi="Consolas"/>
          <w:color w:val="79ABFF"/>
          <w:sz w:val="14"/>
          <w:szCs w:val="14"/>
        </w:rPr>
        <w:t>rojectManager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61D3E50A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super</w:t>
      </w:r>
      <w:r w:rsidRPr="00163BC3">
        <w:rPr>
          <w:rFonts w:ascii="Consolas" w:hAnsi="Consolas"/>
          <w:color w:val="F9FAF4"/>
          <w:sz w:val="14"/>
          <w:szCs w:val="14"/>
        </w:rPr>
        <w:t>()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1906ABF8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this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projectName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projectName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2FFFFBD2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this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projectStatus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projectStatus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0A6C8002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this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teamMember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teamMember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7F778299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this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projectManager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projectManager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26DA186D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17E7D65B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341722D9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void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setProjectName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projectName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76A0A4BD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this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projectName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projectName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0BDCD28F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31868101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100FE107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getProjectName</w:t>
      </w:r>
      <w:r w:rsidRPr="00163BC3">
        <w:rPr>
          <w:rFonts w:ascii="Consolas" w:hAnsi="Consolas"/>
          <w:color w:val="F9FAF4"/>
          <w:sz w:val="14"/>
          <w:szCs w:val="14"/>
        </w:rPr>
        <w:t>()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4C387EF7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return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66E1F8"/>
          <w:sz w:val="14"/>
          <w:szCs w:val="14"/>
        </w:rPr>
        <w:t>projectName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2E6BB721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755D27F4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11D2B9F9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void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setProjectStatus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projectStatus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5C354286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this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projectStatus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projectStatus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0245E9F2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4F2CA588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ED72A39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getProjectStatus</w:t>
      </w:r>
      <w:r w:rsidRPr="00163BC3">
        <w:rPr>
          <w:rFonts w:ascii="Consolas" w:hAnsi="Consolas"/>
          <w:color w:val="F9FAF4"/>
          <w:sz w:val="14"/>
          <w:szCs w:val="14"/>
        </w:rPr>
        <w:t>()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1F7BB90E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return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66E1F8"/>
          <w:sz w:val="14"/>
          <w:szCs w:val="14"/>
        </w:rPr>
        <w:t>projectStatus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68771ABC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3C499788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6E471232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void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setTeamMember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80F2F6"/>
          <w:sz w:val="14"/>
          <w:szCs w:val="14"/>
        </w:rPr>
        <w:t>List</w:t>
      </w:r>
      <w:r w:rsidRPr="00163BC3">
        <w:rPr>
          <w:rFonts w:ascii="Consolas" w:hAnsi="Consolas"/>
          <w:color w:val="E6E6FA"/>
          <w:sz w:val="14"/>
          <w:szCs w:val="14"/>
        </w:rPr>
        <w:t>&lt;</w:t>
      </w:r>
      <w:r w:rsidRPr="00163BC3">
        <w:rPr>
          <w:rFonts w:ascii="Consolas" w:hAnsi="Consolas"/>
          <w:color w:val="B166DA"/>
          <w:sz w:val="14"/>
          <w:szCs w:val="14"/>
        </w:rPr>
        <w:t>String</w:t>
      </w:r>
      <w:r w:rsidRPr="00163BC3">
        <w:rPr>
          <w:rFonts w:ascii="Consolas" w:hAnsi="Consolas"/>
          <w:color w:val="E6E6FA"/>
          <w:sz w:val="14"/>
          <w:szCs w:val="14"/>
        </w:rPr>
        <w:t>&gt;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teamMember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3792078B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this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teamMember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teamMember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7838313D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1EC5F7E2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2BC3635B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80F2F6"/>
          <w:sz w:val="14"/>
          <w:szCs w:val="14"/>
        </w:rPr>
        <w:t>List</w:t>
      </w:r>
      <w:r w:rsidRPr="00163BC3">
        <w:rPr>
          <w:rFonts w:ascii="Consolas" w:hAnsi="Consolas"/>
          <w:color w:val="E6E6FA"/>
          <w:sz w:val="14"/>
          <w:szCs w:val="14"/>
        </w:rPr>
        <w:t>&lt;</w:t>
      </w:r>
      <w:r w:rsidRPr="00163BC3">
        <w:rPr>
          <w:rFonts w:ascii="Consolas" w:hAnsi="Consolas"/>
          <w:color w:val="B166DA"/>
          <w:sz w:val="14"/>
          <w:szCs w:val="14"/>
        </w:rPr>
        <w:t>String</w:t>
      </w:r>
      <w:r w:rsidRPr="00163BC3">
        <w:rPr>
          <w:rFonts w:ascii="Consolas" w:hAnsi="Consolas"/>
          <w:color w:val="E6E6FA"/>
          <w:sz w:val="14"/>
          <w:szCs w:val="14"/>
        </w:rPr>
        <w:t>&gt;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getTeamMember</w:t>
      </w:r>
      <w:r w:rsidRPr="00163BC3">
        <w:rPr>
          <w:rFonts w:ascii="Consolas" w:hAnsi="Consolas"/>
          <w:color w:val="F9FAF4"/>
          <w:sz w:val="14"/>
          <w:szCs w:val="14"/>
        </w:rPr>
        <w:t>()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01C77420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return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66E1F8"/>
          <w:sz w:val="14"/>
          <w:szCs w:val="14"/>
        </w:rPr>
        <w:t>teamMember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5BBEAFD6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3D6C9822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A1536B5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void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setProjectManager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290C3"/>
          <w:sz w:val="14"/>
          <w:szCs w:val="14"/>
        </w:rPr>
        <w:t>ProjectManager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projectManager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6AE075DF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this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projectManager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projectManager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4016EE16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4AB8A86B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2921F653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290C3"/>
          <w:sz w:val="14"/>
          <w:szCs w:val="14"/>
        </w:rPr>
        <w:t>ProjectManager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getProjectManager</w:t>
      </w:r>
      <w:r w:rsidRPr="00163BC3">
        <w:rPr>
          <w:rFonts w:ascii="Consolas" w:hAnsi="Consolas"/>
          <w:color w:val="F9FAF4"/>
          <w:sz w:val="14"/>
          <w:szCs w:val="14"/>
        </w:rPr>
        <w:t>()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16F3A5BF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return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66E1F8"/>
          <w:sz w:val="14"/>
          <w:szCs w:val="14"/>
        </w:rPr>
        <w:t>projectManager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1C2A50D4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1E6B9096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808080"/>
          <w:sz w:val="14"/>
          <w:szCs w:val="14"/>
        </w:rPr>
        <w:t>/*</w:t>
      </w:r>
    </w:p>
    <w:p w14:paraId="1F968D7B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808080"/>
          <w:sz w:val="14"/>
          <w:szCs w:val="14"/>
        </w:rPr>
        <w:tab/>
        <w:t xml:space="preserve"> * =============================================================================</w:t>
      </w:r>
    </w:p>
    <w:p w14:paraId="6DBE69FE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808080"/>
          <w:sz w:val="14"/>
          <w:szCs w:val="14"/>
        </w:rPr>
        <w:tab/>
        <w:t xml:space="preserve"> * =====</w:t>
      </w:r>
    </w:p>
    <w:p w14:paraId="3CF52BF6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808080"/>
          <w:sz w:val="14"/>
          <w:szCs w:val="14"/>
        </w:rPr>
        <w:tab/>
        <w:t xml:space="preserve"> */</w:t>
      </w:r>
    </w:p>
    <w:p w14:paraId="24A44B6B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4DEE138C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4170CD3B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CC6C1D"/>
          <w:sz w:val="14"/>
          <w:szCs w:val="14"/>
        </w:rPr>
        <w:t>class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290C3"/>
          <w:sz w:val="14"/>
          <w:szCs w:val="14"/>
        </w:rPr>
        <w:t>ProjectManager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1F7E3570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47D4DDD5" w14:textId="3B79156C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="003B54C3">
        <w:rPr>
          <w:rFonts w:ascii="Consolas" w:hAnsi="Consolas"/>
          <w:color w:val="D9E8F7"/>
          <w:sz w:val="14"/>
          <w:szCs w:val="14"/>
        </w:rPr>
        <w:t xml:space="preserve">private 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66E1F8"/>
          <w:sz w:val="14"/>
          <w:szCs w:val="14"/>
        </w:rPr>
        <w:t>name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4C4F0D8B" w14:textId="4F467FC6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="003B54C3">
        <w:rPr>
          <w:rFonts w:ascii="Consolas" w:hAnsi="Consolas"/>
          <w:color w:val="D9E8F7"/>
          <w:sz w:val="14"/>
          <w:szCs w:val="14"/>
        </w:rPr>
        <w:t xml:space="preserve">private 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66E1F8"/>
          <w:sz w:val="14"/>
          <w:szCs w:val="14"/>
        </w:rPr>
        <w:t>empId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0FC76D2F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0B455D3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ProjectManager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name</w:t>
      </w:r>
      <w:r w:rsidRPr="00163BC3">
        <w:rPr>
          <w:rFonts w:ascii="Consolas" w:hAnsi="Consolas"/>
          <w:color w:val="E6E6FA"/>
          <w:sz w:val="14"/>
          <w:szCs w:val="14"/>
        </w:rPr>
        <w:t>,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empId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514D70DE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super</w:t>
      </w:r>
      <w:r w:rsidRPr="00163BC3">
        <w:rPr>
          <w:rFonts w:ascii="Consolas" w:hAnsi="Consolas"/>
          <w:color w:val="F9FAF4"/>
          <w:sz w:val="14"/>
          <w:szCs w:val="14"/>
        </w:rPr>
        <w:t>()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22EFE02C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this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name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name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6777C48F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this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empId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empId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78BC9436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758EDBE4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496B8D6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void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setName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name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253D98B9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this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name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name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4718C6C6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1C8E8468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227A4188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getName</w:t>
      </w:r>
      <w:r w:rsidRPr="00163BC3">
        <w:rPr>
          <w:rFonts w:ascii="Consolas" w:hAnsi="Consolas"/>
          <w:color w:val="F9FAF4"/>
          <w:sz w:val="14"/>
          <w:szCs w:val="14"/>
        </w:rPr>
        <w:t>()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4730B747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return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66E1F8"/>
          <w:sz w:val="14"/>
          <w:szCs w:val="14"/>
        </w:rPr>
        <w:t>name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32F3F377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53CFD972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67D5D39C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void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setEmpId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empId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112408C7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this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empId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empId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2E716C7F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505C1270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73C2568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getEmpId</w:t>
      </w:r>
      <w:r w:rsidRPr="00163BC3">
        <w:rPr>
          <w:rFonts w:ascii="Consolas" w:hAnsi="Consolas"/>
          <w:color w:val="F9FAF4"/>
          <w:sz w:val="14"/>
          <w:szCs w:val="14"/>
        </w:rPr>
        <w:t>()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5973F500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return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66E1F8"/>
          <w:sz w:val="14"/>
          <w:szCs w:val="14"/>
        </w:rPr>
        <w:t>empId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508AE255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7B19AED7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235577C0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F9FAF4"/>
          <w:sz w:val="14"/>
          <w:szCs w:val="14"/>
        </w:rPr>
        <w:t>}</w:t>
      </w:r>
    </w:p>
    <w:p w14:paraId="20DFCE27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44F479FF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class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290C3"/>
          <w:sz w:val="14"/>
          <w:szCs w:val="14"/>
        </w:rPr>
        <w:t>Run1_POJO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71F8FE94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84B76E3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CC6C1D"/>
          <w:sz w:val="14"/>
          <w:szCs w:val="14"/>
        </w:rPr>
        <w:t>public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static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void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EB540"/>
          <w:sz w:val="14"/>
          <w:szCs w:val="14"/>
        </w:rPr>
        <w:t>main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290C3"/>
          <w:sz w:val="14"/>
          <w:szCs w:val="14"/>
        </w:rPr>
        <w:t>String</w:t>
      </w:r>
      <w:r w:rsidRPr="00163BC3">
        <w:rPr>
          <w:rFonts w:ascii="Consolas" w:hAnsi="Consolas"/>
          <w:color w:val="F9FAF4"/>
          <w:sz w:val="14"/>
          <w:szCs w:val="14"/>
        </w:rPr>
        <w:t>[]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79ABFF"/>
          <w:sz w:val="14"/>
          <w:szCs w:val="14"/>
        </w:rPr>
        <w:t>args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throws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3EABE6"/>
          <w:sz w:val="14"/>
          <w:szCs w:val="14"/>
        </w:rPr>
        <w:t>StreamWriteException</w:t>
      </w:r>
      <w:r w:rsidRPr="00163BC3">
        <w:rPr>
          <w:rFonts w:ascii="Consolas" w:hAnsi="Consolas"/>
          <w:color w:val="E6E6FA"/>
          <w:sz w:val="14"/>
          <w:szCs w:val="14"/>
        </w:rPr>
        <w:t>,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3EABE6"/>
          <w:sz w:val="14"/>
          <w:szCs w:val="14"/>
        </w:rPr>
        <w:t>DatabindException</w:t>
      </w:r>
      <w:r w:rsidRPr="00163BC3">
        <w:rPr>
          <w:rFonts w:ascii="Consolas" w:hAnsi="Consolas"/>
          <w:color w:val="E6E6FA"/>
          <w:sz w:val="14"/>
          <w:szCs w:val="14"/>
        </w:rPr>
        <w:t>,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290C3"/>
          <w:sz w:val="14"/>
          <w:szCs w:val="14"/>
        </w:rPr>
        <w:t>IOException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9FAF4"/>
          <w:sz w:val="14"/>
          <w:szCs w:val="14"/>
        </w:rPr>
        <w:t>{</w:t>
      </w:r>
    </w:p>
    <w:p w14:paraId="021CDDE0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808080"/>
          <w:sz w:val="14"/>
          <w:szCs w:val="14"/>
        </w:rPr>
        <w:t>/* using list of array */</w:t>
      </w:r>
    </w:p>
    <w:p w14:paraId="28789425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80F2F6"/>
          <w:sz w:val="14"/>
          <w:szCs w:val="14"/>
        </w:rPr>
        <w:t>List</w:t>
      </w:r>
      <w:r w:rsidRPr="00163BC3">
        <w:rPr>
          <w:rFonts w:ascii="Consolas" w:hAnsi="Consolas"/>
          <w:color w:val="E6E6FA"/>
          <w:sz w:val="14"/>
          <w:szCs w:val="14"/>
        </w:rPr>
        <w:t>&lt;</w:t>
      </w:r>
      <w:r w:rsidRPr="00163BC3">
        <w:rPr>
          <w:rFonts w:ascii="Consolas" w:hAnsi="Consolas"/>
          <w:color w:val="B166DA"/>
          <w:sz w:val="14"/>
          <w:szCs w:val="14"/>
        </w:rPr>
        <w:t>String</w:t>
      </w:r>
      <w:r w:rsidRPr="00163BC3">
        <w:rPr>
          <w:rFonts w:ascii="Consolas" w:hAnsi="Consolas"/>
          <w:color w:val="E6E6FA"/>
          <w:sz w:val="14"/>
          <w:szCs w:val="14"/>
        </w:rPr>
        <w:t>&gt;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2F200"/>
          <w:sz w:val="14"/>
          <w:szCs w:val="14"/>
        </w:rPr>
        <w:t>lst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new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A7EC21"/>
          <w:sz w:val="14"/>
          <w:szCs w:val="14"/>
        </w:rPr>
        <w:t>ArrayList</w:t>
      </w:r>
      <w:r w:rsidRPr="00163BC3">
        <w:rPr>
          <w:rFonts w:ascii="Consolas" w:hAnsi="Consolas"/>
          <w:color w:val="E6E6FA"/>
          <w:sz w:val="14"/>
          <w:szCs w:val="14"/>
        </w:rPr>
        <w:t>&lt;</w:t>
      </w:r>
      <w:r w:rsidRPr="00163BC3">
        <w:rPr>
          <w:rFonts w:ascii="Consolas" w:hAnsi="Consolas"/>
          <w:color w:val="B166DA"/>
          <w:sz w:val="14"/>
          <w:szCs w:val="14"/>
        </w:rPr>
        <w:t>String</w:t>
      </w:r>
      <w:r w:rsidRPr="00163BC3">
        <w:rPr>
          <w:rFonts w:ascii="Consolas" w:hAnsi="Consolas"/>
          <w:color w:val="E6E6FA"/>
          <w:sz w:val="14"/>
          <w:szCs w:val="14"/>
        </w:rPr>
        <w:t>&gt;</w:t>
      </w:r>
      <w:r w:rsidRPr="00163BC3">
        <w:rPr>
          <w:rFonts w:ascii="Consolas" w:hAnsi="Consolas"/>
          <w:color w:val="F9FAF4"/>
          <w:sz w:val="14"/>
          <w:szCs w:val="14"/>
        </w:rPr>
        <w:t>()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34D82B02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3EC79"/>
          <w:sz w:val="14"/>
          <w:szCs w:val="14"/>
        </w:rPr>
        <w:t>lst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80F6A7"/>
          <w:sz w:val="14"/>
          <w:szCs w:val="14"/>
        </w:rPr>
        <w:t>add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7C6A3"/>
          <w:sz w:val="14"/>
          <w:szCs w:val="14"/>
        </w:rPr>
        <w:t>"jhon"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63F6B4DB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3EC79"/>
          <w:sz w:val="14"/>
          <w:szCs w:val="14"/>
        </w:rPr>
        <w:t>lst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80F6A7"/>
          <w:sz w:val="14"/>
          <w:szCs w:val="14"/>
        </w:rPr>
        <w:t>add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7C6A3"/>
          <w:sz w:val="14"/>
          <w:szCs w:val="14"/>
        </w:rPr>
        <w:t>"devid"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0A851A31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3EC79"/>
          <w:sz w:val="14"/>
          <w:szCs w:val="14"/>
        </w:rPr>
        <w:t>lst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80F6A7"/>
          <w:sz w:val="14"/>
          <w:szCs w:val="14"/>
        </w:rPr>
        <w:t>add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7C6A3"/>
          <w:sz w:val="14"/>
          <w:szCs w:val="14"/>
        </w:rPr>
        <w:t>"stev"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2F4A7B1B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7618237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1290C3"/>
          <w:sz w:val="14"/>
          <w:szCs w:val="14"/>
        </w:rPr>
        <w:t>ProjectManager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2F200"/>
          <w:sz w:val="14"/>
          <w:szCs w:val="14"/>
        </w:rPr>
        <w:t>pm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new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A7EC21"/>
          <w:sz w:val="14"/>
          <w:szCs w:val="14"/>
        </w:rPr>
        <w:t>ProjectManager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7C6A3"/>
          <w:sz w:val="14"/>
          <w:szCs w:val="14"/>
        </w:rPr>
        <w:t>"sugar"</w:t>
      </w:r>
      <w:r w:rsidRPr="00163BC3">
        <w:rPr>
          <w:rFonts w:ascii="Consolas" w:hAnsi="Consolas"/>
          <w:color w:val="E6E6FA"/>
          <w:sz w:val="14"/>
          <w:szCs w:val="14"/>
        </w:rPr>
        <w:t>,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7C6A3"/>
          <w:sz w:val="14"/>
          <w:szCs w:val="14"/>
        </w:rPr>
        <w:t>"tp01"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52CD55CA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2A61101C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808080"/>
          <w:sz w:val="14"/>
          <w:szCs w:val="14"/>
        </w:rPr>
        <w:t xml:space="preserve">/* we can pass reference as well in </w:t>
      </w:r>
      <w:r w:rsidRPr="00163BC3">
        <w:rPr>
          <w:rFonts w:ascii="Consolas" w:hAnsi="Consolas"/>
          <w:color w:val="808080"/>
          <w:sz w:val="14"/>
          <w:szCs w:val="14"/>
          <w:u w:val="single"/>
        </w:rPr>
        <w:t>constructer</w:t>
      </w:r>
      <w:r w:rsidRPr="00163BC3">
        <w:rPr>
          <w:rFonts w:ascii="Consolas" w:hAnsi="Consolas"/>
          <w:color w:val="808080"/>
          <w:sz w:val="14"/>
          <w:szCs w:val="14"/>
        </w:rPr>
        <w:t xml:space="preserve"> */</w:t>
      </w:r>
    </w:p>
    <w:p w14:paraId="68B3C0F6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1290C3"/>
          <w:sz w:val="14"/>
          <w:szCs w:val="14"/>
        </w:rPr>
        <w:t>Project1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2F200"/>
          <w:sz w:val="14"/>
          <w:szCs w:val="14"/>
        </w:rPr>
        <w:t>projectObj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CC6C1D"/>
          <w:sz w:val="14"/>
          <w:szCs w:val="14"/>
        </w:rPr>
        <w:t>new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A7EC21"/>
          <w:sz w:val="14"/>
          <w:szCs w:val="14"/>
        </w:rPr>
        <w:t>Project1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7C6A3"/>
          <w:sz w:val="14"/>
          <w:szCs w:val="14"/>
        </w:rPr>
        <w:t>"dielan"</w:t>
      </w:r>
      <w:r w:rsidRPr="00163BC3">
        <w:rPr>
          <w:rFonts w:ascii="Consolas" w:hAnsi="Consolas"/>
          <w:color w:val="E6E6FA"/>
          <w:sz w:val="14"/>
          <w:szCs w:val="14"/>
        </w:rPr>
        <w:t>,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17C6A3"/>
          <w:sz w:val="14"/>
          <w:szCs w:val="14"/>
        </w:rPr>
        <w:t>"Created"</w:t>
      </w:r>
      <w:r w:rsidRPr="00163BC3">
        <w:rPr>
          <w:rFonts w:ascii="Consolas" w:hAnsi="Consolas"/>
          <w:color w:val="E6E6FA"/>
          <w:sz w:val="14"/>
          <w:szCs w:val="14"/>
        </w:rPr>
        <w:t>,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3EC79"/>
          <w:sz w:val="14"/>
          <w:szCs w:val="14"/>
        </w:rPr>
        <w:t>lst</w:t>
      </w:r>
      <w:r w:rsidRPr="00163BC3">
        <w:rPr>
          <w:rFonts w:ascii="Consolas" w:hAnsi="Consolas"/>
          <w:color w:val="E6E6FA"/>
          <w:sz w:val="14"/>
          <w:szCs w:val="14"/>
        </w:rPr>
        <w:t>,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3EC79"/>
          <w:sz w:val="14"/>
          <w:szCs w:val="14"/>
        </w:rPr>
        <w:t>pm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52FE7F73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86C2FB4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808080"/>
          <w:sz w:val="14"/>
          <w:szCs w:val="14"/>
        </w:rPr>
        <w:t xml:space="preserve">/* to </w:t>
      </w:r>
      <w:r w:rsidRPr="00163BC3">
        <w:rPr>
          <w:rFonts w:ascii="Consolas" w:hAnsi="Consolas"/>
          <w:color w:val="808080"/>
          <w:sz w:val="14"/>
          <w:szCs w:val="14"/>
          <w:u w:val="single"/>
        </w:rPr>
        <w:t>axcess</w:t>
      </w:r>
      <w:r w:rsidRPr="00163BC3">
        <w:rPr>
          <w:rFonts w:ascii="Consolas" w:hAnsi="Consolas"/>
          <w:color w:val="808080"/>
          <w:sz w:val="14"/>
          <w:szCs w:val="14"/>
        </w:rPr>
        <w:t xml:space="preserve"> the data available there */</w:t>
      </w:r>
    </w:p>
    <w:p w14:paraId="396EC676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1290C3"/>
          <w:sz w:val="14"/>
          <w:szCs w:val="14"/>
        </w:rPr>
        <w:t>System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A7EC21"/>
          <w:sz w:val="14"/>
          <w:szCs w:val="14"/>
        </w:rPr>
        <w:t>println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F3EC79"/>
          <w:sz w:val="14"/>
          <w:szCs w:val="14"/>
        </w:rPr>
        <w:t>projectObj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66E1F8"/>
          <w:sz w:val="14"/>
          <w:szCs w:val="14"/>
        </w:rPr>
        <w:t>projectName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69C06DF0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</w:p>
    <w:p w14:paraId="16467E8F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808080"/>
          <w:sz w:val="14"/>
          <w:szCs w:val="14"/>
        </w:rPr>
        <w:t xml:space="preserve">/* to convert back to </w:t>
      </w:r>
      <w:r w:rsidRPr="00163BC3">
        <w:rPr>
          <w:rFonts w:ascii="Consolas" w:hAnsi="Consolas"/>
          <w:color w:val="808080"/>
          <w:sz w:val="14"/>
          <w:szCs w:val="14"/>
          <w:u w:val="single"/>
        </w:rPr>
        <w:t>json</w:t>
      </w:r>
      <w:r w:rsidRPr="00163BC3">
        <w:rPr>
          <w:rFonts w:ascii="Consolas" w:hAnsi="Consolas"/>
          <w:color w:val="808080"/>
          <w:sz w:val="14"/>
          <w:szCs w:val="14"/>
        </w:rPr>
        <w:t xml:space="preserve"> file </w:t>
      </w:r>
      <w:r w:rsidRPr="00163BC3">
        <w:rPr>
          <w:rFonts w:ascii="Consolas" w:hAnsi="Consolas"/>
          <w:color w:val="808080"/>
          <w:sz w:val="14"/>
          <w:szCs w:val="14"/>
          <w:u w:val="single"/>
        </w:rPr>
        <w:t>jackson</w:t>
      </w:r>
      <w:r w:rsidRPr="00163BC3">
        <w:rPr>
          <w:rFonts w:ascii="Consolas" w:hAnsi="Consolas"/>
          <w:color w:val="808080"/>
          <w:sz w:val="14"/>
          <w:szCs w:val="14"/>
        </w:rPr>
        <w:t xml:space="preserve"> </w:t>
      </w:r>
      <w:r w:rsidRPr="00163BC3">
        <w:rPr>
          <w:rFonts w:ascii="Consolas" w:hAnsi="Consolas"/>
          <w:color w:val="808080"/>
          <w:sz w:val="14"/>
          <w:szCs w:val="14"/>
          <w:u w:val="single"/>
        </w:rPr>
        <w:t>databind</w:t>
      </w:r>
      <w:r w:rsidRPr="00163BC3">
        <w:rPr>
          <w:rFonts w:ascii="Consolas" w:hAnsi="Consolas"/>
          <w:color w:val="808080"/>
          <w:sz w:val="14"/>
          <w:szCs w:val="14"/>
        </w:rPr>
        <w:t xml:space="preserve"> */</w:t>
      </w:r>
    </w:p>
    <w:p w14:paraId="2971FCC8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1290C3"/>
          <w:sz w:val="14"/>
          <w:szCs w:val="14"/>
        </w:rPr>
        <w:t>ObjectMapper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2F200"/>
          <w:sz w:val="14"/>
          <w:szCs w:val="14"/>
        </w:rPr>
        <w:t>objM</w:t>
      </w:r>
      <w:r w:rsidRPr="00163BC3">
        <w:rPr>
          <w:rFonts w:ascii="Consolas" w:hAnsi="Consolas"/>
          <w:color w:val="E6E6FA"/>
          <w:sz w:val="14"/>
          <w:szCs w:val="14"/>
        </w:rPr>
        <w:t>=</w:t>
      </w:r>
      <w:r w:rsidRPr="00163BC3">
        <w:rPr>
          <w:rFonts w:ascii="Consolas" w:hAnsi="Consolas"/>
          <w:color w:val="CC6C1D"/>
          <w:sz w:val="14"/>
          <w:szCs w:val="14"/>
        </w:rPr>
        <w:t>new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A7EC21"/>
          <w:sz w:val="14"/>
          <w:szCs w:val="14"/>
        </w:rPr>
        <w:t>ObjectMapper</w:t>
      </w:r>
      <w:r w:rsidRPr="00163BC3">
        <w:rPr>
          <w:rFonts w:ascii="Consolas" w:hAnsi="Consolas"/>
          <w:color w:val="F9FAF4"/>
          <w:sz w:val="14"/>
          <w:szCs w:val="14"/>
        </w:rPr>
        <w:t>()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14FB4D6A" w14:textId="77777777" w:rsidR="00163BC3" w:rsidRPr="00163BC3" w:rsidRDefault="00163BC3" w:rsidP="00163B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F3EC79"/>
          <w:sz w:val="14"/>
          <w:szCs w:val="14"/>
        </w:rPr>
        <w:t>objM</w:t>
      </w:r>
      <w:r w:rsidRPr="00163BC3">
        <w:rPr>
          <w:rFonts w:ascii="Consolas" w:hAnsi="Consolas"/>
          <w:color w:val="E6E6FA"/>
          <w:sz w:val="14"/>
          <w:szCs w:val="14"/>
        </w:rPr>
        <w:t>.</w:t>
      </w:r>
      <w:r w:rsidRPr="00163BC3">
        <w:rPr>
          <w:rFonts w:ascii="Consolas" w:hAnsi="Consolas"/>
          <w:color w:val="A7EC21"/>
          <w:sz w:val="14"/>
          <w:szCs w:val="14"/>
        </w:rPr>
        <w:t>writeValue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CC6C1D"/>
          <w:sz w:val="14"/>
          <w:szCs w:val="14"/>
        </w:rPr>
        <w:t>new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A7EC21"/>
          <w:sz w:val="14"/>
          <w:szCs w:val="14"/>
        </w:rPr>
        <w:t>File</w:t>
      </w:r>
      <w:r w:rsidRPr="00163BC3">
        <w:rPr>
          <w:rFonts w:ascii="Consolas" w:hAnsi="Consolas"/>
          <w:color w:val="F9FAF4"/>
          <w:sz w:val="14"/>
          <w:szCs w:val="14"/>
        </w:rPr>
        <w:t>(</w:t>
      </w:r>
      <w:r w:rsidRPr="00163BC3">
        <w:rPr>
          <w:rFonts w:ascii="Consolas" w:hAnsi="Consolas"/>
          <w:color w:val="17C6A3"/>
          <w:sz w:val="14"/>
          <w:szCs w:val="14"/>
        </w:rPr>
        <w:t>"./Project1.json"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E6E6FA"/>
          <w:sz w:val="14"/>
          <w:szCs w:val="14"/>
        </w:rPr>
        <w:t>,</w:t>
      </w:r>
      <w:r w:rsidRPr="00163BC3">
        <w:rPr>
          <w:rFonts w:ascii="Consolas" w:hAnsi="Consolas"/>
          <w:color w:val="D9E8F7"/>
          <w:sz w:val="14"/>
          <w:szCs w:val="14"/>
        </w:rPr>
        <w:t xml:space="preserve"> </w:t>
      </w:r>
      <w:r w:rsidRPr="00163BC3">
        <w:rPr>
          <w:rFonts w:ascii="Consolas" w:hAnsi="Consolas"/>
          <w:color w:val="F3EC79"/>
          <w:sz w:val="14"/>
          <w:szCs w:val="14"/>
        </w:rPr>
        <w:t>projectObj</w:t>
      </w:r>
      <w:r w:rsidRPr="00163BC3">
        <w:rPr>
          <w:rFonts w:ascii="Consolas" w:hAnsi="Consolas"/>
          <w:color w:val="F9FAF4"/>
          <w:sz w:val="14"/>
          <w:szCs w:val="14"/>
        </w:rPr>
        <w:t>)</w:t>
      </w:r>
      <w:r w:rsidRPr="00163BC3">
        <w:rPr>
          <w:rFonts w:ascii="Consolas" w:hAnsi="Consolas"/>
          <w:color w:val="E6E6FA"/>
          <w:sz w:val="14"/>
          <w:szCs w:val="14"/>
        </w:rPr>
        <w:t>;</w:t>
      </w:r>
    </w:p>
    <w:p w14:paraId="079EDDDB" w14:textId="647DD4F7" w:rsidR="00163BC3" w:rsidRDefault="00163BC3" w:rsidP="008C7A5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63BC3">
        <w:rPr>
          <w:rFonts w:ascii="Consolas" w:hAnsi="Consolas"/>
          <w:color w:val="D9E8F7"/>
          <w:sz w:val="14"/>
          <w:szCs w:val="14"/>
        </w:rPr>
        <w:tab/>
      </w:r>
      <w:r w:rsidRPr="00163BC3">
        <w:rPr>
          <w:rFonts w:ascii="Consolas" w:hAnsi="Consolas"/>
          <w:color w:val="D9E8F7"/>
          <w:sz w:val="14"/>
          <w:szCs w:val="14"/>
        </w:rPr>
        <w:tab/>
      </w:r>
      <w:r w:rsidR="008C7A54">
        <w:rPr>
          <w:rFonts w:ascii="Consolas" w:hAnsi="Consolas"/>
          <w:color w:val="CCCCCC"/>
          <w:sz w:val="14"/>
          <w:szCs w:val="14"/>
        </w:rPr>
        <w:t>}</w:t>
      </w:r>
    </w:p>
    <w:p w14:paraId="5CF2BD79" w14:textId="675BC517" w:rsidR="008C7A54" w:rsidRPr="00163BC3" w:rsidRDefault="008C7A54" w:rsidP="008C7A5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CCCCCC"/>
          <w:sz w:val="14"/>
          <w:szCs w:val="14"/>
        </w:rPr>
        <w:t>}</w:t>
      </w:r>
    </w:p>
    <w:p w14:paraId="3925C6B9" w14:textId="77777777" w:rsidR="005826E7" w:rsidRDefault="005826E7" w:rsidP="005826E7">
      <w:pPr>
        <w:rPr>
          <w:sz w:val="22"/>
          <w:szCs w:val="22"/>
          <w:lang w:eastAsia="en-IN"/>
        </w:rPr>
      </w:pPr>
    </w:p>
    <w:p w14:paraId="49DD3CE8" w14:textId="2AEDBFE5" w:rsidR="00CC6306" w:rsidRPr="007D34FD" w:rsidRDefault="00870BE5" w:rsidP="005826E7">
      <w:pPr>
        <w:rPr>
          <w:color w:val="6B911C" w:themeColor="accent1" w:themeShade="BF"/>
          <w:sz w:val="22"/>
          <w:szCs w:val="22"/>
          <w:lang w:eastAsia="en-IN"/>
        </w:rPr>
      </w:pPr>
      <w:r w:rsidRPr="007D34FD">
        <w:rPr>
          <w:color w:val="6B911C" w:themeColor="accent1" w:themeShade="BF"/>
          <w:sz w:val="22"/>
          <w:szCs w:val="22"/>
          <w:lang w:eastAsia="en-IN"/>
        </w:rPr>
        <w:t>OPEN SOURCE TOOL FOR POJO CLASS CREATION=</w:t>
      </w:r>
    </w:p>
    <w:p w14:paraId="33DC81A3" w14:textId="73C670BD" w:rsidR="00870BE5" w:rsidRDefault="00870BE5" w:rsidP="00870BE5">
      <w:pPr>
        <w:pStyle w:val="ListParagraph"/>
        <w:numPr>
          <w:ilvl w:val="0"/>
          <w:numId w:val="59"/>
        </w:numPr>
        <w:rPr>
          <w:sz w:val="22"/>
          <w:szCs w:val="22"/>
          <w:lang w:eastAsia="en-IN"/>
        </w:rPr>
      </w:pPr>
      <w:r>
        <w:rPr>
          <w:sz w:val="22"/>
          <w:szCs w:val="22"/>
          <w:lang w:eastAsia="en-IN"/>
        </w:rPr>
        <w:lastRenderedPageBreak/>
        <w:t>JSON2KT.COM/JSON</w:t>
      </w:r>
      <w:r w:rsidR="00CB0922">
        <w:rPr>
          <w:sz w:val="22"/>
          <w:szCs w:val="22"/>
          <w:lang w:eastAsia="en-IN"/>
        </w:rPr>
        <w:t>-TO-POJO.PHP  (LOT OF OPEN SOURCE TOOL AVAILABLE ).</w:t>
      </w:r>
    </w:p>
    <w:p w14:paraId="0FE98BEB" w14:textId="32A75981" w:rsidR="00CB0922" w:rsidRDefault="00CB0922" w:rsidP="00870BE5">
      <w:pPr>
        <w:pStyle w:val="ListParagraph"/>
        <w:numPr>
          <w:ilvl w:val="0"/>
          <w:numId w:val="59"/>
        </w:numPr>
        <w:rPr>
          <w:sz w:val="22"/>
          <w:szCs w:val="22"/>
          <w:lang w:eastAsia="en-IN"/>
        </w:rPr>
      </w:pPr>
      <w:r>
        <w:rPr>
          <w:sz w:val="22"/>
          <w:szCs w:val="22"/>
          <w:lang w:eastAsia="en-IN"/>
        </w:rPr>
        <w:t>AUTOMATICALLY IT IS GOING TO CONVERT JSON TO POJO.</w:t>
      </w:r>
    </w:p>
    <w:p w14:paraId="72008D83" w14:textId="1131D5BB" w:rsidR="00CB0922" w:rsidRDefault="00CB0922" w:rsidP="00870BE5">
      <w:pPr>
        <w:pStyle w:val="ListParagraph"/>
        <w:numPr>
          <w:ilvl w:val="0"/>
          <w:numId w:val="59"/>
        </w:numPr>
        <w:rPr>
          <w:sz w:val="22"/>
          <w:szCs w:val="22"/>
          <w:lang w:eastAsia="en-IN"/>
        </w:rPr>
      </w:pPr>
      <w:r>
        <w:rPr>
          <w:sz w:val="22"/>
          <w:szCs w:val="22"/>
          <w:lang w:eastAsia="en-IN"/>
        </w:rPr>
        <w:t xml:space="preserve">WITHIN </w:t>
      </w:r>
      <w:r w:rsidR="007339BB">
        <w:rPr>
          <w:sz w:val="22"/>
          <w:szCs w:val="22"/>
          <w:lang w:eastAsia="en-IN"/>
        </w:rPr>
        <w:t>1 CLASS FILE WE CAN HAVE ONLY 1 PUBLIC CLASS.</w:t>
      </w:r>
    </w:p>
    <w:p w14:paraId="3E2108F3" w14:textId="593A8D19" w:rsidR="00997F83" w:rsidRPr="007D34FD" w:rsidRDefault="00076378" w:rsidP="00076378">
      <w:pPr>
        <w:pStyle w:val="Heading3"/>
        <w:rPr>
          <w:color w:val="6B911C" w:themeColor="accent1" w:themeShade="BF"/>
          <w:lang w:eastAsia="en-IN"/>
        </w:rPr>
      </w:pPr>
      <w:r w:rsidRPr="007D34FD">
        <w:rPr>
          <w:color w:val="6B911C" w:themeColor="accent1" w:themeShade="BF"/>
          <w:lang w:eastAsia="en-IN"/>
        </w:rPr>
        <w:t>COMPLEX REQUEST=</w:t>
      </w:r>
    </w:p>
    <w:p w14:paraId="6423AD88" w14:textId="1C1AD103" w:rsidR="00076378" w:rsidRDefault="0018652E" w:rsidP="00076378">
      <w:pPr>
        <w:pStyle w:val="ListParagraph"/>
        <w:numPr>
          <w:ilvl w:val="0"/>
          <w:numId w:val="60"/>
        </w:numPr>
        <w:rPr>
          <w:lang w:eastAsia="en-IN"/>
        </w:rPr>
      </w:pPr>
      <w:r>
        <w:rPr>
          <w:lang w:eastAsia="en-IN"/>
        </w:rPr>
        <w:t xml:space="preserve">USING JSON-OBJECT WE CAN POST REQUEST  </w:t>
      </w:r>
      <w:r w:rsidRPr="003B6ABD">
        <w:rPr>
          <w:color w:val="002060"/>
          <w:lang w:eastAsia="en-IN"/>
        </w:rPr>
        <w:t>[ SUPPORT FOR SIMPLE REQUEST PAYLOAD ].</w:t>
      </w:r>
    </w:p>
    <w:p w14:paraId="32244E1A" w14:textId="7B158ED7" w:rsidR="0018652E" w:rsidRDefault="0018652E" w:rsidP="00076378">
      <w:pPr>
        <w:pStyle w:val="ListParagraph"/>
        <w:numPr>
          <w:ilvl w:val="0"/>
          <w:numId w:val="60"/>
        </w:numPr>
        <w:rPr>
          <w:lang w:eastAsia="en-IN"/>
        </w:rPr>
      </w:pPr>
      <w:r>
        <w:rPr>
          <w:lang w:eastAsia="en-IN"/>
        </w:rPr>
        <w:t xml:space="preserve">USING HASHMAP WE CAN POST REQUEST </w:t>
      </w:r>
      <w:r w:rsidR="00D11F6A">
        <w:rPr>
          <w:lang w:eastAsia="en-IN"/>
        </w:rPr>
        <w:t xml:space="preserve"> </w:t>
      </w:r>
      <w:r w:rsidR="00D11F6A" w:rsidRPr="003B6ABD">
        <w:rPr>
          <w:color w:val="002060"/>
          <w:lang w:eastAsia="en-IN"/>
        </w:rPr>
        <w:t>[ SUPPORT FOR SIMPLE REQUEST PAYLOAD   ].</w:t>
      </w:r>
    </w:p>
    <w:p w14:paraId="48AE6259" w14:textId="77777777" w:rsidR="003B6ABD" w:rsidRPr="003B6ABD" w:rsidRDefault="00D11F6A" w:rsidP="003D3D33">
      <w:pPr>
        <w:pStyle w:val="ListParagraph"/>
        <w:numPr>
          <w:ilvl w:val="0"/>
          <w:numId w:val="60"/>
        </w:numPr>
        <w:rPr>
          <w:color w:val="002060"/>
          <w:lang w:eastAsia="en-IN"/>
        </w:rPr>
      </w:pPr>
      <w:r>
        <w:rPr>
          <w:lang w:eastAsia="en-IN"/>
        </w:rPr>
        <w:t xml:space="preserve">USING JSON-FILE WE CAN POST REPUEST </w:t>
      </w:r>
      <w:r w:rsidRPr="003B6ABD">
        <w:rPr>
          <w:color w:val="002060"/>
          <w:lang w:eastAsia="en-IN"/>
        </w:rPr>
        <w:t xml:space="preserve">[ SUPPORT FOR COMPLEX </w:t>
      </w:r>
      <w:r w:rsidR="003D3D33" w:rsidRPr="003B6ABD">
        <w:rPr>
          <w:color w:val="002060"/>
          <w:lang w:eastAsia="en-IN"/>
        </w:rPr>
        <w:t>REQUEST PAYLOAD , BUT</w:t>
      </w:r>
    </w:p>
    <w:p w14:paraId="3B2D5F7E" w14:textId="7BA7F6F3" w:rsidR="003D3D33" w:rsidRPr="003B6ABD" w:rsidRDefault="003B6ABD" w:rsidP="003B6ABD">
      <w:pPr>
        <w:pStyle w:val="ListParagraph"/>
        <w:rPr>
          <w:color w:val="002060"/>
          <w:lang w:eastAsia="en-IN"/>
        </w:rPr>
      </w:pPr>
      <w:r w:rsidRPr="003B6ABD">
        <w:rPr>
          <w:color w:val="002060"/>
          <w:lang w:eastAsia="en-IN"/>
        </w:rPr>
        <w:t xml:space="preserve">                             </w:t>
      </w:r>
      <w:r w:rsidR="003D3D33" w:rsidRPr="003B6ABD">
        <w:rPr>
          <w:color w:val="002060"/>
          <w:lang w:eastAsia="en-IN"/>
        </w:rPr>
        <w:t xml:space="preserve"> </w:t>
      </w:r>
      <w:r w:rsidR="00373EEC" w:rsidRPr="003B6ABD">
        <w:rPr>
          <w:color w:val="002060"/>
          <w:lang w:eastAsia="en-IN"/>
        </w:rPr>
        <w:t xml:space="preserve">                        </w:t>
      </w:r>
      <w:r w:rsidR="003D3D33" w:rsidRPr="003B6ABD">
        <w:rPr>
          <w:color w:val="002060"/>
          <w:lang w:eastAsia="en-IN"/>
        </w:rPr>
        <w:t xml:space="preserve">DYNAMIC DATA HANDLE </w:t>
      </w:r>
      <w:r w:rsidR="00373EEC" w:rsidRPr="003B6ABD">
        <w:rPr>
          <w:color w:val="002060"/>
          <w:lang w:eastAsia="en-IN"/>
        </w:rPr>
        <w:t>INSIDE JSON FILE IS TEDIOUS ].</w:t>
      </w:r>
    </w:p>
    <w:p w14:paraId="32CE9A17" w14:textId="77777777" w:rsidR="003B6ABD" w:rsidRPr="003B6ABD" w:rsidRDefault="00373EEC" w:rsidP="003D3D33">
      <w:pPr>
        <w:pStyle w:val="ListParagraph"/>
        <w:numPr>
          <w:ilvl w:val="0"/>
          <w:numId w:val="60"/>
        </w:numPr>
        <w:rPr>
          <w:color w:val="002060"/>
          <w:lang w:eastAsia="en-IN"/>
        </w:rPr>
      </w:pPr>
      <w:r>
        <w:rPr>
          <w:lang w:eastAsia="en-IN"/>
        </w:rPr>
        <w:t xml:space="preserve">USING POJO CLASS WE CAN POST REQUEST </w:t>
      </w:r>
      <w:r w:rsidR="003B6ABD">
        <w:rPr>
          <w:lang w:eastAsia="en-IN"/>
        </w:rPr>
        <w:t xml:space="preserve"> </w:t>
      </w:r>
      <w:r w:rsidR="003B6ABD" w:rsidRPr="003B6ABD">
        <w:rPr>
          <w:color w:val="002060"/>
          <w:lang w:eastAsia="en-IN"/>
        </w:rPr>
        <w:t xml:space="preserve">[ SUPPORT FOR COMPLEX PAYLOAD , DYNAMIC       </w:t>
      </w:r>
    </w:p>
    <w:p w14:paraId="552E19AA" w14:textId="286E325B" w:rsidR="00373EEC" w:rsidRDefault="003B6ABD" w:rsidP="003B6ABD">
      <w:pPr>
        <w:pStyle w:val="ListParagraph"/>
        <w:rPr>
          <w:color w:val="002060"/>
          <w:lang w:eastAsia="en-IN"/>
        </w:rPr>
      </w:pPr>
      <w:r w:rsidRPr="003B6ABD">
        <w:rPr>
          <w:color w:val="002060"/>
          <w:lang w:eastAsia="en-IN"/>
        </w:rPr>
        <w:t xml:space="preserve">                                                                    DATA HANDLE IS EASY].</w:t>
      </w:r>
    </w:p>
    <w:p w14:paraId="534A0624" w14:textId="77777777" w:rsidR="0075590E" w:rsidRDefault="0075590E" w:rsidP="003B6ABD">
      <w:pPr>
        <w:pStyle w:val="ListParagraph"/>
        <w:rPr>
          <w:color w:val="002060"/>
          <w:lang w:eastAsia="en-IN"/>
        </w:rPr>
      </w:pPr>
    </w:p>
    <w:p w14:paraId="2AA2AFC7" w14:textId="2442ADBD" w:rsidR="0075590E" w:rsidRDefault="0075590E" w:rsidP="003B6ABD">
      <w:pPr>
        <w:pStyle w:val="ListParagraph"/>
        <w:rPr>
          <w:color w:val="002060"/>
          <w:lang w:eastAsia="en-IN"/>
        </w:rPr>
      </w:pPr>
      <w:r>
        <w:rPr>
          <w:color w:val="002060"/>
          <w:lang w:eastAsia="en-IN"/>
        </w:rPr>
        <w:t>(USING STATIC IMPORT)</w:t>
      </w:r>
    </w:p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4962"/>
        <w:gridCol w:w="5954"/>
      </w:tblGrid>
      <w:tr w:rsidR="000011CA" w14:paraId="7520272E" w14:textId="77777777" w:rsidTr="0075590E">
        <w:tc>
          <w:tcPr>
            <w:tcW w:w="4962" w:type="dxa"/>
          </w:tcPr>
          <w:p w14:paraId="63CDD98B" w14:textId="21FC624D" w:rsidR="000011CA" w:rsidRDefault="000011CA" w:rsidP="006A0BDB">
            <w:pPr>
              <w:rPr>
                <w:color w:val="002060"/>
                <w:lang w:eastAsia="en-IN"/>
              </w:rPr>
            </w:pPr>
            <w:r>
              <w:rPr>
                <w:color w:val="002060"/>
                <w:lang w:eastAsia="en-IN"/>
              </w:rPr>
              <w:t>COMPLEX REQUEST USING JSON-OBJECT</w:t>
            </w:r>
          </w:p>
          <w:p w14:paraId="7329B36C" w14:textId="77777777" w:rsidR="006A0BDB" w:rsidRPr="006A0BDB" w:rsidRDefault="006A0BDB" w:rsidP="006A0BDB">
            <w:pPr>
              <w:pStyle w:val="NormalWeb"/>
              <w:shd w:val="clear" w:color="auto" w:fill="2F2F2F"/>
              <w:spacing w:before="30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CC6C1D"/>
                <w:sz w:val="12"/>
                <w:szCs w:val="12"/>
              </w:rPr>
              <w:t>public</w:t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  <w:r w:rsidRPr="006A0BDB">
              <w:rPr>
                <w:rFonts w:ascii="Consolas" w:hAnsi="Consolas"/>
                <w:color w:val="CC6C1D"/>
                <w:sz w:val="12"/>
                <w:szCs w:val="12"/>
              </w:rPr>
              <w:t>class</w:t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  <w:r w:rsidRPr="006A0BDB">
              <w:rPr>
                <w:rFonts w:ascii="Consolas" w:hAnsi="Consolas"/>
                <w:color w:val="1290C3"/>
                <w:sz w:val="12"/>
                <w:szCs w:val="12"/>
              </w:rPr>
              <w:t>PostReq_Vai_JSONObject</w:t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{</w:t>
            </w:r>
          </w:p>
          <w:p w14:paraId="21D534DE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</w:p>
          <w:p w14:paraId="76A4BE25" w14:textId="77777777" w:rsidR="00CC10D5" w:rsidRDefault="006A0BDB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i/>
                <w:iCs/>
                <w:color w:val="A0A0A0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i/>
                <w:iCs/>
                <w:color w:val="A0A0A0"/>
                <w:sz w:val="12"/>
                <w:szCs w:val="12"/>
              </w:rPr>
              <w:t>@Test</w:t>
            </w:r>
          </w:p>
          <w:p w14:paraId="113C0ADA" w14:textId="1B56FF40" w:rsidR="006A0BDB" w:rsidRPr="006A0BDB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>
              <w:rPr>
                <w:rFonts w:ascii="Consolas" w:hAnsi="Consolas"/>
                <w:color w:val="CC6C1D"/>
                <w:sz w:val="12"/>
                <w:szCs w:val="12"/>
              </w:rPr>
              <w:t xml:space="preserve">        </w:t>
            </w:r>
            <w:r w:rsidR="006A0BDB" w:rsidRPr="006A0BDB">
              <w:rPr>
                <w:rFonts w:ascii="Consolas" w:hAnsi="Consolas"/>
                <w:color w:val="CC6C1D"/>
                <w:sz w:val="12"/>
                <w:szCs w:val="12"/>
              </w:rPr>
              <w:t>public</w:t>
            </w:r>
            <w:r w:rsidR="006A0BDB" w:rsidRPr="006A0BDB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  <w:r w:rsidR="006A0BDB" w:rsidRPr="006A0BDB">
              <w:rPr>
                <w:rFonts w:ascii="Consolas" w:hAnsi="Consolas"/>
                <w:color w:val="CC6C1D"/>
                <w:sz w:val="12"/>
                <w:szCs w:val="12"/>
              </w:rPr>
              <w:t>void</w:t>
            </w:r>
            <w:r w:rsidR="006A0BDB" w:rsidRPr="006A0BDB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  <w:r w:rsidR="006A0BDB" w:rsidRPr="006A0BDB">
              <w:rPr>
                <w:rFonts w:ascii="Consolas" w:hAnsi="Consolas"/>
                <w:color w:val="1EB540"/>
                <w:sz w:val="12"/>
                <w:szCs w:val="12"/>
              </w:rPr>
              <w:t>getDataFromServer</w:t>
            </w:r>
            <w:r w:rsidR="006A0BDB" w:rsidRPr="006A0BDB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  <w:r w:rsidR="006A0BDB" w:rsidRPr="006A0BDB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  <w:r w:rsidR="006A0BDB" w:rsidRPr="006A0BDB">
              <w:rPr>
                <w:rFonts w:ascii="Consolas" w:hAnsi="Consolas"/>
                <w:color w:val="F9FAF4"/>
                <w:sz w:val="12"/>
                <w:szCs w:val="12"/>
              </w:rPr>
              <w:t>{</w:t>
            </w:r>
          </w:p>
          <w:p w14:paraId="47790B50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1290C3"/>
                <w:sz w:val="12"/>
                <w:szCs w:val="12"/>
              </w:rPr>
              <w:t>JSONObject</w:t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  <w:r w:rsidRPr="006A0BDB">
              <w:rPr>
                <w:rFonts w:ascii="Consolas" w:hAnsi="Consolas"/>
                <w:color w:val="F2F200"/>
                <w:sz w:val="12"/>
                <w:szCs w:val="12"/>
              </w:rPr>
              <w:t>obj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=</w:t>
            </w:r>
            <w:r w:rsidRPr="006A0BDB">
              <w:rPr>
                <w:rFonts w:ascii="Consolas" w:hAnsi="Consolas"/>
                <w:color w:val="CC6C1D"/>
                <w:sz w:val="12"/>
                <w:szCs w:val="12"/>
              </w:rPr>
              <w:t>new</w:t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  <w:r w:rsidRPr="006A0BDB">
              <w:rPr>
                <w:rFonts w:ascii="Consolas" w:hAnsi="Consolas"/>
                <w:color w:val="A7EC21"/>
                <w:sz w:val="12"/>
                <w:szCs w:val="12"/>
              </w:rPr>
              <w:t>JSONObject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;</w:t>
            </w:r>
          </w:p>
          <w:p w14:paraId="09B3C5CC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F3EC79"/>
                <w:sz w:val="12"/>
                <w:szCs w:val="12"/>
                <w:u w:val="single"/>
              </w:rPr>
              <w:t>obj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  <w:u w:val="single"/>
              </w:rPr>
              <w:t>.</w:t>
            </w:r>
            <w:r w:rsidRPr="006A0BDB">
              <w:rPr>
                <w:rFonts w:ascii="Consolas" w:hAnsi="Consolas"/>
                <w:color w:val="A7EC21"/>
                <w:sz w:val="12"/>
                <w:szCs w:val="12"/>
                <w:u w:val="single"/>
              </w:rPr>
              <w:t>put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  <w:u w:val="single"/>
              </w:rPr>
              <w:t>(</w:t>
            </w:r>
            <w:r w:rsidRPr="006A0BDB">
              <w:rPr>
                <w:rFonts w:ascii="Consolas" w:hAnsi="Consolas"/>
                <w:color w:val="17C6A3"/>
                <w:sz w:val="12"/>
                <w:szCs w:val="12"/>
                <w:u w:val="single"/>
              </w:rPr>
              <w:t>"createdBy"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  <w:u w:val="single"/>
              </w:rPr>
              <w:t>,</w:t>
            </w:r>
            <w:r w:rsidRPr="006A0BDB">
              <w:rPr>
                <w:rFonts w:ascii="Consolas" w:hAnsi="Consolas"/>
                <w:color w:val="D9E8F7"/>
                <w:sz w:val="12"/>
                <w:szCs w:val="12"/>
                <w:u w:val="single"/>
              </w:rPr>
              <w:t xml:space="preserve"> </w:t>
            </w:r>
            <w:r w:rsidRPr="006A0BDB">
              <w:rPr>
                <w:rFonts w:ascii="Consolas" w:hAnsi="Consolas"/>
                <w:color w:val="17C6A3"/>
                <w:sz w:val="12"/>
                <w:szCs w:val="12"/>
                <w:u w:val="single"/>
              </w:rPr>
              <w:t>"derjk"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  <w:u w:val="single"/>
              </w:rPr>
              <w:t>)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;</w:t>
            </w:r>
          </w:p>
          <w:p w14:paraId="50B7CC65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F3EC79"/>
                <w:sz w:val="12"/>
                <w:szCs w:val="12"/>
                <w:u w:val="single"/>
              </w:rPr>
              <w:t>obj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  <w:u w:val="single"/>
              </w:rPr>
              <w:t>.</w:t>
            </w:r>
            <w:r w:rsidRPr="006A0BDB">
              <w:rPr>
                <w:rFonts w:ascii="Consolas" w:hAnsi="Consolas"/>
                <w:color w:val="A7EC21"/>
                <w:sz w:val="12"/>
                <w:szCs w:val="12"/>
                <w:u w:val="single"/>
              </w:rPr>
              <w:t>put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  <w:u w:val="single"/>
              </w:rPr>
              <w:t>(</w:t>
            </w:r>
            <w:r w:rsidRPr="006A0BDB">
              <w:rPr>
                <w:rFonts w:ascii="Consolas" w:hAnsi="Consolas"/>
                <w:color w:val="17C6A3"/>
                <w:sz w:val="12"/>
                <w:szCs w:val="12"/>
                <w:u w:val="single"/>
              </w:rPr>
              <w:t>"status"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  <w:u w:val="single"/>
              </w:rPr>
              <w:t>,</w:t>
            </w:r>
            <w:r w:rsidRPr="006A0BDB">
              <w:rPr>
                <w:rFonts w:ascii="Consolas" w:hAnsi="Consolas"/>
                <w:color w:val="D9E8F7"/>
                <w:sz w:val="12"/>
                <w:szCs w:val="12"/>
                <w:u w:val="single"/>
              </w:rPr>
              <w:t xml:space="preserve"> </w:t>
            </w:r>
            <w:r w:rsidRPr="006A0BDB">
              <w:rPr>
                <w:rFonts w:ascii="Consolas" w:hAnsi="Consolas"/>
                <w:color w:val="17C6A3"/>
                <w:sz w:val="12"/>
                <w:szCs w:val="12"/>
                <w:u w:val="single"/>
              </w:rPr>
              <w:t>"Created"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  <w:u w:val="single"/>
              </w:rPr>
              <w:t>)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;</w:t>
            </w:r>
          </w:p>
          <w:p w14:paraId="36291BC1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F3EC79"/>
                <w:sz w:val="12"/>
                <w:szCs w:val="12"/>
                <w:u w:val="single"/>
              </w:rPr>
              <w:t>obj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  <w:u w:val="single"/>
              </w:rPr>
              <w:t>.</w:t>
            </w:r>
            <w:r w:rsidRPr="006A0BDB">
              <w:rPr>
                <w:rFonts w:ascii="Consolas" w:hAnsi="Consolas"/>
                <w:color w:val="A7EC21"/>
                <w:sz w:val="12"/>
                <w:szCs w:val="12"/>
                <w:u w:val="single"/>
              </w:rPr>
              <w:t>put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  <w:u w:val="single"/>
              </w:rPr>
              <w:t>(</w:t>
            </w:r>
            <w:r w:rsidRPr="006A0BDB">
              <w:rPr>
                <w:rFonts w:ascii="Consolas" w:hAnsi="Consolas"/>
                <w:color w:val="17C6A3"/>
                <w:sz w:val="12"/>
                <w:szCs w:val="12"/>
                <w:u w:val="single"/>
              </w:rPr>
              <w:t>"teamSize"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  <w:u w:val="single"/>
              </w:rPr>
              <w:t>,</w:t>
            </w:r>
            <w:r w:rsidRPr="006A0BDB">
              <w:rPr>
                <w:rFonts w:ascii="Consolas" w:hAnsi="Consolas"/>
                <w:color w:val="D9E8F7"/>
                <w:sz w:val="12"/>
                <w:szCs w:val="12"/>
                <w:u w:val="single"/>
              </w:rPr>
              <w:t xml:space="preserve"> </w:t>
            </w:r>
            <w:r w:rsidRPr="006A0BDB">
              <w:rPr>
                <w:rFonts w:ascii="Consolas" w:hAnsi="Consolas"/>
                <w:color w:val="6897BB"/>
                <w:sz w:val="12"/>
                <w:szCs w:val="12"/>
                <w:u w:val="single"/>
              </w:rPr>
              <w:t>0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  <w:u w:val="single"/>
              </w:rPr>
              <w:t>)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;</w:t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</w:p>
          <w:p w14:paraId="621A8584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F3EC79"/>
                <w:sz w:val="12"/>
                <w:szCs w:val="12"/>
                <w:u w:val="single"/>
              </w:rPr>
              <w:t>obj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  <w:u w:val="single"/>
              </w:rPr>
              <w:t>.</w:t>
            </w:r>
            <w:r w:rsidRPr="006A0BDB">
              <w:rPr>
                <w:rFonts w:ascii="Consolas" w:hAnsi="Consolas"/>
                <w:color w:val="A7EC21"/>
                <w:sz w:val="12"/>
                <w:szCs w:val="12"/>
                <w:u w:val="single"/>
              </w:rPr>
              <w:t>put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  <w:u w:val="single"/>
              </w:rPr>
              <w:t>(</w:t>
            </w:r>
            <w:r w:rsidRPr="006A0BDB">
              <w:rPr>
                <w:rFonts w:ascii="Consolas" w:hAnsi="Consolas"/>
                <w:color w:val="17C6A3"/>
                <w:sz w:val="12"/>
                <w:szCs w:val="12"/>
                <w:u w:val="single"/>
              </w:rPr>
              <w:t>"projectName"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  <w:u w:val="single"/>
              </w:rPr>
              <w:t>,</w:t>
            </w:r>
            <w:r w:rsidRPr="006A0BDB">
              <w:rPr>
                <w:rFonts w:ascii="Consolas" w:hAnsi="Consolas"/>
                <w:color w:val="D9E8F7"/>
                <w:sz w:val="12"/>
                <w:szCs w:val="12"/>
                <w:u w:val="single"/>
              </w:rPr>
              <w:t xml:space="preserve"> </w:t>
            </w:r>
            <w:r w:rsidRPr="006A0BDB">
              <w:rPr>
                <w:rFonts w:ascii="Consolas" w:hAnsi="Consolas"/>
                <w:color w:val="17C6A3"/>
                <w:sz w:val="12"/>
                <w:szCs w:val="12"/>
                <w:u w:val="single"/>
              </w:rPr>
              <w:t>"Oragd"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  <w:u w:val="single"/>
              </w:rPr>
              <w:t>)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;</w:t>
            </w:r>
          </w:p>
          <w:p w14:paraId="2E8100F4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</w:p>
          <w:p w14:paraId="260E6EFA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i/>
                <w:iCs/>
                <w:color w:val="96EC3F"/>
                <w:sz w:val="12"/>
                <w:szCs w:val="12"/>
              </w:rPr>
              <w:t>given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</w:p>
          <w:p w14:paraId="12C43A99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  <w:t xml:space="preserve">     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6A0BDB">
              <w:rPr>
                <w:rFonts w:ascii="Consolas" w:hAnsi="Consolas"/>
                <w:color w:val="80F6A7"/>
                <w:sz w:val="12"/>
                <w:szCs w:val="12"/>
              </w:rPr>
              <w:t>contentType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(</w:t>
            </w:r>
            <w:r w:rsidRPr="006A0BDB">
              <w:rPr>
                <w:rFonts w:ascii="Consolas" w:hAnsi="Consolas"/>
                <w:i/>
                <w:iCs/>
                <w:color w:val="CC81BA"/>
                <w:sz w:val="12"/>
                <w:szCs w:val="12"/>
              </w:rPr>
              <w:t>ContentType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6A0BDB">
              <w:rPr>
                <w:rFonts w:ascii="Consolas" w:hAnsi="Consolas"/>
                <w:b/>
                <w:bCs/>
                <w:i/>
                <w:iCs/>
                <w:color w:val="8DDAF8"/>
                <w:sz w:val="12"/>
                <w:szCs w:val="12"/>
              </w:rPr>
              <w:t>JSON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)</w:t>
            </w:r>
          </w:p>
          <w:p w14:paraId="0D08C7E4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  <w:t xml:space="preserve">     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6A0BDB">
              <w:rPr>
                <w:rFonts w:ascii="Consolas" w:hAnsi="Consolas"/>
                <w:color w:val="80F6A7"/>
                <w:sz w:val="12"/>
                <w:szCs w:val="12"/>
              </w:rPr>
              <w:t>body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(</w:t>
            </w:r>
            <w:r w:rsidRPr="006A0BDB">
              <w:rPr>
                <w:rFonts w:ascii="Consolas" w:hAnsi="Consolas"/>
                <w:color w:val="F3EC79"/>
                <w:sz w:val="12"/>
                <w:szCs w:val="12"/>
              </w:rPr>
              <w:t>obj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6A0BDB">
              <w:rPr>
                <w:rFonts w:ascii="Consolas" w:hAnsi="Consolas"/>
                <w:color w:val="A7EC21"/>
                <w:sz w:val="12"/>
                <w:szCs w:val="12"/>
              </w:rPr>
              <w:t>toJSONString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())</w:t>
            </w:r>
          </w:p>
          <w:p w14:paraId="24E9342C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6A0BDB">
              <w:rPr>
                <w:rFonts w:ascii="Consolas" w:hAnsi="Consolas"/>
                <w:color w:val="80F6A7"/>
                <w:sz w:val="12"/>
                <w:szCs w:val="12"/>
              </w:rPr>
              <w:t>when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</w:p>
          <w:p w14:paraId="21833442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  <w:t xml:space="preserve">    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6A0BDB">
              <w:rPr>
                <w:rFonts w:ascii="Consolas" w:hAnsi="Consolas"/>
                <w:color w:val="80F6A7"/>
                <w:sz w:val="12"/>
                <w:szCs w:val="12"/>
              </w:rPr>
              <w:t>post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(</w:t>
            </w:r>
            <w:r w:rsidRPr="006A0BDB">
              <w:rPr>
                <w:rFonts w:ascii="Consolas" w:hAnsi="Consolas"/>
                <w:color w:val="17C6A3"/>
                <w:sz w:val="12"/>
                <w:szCs w:val="12"/>
              </w:rPr>
              <w:t>"http://49.249.28.218:8091/addProject"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)</w:t>
            </w:r>
          </w:p>
          <w:p w14:paraId="41788B43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6A0BDB">
              <w:rPr>
                <w:rFonts w:ascii="Consolas" w:hAnsi="Consolas"/>
                <w:color w:val="80F6A7"/>
                <w:sz w:val="12"/>
                <w:szCs w:val="12"/>
              </w:rPr>
              <w:t>then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</w:p>
          <w:p w14:paraId="48836786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  <w:t xml:space="preserve">     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6A0BDB">
              <w:rPr>
                <w:rFonts w:ascii="Consolas" w:hAnsi="Consolas"/>
                <w:color w:val="80F6A7"/>
                <w:sz w:val="12"/>
                <w:szCs w:val="12"/>
              </w:rPr>
              <w:t>assertThat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6A0BDB">
              <w:rPr>
                <w:rFonts w:ascii="Consolas" w:hAnsi="Consolas"/>
                <w:color w:val="80F6A7"/>
                <w:sz w:val="12"/>
                <w:szCs w:val="12"/>
              </w:rPr>
              <w:t>statusCode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(</w:t>
            </w:r>
            <w:r w:rsidRPr="006A0BDB">
              <w:rPr>
                <w:rFonts w:ascii="Consolas" w:hAnsi="Consolas"/>
                <w:color w:val="6897BB"/>
                <w:sz w:val="12"/>
                <w:szCs w:val="12"/>
              </w:rPr>
              <w:t>201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)</w:t>
            </w:r>
          </w:p>
          <w:p w14:paraId="742765E1" w14:textId="77777777" w:rsidR="006A0BDB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  <w:t xml:space="preserve">     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6A0BDB">
              <w:rPr>
                <w:rFonts w:ascii="Consolas" w:hAnsi="Consolas"/>
                <w:color w:val="80F6A7"/>
                <w:sz w:val="12"/>
                <w:szCs w:val="12"/>
              </w:rPr>
              <w:t>log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6A0BDB">
              <w:rPr>
                <w:rFonts w:ascii="Consolas" w:hAnsi="Consolas"/>
                <w:color w:val="80F6A7"/>
                <w:sz w:val="12"/>
                <w:szCs w:val="12"/>
              </w:rPr>
              <w:t>all</w:t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  <w:r w:rsidRPr="006A0BDB">
              <w:rPr>
                <w:rFonts w:ascii="Consolas" w:hAnsi="Consolas"/>
                <w:color w:val="E6E6FA"/>
                <w:sz w:val="12"/>
                <w:szCs w:val="12"/>
              </w:rPr>
              <w:t>;</w:t>
            </w:r>
          </w:p>
          <w:p w14:paraId="5527FBCE" w14:textId="23ACE9F4" w:rsidR="000011CA" w:rsidRPr="006A0BDB" w:rsidRDefault="006A0BDB" w:rsidP="006A0B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6A0BDB">
              <w:rPr>
                <w:rFonts w:ascii="Consolas" w:hAnsi="Consolas"/>
                <w:color w:val="F9FAF4"/>
                <w:sz w:val="12"/>
                <w:szCs w:val="12"/>
              </w:rPr>
              <w:t>}</w:t>
            </w:r>
          </w:p>
          <w:p w14:paraId="309F2831" w14:textId="1F9A44AE" w:rsidR="000011CA" w:rsidRDefault="000011CA" w:rsidP="000011CA">
            <w:pPr>
              <w:rPr>
                <w:color w:val="002060"/>
                <w:lang w:eastAsia="en-IN"/>
              </w:rPr>
            </w:pPr>
          </w:p>
        </w:tc>
        <w:tc>
          <w:tcPr>
            <w:tcW w:w="5954" w:type="dxa"/>
          </w:tcPr>
          <w:p w14:paraId="2922EF0F" w14:textId="77777777" w:rsidR="000011CA" w:rsidRDefault="000011CA" w:rsidP="00952690">
            <w:pPr>
              <w:rPr>
                <w:color w:val="002060"/>
                <w:lang w:eastAsia="en-IN"/>
              </w:rPr>
            </w:pPr>
            <w:r>
              <w:rPr>
                <w:color w:val="002060"/>
                <w:lang w:eastAsia="en-IN"/>
              </w:rPr>
              <w:t>COMPLEX REQUEST USING HASHMAP</w:t>
            </w:r>
          </w:p>
          <w:p w14:paraId="0FC402C3" w14:textId="77777777" w:rsidR="00EB7264" w:rsidRDefault="00EB7264" w:rsidP="00EB7264">
            <w:pPr>
              <w:rPr>
                <w:color w:val="002060"/>
                <w:lang w:eastAsia="en-IN"/>
              </w:rPr>
            </w:pPr>
          </w:p>
          <w:p w14:paraId="1F01FA65" w14:textId="77777777" w:rsidR="00EB7264" w:rsidRDefault="00EB7264" w:rsidP="00EB7264">
            <w:pPr>
              <w:rPr>
                <w:lang w:eastAsia="en-IN"/>
              </w:rPr>
            </w:pPr>
          </w:p>
          <w:p w14:paraId="20C657B9" w14:textId="77777777" w:rsid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i/>
                <w:iCs/>
                <w:color w:val="A0A0A0"/>
                <w:sz w:val="14"/>
                <w:szCs w:val="14"/>
              </w:rPr>
            </w:pPr>
            <w:r>
              <w:rPr>
                <w:rFonts w:ascii="Consolas" w:hAnsi="Consolas"/>
                <w:color w:val="D9E8F7"/>
                <w:sz w:val="20"/>
                <w:szCs w:val="20"/>
              </w:rPr>
              <w:tab/>
            </w:r>
            <w:r w:rsidRPr="00CC10D5">
              <w:rPr>
                <w:rFonts w:ascii="Consolas" w:hAnsi="Consolas"/>
                <w:i/>
                <w:iCs/>
                <w:color w:val="A0A0A0"/>
                <w:sz w:val="14"/>
                <w:szCs w:val="14"/>
              </w:rPr>
              <w:t>@Test</w:t>
            </w:r>
          </w:p>
          <w:p w14:paraId="3A57E759" w14:textId="4EDFBD71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>
              <w:rPr>
                <w:rFonts w:ascii="Consolas" w:hAnsi="Consolas"/>
                <w:color w:val="CC6C1D"/>
                <w:sz w:val="14"/>
                <w:szCs w:val="14"/>
              </w:rPr>
              <w:t xml:space="preserve">        </w:t>
            </w:r>
            <w:r w:rsidRPr="00CC10D5">
              <w:rPr>
                <w:rFonts w:ascii="Consolas" w:hAnsi="Consolas"/>
                <w:color w:val="CC6C1D"/>
                <w:sz w:val="14"/>
                <w:szCs w:val="14"/>
              </w:rPr>
              <w:t>public</w:t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C10D5">
              <w:rPr>
                <w:rFonts w:ascii="Consolas" w:hAnsi="Consolas"/>
                <w:color w:val="CC6C1D"/>
                <w:sz w:val="14"/>
                <w:szCs w:val="14"/>
              </w:rPr>
              <w:t>void</w:t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C10D5">
              <w:rPr>
                <w:rFonts w:ascii="Consolas" w:hAnsi="Consolas"/>
                <w:color w:val="1EB540"/>
                <w:sz w:val="14"/>
                <w:szCs w:val="14"/>
              </w:rPr>
              <w:t>getDataFromServer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{</w:t>
            </w:r>
          </w:p>
          <w:p w14:paraId="59530BCF" w14:textId="3225A589" w:rsidR="00CC10D5" w:rsidRPr="00CC10D5" w:rsidRDefault="0075590E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>
              <w:rPr>
                <w:rFonts w:ascii="Consolas" w:hAnsi="Consolas"/>
                <w:color w:val="1290C3"/>
                <w:sz w:val="14"/>
                <w:szCs w:val="14"/>
              </w:rPr>
              <w:t xml:space="preserve">        </w:t>
            </w:r>
            <w:r w:rsidR="00CC10D5" w:rsidRPr="00CC10D5">
              <w:rPr>
                <w:rFonts w:ascii="Consolas" w:hAnsi="Consolas"/>
                <w:color w:val="1290C3"/>
                <w:sz w:val="14"/>
                <w:szCs w:val="14"/>
              </w:rPr>
              <w:t>HashMap</w:t>
            </w:r>
            <w:r w:rsidR="00CC10D5" w:rsidRPr="00CC10D5">
              <w:rPr>
                <w:rFonts w:ascii="Consolas" w:hAnsi="Consolas"/>
                <w:color w:val="E6E6FA"/>
                <w:sz w:val="14"/>
                <w:szCs w:val="14"/>
              </w:rPr>
              <w:t>&lt;</w:t>
            </w:r>
            <w:r w:rsidR="00CC10D5" w:rsidRPr="00CC10D5">
              <w:rPr>
                <w:rFonts w:ascii="Consolas" w:hAnsi="Consolas"/>
                <w:color w:val="B166DA"/>
                <w:sz w:val="14"/>
                <w:szCs w:val="14"/>
              </w:rPr>
              <w:t>String</w:t>
            </w:r>
            <w:r w:rsidR="00CC10D5" w:rsidRPr="00CC10D5">
              <w:rPr>
                <w:rFonts w:ascii="Consolas" w:hAnsi="Consolas"/>
                <w:color w:val="E6E6FA"/>
                <w:sz w:val="14"/>
                <w:szCs w:val="14"/>
              </w:rPr>
              <w:t>,</w:t>
            </w:r>
            <w:r w:rsidR="00CC10D5" w:rsidRPr="00CC10D5">
              <w:rPr>
                <w:rFonts w:ascii="Consolas" w:hAnsi="Consolas"/>
                <w:color w:val="B166DA"/>
                <w:sz w:val="14"/>
                <w:szCs w:val="14"/>
              </w:rPr>
              <w:t>Object</w:t>
            </w:r>
            <w:r w:rsidR="00CC10D5" w:rsidRPr="00CC10D5">
              <w:rPr>
                <w:rFonts w:ascii="Consolas" w:hAnsi="Consolas"/>
                <w:color w:val="E6E6FA"/>
                <w:sz w:val="14"/>
                <w:szCs w:val="14"/>
              </w:rPr>
              <w:t>&gt;</w:t>
            </w:r>
            <w:r w:rsidR="00CC10D5" w:rsidRPr="00CC10D5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="00CC10D5" w:rsidRPr="00CC10D5">
              <w:rPr>
                <w:rFonts w:ascii="Consolas" w:hAnsi="Consolas"/>
                <w:color w:val="F2F200"/>
                <w:sz w:val="14"/>
                <w:szCs w:val="14"/>
              </w:rPr>
              <w:t>map</w:t>
            </w:r>
            <w:r w:rsidR="00CC10D5" w:rsidRPr="00CC10D5">
              <w:rPr>
                <w:rFonts w:ascii="Consolas" w:hAnsi="Consolas"/>
                <w:color w:val="E6E6FA"/>
                <w:sz w:val="14"/>
                <w:szCs w:val="14"/>
              </w:rPr>
              <w:t>=</w:t>
            </w:r>
            <w:r w:rsidR="00CC10D5" w:rsidRPr="00CC10D5">
              <w:rPr>
                <w:rFonts w:ascii="Consolas" w:hAnsi="Consolas"/>
                <w:color w:val="CC6C1D"/>
                <w:sz w:val="14"/>
                <w:szCs w:val="14"/>
                <w:u w:val="single"/>
              </w:rPr>
              <w:t>new</w:t>
            </w:r>
            <w:r w:rsidR="00CC10D5" w:rsidRPr="00CC10D5">
              <w:rPr>
                <w:rFonts w:ascii="Consolas" w:hAnsi="Consolas"/>
                <w:color w:val="D9E8F7"/>
                <w:sz w:val="14"/>
                <w:szCs w:val="14"/>
                <w:u w:val="single"/>
              </w:rPr>
              <w:t xml:space="preserve"> </w:t>
            </w:r>
            <w:r w:rsidR="00CC10D5" w:rsidRPr="00CC10D5">
              <w:rPr>
                <w:rFonts w:ascii="Consolas" w:hAnsi="Consolas"/>
                <w:color w:val="A7EC21"/>
                <w:sz w:val="14"/>
                <w:szCs w:val="14"/>
                <w:u w:val="single"/>
              </w:rPr>
              <w:t>HashMap</w:t>
            </w:r>
            <w:r w:rsidR="00CC10D5" w:rsidRPr="00CC10D5">
              <w:rPr>
                <w:rFonts w:ascii="Consolas" w:hAnsi="Consolas"/>
                <w:color w:val="F9FAF4"/>
                <w:sz w:val="14"/>
                <w:szCs w:val="14"/>
                <w:u w:val="single"/>
              </w:rPr>
              <w:t>()</w:t>
            </w:r>
            <w:r w:rsidR="00CC10D5" w:rsidRPr="00CC10D5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61F8F32B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808080"/>
                <w:sz w:val="14"/>
                <w:szCs w:val="14"/>
              </w:rPr>
              <w:t>// object can store any type of data.</w:t>
            </w:r>
          </w:p>
          <w:p w14:paraId="269592D6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F3EC79"/>
                <w:sz w:val="14"/>
                <w:szCs w:val="14"/>
              </w:rPr>
              <w:t>map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A7EC21"/>
                <w:sz w:val="14"/>
                <w:szCs w:val="14"/>
              </w:rPr>
              <w:t>put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C10D5">
              <w:rPr>
                <w:rFonts w:ascii="Consolas" w:hAnsi="Consolas"/>
                <w:color w:val="17C6A3"/>
                <w:sz w:val="14"/>
                <w:szCs w:val="14"/>
              </w:rPr>
              <w:t>"createdBy"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,</w:t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C10D5">
              <w:rPr>
                <w:rFonts w:ascii="Consolas" w:hAnsi="Consolas"/>
                <w:color w:val="17C6A3"/>
                <w:sz w:val="14"/>
                <w:szCs w:val="14"/>
              </w:rPr>
              <w:t>"dujk"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532EE9E4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F3EC79"/>
                <w:sz w:val="14"/>
                <w:szCs w:val="14"/>
              </w:rPr>
              <w:t>map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A7EC21"/>
                <w:sz w:val="14"/>
                <w:szCs w:val="14"/>
              </w:rPr>
              <w:t>put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C10D5">
              <w:rPr>
                <w:rFonts w:ascii="Consolas" w:hAnsi="Consolas"/>
                <w:color w:val="17C6A3"/>
                <w:sz w:val="14"/>
                <w:szCs w:val="14"/>
              </w:rPr>
              <w:t>"status"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,</w:t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C10D5">
              <w:rPr>
                <w:rFonts w:ascii="Consolas" w:hAnsi="Consolas"/>
                <w:color w:val="17C6A3"/>
                <w:sz w:val="14"/>
                <w:szCs w:val="14"/>
              </w:rPr>
              <w:t>"Created"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49CFBAFA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F3EC79"/>
                <w:sz w:val="14"/>
                <w:szCs w:val="14"/>
              </w:rPr>
              <w:t>map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A7EC21"/>
                <w:sz w:val="14"/>
                <w:szCs w:val="14"/>
              </w:rPr>
              <w:t>put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C10D5">
              <w:rPr>
                <w:rFonts w:ascii="Consolas" w:hAnsi="Consolas"/>
                <w:color w:val="17C6A3"/>
                <w:sz w:val="14"/>
                <w:szCs w:val="14"/>
              </w:rPr>
              <w:t>"teamSize"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,</w:t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C10D5">
              <w:rPr>
                <w:rFonts w:ascii="Consolas" w:hAnsi="Consolas"/>
                <w:color w:val="6897BB"/>
                <w:sz w:val="14"/>
                <w:szCs w:val="14"/>
              </w:rPr>
              <w:t>0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</w:p>
          <w:p w14:paraId="4144D8EB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F3EC79"/>
                <w:sz w:val="14"/>
                <w:szCs w:val="14"/>
              </w:rPr>
              <w:t>map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A7EC21"/>
                <w:sz w:val="14"/>
                <w:szCs w:val="14"/>
              </w:rPr>
              <w:t>put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C10D5">
              <w:rPr>
                <w:rFonts w:ascii="Consolas" w:hAnsi="Consolas"/>
                <w:color w:val="17C6A3"/>
                <w:sz w:val="14"/>
                <w:szCs w:val="14"/>
              </w:rPr>
              <w:t>"projectName"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,</w:t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C10D5">
              <w:rPr>
                <w:rFonts w:ascii="Consolas" w:hAnsi="Consolas"/>
                <w:color w:val="17C6A3"/>
                <w:sz w:val="14"/>
                <w:szCs w:val="14"/>
              </w:rPr>
              <w:t>"Ohjgd"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09428FE2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</w:p>
          <w:p w14:paraId="599682C7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i/>
                <w:iCs/>
                <w:color w:val="96EC3F"/>
                <w:sz w:val="14"/>
                <w:szCs w:val="14"/>
              </w:rPr>
              <w:t>given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</w:p>
          <w:p w14:paraId="7E23F68A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  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80F6A7"/>
                <w:sz w:val="14"/>
                <w:szCs w:val="14"/>
              </w:rPr>
              <w:t>contentType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C10D5">
              <w:rPr>
                <w:rFonts w:ascii="Consolas" w:hAnsi="Consolas"/>
                <w:i/>
                <w:iCs/>
                <w:color w:val="CC81BA"/>
                <w:sz w:val="14"/>
                <w:szCs w:val="14"/>
              </w:rPr>
              <w:t>ContentType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b/>
                <w:bCs/>
                <w:i/>
                <w:iCs/>
                <w:color w:val="8DDAF8"/>
                <w:sz w:val="14"/>
                <w:szCs w:val="14"/>
              </w:rPr>
              <w:t>JSON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44B5FBB3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  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80F6A7"/>
                <w:sz w:val="14"/>
                <w:szCs w:val="14"/>
              </w:rPr>
              <w:t>body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C10D5">
              <w:rPr>
                <w:rFonts w:ascii="Consolas" w:hAnsi="Consolas"/>
                <w:color w:val="F3EC79"/>
                <w:sz w:val="14"/>
                <w:szCs w:val="14"/>
              </w:rPr>
              <w:t>map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1485EDB4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80F6A7"/>
                <w:sz w:val="14"/>
                <w:szCs w:val="14"/>
              </w:rPr>
              <w:t>when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</w:p>
          <w:p w14:paraId="70FCC68A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 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80F6A7"/>
                <w:sz w:val="14"/>
                <w:szCs w:val="14"/>
              </w:rPr>
              <w:t>post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C10D5">
              <w:rPr>
                <w:rFonts w:ascii="Consolas" w:hAnsi="Consolas"/>
                <w:color w:val="17C6A3"/>
                <w:sz w:val="14"/>
                <w:szCs w:val="14"/>
              </w:rPr>
              <w:t>"http://49.249.28.218:8091/addProject"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2C598628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80F6A7"/>
                <w:sz w:val="14"/>
                <w:szCs w:val="14"/>
              </w:rPr>
              <w:t>then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</w:p>
          <w:p w14:paraId="017C8746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  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80F6A7"/>
                <w:sz w:val="14"/>
                <w:szCs w:val="14"/>
              </w:rPr>
              <w:t>assertThat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80F6A7"/>
                <w:sz w:val="14"/>
                <w:szCs w:val="14"/>
              </w:rPr>
              <w:t>statusCode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C10D5">
              <w:rPr>
                <w:rFonts w:ascii="Consolas" w:hAnsi="Consolas"/>
                <w:color w:val="6897BB"/>
                <w:sz w:val="14"/>
                <w:szCs w:val="14"/>
              </w:rPr>
              <w:t>201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215E3AA2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  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80F6A7"/>
                <w:sz w:val="14"/>
                <w:szCs w:val="14"/>
              </w:rPr>
              <w:t>log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C10D5">
              <w:rPr>
                <w:rFonts w:ascii="Consolas" w:hAnsi="Consolas"/>
                <w:color w:val="80F6A7"/>
                <w:sz w:val="14"/>
                <w:szCs w:val="14"/>
              </w:rPr>
              <w:t>all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CC10D5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36FC2727" w14:textId="77777777" w:rsidR="00CC10D5" w:rsidRPr="00CC10D5" w:rsidRDefault="00CC10D5" w:rsidP="00CC10D5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C10D5">
              <w:rPr>
                <w:rFonts w:ascii="Consolas" w:hAnsi="Consolas"/>
                <w:color w:val="D9E8F7"/>
                <w:sz w:val="14"/>
                <w:szCs w:val="14"/>
              </w:rPr>
              <w:t xml:space="preserve">          </w:t>
            </w:r>
            <w:r w:rsidRPr="00CC10D5">
              <w:rPr>
                <w:rFonts w:ascii="Consolas" w:hAnsi="Consolas"/>
                <w:color w:val="F9FAF4"/>
                <w:sz w:val="14"/>
                <w:szCs w:val="14"/>
              </w:rPr>
              <w:t>}</w:t>
            </w:r>
          </w:p>
          <w:p w14:paraId="64D5B225" w14:textId="57676204" w:rsidR="00CC10D5" w:rsidRPr="00EB7264" w:rsidRDefault="00CC10D5" w:rsidP="00EB7264">
            <w:pPr>
              <w:rPr>
                <w:lang w:eastAsia="en-IN"/>
              </w:rPr>
            </w:pPr>
          </w:p>
        </w:tc>
      </w:tr>
    </w:tbl>
    <w:p w14:paraId="61DA080F" w14:textId="7366AA6F" w:rsidR="003B6ABD" w:rsidRDefault="003B6ABD" w:rsidP="00952690">
      <w:pPr>
        <w:rPr>
          <w:color w:val="002060"/>
          <w:lang w:eastAsia="en-IN"/>
        </w:rPr>
      </w:pPr>
    </w:p>
    <w:p w14:paraId="554C0F3F" w14:textId="0CB9A101" w:rsidR="0075590E" w:rsidRDefault="001146DC" w:rsidP="00EE34C9">
      <w:pPr>
        <w:pStyle w:val="ListParagraph"/>
        <w:numPr>
          <w:ilvl w:val="0"/>
          <w:numId w:val="60"/>
        </w:numPr>
        <w:rPr>
          <w:lang w:eastAsia="en-IN"/>
        </w:rPr>
      </w:pPr>
      <w:r>
        <w:rPr>
          <w:lang w:eastAsia="en-IN"/>
        </w:rPr>
        <w:t xml:space="preserve">JSON-FILE </w:t>
      </w:r>
      <w:r w:rsidR="001E17DF">
        <w:rPr>
          <w:lang w:eastAsia="en-IN"/>
        </w:rPr>
        <w:t xml:space="preserve">=PROBLEM IS EVERY TIME WE HAVE TO CHANGE THE JSON FILE DATA/PROPERTY SO WE GO FOR POJO CLASS </w:t>
      </w:r>
      <w:r w:rsidR="00EE34C9">
        <w:rPr>
          <w:lang w:eastAsia="en-IN"/>
        </w:rPr>
        <w:t>(MODIFICATION IS TEDIOUS JOB OR 409 COFLICT(DUPLICATE) ).</w:t>
      </w:r>
    </w:p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3402"/>
        <w:gridCol w:w="6753"/>
      </w:tblGrid>
      <w:tr w:rsidR="008519F0" w14:paraId="1E0C0B9D" w14:textId="77777777" w:rsidTr="00D06F07">
        <w:tc>
          <w:tcPr>
            <w:tcW w:w="3402" w:type="dxa"/>
          </w:tcPr>
          <w:p w14:paraId="75FB0221" w14:textId="77777777" w:rsidR="008519F0" w:rsidRDefault="008519F0" w:rsidP="00D06F07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>{</w:t>
            </w:r>
          </w:p>
          <w:p w14:paraId="398D987C" w14:textId="77777777" w:rsidR="008519F0" w:rsidRDefault="008519F0" w:rsidP="00D06F07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9CDCFE"/>
                <w:sz w:val="20"/>
                <w:szCs w:val="20"/>
              </w:rPr>
              <w:t>"createdBy"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: </w:t>
            </w:r>
            <w:r>
              <w:rPr>
                <w:rFonts w:ascii="Consolas" w:hAnsi="Consolas"/>
                <w:color w:val="CE9178"/>
                <w:sz w:val="20"/>
                <w:szCs w:val="20"/>
              </w:rPr>
              <w:t>"agjhijje"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>,</w:t>
            </w:r>
          </w:p>
          <w:p w14:paraId="081FA77D" w14:textId="77777777" w:rsidR="008519F0" w:rsidRDefault="008519F0" w:rsidP="00D06F07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9CDCFE"/>
                <w:sz w:val="20"/>
                <w:szCs w:val="20"/>
              </w:rPr>
              <w:t>"status"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: </w:t>
            </w:r>
            <w:r>
              <w:rPr>
                <w:rFonts w:ascii="Consolas" w:hAnsi="Consolas"/>
                <w:color w:val="CE9178"/>
                <w:sz w:val="20"/>
                <w:szCs w:val="20"/>
              </w:rPr>
              <w:t>"created"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>,</w:t>
            </w:r>
          </w:p>
          <w:p w14:paraId="4169231A" w14:textId="77777777" w:rsidR="008519F0" w:rsidRDefault="008519F0" w:rsidP="00D06F07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9CDCFE"/>
                <w:sz w:val="20"/>
                <w:szCs w:val="20"/>
              </w:rPr>
              <w:t>"teamSize"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: </w:t>
            </w:r>
            <w:r>
              <w:rPr>
                <w:rFonts w:ascii="Consolas" w:hAnsi="Consolas"/>
                <w:color w:val="B5CEA8"/>
                <w:sz w:val="20"/>
                <w:szCs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>,</w:t>
            </w:r>
          </w:p>
          <w:p w14:paraId="79747B3A" w14:textId="77777777" w:rsidR="008519F0" w:rsidRDefault="008519F0" w:rsidP="00D06F07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9CDCFE"/>
                <w:sz w:val="20"/>
                <w:szCs w:val="20"/>
              </w:rPr>
              <w:t>"projectName"</w:t>
            </w:r>
            <w:r>
              <w:rPr>
                <w:rFonts w:ascii="Consolas" w:hAnsi="Consolas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9CDCFE"/>
                <w:sz w:val="20"/>
                <w:szCs w:val="20"/>
              </w:rPr>
              <w:t>"jfogj"</w:t>
            </w:r>
          </w:p>
          <w:p w14:paraId="04A857A9" w14:textId="77777777" w:rsidR="008519F0" w:rsidRDefault="008519F0" w:rsidP="00D06F07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CCCCCC"/>
                <w:sz w:val="20"/>
                <w:szCs w:val="20"/>
              </w:rPr>
              <w:t>}</w:t>
            </w:r>
          </w:p>
          <w:p w14:paraId="2E2680E4" w14:textId="4A639E59" w:rsidR="008519F0" w:rsidRDefault="00D06F07" w:rsidP="00D06F07">
            <w:pPr>
              <w:rPr>
                <w:lang w:eastAsia="en-IN"/>
              </w:rPr>
            </w:pPr>
            <w:r>
              <w:rPr>
                <w:lang w:eastAsia="en-IN"/>
              </w:rPr>
              <w:t>JSON-FILE</w:t>
            </w:r>
            <w:r w:rsidR="00C018F2">
              <w:rPr>
                <w:lang w:eastAsia="en-IN"/>
              </w:rPr>
              <w:t xml:space="preserve"> (complexRequestJsonFile.json)</w:t>
            </w:r>
          </w:p>
        </w:tc>
        <w:tc>
          <w:tcPr>
            <w:tcW w:w="6753" w:type="dxa"/>
          </w:tcPr>
          <w:p w14:paraId="6E337433" w14:textId="7552F8E7" w:rsidR="00C018F2" w:rsidRPr="00C018F2" w:rsidRDefault="00C018F2" w:rsidP="00C018F2">
            <w:pPr>
              <w:pStyle w:val="NormalWeb"/>
              <w:shd w:val="clear" w:color="auto" w:fill="2F2F2F"/>
              <w:spacing w:before="30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>
              <w:rPr>
                <w:rFonts w:ascii="Consolas" w:hAnsi="Consolas"/>
                <w:color w:val="CC6C1D"/>
                <w:sz w:val="14"/>
                <w:szCs w:val="14"/>
              </w:rPr>
              <w:t>P</w:t>
            </w:r>
            <w:r w:rsidRPr="00C018F2">
              <w:rPr>
                <w:rFonts w:ascii="Consolas" w:hAnsi="Consolas"/>
                <w:color w:val="CC6C1D"/>
                <w:sz w:val="14"/>
                <w:szCs w:val="14"/>
              </w:rPr>
              <w:t>ublic</w:t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018F2">
              <w:rPr>
                <w:rFonts w:ascii="Consolas" w:hAnsi="Consolas"/>
                <w:color w:val="CC6C1D"/>
                <w:sz w:val="14"/>
                <w:szCs w:val="14"/>
              </w:rPr>
              <w:t>class</w:t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018F2">
              <w:rPr>
                <w:rFonts w:ascii="Consolas" w:hAnsi="Consolas"/>
                <w:color w:val="1290C3"/>
                <w:sz w:val="14"/>
                <w:szCs w:val="14"/>
              </w:rPr>
              <w:t>PostReq_Vai_JsonFIleTest</w:t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{</w:t>
            </w:r>
          </w:p>
          <w:p w14:paraId="5BB7F6B0" w14:textId="77777777" w:rsid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i/>
                <w:iCs/>
                <w:color w:val="A0A0A0"/>
                <w:sz w:val="14"/>
                <w:szCs w:val="14"/>
              </w:rPr>
            </w:pPr>
            <w:r>
              <w:rPr>
                <w:rFonts w:ascii="Consolas" w:hAnsi="Consolas"/>
                <w:i/>
                <w:iCs/>
                <w:color w:val="A0A0A0"/>
                <w:sz w:val="14"/>
                <w:szCs w:val="14"/>
              </w:rPr>
              <w:t xml:space="preserve">     </w:t>
            </w:r>
            <w:r w:rsidRPr="00C018F2">
              <w:rPr>
                <w:rFonts w:ascii="Consolas" w:hAnsi="Consolas"/>
                <w:i/>
                <w:iCs/>
                <w:color w:val="A0A0A0"/>
                <w:sz w:val="14"/>
                <w:szCs w:val="14"/>
              </w:rPr>
              <w:t>@Test</w:t>
            </w:r>
          </w:p>
          <w:p w14:paraId="1C5D3A44" w14:textId="216E052D" w:rsidR="00C018F2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>
              <w:rPr>
                <w:rFonts w:ascii="Consolas" w:hAnsi="Consolas"/>
                <w:i/>
                <w:iCs/>
                <w:color w:val="A0A0A0"/>
                <w:sz w:val="14"/>
                <w:szCs w:val="14"/>
              </w:rPr>
              <w:t xml:space="preserve">    </w:t>
            </w:r>
            <w:r w:rsidRPr="00C018F2">
              <w:rPr>
                <w:rFonts w:ascii="Consolas" w:hAnsi="Consolas"/>
                <w:color w:val="CC6C1D"/>
                <w:sz w:val="14"/>
                <w:szCs w:val="14"/>
              </w:rPr>
              <w:t>public</w:t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018F2">
              <w:rPr>
                <w:rFonts w:ascii="Consolas" w:hAnsi="Consolas"/>
                <w:color w:val="CC6C1D"/>
                <w:sz w:val="14"/>
                <w:szCs w:val="14"/>
              </w:rPr>
              <w:t>void</w:t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018F2">
              <w:rPr>
                <w:rFonts w:ascii="Consolas" w:hAnsi="Consolas"/>
                <w:color w:val="1EB540"/>
                <w:sz w:val="14"/>
                <w:szCs w:val="14"/>
              </w:rPr>
              <w:t>getDataFromServer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{</w:t>
            </w:r>
          </w:p>
          <w:p w14:paraId="3F911101" w14:textId="77777777" w:rsidR="00C018F2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</w:p>
          <w:p w14:paraId="3B462616" w14:textId="617B5EF9" w:rsidR="00C018F2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>
              <w:rPr>
                <w:rFonts w:ascii="Consolas" w:hAnsi="Consolas"/>
                <w:color w:val="1290C3"/>
                <w:sz w:val="14"/>
                <w:szCs w:val="14"/>
              </w:rPr>
              <w:t xml:space="preserve">       </w:t>
            </w:r>
            <w:r w:rsidRPr="00C018F2">
              <w:rPr>
                <w:rFonts w:ascii="Consolas" w:hAnsi="Consolas"/>
                <w:color w:val="1290C3"/>
                <w:sz w:val="14"/>
                <w:szCs w:val="14"/>
              </w:rPr>
              <w:t>File</w:t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018F2">
              <w:rPr>
                <w:rFonts w:ascii="Consolas" w:hAnsi="Consolas"/>
                <w:color w:val="F2F200"/>
                <w:sz w:val="14"/>
                <w:szCs w:val="14"/>
              </w:rPr>
              <w:t>fileObj</w:t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=</w:t>
            </w:r>
            <w:r w:rsidRPr="00C018F2">
              <w:rPr>
                <w:rFonts w:ascii="Consolas" w:hAnsi="Consolas"/>
                <w:color w:val="CC6C1D"/>
                <w:sz w:val="14"/>
                <w:szCs w:val="14"/>
              </w:rPr>
              <w:t>new</w:t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C018F2">
              <w:rPr>
                <w:rFonts w:ascii="Consolas" w:hAnsi="Consolas"/>
                <w:color w:val="A7EC21"/>
                <w:sz w:val="14"/>
                <w:szCs w:val="14"/>
              </w:rPr>
              <w:t>File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018F2">
              <w:rPr>
                <w:rFonts w:ascii="Consolas" w:hAnsi="Consolas"/>
                <w:color w:val="17C6A3"/>
                <w:sz w:val="14"/>
                <w:szCs w:val="14"/>
              </w:rPr>
              <w:t>"C:\\Users\\Gurup\\eclipse-workspace\\BackEndTestingProject\\complexRequestJsonFile.json"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0D2FE1DA" w14:textId="77777777" w:rsidR="00C018F2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</w:p>
          <w:p w14:paraId="00F82318" w14:textId="77777777" w:rsidR="00C018F2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018F2">
              <w:rPr>
                <w:rFonts w:ascii="Consolas" w:hAnsi="Consolas"/>
                <w:i/>
                <w:iCs/>
                <w:color w:val="96EC3F"/>
                <w:sz w:val="14"/>
                <w:szCs w:val="14"/>
              </w:rPr>
              <w:t>given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</w:p>
          <w:p w14:paraId="4A66FA5A" w14:textId="77777777" w:rsidR="00C018F2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  </w:t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018F2">
              <w:rPr>
                <w:rFonts w:ascii="Consolas" w:hAnsi="Consolas"/>
                <w:color w:val="80F6A7"/>
                <w:sz w:val="14"/>
                <w:szCs w:val="14"/>
              </w:rPr>
              <w:t>contentType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018F2">
              <w:rPr>
                <w:rFonts w:ascii="Consolas" w:hAnsi="Consolas"/>
                <w:i/>
                <w:iCs/>
                <w:color w:val="CC81BA"/>
                <w:sz w:val="14"/>
                <w:szCs w:val="14"/>
              </w:rPr>
              <w:t>ContentType</w:t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018F2">
              <w:rPr>
                <w:rFonts w:ascii="Consolas" w:hAnsi="Consolas"/>
                <w:b/>
                <w:bCs/>
                <w:i/>
                <w:iCs/>
                <w:color w:val="8DDAF8"/>
                <w:sz w:val="14"/>
                <w:szCs w:val="14"/>
              </w:rPr>
              <w:t>JSON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6B9F3618" w14:textId="77777777" w:rsidR="00C018F2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  </w:t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018F2">
              <w:rPr>
                <w:rFonts w:ascii="Consolas" w:hAnsi="Consolas"/>
                <w:color w:val="80F6A7"/>
                <w:sz w:val="14"/>
                <w:szCs w:val="14"/>
              </w:rPr>
              <w:t>body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018F2">
              <w:rPr>
                <w:rFonts w:ascii="Consolas" w:hAnsi="Consolas"/>
                <w:color w:val="F3EC79"/>
                <w:sz w:val="14"/>
                <w:szCs w:val="14"/>
              </w:rPr>
              <w:t>fileObj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55EB357F" w14:textId="77777777" w:rsidR="00C018F2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018F2">
              <w:rPr>
                <w:rFonts w:ascii="Consolas" w:hAnsi="Consolas"/>
                <w:color w:val="80F6A7"/>
                <w:sz w:val="14"/>
                <w:szCs w:val="14"/>
              </w:rPr>
              <w:t>when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</w:p>
          <w:p w14:paraId="3B702FDD" w14:textId="77777777" w:rsidR="00C018F2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 </w:t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018F2">
              <w:rPr>
                <w:rFonts w:ascii="Consolas" w:hAnsi="Consolas"/>
                <w:color w:val="80F6A7"/>
                <w:sz w:val="14"/>
                <w:szCs w:val="14"/>
              </w:rPr>
              <w:t>post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018F2">
              <w:rPr>
                <w:rFonts w:ascii="Consolas" w:hAnsi="Consolas"/>
                <w:color w:val="17C6A3"/>
                <w:sz w:val="14"/>
                <w:szCs w:val="14"/>
              </w:rPr>
              <w:t>"http://49.249.28.218:8091/addProject"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59E90C3F" w14:textId="77777777" w:rsidR="00C018F2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018F2">
              <w:rPr>
                <w:rFonts w:ascii="Consolas" w:hAnsi="Consolas"/>
                <w:color w:val="80F6A7"/>
                <w:sz w:val="14"/>
                <w:szCs w:val="14"/>
              </w:rPr>
              <w:t>then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</w:p>
          <w:p w14:paraId="5C87BA5B" w14:textId="77777777" w:rsidR="00C018F2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  </w:t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018F2">
              <w:rPr>
                <w:rFonts w:ascii="Consolas" w:hAnsi="Consolas"/>
                <w:color w:val="80F6A7"/>
                <w:sz w:val="14"/>
                <w:szCs w:val="14"/>
              </w:rPr>
              <w:t>assertThat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018F2">
              <w:rPr>
                <w:rFonts w:ascii="Consolas" w:hAnsi="Consolas"/>
                <w:color w:val="80F6A7"/>
                <w:sz w:val="14"/>
                <w:szCs w:val="14"/>
              </w:rPr>
              <w:t>statusCode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C018F2">
              <w:rPr>
                <w:rFonts w:ascii="Consolas" w:hAnsi="Consolas"/>
                <w:color w:val="6897BB"/>
                <w:sz w:val="14"/>
                <w:szCs w:val="14"/>
              </w:rPr>
              <w:t>201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5E051D5B" w14:textId="77777777" w:rsidR="00C018F2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  </w:t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018F2">
              <w:rPr>
                <w:rFonts w:ascii="Consolas" w:hAnsi="Consolas"/>
                <w:color w:val="80F6A7"/>
                <w:sz w:val="14"/>
                <w:szCs w:val="14"/>
              </w:rPr>
              <w:t>log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C018F2">
              <w:rPr>
                <w:rFonts w:ascii="Consolas" w:hAnsi="Consolas"/>
                <w:color w:val="80F6A7"/>
                <w:sz w:val="14"/>
                <w:szCs w:val="14"/>
              </w:rPr>
              <w:t>all</w:t>
            </w:r>
            <w:r w:rsidRPr="00C018F2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C018F2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162B814C" w14:textId="6D940563" w:rsidR="008519F0" w:rsidRPr="00C018F2" w:rsidRDefault="00C018F2" w:rsidP="00C018F2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C018F2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>
              <w:rPr>
                <w:rFonts w:ascii="Consolas" w:hAnsi="Consolas"/>
                <w:color w:val="D9E8F7"/>
                <w:sz w:val="14"/>
                <w:szCs w:val="14"/>
              </w:rPr>
              <w:t>}             }</w:t>
            </w:r>
          </w:p>
        </w:tc>
      </w:tr>
    </w:tbl>
    <w:p w14:paraId="6BCF628D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b/>
          <w:bCs/>
          <w:color w:val="CC6C1D"/>
          <w:sz w:val="16"/>
          <w:szCs w:val="16"/>
        </w:rPr>
      </w:pPr>
    </w:p>
    <w:p w14:paraId="634FBC1B" w14:textId="52198B9E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b/>
          <w:bCs/>
          <w:color w:val="CC6C1D"/>
          <w:sz w:val="16"/>
          <w:szCs w:val="16"/>
        </w:rPr>
      </w:pPr>
      <w:r>
        <w:rPr>
          <w:rFonts w:ascii="Consolas" w:hAnsi="Consolas"/>
          <w:b/>
          <w:bCs/>
          <w:color w:val="CC6C1D"/>
          <w:sz w:val="16"/>
          <w:szCs w:val="16"/>
        </w:rPr>
        <w:t xml:space="preserve">                                        </w:t>
      </w:r>
      <w:r w:rsidRPr="000B4759">
        <w:rPr>
          <w:rFonts w:ascii="Consolas" w:hAnsi="Consolas"/>
          <w:b/>
          <w:bCs/>
          <w:color w:val="CC6C1D"/>
          <w:sz w:val="16"/>
          <w:szCs w:val="16"/>
        </w:rPr>
        <w:t>POJO CLASS</w:t>
      </w:r>
    </w:p>
    <w:p w14:paraId="10C3FB6A" w14:textId="77777777" w:rsid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6C1D"/>
          <w:sz w:val="12"/>
          <w:szCs w:val="12"/>
        </w:rPr>
      </w:pPr>
    </w:p>
    <w:p w14:paraId="65572F41" w14:textId="150E974F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12"/>
          <w:szCs w:val="12"/>
        </w:rPr>
      </w:pPr>
      <w:r w:rsidRPr="000B4759">
        <w:rPr>
          <w:rFonts w:ascii="Consolas" w:hAnsi="Consolas"/>
          <w:color w:val="CC6C1D"/>
          <w:sz w:val="12"/>
          <w:szCs w:val="12"/>
        </w:rPr>
        <w:t>public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CC6C1D"/>
          <w:sz w:val="12"/>
          <w:szCs w:val="12"/>
        </w:rPr>
        <w:t>class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290C3"/>
          <w:sz w:val="12"/>
          <w:szCs w:val="12"/>
        </w:rPr>
        <w:t>ProjectPojo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F9FAF4"/>
          <w:sz w:val="12"/>
          <w:szCs w:val="12"/>
        </w:rPr>
        <w:t>{</w:t>
      </w:r>
    </w:p>
    <w:p w14:paraId="60D9142B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2E78F77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1290C3"/>
          <w:sz w:val="12"/>
          <w:szCs w:val="12"/>
        </w:rPr>
        <w:t>String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66E1F8"/>
          <w:sz w:val="12"/>
          <w:szCs w:val="12"/>
        </w:rPr>
        <w:t>projectName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0877738B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1290C3"/>
          <w:sz w:val="12"/>
          <w:szCs w:val="12"/>
        </w:rPr>
        <w:t>String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66E1F8"/>
          <w:sz w:val="12"/>
          <w:szCs w:val="12"/>
        </w:rPr>
        <w:t>status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69984E86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1290C3"/>
          <w:sz w:val="12"/>
          <w:szCs w:val="12"/>
        </w:rPr>
        <w:t>String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66E1F8"/>
          <w:sz w:val="12"/>
          <w:szCs w:val="12"/>
        </w:rPr>
        <w:t>createdBy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13094FE7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int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66E1F8"/>
          <w:sz w:val="12"/>
          <w:szCs w:val="12"/>
        </w:rPr>
        <w:t>teamSize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674B0451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</w:p>
    <w:p w14:paraId="43F1887E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public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EB540"/>
          <w:sz w:val="12"/>
          <w:szCs w:val="12"/>
        </w:rPr>
        <w:t>ProjectPojo</w:t>
      </w:r>
      <w:r w:rsidRPr="000B4759">
        <w:rPr>
          <w:rFonts w:ascii="Consolas" w:hAnsi="Consolas"/>
          <w:color w:val="F9FAF4"/>
          <w:sz w:val="12"/>
          <w:szCs w:val="12"/>
        </w:rPr>
        <w:t>()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F9FAF4"/>
          <w:sz w:val="12"/>
          <w:szCs w:val="12"/>
        </w:rPr>
        <w:t>{}</w:t>
      </w:r>
    </w:p>
    <w:p w14:paraId="240E2749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</w:p>
    <w:p w14:paraId="4E05E95F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public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EB540"/>
          <w:sz w:val="12"/>
          <w:szCs w:val="12"/>
        </w:rPr>
        <w:t>ProjectPojo</w:t>
      </w:r>
      <w:r w:rsidRPr="000B4759">
        <w:rPr>
          <w:rFonts w:ascii="Consolas" w:hAnsi="Consolas"/>
          <w:color w:val="F9FAF4"/>
          <w:sz w:val="12"/>
          <w:szCs w:val="12"/>
        </w:rPr>
        <w:t>(</w:t>
      </w:r>
      <w:r w:rsidRPr="000B4759">
        <w:rPr>
          <w:rFonts w:ascii="Consolas" w:hAnsi="Consolas"/>
          <w:color w:val="1290C3"/>
          <w:sz w:val="12"/>
          <w:szCs w:val="12"/>
        </w:rPr>
        <w:t>String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projectName</w:t>
      </w:r>
      <w:r w:rsidRPr="000B4759">
        <w:rPr>
          <w:rFonts w:ascii="Consolas" w:hAnsi="Consolas"/>
          <w:color w:val="E6E6FA"/>
          <w:sz w:val="12"/>
          <w:szCs w:val="12"/>
        </w:rPr>
        <w:t>,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290C3"/>
          <w:sz w:val="12"/>
          <w:szCs w:val="12"/>
        </w:rPr>
        <w:t>String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status</w:t>
      </w:r>
      <w:r w:rsidRPr="000B4759">
        <w:rPr>
          <w:rFonts w:ascii="Consolas" w:hAnsi="Consolas"/>
          <w:color w:val="E6E6FA"/>
          <w:sz w:val="12"/>
          <w:szCs w:val="12"/>
        </w:rPr>
        <w:t>,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290C3"/>
          <w:sz w:val="12"/>
          <w:szCs w:val="12"/>
        </w:rPr>
        <w:t>String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createdBy</w:t>
      </w:r>
      <w:r w:rsidRPr="000B4759">
        <w:rPr>
          <w:rFonts w:ascii="Consolas" w:hAnsi="Consolas"/>
          <w:color w:val="E6E6FA"/>
          <w:sz w:val="12"/>
          <w:szCs w:val="12"/>
        </w:rPr>
        <w:t>,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CC6C1D"/>
          <w:sz w:val="12"/>
          <w:szCs w:val="12"/>
        </w:rPr>
        <w:t>int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teamSize</w:t>
      </w:r>
      <w:r w:rsidRPr="000B4759">
        <w:rPr>
          <w:rFonts w:ascii="Consolas" w:hAnsi="Consolas"/>
          <w:color w:val="F9FAF4"/>
          <w:sz w:val="12"/>
          <w:szCs w:val="12"/>
        </w:rPr>
        <w:t>)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F9FAF4"/>
          <w:sz w:val="12"/>
          <w:szCs w:val="12"/>
        </w:rPr>
        <w:t>{</w:t>
      </w:r>
    </w:p>
    <w:p w14:paraId="53D6B0C9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super</w:t>
      </w:r>
      <w:r w:rsidRPr="000B4759">
        <w:rPr>
          <w:rFonts w:ascii="Consolas" w:hAnsi="Consolas"/>
          <w:color w:val="F9FAF4"/>
          <w:sz w:val="12"/>
          <w:szCs w:val="12"/>
        </w:rPr>
        <w:t>()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6E48EF99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this</w:t>
      </w:r>
      <w:r w:rsidRPr="000B4759">
        <w:rPr>
          <w:rFonts w:ascii="Consolas" w:hAnsi="Consolas"/>
          <w:color w:val="E6E6FA"/>
          <w:sz w:val="12"/>
          <w:szCs w:val="12"/>
        </w:rPr>
        <w:t>.</w:t>
      </w:r>
      <w:r w:rsidRPr="000B4759">
        <w:rPr>
          <w:rFonts w:ascii="Consolas" w:hAnsi="Consolas"/>
          <w:color w:val="66E1F8"/>
          <w:sz w:val="12"/>
          <w:szCs w:val="12"/>
        </w:rPr>
        <w:t>projectName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E6E6FA"/>
          <w:sz w:val="12"/>
          <w:szCs w:val="12"/>
        </w:rPr>
        <w:t>=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projectName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7F1CC5F3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this</w:t>
      </w:r>
      <w:r w:rsidRPr="000B4759">
        <w:rPr>
          <w:rFonts w:ascii="Consolas" w:hAnsi="Consolas"/>
          <w:color w:val="E6E6FA"/>
          <w:sz w:val="12"/>
          <w:szCs w:val="12"/>
        </w:rPr>
        <w:t>.</w:t>
      </w:r>
      <w:r w:rsidRPr="000B4759">
        <w:rPr>
          <w:rFonts w:ascii="Consolas" w:hAnsi="Consolas"/>
          <w:color w:val="66E1F8"/>
          <w:sz w:val="12"/>
          <w:szCs w:val="12"/>
        </w:rPr>
        <w:t>status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E6E6FA"/>
          <w:sz w:val="12"/>
          <w:szCs w:val="12"/>
        </w:rPr>
        <w:t>=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status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0DE307C5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this</w:t>
      </w:r>
      <w:r w:rsidRPr="000B4759">
        <w:rPr>
          <w:rFonts w:ascii="Consolas" w:hAnsi="Consolas"/>
          <w:color w:val="E6E6FA"/>
          <w:sz w:val="12"/>
          <w:szCs w:val="12"/>
        </w:rPr>
        <w:t>.</w:t>
      </w:r>
      <w:r w:rsidRPr="000B4759">
        <w:rPr>
          <w:rFonts w:ascii="Consolas" w:hAnsi="Consolas"/>
          <w:color w:val="66E1F8"/>
          <w:sz w:val="12"/>
          <w:szCs w:val="12"/>
        </w:rPr>
        <w:t>createdBy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E6E6FA"/>
          <w:sz w:val="12"/>
          <w:szCs w:val="12"/>
        </w:rPr>
        <w:t>=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createdBy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59ADDA38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lastRenderedPageBreak/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this</w:t>
      </w:r>
      <w:r w:rsidRPr="000B4759">
        <w:rPr>
          <w:rFonts w:ascii="Consolas" w:hAnsi="Consolas"/>
          <w:color w:val="E6E6FA"/>
          <w:sz w:val="12"/>
          <w:szCs w:val="12"/>
        </w:rPr>
        <w:t>.</w:t>
      </w:r>
      <w:r w:rsidRPr="000B4759">
        <w:rPr>
          <w:rFonts w:ascii="Consolas" w:hAnsi="Consolas"/>
          <w:color w:val="66E1F8"/>
          <w:sz w:val="12"/>
          <w:szCs w:val="12"/>
        </w:rPr>
        <w:t>teamSize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E6E6FA"/>
          <w:sz w:val="12"/>
          <w:szCs w:val="12"/>
        </w:rPr>
        <w:t>=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teamSize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7D998562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F9FAF4"/>
          <w:sz w:val="12"/>
          <w:szCs w:val="12"/>
        </w:rPr>
        <w:t>}</w:t>
      </w:r>
    </w:p>
    <w:p w14:paraId="059F0827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public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290C3"/>
          <w:sz w:val="12"/>
          <w:szCs w:val="12"/>
        </w:rPr>
        <w:t>String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EB540"/>
          <w:sz w:val="12"/>
          <w:szCs w:val="12"/>
        </w:rPr>
        <w:t>getProjectName</w:t>
      </w:r>
      <w:r w:rsidRPr="000B4759">
        <w:rPr>
          <w:rFonts w:ascii="Consolas" w:hAnsi="Consolas"/>
          <w:color w:val="F9FAF4"/>
          <w:sz w:val="12"/>
          <w:szCs w:val="12"/>
        </w:rPr>
        <w:t>()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F9FAF4"/>
          <w:sz w:val="12"/>
          <w:szCs w:val="12"/>
        </w:rPr>
        <w:t>{</w:t>
      </w:r>
    </w:p>
    <w:p w14:paraId="410863E9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return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66E1F8"/>
          <w:sz w:val="12"/>
          <w:szCs w:val="12"/>
        </w:rPr>
        <w:t>projectName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79EDADC5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F9FAF4"/>
          <w:sz w:val="12"/>
          <w:szCs w:val="12"/>
        </w:rPr>
        <w:t>}</w:t>
      </w:r>
    </w:p>
    <w:p w14:paraId="2E304D63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public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CC6C1D"/>
          <w:sz w:val="12"/>
          <w:szCs w:val="12"/>
        </w:rPr>
        <w:t>void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EB540"/>
          <w:sz w:val="12"/>
          <w:szCs w:val="12"/>
        </w:rPr>
        <w:t>setProjectName</w:t>
      </w:r>
      <w:r w:rsidRPr="000B4759">
        <w:rPr>
          <w:rFonts w:ascii="Consolas" w:hAnsi="Consolas"/>
          <w:color w:val="F9FAF4"/>
          <w:sz w:val="12"/>
          <w:szCs w:val="12"/>
        </w:rPr>
        <w:t>(</w:t>
      </w:r>
      <w:r w:rsidRPr="000B4759">
        <w:rPr>
          <w:rFonts w:ascii="Consolas" w:hAnsi="Consolas"/>
          <w:color w:val="1290C3"/>
          <w:sz w:val="12"/>
          <w:szCs w:val="12"/>
        </w:rPr>
        <w:t>String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projectName</w:t>
      </w:r>
      <w:r w:rsidRPr="000B4759">
        <w:rPr>
          <w:rFonts w:ascii="Consolas" w:hAnsi="Consolas"/>
          <w:color w:val="F9FAF4"/>
          <w:sz w:val="12"/>
          <w:szCs w:val="12"/>
        </w:rPr>
        <w:t>)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F9FAF4"/>
          <w:sz w:val="12"/>
          <w:szCs w:val="12"/>
        </w:rPr>
        <w:t>{</w:t>
      </w:r>
    </w:p>
    <w:p w14:paraId="0E159B52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this</w:t>
      </w:r>
      <w:r w:rsidRPr="000B4759">
        <w:rPr>
          <w:rFonts w:ascii="Consolas" w:hAnsi="Consolas"/>
          <w:color w:val="E6E6FA"/>
          <w:sz w:val="12"/>
          <w:szCs w:val="12"/>
        </w:rPr>
        <w:t>.</w:t>
      </w:r>
      <w:r w:rsidRPr="000B4759">
        <w:rPr>
          <w:rFonts w:ascii="Consolas" w:hAnsi="Consolas"/>
          <w:color w:val="66E1F8"/>
          <w:sz w:val="12"/>
          <w:szCs w:val="12"/>
        </w:rPr>
        <w:t>projectName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E6E6FA"/>
          <w:sz w:val="12"/>
          <w:szCs w:val="12"/>
        </w:rPr>
        <w:t>=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projectName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6DF44FC9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F9FAF4"/>
          <w:sz w:val="12"/>
          <w:szCs w:val="12"/>
        </w:rPr>
        <w:t>}</w:t>
      </w:r>
    </w:p>
    <w:p w14:paraId="50A5B84C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public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290C3"/>
          <w:sz w:val="12"/>
          <w:szCs w:val="12"/>
        </w:rPr>
        <w:t>String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EB540"/>
          <w:sz w:val="12"/>
          <w:szCs w:val="12"/>
        </w:rPr>
        <w:t>getStatus</w:t>
      </w:r>
      <w:r w:rsidRPr="000B4759">
        <w:rPr>
          <w:rFonts w:ascii="Consolas" w:hAnsi="Consolas"/>
          <w:color w:val="F9FAF4"/>
          <w:sz w:val="12"/>
          <w:szCs w:val="12"/>
        </w:rPr>
        <w:t>()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F9FAF4"/>
          <w:sz w:val="12"/>
          <w:szCs w:val="12"/>
        </w:rPr>
        <w:t>{</w:t>
      </w:r>
    </w:p>
    <w:p w14:paraId="009C1334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return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66E1F8"/>
          <w:sz w:val="12"/>
          <w:szCs w:val="12"/>
        </w:rPr>
        <w:t>status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7E997253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F9FAF4"/>
          <w:sz w:val="12"/>
          <w:szCs w:val="12"/>
        </w:rPr>
        <w:t>}</w:t>
      </w:r>
    </w:p>
    <w:p w14:paraId="5FC3E272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public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CC6C1D"/>
          <w:sz w:val="12"/>
          <w:szCs w:val="12"/>
        </w:rPr>
        <w:t>void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EB540"/>
          <w:sz w:val="12"/>
          <w:szCs w:val="12"/>
        </w:rPr>
        <w:t>setStatus</w:t>
      </w:r>
      <w:r w:rsidRPr="000B4759">
        <w:rPr>
          <w:rFonts w:ascii="Consolas" w:hAnsi="Consolas"/>
          <w:color w:val="F9FAF4"/>
          <w:sz w:val="12"/>
          <w:szCs w:val="12"/>
        </w:rPr>
        <w:t>(</w:t>
      </w:r>
      <w:r w:rsidRPr="000B4759">
        <w:rPr>
          <w:rFonts w:ascii="Consolas" w:hAnsi="Consolas"/>
          <w:color w:val="1290C3"/>
          <w:sz w:val="12"/>
          <w:szCs w:val="12"/>
        </w:rPr>
        <w:t>String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status</w:t>
      </w:r>
      <w:r w:rsidRPr="000B4759">
        <w:rPr>
          <w:rFonts w:ascii="Consolas" w:hAnsi="Consolas"/>
          <w:color w:val="F9FAF4"/>
          <w:sz w:val="12"/>
          <w:szCs w:val="12"/>
        </w:rPr>
        <w:t>)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F9FAF4"/>
          <w:sz w:val="12"/>
          <w:szCs w:val="12"/>
        </w:rPr>
        <w:t>{</w:t>
      </w:r>
    </w:p>
    <w:p w14:paraId="78D32460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this</w:t>
      </w:r>
      <w:r w:rsidRPr="000B4759">
        <w:rPr>
          <w:rFonts w:ascii="Consolas" w:hAnsi="Consolas"/>
          <w:color w:val="E6E6FA"/>
          <w:sz w:val="12"/>
          <w:szCs w:val="12"/>
        </w:rPr>
        <w:t>.</w:t>
      </w:r>
      <w:r w:rsidRPr="000B4759">
        <w:rPr>
          <w:rFonts w:ascii="Consolas" w:hAnsi="Consolas"/>
          <w:color w:val="66E1F8"/>
          <w:sz w:val="12"/>
          <w:szCs w:val="12"/>
        </w:rPr>
        <w:t>status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E6E6FA"/>
          <w:sz w:val="12"/>
          <w:szCs w:val="12"/>
        </w:rPr>
        <w:t>=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status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57276578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F9FAF4"/>
          <w:sz w:val="12"/>
          <w:szCs w:val="12"/>
        </w:rPr>
        <w:t>}</w:t>
      </w:r>
    </w:p>
    <w:p w14:paraId="1D6C8A55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public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290C3"/>
          <w:sz w:val="12"/>
          <w:szCs w:val="12"/>
        </w:rPr>
        <w:t>String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EB540"/>
          <w:sz w:val="12"/>
          <w:szCs w:val="12"/>
        </w:rPr>
        <w:t>getCreatedBy</w:t>
      </w:r>
      <w:r w:rsidRPr="000B4759">
        <w:rPr>
          <w:rFonts w:ascii="Consolas" w:hAnsi="Consolas"/>
          <w:color w:val="F9FAF4"/>
          <w:sz w:val="12"/>
          <w:szCs w:val="12"/>
        </w:rPr>
        <w:t>()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F9FAF4"/>
          <w:sz w:val="12"/>
          <w:szCs w:val="12"/>
        </w:rPr>
        <w:t>{</w:t>
      </w:r>
    </w:p>
    <w:p w14:paraId="68039B45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return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66E1F8"/>
          <w:sz w:val="12"/>
          <w:szCs w:val="12"/>
        </w:rPr>
        <w:t>createdBy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6D688F57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F9FAF4"/>
          <w:sz w:val="12"/>
          <w:szCs w:val="12"/>
        </w:rPr>
        <w:t>}</w:t>
      </w:r>
    </w:p>
    <w:p w14:paraId="5F4FDE4F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public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CC6C1D"/>
          <w:sz w:val="12"/>
          <w:szCs w:val="12"/>
        </w:rPr>
        <w:t>void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EB540"/>
          <w:sz w:val="12"/>
          <w:szCs w:val="12"/>
        </w:rPr>
        <w:t>setCreatedBy</w:t>
      </w:r>
      <w:r w:rsidRPr="000B4759">
        <w:rPr>
          <w:rFonts w:ascii="Consolas" w:hAnsi="Consolas"/>
          <w:color w:val="F9FAF4"/>
          <w:sz w:val="12"/>
          <w:szCs w:val="12"/>
        </w:rPr>
        <w:t>(</w:t>
      </w:r>
      <w:r w:rsidRPr="000B4759">
        <w:rPr>
          <w:rFonts w:ascii="Consolas" w:hAnsi="Consolas"/>
          <w:color w:val="1290C3"/>
          <w:sz w:val="12"/>
          <w:szCs w:val="12"/>
        </w:rPr>
        <w:t>String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createdBy</w:t>
      </w:r>
      <w:r w:rsidRPr="000B4759">
        <w:rPr>
          <w:rFonts w:ascii="Consolas" w:hAnsi="Consolas"/>
          <w:color w:val="F9FAF4"/>
          <w:sz w:val="12"/>
          <w:szCs w:val="12"/>
        </w:rPr>
        <w:t>)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F9FAF4"/>
          <w:sz w:val="12"/>
          <w:szCs w:val="12"/>
        </w:rPr>
        <w:t>{</w:t>
      </w:r>
    </w:p>
    <w:p w14:paraId="16107782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this</w:t>
      </w:r>
      <w:r w:rsidRPr="000B4759">
        <w:rPr>
          <w:rFonts w:ascii="Consolas" w:hAnsi="Consolas"/>
          <w:color w:val="E6E6FA"/>
          <w:sz w:val="12"/>
          <w:szCs w:val="12"/>
        </w:rPr>
        <w:t>.</w:t>
      </w:r>
      <w:r w:rsidRPr="000B4759">
        <w:rPr>
          <w:rFonts w:ascii="Consolas" w:hAnsi="Consolas"/>
          <w:color w:val="66E1F8"/>
          <w:sz w:val="12"/>
          <w:szCs w:val="12"/>
        </w:rPr>
        <w:t>createdBy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E6E6FA"/>
          <w:sz w:val="12"/>
          <w:szCs w:val="12"/>
        </w:rPr>
        <w:t>=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createdBy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10C584E8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F9FAF4"/>
          <w:sz w:val="12"/>
          <w:szCs w:val="12"/>
        </w:rPr>
        <w:t>}</w:t>
      </w:r>
    </w:p>
    <w:p w14:paraId="0488611F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public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CC6C1D"/>
          <w:sz w:val="12"/>
          <w:szCs w:val="12"/>
        </w:rPr>
        <w:t>int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EB540"/>
          <w:sz w:val="12"/>
          <w:szCs w:val="12"/>
        </w:rPr>
        <w:t>getTeamSize</w:t>
      </w:r>
      <w:r w:rsidRPr="000B4759">
        <w:rPr>
          <w:rFonts w:ascii="Consolas" w:hAnsi="Consolas"/>
          <w:color w:val="F9FAF4"/>
          <w:sz w:val="12"/>
          <w:szCs w:val="12"/>
        </w:rPr>
        <w:t>()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F9FAF4"/>
          <w:sz w:val="12"/>
          <w:szCs w:val="12"/>
        </w:rPr>
        <w:t>{</w:t>
      </w:r>
    </w:p>
    <w:p w14:paraId="7F029582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return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66E1F8"/>
          <w:sz w:val="12"/>
          <w:szCs w:val="12"/>
        </w:rPr>
        <w:t>teamSize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212EA5B9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F9FAF4"/>
          <w:sz w:val="12"/>
          <w:szCs w:val="12"/>
        </w:rPr>
        <w:t>}</w:t>
      </w:r>
    </w:p>
    <w:p w14:paraId="159869AD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public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CC6C1D"/>
          <w:sz w:val="12"/>
          <w:szCs w:val="12"/>
        </w:rPr>
        <w:t>void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1EB540"/>
          <w:sz w:val="12"/>
          <w:szCs w:val="12"/>
        </w:rPr>
        <w:t>setTeamSize</w:t>
      </w:r>
      <w:r w:rsidRPr="000B4759">
        <w:rPr>
          <w:rFonts w:ascii="Consolas" w:hAnsi="Consolas"/>
          <w:color w:val="F9FAF4"/>
          <w:sz w:val="12"/>
          <w:szCs w:val="12"/>
        </w:rPr>
        <w:t>(</w:t>
      </w:r>
      <w:r w:rsidRPr="000B4759">
        <w:rPr>
          <w:rFonts w:ascii="Consolas" w:hAnsi="Consolas"/>
          <w:color w:val="CC6C1D"/>
          <w:sz w:val="12"/>
          <w:szCs w:val="12"/>
        </w:rPr>
        <w:t>int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teamSize</w:t>
      </w:r>
      <w:r w:rsidRPr="000B4759">
        <w:rPr>
          <w:rFonts w:ascii="Consolas" w:hAnsi="Consolas"/>
          <w:color w:val="F9FAF4"/>
          <w:sz w:val="12"/>
          <w:szCs w:val="12"/>
        </w:rPr>
        <w:t>)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F9FAF4"/>
          <w:sz w:val="12"/>
          <w:szCs w:val="12"/>
        </w:rPr>
        <w:t>{</w:t>
      </w:r>
    </w:p>
    <w:p w14:paraId="131ABF8F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CC6C1D"/>
          <w:sz w:val="12"/>
          <w:szCs w:val="12"/>
        </w:rPr>
        <w:t>this</w:t>
      </w:r>
      <w:r w:rsidRPr="000B4759">
        <w:rPr>
          <w:rFonts w:ascii="Consolas" w:hAnsi="Consolas"/>
          <w:color w:val="E6E6FA"/>
          <w:sz w:val="12"/>
          <w:szCs w:val="12"/>
        </w:rPr>
        <w:t>.</w:t>
      </w:r>
      <w:r w:rsidRPr="000B4759">
        <w:rPr>
          <w:rFonts w:ascii="Consolas" w:hAnsi="Consolas"/>
          <w:color w:val="66E1F8"/>
          <w:sz w:val="12"/>
          <w:szCs w:val="12"/>
        </w:rPr>
        <w:t>teamSize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E6E6FA"/>
          <w:sz w:val="12"/>
          <w:szCs w:val="12"/>
        </w:rPr>
        <w:t>=</w:t>
      </w:r>
      <w:r w:rsidRPr="000B4759">
        <w:rPr>
          <w:rFonts w:ascii="Consolas" w:hAnsi="Consolas"/>
          <w:color w:val="D9E8F7"/>
          <w:sz w:val="12"/>
          <w:szCs w:val="12"/>
        </w:rPr>
        <w:t xml:space="preserve"> </w:t>
      </w:r>
      <w:r w:rsidRPr="000B4759">
        <w:rPr>
          <w:rFonts w:ascii="Consolas" w:hAnsi="Consolas"/>
          <w:color w:val="79ABFF"/>
          <w:sz w:val="12"/>
          <w:szCs w:val="12"/>
        </w:rPr>
        <w:t>teamSize</w:t>
      </w:r>
      <w:r w:rsidRPr="000B4759">
        <w:rPr>
          <w:rFonts w:ascii="Consolas" w:hAnsi="Consolas"/>
          <w:color w:val="E6E6FA"/>
          <w:sz w:val="12"/>
          <w:szCs w:val="12"/>
        </w:rPr>
        <w:t>;</w:t>
      </w:r>
    </w:p>
    <w:p w14:paraId="04337CC9" w14:textId="77777777" w:rsidR="000B4759" w:rsidRPr="000B4759" w:rsidRDefault="000B4759" w:rsidP="000B47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0B4759">
        <w:rPr>
          <w:rFonts w:ascii="Consolas" w:hAnsi="Consolas"/>
          <w:color w:val="D9E8F7"/>
          <w:sz w:val="12"/>
          <w:szCs w:val="12"/>
        </w:rPr>
        <w:tab/>
      </w:r>
      <w:r w:rsidRPr="000B4759">
        <w:rPr>
          <w:rFonts w:ascii="Consolas" w:hAnsi="Consolas"/>
          <w:color w:val="F9FAF4"/>
          <w:sz w:val="12"/>
          <w:szCs w:val="12"/>
        </w:rPr>
        <w:t>}</w:t>
      </w:r>
    </w:p>
    <w:p w14:paraId="00B4389A" w14:textId="77777777" w:rsidR="00C018F2" w:rsidRDefault="00C018F2" w:rsidP="000B4759">
      <w:pPr>
        <w:ind w:firstLine="720"/>
        <w:rPr>
          <w:color w:val="002060"/>
          <w:sz w:val="12"/>
          <w:szCs w:val="12"/>
          <w:lang w:eastAsia="en-IN"/>
        </w:rPr>
      </w:pPr>
    </w:p>
    <w:p w14:paraId="6909AFBA" w14:textId="202AFE90" w:rsidR="000B4759" w:rsidRPr="00D82F59" w:rsidRDefault="000B4759" w:rsidP="000B4759">
      <w:pPr>
        <w:ind w:firstLine="720"/>
        <w:rPr>
          <w:b/>
          <w:bCs/>
          <w:color w:val="002060"/>
          <w:sz w:val="14"/>
          <w:szCs w:val="14"/>
          <w:lang w:eastAsia="en-IN"/>
        </w:rPr>
      </w:pPr>
      <w:r w:rsidRPr="00D82F59">
        <w:rPr>
          <w:b/>
          <w:bCs/>
          <w:color w:val="002060"/>
          <w:sz w:val="14"/>
          <w:szCs w:val="14"/>
          <w:lang w:eastAsia="en-IN"/>
        </w:rPr>
        <w:t xml:space="preserve">Generating random number </w:t>
      </w:r>
    </w:p>
    <w:p w14:paraId="4D0A3BCC" w14:textId="77777777" w:rsidR="007B0A83" w:rsidRPr="007B0A83" w:rsidRDefault="007B0A83" w:rsidP="007B0A83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CC6C1D"/>
          <w:sz w:val="16"/>
          <w:szCs w:val="16"/>
        </w:rPr>
        <w:t>public</w:t>
      </w:r>
      <w:r w:rsidRPr="007B0A83">
        <w:rPr>
          <w:rFonts w:ascii="Consolas" w:hAnsi="Consolas"/>
          <w:color w:val="D9E8F7"/>
          <w:sz w:val="16"/>
          <w:szCs w:val="16"/>
        </w:rPr>
        <w:t xml:space="preserve"> </w:t>
      </w:r>
      <w:r w:rsidRPr="007B0A83">
        <w:rPr>
          <w:rFonts w:ascii="Consolas" w:hAnsi="Consolas"/>
          <w:color w:val="CC6C1D"/>
          <w:sz w:val="16"/>
          <w:szCs w:val="16"/>
        </w:rPr>
        <w:t>class</w:t>
      </w:r>
      <w:r w:rsidRPr="007B0A83">
        <w:rPr>
          <w:rFonts w:ascii="Consolas" w:hAnsi="Consolas"/>
          <w:color w:val="D9E8F7"/>
          <w:sz w:val="16"/>
          <w:szCs w:val="16"/>
        </w:rPr>
        <w:t xml:space="preserve"> </w:t>
      </w:r>
      <w:r w:rsidRPr="007B0A83">
        <w:rPr>
          <w:rFonts w:ascii="Consolas" w:hAnsi="Consolas"/>
          <w:color w:val="1290C3"/>
          <w:sz w:val="16"/>
          <w:szCs w:val="16"/>
        </w:rPr>
        <w:t>PostReq_Vai_PojoClassTest4</w:t>
      </w:r>
      <w:r w:rsidRPr="007B0A83">
        <w:rPr>
          <w:rFonts w:ascii="Consolas" w:hAnsi="Consolas"/>
          <w:color w:val="D9E8F7"/>
          <w:sz w:val="16"/>
          <w:szCs w:val="16"/>
        </w:rPr>
        <w:t xml:space="preserve"> </w:t>
      </w:r>
      <w:r w:rsidRPr="007B0A83">
        <w:rPr>
          <w:rFonts w:ascii="Consolas" w:hAnsi="Consolas"/>
          <w:color w:val="F9FAF4"/>
          <w:sz w:val="16"/>
          <w:szCs w:val="16"/>
        </w:rPr>
        <w:t>{</w:t>
      </w:r>
    </w:p>
    <w:p w14:paraId="1FB195B6" w14:textId="77777777" w:rsid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CCCCCC"/>
          <w:sz w:val="16"/>
          <w:szCs w:val="16"/>
        </w:rPr>
        <w:t xml:space="preserve">       </w:t>
      </w:r>
      <w:r w:rsidRPr="007B0A83">
        <w:rPr>
          <w:rFonts w:ascii="Consolas" w:hAnsi="Consolas"/>
          <w:i/>
          <w:iCs/>
          <w:color w:val="A0A0A0"/>
          <w:sz w:val="16"/>
          <w:szCs w:val="16"/>
        </w:rPr>
        <w:t>@Test</w:t>
      </w:r>
    </w:p>
    <w:p w14:paraId="119C63AB" w14:textId="77EC18CA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CCCCCC"/>
          <w:sz w:val="16"/>
          <w:szCs w:val="16"/>
        </w:rPr>
        <w:t xml:space="preserve">       </w:t>
      </w:r>
      <w:r w:rsidRPr="007B0A83">
        <w:rPr>
          <w:rFonts w:ascii="Consolas" w:hAnsi="Consolas"/>
          <w:color w:val="CC6C1D"/>
          <w:sz w:val="16"/>
          <w:szCs w:val="16"/>
        </w:rPr>
        <w:t>public</w:t>
      </w:r>
      <w:r w:rsidRPr="007B0A83">
        <w:rPr>
          <w:rFonts w:ascii="Consolas" w:hAnsi="Consolas"/>
          <w:color w:val="D9E8F7"/>
          <w:sz w:val="16"/>
          <w:szCs w:val="16"/>
        </w:rPr>
        <w:t xml:space="preserve"> </w:t>
      </w:r>
      <w:r w:rsidRPr="007B0A83">
        <w:rPr>
          <w:rFonts w:ascii="Consolas" w:hAnsi="Consolas"/>
          <w:color w:val="CC6C1D"/>
          <w:sz w:val="16"/>
          <w:szCs w:val="16"/>
        </w:rPr>
        <w:t>void</w:t>
      </w:r>
      <w:r w:rsidRPr="007B0A83">
        <w:rPr>
          <w:rFonts w:ascii="Consolas" w:hAnsi="Consolas"/>
          <w:color w:val="D9E8F7"/>
          <w:sz w:val="16"/>
          <w:szCs w:val="16"/>
        </w:rPr>
        <w:t xml:space="preserve"> </w:t>
      </w:r>
      <w:r w:rsidRPr="007B0A83">
        <w:rPr>
          <w:rFonts w:ascii="Consolas" w:hAnsi="Consolas"/>
          <w:color w:val="1EB540"/>
          <w:sz w:val="16"/>
          <w:szCs w:val="16"/>
        </w:rPr>
        <w:t>getDataFromServer</w:t>
      </w:r>
      <w:r w:rsidRPr="007B0A83">
        <w:rPr>
          <w:rFonts w:ascii="Consolas" w:hAnsi="Consolas"/>
          <w:color w:val="F9FAF4"/>
          <w:sz w:val="16"/>
          <w:szCs w:val="16"/>
        </w:rPr>
        <w:t>()</w:t>
      </w:r>
      <w:r w:rsidRPr="007B0A83">
        <w:rPr>
          <w:rFonts w:ascii="Consolas" w:hAnsi="Consolas"/>
          <w:color w:val="D9E8F7"/>
          <w:sz w:val="16"/>
          <w:szCs w:val="16"/>
        </w:rPr>
        <w:t xml:space="preserve"> </w:t>
      </w:r>
      <w:r w:rsidRPr="007B0A83">
        <w:rPr>
          <w:rFonts w:ascii="Consolas" w:hAnsi="Consolas"/>
          <w:color w:val="F9FAF4"/>
          <w:sz w:val="16"/>
          <w:szCs w:val="16"/>
        </w:rPr>
        <w:t>{</w:t>
      </w:r>
    </w:p>
    <w:p w14:paraId="37A84D72" w14:textId="77777777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1290C3"/>
          <w:sz w:val="16"/>
          <w:szCs w:val="16"/>
        </w:rPr>
        <w:t>Random</w:t>
      </w:r>
      <w:r w:rsidRPr="007B0A83">
        <w:rPr>
          <w:rFonts w:ascii="Consolas" w:hAnsi="Consolas"/>
          <w:color w:val="D9E8F7"/>
          <w:sz w:val="16"/>
          <w:szCs w:val="16"/>
        </w:rPr>
        <w:t xml:space="preserve"> </w:t>
      </w:r>
      <w:r w:rsidRPr="007B0A83">
        <w:rPr>
          <w:rFonts w:ascii="Consolas" w:hAnsi="Consolas"/>
          <w:color w:val="F2F200"/>
          <w:sz w:val="16"/>
          <w:szCs w:val="16"/>
        </w:rPr>
        <w:t>ran</w:t>
      </w:r>
      <w:r w:rsidRPr="007B0A83">
        <w:rPr>
          <w:rFonts w:ascii="Consolas" w:hAnsi="Consolas"/>
          <w:color w:val="E6E6FA"/>
          <w:sz w:val="16"/>
          <w:szCs w:val="16"/>
        </w:rPr>
        <w:t>=</w:t>
      </w:r>
      <w:r w:rsidRPr="007B0A83">
        <w:rPr>
          <w:rFonts w:ascii="Consolas" w:hAnsi="Consolas"/>
          <w:color w:val="CC6C1D"/>
          <w:sz w:val="16"/>
          <w:szCs w:val="16"/>
        </w:rPr>
        <w:t>new</w:t>
      </w:r>
      <w:r w:rsidRPr="007B0A83">
        <w:rPr>
          <w:rFonts w:ascii="Consolas" w:hAnsi="Consolas"/>
          <w:color w:val="D9E8F7"/>
          <w:sz w:val="16"/>
          <w:szCs w:val="16"/>
        </w:rPr>
        <w:t xml:space="preserve"> </w:t>
      </w:r>
      <w:r w:rsidRPr="007B0A83">
        <w:rPr>
          <w:rFonts w:ascii="Consolas" w:hAnsi="Consolas"/>
          <w:color w:val="A7EC21"/>
          <w:sz w:val="16"/>
          <w:szCs w:val="16"/>
        </w:rPr>
        <w:t>Random</w:t>
      </w:r>
      <w:r w:rsidRPr="007B0A83">
        <w:rPr>
          <w:rFonts w:ascii="Consolas" w:hAnsi="Consolas"/>
          <w:color w:val="F9FAF4"/>
          <w:sz w:val="16"/>
          <w:szCs w:val="16"/>
        </w:rPr>
        <w:t>()</w:t>
      </w:r>
      <w:r w:rsidRPr="007B0A83">
        <w:rPr>
          <w:rFonts w:ascii="Consolas" w:hAnsi="Consolas"/>
          <w:color w:val="E6E6FA"/>
          <w:sz w:val="16"/>
          <w:szCs w:val="16"/>
        </w:rPr>
        <w:t>;</w:t>
      </w:r>
    </w:p>
    <w:p w14:paraId="4EAFDC57" w14:textId="77777777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CC6C1D"/>
          <w:sz w:val="16"/>
          <w:szCs w:val="16"/>
        </w:rPr>
        <w:t>int</w:t>
      </w:r>
      <w:r w:rsidRPr="007B0A83">
        <w:rPr>
          <w:rFonts w:ascii="Consolas" w:hAnsi="Consolas"/>
          <w:color w:val="D9E8F7"/>
          <w:sz w:val="16"/>
          <w:szCs w:val="16"/>
        </w:rPr>
        <w:t xml:space="preserve"> </w:t>
      </w:r>
      <w:r w:rsidRPr="007B0A83">
        <w:rPr>
          <w:rFonts w:ascii="Consolas" w:hAnsi="Consolas"/>
          <w:color w:val="F2F200"/>
          <w:sz w:val="16"/>
          <w:szCs w:val="16"/>
        </w:rPr>
        <w:t>random</w:t>
      </w:r>
      <w:r w:rsidRPr="007B0A83">
        <w:rPr>
          <w:rFonts w:ascii="Consolas" w:hAnsi="Consolas"/>
          <w:color w:val="E6E6FA"/>
          <w:sz w:val="16"/>
          <w:szCs w:val="16"/>
        </w:rPr>
        <w:t>=</w:t>
      </w:r>
      <w:r w:rsidRPr="007B0A83">
        <w:rPr>
          <w:rFonts w:ascii="Consolas" w:hAnsi="Consolas"/>
          <w:color w:val="F3EC79"/>
          <w:sz w:val="16"/>
          <w:szCs w:val="16"/>
        </w:rPr>
        <w:t>ran</w:t>
      </w:r>
      <w:r w:rsidRPr="007B0A83">
        <w:rPr>
          <w:rFonts w:ascii="Consolas" w:hAnsi="Consolas"/>
          <w:color w:val="E6E6FA"/>
          <w:sz w:val="16"/>
          <w:szCs w:val="16"/>
        </w:rPr>
        <w:t>.</w:t>
      </w:r>
      <w:r w:rsidRPr="007B0A83">
        <w:rPr>
          <w:rFonts w:ascii="Consolas" w:hAnsi="Consolas"/>
          <w:color w:val="A7EC21"/>
          <w:sz w:val="16"/>
          <w:szCs w:val="16"/>
        </w:rPr>
        <w:t>nextInt</w:t>
      </w:r>
      <w:r w:rsidRPr="007B0A83">
        <w:rPr>
          <w:rFonts w:ascii="Consolas" w:hAnsi="Consolas"/>
          <w:color w:val="F9FAF4"/>
          <w:sz w:val="16"/>
          <w:szCs w:val="16"/>
        </w:rPr>
        <w:t>(</w:t>
      </w:r>
      <w:r w:rsidRPr="007B0A83">
        <w:rPr>
          <w:rFonts w:ascii="Consolas" w:hAnsi="Consolas"/>
          <w:color w:val="6897BB"/>
          <w:sz w:val="16"/>
          <w:szCs w:val="16"/>
        </w:rPr>
        <w:t>100</w:t>
      </w:r>
      <w:r w:rsidRPr="007B0A83">
        <w:rPr>
          <w:rFonts w:ascii="Consolas" w:hAnsi="Consolas"/>
          <w:color w:val="F9FAF4"/>
          <w:sz w:val="16"/>
          <w:szCs w:val="16"/>
        </w:rPr>
        <w:t>)</w:t>
      </w:r>
      <w:r w:rsidRPr="007B0A83">
        <w:rPr>
          <w:rFonts w:ascii="Consolas" w:hAnsi="Consolas"/>
          <w:color w:val="E6E6FA"/>
          <w:sz w:val="16"/>
          <w:szCs w:val="16"/>
        </w:rPr>
        <w:t>;</w:t>
      </w:r>
    </w:p>
    <w:p w14:paraId="4BA4CBD9" w14:textId="77777777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</w:p>
    <w:p w14:paraId="0C2D204C" w14:textId="1FB72594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808080"/>
          <w:sz w:val="16"/>
          <w:szCs w:val="16"/>
        </w:rPr>
        <w:t xml:space="preserve">                 </w:t>
      </w:r>
      <w:r w:rsidRPr="007B0A83">
        <w:rPr>
          <w:rFonts w:ascii="Consolas" w:hAnsi="Consolas"/>
          <w:color w:val="808080"/>
          <w:sz w:val="16"/>
          <w:szCs w:val="16"/>
        </w:rPr>
        <w:t xml:space="preserve">//create an object for </w:t>
      </w:r>
      <w:r w:rsidRPr="007B0A83">
        <w:rPr>
          <w:rFonts w:ascii="Consolas" w:hAnsi="Consolas"/>
          <w:color w:val="808080"/>
          <w:sz w:val="16"/>
          <w:szCs w:val="16"/>
          <w:u w:val="single"/>
        </w:rPr>
        <w:t>pojo</w:t>
      </w:r>
      <w:r w:rsidRPr="007B0A83">
        <w:rPr>
          <w:rFonts w:ascii="Consolas" w:hAnsi="Consolas"/>
          <w:color w:val="808080"/>
          <w:sz w:val="16"/>
          <w:szCs w:val="16"/>
        </w:rPr>
        <w:t xml:space="preserve"> class</w:t>
      </w:r>
    </w:p>
    <w:p w14:paraId="3A3CBCA1" w14:textId="77777777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1290C3"/>
          <w:sz w:val="16"/>
          <w:szCs w:val="16"/>
        </w:rPr>
        <w:t>ProjectPojo</w:t>
      </w:r>
      <w:r w:rsidRPr="007B0A83">
        <w:rPr>
          <w:rFonts w:ascii="Consolas" w:hAnsi="Consolas"/>
          <w:color w:val="D9E8F7"/>
          <w:sz w:val="16"/>
          <w:szCs w:val="16"/>
        </w:rPr>
        <w:t xml:space="preserve"> </w:t>
      </w:r>
      <w:r w:rsidRPr="007B0A83">
        <w:rPr>
          <w:rFonts w:ascii="Consolas" w:hAnsi="Consolas"/>
          <w:color w:val="F2F200"/>
          <w:sz w:val="16"/>
          <w:szCs w:val="16"/>
        </w:rPr>
        <w:t>pojo</w:t>
      </w:r>
      <w:r w:rsidRPr="007B0A83">
        <w:rPr>
          <w:rFonts w:ascii="Consolas" w:hAnsi="Consolas"/>
          <w:color w:val="E6E6FA"/>
          <w:sz w:val="16"/>
          <w:szCs w:val="16"/>
        </w:rPr>
        <w:t>=</w:t>
      </w:r>
      <w:r w:rsidRPr="007B0A83">
        <w:rPr>
          <w:rFonts w:ascii="Consolas" w:hAnsi="Consolas"/>
          <w:color w:val="CC6C1D"/>
          <w:sz w:val="16"/>
          <w:szCs w:val="16"/>
        </w:rPr>
        <w:t>new</w:t>
      </w:r>
      <w:r w:rsidRPr="007B0A83">
        <w:rPr>
          <w:rFonts w:ascii="Consolas" w:hAnsi="Consolas"/>
          <w:color w:val="D9E8F7"/>
          <w:sz w:val="16"/>
          <w:szCs w:val="16"/>
        </w:rPr>
        <w:t xml:space="preserve"> </w:t>
      </w:r>
      <w:r w:rsidRPr="007B0A83">
        <w:rPr>
          <w:rFonts w:ascii="Consolas" w:hAnsi="Consolas"/>
          <w:color w:val="A7EC21"/>
          <w:sz w:val="16"/>
          <w:szCs w:val="16"/>
        </w:rPr>
        <w:t>ProjectPojo</w:t>
      </w:r>
      <w:r w:rsidRPr="007B0A83">
        <w:rPr>
          <w:rFonts w:ascii="Consolas" w:hAnsi="Consolas"/>
          <w:color w:val="F9FAF4"/>
          <w:sz w:val="16"/>
          <w:szCs w:val="16"/>
        </w:rPr>
        <w:t>(</w:t>
      </w:r>
      <w:r w:rsidRPr="007B0A83">
        <w:rPr>
          <w:rFonts w:ascii="Consolas" w:hAnsi="Consolas"/>
          <w:color w:val="17C6A3"/>
          <w:sz w:val="16"/>
          <w:szCs w:val="16"/>
        </w:rPr>
        <w:t>"efghijk"</w:t>
      </w:r>
      <w:r w:rsidRPr="007B0A83">
        <w:rPr>
          <w:rFonts w:ascii="Consolas" w:hAnsi="Consolas"/>
          <w:color w:val="E6E6FA"/>
          <w:sz w:val="16"/>
          <w:szCs w:val="16"/>
        </w:rPr>
        <w:t>+</w:t>
      </w:r>
      <w:r w:rsidRPr="007B0A83">
        <w:rPr>
          <w:rFonts w:ascii="Consolas" w:hAnsi="Consolas"/>
          <w:color w:val="F3EC79"/>
          <w:sz w:val="16"/>
          <w:szCs w:val="16"/>
        </w:rPr>
        <w:t>random</w:t>
      </w:r>
      <w:r w:rsidRPr="007B0A83">
        <w:rPr>
          <w:rFonts w:ascii="Consolas" w:hAnsi="Consolas"/>
          <w:color w:val="E6E6FA"/>
          <w:sz w:val="16"/>
          <w:szCs w:val="16"/>
        </w:rPr>
        <w:t>,</w:t>
      </w:r>
      <w:r w:rsidRPr="007B0A83">
        <w:rPr>
          <w:rFonts w:ascii="Consolas" w:hAnsi="Consolas"/>
          <w:color w:val="17C6A3"/>
          <w:sz w:val="16"/>
          <w:szCs w:val="16"/>
        </w:rPr>
        <w:t>"Created"</w:t>
      </w:r>
      <w:r w:rsidRPr="007B0A83">
        <w:rPr>
          <w:rFonts w:ascii="Consolas" w:hAnsi="Consolas"/>
          <w:color w:val="E6E6FA"/>
          <w:sz w:val="16"/>
          <w:szCs w:val="16"/>
        </w:rPr>
        <w:t>,</w:t>
      </w:r>
      <w:r w:rsidRPr="007B0A83">
        <w:rPr>
          <w:rFonts w:ascii="Consolas" w:hAnsi="Consolas"/>
          <w:color w:val="17C6A3"/>
          <w:sz w:val="16"/>
          <w:szCs w:val="16"/>
        </w:rPr>
        <w:t>"lipak"</w:t>
      </w:r>
      <w:r w:rsidRPr="007B0A83">
        <w:rPr>
          <w:rFonts w:ascii="Consolas" w:hAnsi="Consolas"/>
          <w:color w:val="E6E6FA"/>
          <w:sz w:val="16"/>
          <w:szCs w:val="16"/>
        </w:rPr>
        <w:t>,</w:t>
      </w:r>
      <w:r w:rsidRPr="007B0A83">
        <w:rPr>
          <w:rFonts w:ascii="Consolas" w:hAnsi="Consolas"/>
          <w:color w:val="6897BB"/>
          <w:sz w:val="16"/>
          <w:szCs w:val="16"/>
        </w:rPr>
        <w:t>0</w:t>
      </w:r>
      <w:r w:rsidRPr="007B0A83">
        <w:rPr>
          <w:rFonts w:ascii="Consolas" w:hAnsi="Consolas"/>
          <w:color w:val="F9FAF4"/>
          <w:sz w:val="16"/>
          <w:szCs w:val="16"/>
        </w:rPr>
        <w:t>)</w:t>
      </w:r>
      <w:r w:rsidRPr="007B0A83">
        <w:rPr>
          <w:rFonts w:ascii="Consolas" w:hAnsi="Consolas"/>
          <w:color w:val="E6E6FA"/>
          <w:sz w:val="16"/>
          <w:szCs w:val="16"/>
        </w:rPr>
        <w:t>;</w:t>
      </w:r>
    </w:p>
    <w:p w14:paraId="471D4F18" w14:textId="77777777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D9E8F7"/>
          <w:sz w:val="16"/>
          <w:szCs w:val="16"/>
        </w:rPr>
        <w:tab/>
      </w:r>
    </w:p>
    <w:p w14:paraId="4A70270E" w14:textId="77777777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7B0A83">
        <w:rPr>
          <w:rFonts w:ascii="Consolas" w:hAnsi="Consolas"/>
          <w:color w:val="F9FAF4"/>
          <w:sz w:val="16"/>
          <w:szCs w:val="16"/>
        </w:rPr>
        <w:t>()</w:t>
      </w:r>
    </w:p>
    <w:p w14:paraId="4B972E09" w14:textId="66F8E76E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D9E8F7"/>
          <w:sz w:val="16"/>
          <w:szCs w:val="16"/>
        </w:rPr>
        <w:tab/>
        <w:t xml:space="preserve">     </w:t>
      </w:r>
      <w:r w:rsidRPr="007B0A83">
        <w:rPr>
          <w:rFonts w:ascii="Consolas" w:hAnsi="Consolas"/>
          <w:color w:val="E6E6FA"/>
          <w:sz w:val="16"/>
          <w:szCs w:val="16"/>
        </w:rPr>
        <w:t>.</w:t>
      </w:r>
      <w:r w:rsidRPr="007B0A83">
        <w:rPr>
          <w:rFonts w:ascii="Consolas" w:hAnsi="Consolas"/>
          <w:color w:val="80F6A7"/>
          <w:sz w:val="16"/>
          <w:szCs w:val="16"/>
        </w:rPr>
        <w:t>contentType</w:t>
      </w:r>
      <w:r w:rsidRPr="007B0A83">
        <w:rPr>
          <w:rFonts w:ascii="Consolas" w:hAnsi="Consolas"/>
          <w:color w:val="F9FAF4"/>
          <w:sz w:val="16"/>
          <w:szCs w:val="16"/>
        </w:rPr>
        <w:t>(</w:t>
      </w:r>
      <w:r w:rsidRPr="007B0A83">
        <w:rPr>
          <w:rFonts w:ascii="Consolas" w:hAnsi="Consolas"/>
          <w:i/>
          <w:iCs/>
          <w:color w:val="CC81BA"/>
          <w:sz w:val="16"/>
          <w:szCs w:val="16"/>
        </w:rPr>
        <w:t>ContentType</w:t>
      </w:r>
      <w:r w:rsidRPr="007B0A83">
        <w:rPr>
          <w:rFonts w:ascii="Consolas" w:hAnsi="Consolas"/>
          <w:color w:val="E6E6FA"/>
          <w:sz w:val="16"/>
          <w:szCs w:val="16"/>
        </w:rPr>
        <w:t>.</w:t>
      </w:r>
      <w:r w:rsidRPr="007B0A83">
        <w:rPr>
          <w:rFonts w:ascii="Consolas" w:hAnsi="Consolas"/>
          <w:b/>
          <w:bCs/>
          <w:i/>
          <w:iCs/>
          <w:color w:val="8DDAF8"/>
          <w:sz w:val="16"/>
          <w:szCs w:val="16"/>
        </w:rPr>
        <w:t>JSON</w:t>
      </w:r>
      <w:r w:rsidRPr="007B0A83">
        <w:rPr>
          <w:rFonts w:ascii="Consolas" w:hAnsi="Consolas"/>
          <w:color w:val="F9FAF4"/>
          <w:sz w:val="16"/>
          <w:szCs w:val="16"/>
        </w:rPr>
        <w:t>)</w:t>
      </w:r>
      <w:r w:rsidR="00D82F59">
        <w:rPr>
          <w:rFonts w:ascii="Consolas" w:hAnsi="Consolas"/>
          <w:color w:val="F9FAF4"/>
          <w:sz w:val="16"/>
          <w:szCs w:val="16"/>
        </w:rPr>
        <w:t xml:space="preserve">       //ninza_hrm</w:t>
      </w:r>
      <w:r w:rsidR="00211EAC">
        <w:rPr>
          <w:rFonts w:ascii="Consolas" w:hAnsi="Consolas"/>
          <w:color w:val="F9FAF4"/>
          <w:sz w:val="16"/>
          <w:szCs w:val="16"/>
        </w:rPr>
        <w:t>-</w:t>
      </w:r>
    </w:p>
    <w:p w14:paraId="01CDE2F8" w14:textId="77777777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D9E8F7"/>
          <w:sz w:val="16"/>
          <w:szCs w:val="16"/>
        </w:rPr>
        <w:tab/>
        <w:t xml:space="preserve">     </w:t>
      </w:r>
      <w:r w:rsidRPr="007B0A83">
        <w:rPr>
          <w:rFonts w:ascii="Consolas" w:hAnsi="Consolas"/>
          <w:color w:val="E6E6FA"/>
          <w:sz w:val="16"/>
          <w:szCs w:val="16"/>
        </w:rPr>
        <w:t>.</w:t>
      </w:r>
      <w:r w:rsidRPr="007B0A83">
        <w:rPr>
          <w:rFonts w:ascii="Consolas" w:hAnsi="Consolas"/>
          <w:color w:val="80F6A7"/>
          <w:sz w:val="16"/>
          <w:szCs w:val="16"/>
        </w:rPr>
        <w:t>body</w:t>
      </w:r>
      <w:r w:rsidRPr="007B0A83">
        <w:rPr>
          <w:rFonts w:ascii="Consolas" w:hAnsi="Consolas"/>
          <w:color w:val="F9FAF4"/>
          <w:sz w:val="16"/>
          <w:szCs w:val="16"/>
        </w:rPr>
        <w:t>(</w:t>
      </w:r>
      <w:r w:rsidRPr="007B0A83">
        <w:rPr>
          <w:rFonts w:ascii="Consolas" w:hAnsi="Consolas"/>
          <w:color w:val="F3EC79"/>
          <w:sz w:val="16"/>
          <w:szCs w:val="16"/>
        </w:rPr>
        <w:t>pojo</w:t>
      </w:r>
      <w:r w:rsidRPr="007B0A83">
        <w:rPr>
          <w:rFonts w:ascii="Consolas" w:hAnsi="Consolas"/>
          <w:color w:val="F9FAF4"/>
          <w:sz w:val="16"/>
          <w:szCs w:val="16"/>
        </w:rPr>
        <w:t>)</w:t>
      </w:r>
    </w:p>
    <w:p w14:paraId="5288F373" w14:textId="77777777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E6E6FA"/>
          <w:sz w:val="16"/>
          <w:szCs w:val="16"/>
        </w:rPr>
        <w:t>.</w:t>
      </w:r>
      <w:r w:rsidRPr="007B0A83">
        <w:rPr>
          <w:rFonts w:ascii="Consolas" w:hAnsi="Consolas"/>
          <w:color w:val="80F6A7"/>
          <w:sz w:val="16"/>
          <w:szCs w:val="16"/>
        </w:rPr>
        <w:t>when</w:t>
      </w:r>
      <w:r w:rsidRPr="007B0A83">
        <w:rPr>
          <w:rFonts w:ascii="Consolas" w:hAnsi="Consolas"/>
          <w:color w:val="F9FAF4"/>
          <w:sz w:val="16"/>
          <w:szCs w:val="16"/>
        </w:rPr>
        <w:t>()</w:t>
      </w:r>
    </w:p>
    <w:p w14:paraId="6AF054D3" w14:textId="77777777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D9E8F7"/>
          <w:sz w:val="16"/>
          <w:szCs w:val="16"/>
        </w:rPr>
        <w:tab/>
        <w:t xml:space="preserve">    </w:t>
      </w:r>
      <w:r w:rsidRPr="007B0A83">
        <w:rPr>
          <w:rFonts w:ascii="Consolas" w:hAnsi="Consolas"/>
          <w:color w:val="E6E6FA"/>
          <w:sz w:val="16"/>
          <w:szCs w:val="16"/>
        </w:rPr>
        <w:t>.</w:t>
      </w:r>
      <w:r w:rsidRPr="007B0A83">
        <w:rPr>
          <w:rFonts w:ascii="Consolas" w:hAnsi="Consolas"/>
          <w:color w:val="80F6A7"/>
          <w:sz w:val="16"/>
          <w:szCs w:val="16"/>
        </w:rPr>
        <w:t>post</w:t>
      </w:r>
      <w:r w:rsidRPr="007B0A83">
        <w:rPr>
          <w:rFonts w:ascii="Consolas" w:hAnsi="Consolas"/>
          <w:color w:val="F9FAF4"/>
          <w:sz w:val="16"/>
          <w:szCs w:val="16"/>
        </w:rPr>
        <w:t>(</w:t>
      </w:r>
      <w:r w:rsidRPr="007B0A83">
        <w:rPr>
          <w:rFonts w:ascii="Consolas" w:hAnsi="Consolas"/>
          <w:color w:val="17C6A3"/>
          <w:sz w:val="16"/>
          <w:szCs w:val="16"/>
        </w:rPr>
        <w:t>"http://49.249.28.218:8091/addProject"</w:t>
      </w:r>
      <w:r w:rsidRPr="007B0A83">
        <w:rPr>
          <w:rFonts w:ascii="Consolas" w:hAnsi="Consolas"/>
          <w:color w:val="F9FAF4"/>
          <w:sz w:val="16"/>
          <w:szCs w:val="16"/>
        </w:rPr>
        <w:t>)</w:t>
      </w:r>
    </w:p>
    <w:p w14:paraId="20F30F86" w14:textId="77777777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E6E6FA"/>
          <w:sz w:val="16"/>
          <w:szCs w:val="16"/>
        </w:rPr>
        <w:t>.</w:t>
      </w:r>
      <w:r w:rsidRPr="007B0A83">
        <w:rPr>
          <w:rFonts w:ascii="Consolas" w:hAnsi="Consolas"/>
          <w:color w:val="80F6A7"/>
          <w:sz w:val="16"/>
          <w:szCs w:val="16"/>
        </w:rPr>
        <w:t>then</w:t>
      </w:r>
      <w:r w:rsidRPr="007B0A83">
        <w:rPr>
          <w:rFonts w:ascii="Consolas" w:hAnsi="Consolas"/>
          <w:color w:val="F9FAF4"/>
          <w:sz w:val="16"/>
          <w:szCs w:val="16"/>
        </w:rPr>
        <w:t>()</w:t>
      </w:r>
    </w:p>
    <w:p w14:paraId="27A75EAC" w14:textId="77777777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D9E8F7"/>
          <w:sz w:val="16"/>
          <w:szCs w:val="16"/>
        </w:rPr>
        <w:tab/>
        <w:t xml:space="preserve">     </w:t>
      </w:r>
      <w:r w:rsidRPr="007B0A83">
        <w:rPr>
          <w:rFonts w:ascii="Consolas" w:hAnsi="Consolas"/>
          <w:color w:val="E6E6FA"/>
          <w:sz w:val="16"/>
          <w:szCs w:val="16"/>
        </w:rPr>
        <w:t>.</w:t>
      </w:r>
      <w:r w:rsidRPr="007B0A83">
        <w:rPr>
          <w:rFonts w:ascii="Consolas" w:hAnsi="Consolas"/>
          <w:color w:val="80F6A7"/>
          <w:sz w:val="16"/>
          <w:szCs w:val="16"/>
        </w:rPr>
        <w:t>assertThat</w:t>
      </w:r>
      <w:r w:rsidRPr="007B0A83">
        <w:rPr>
          <w:rFonts w:ascii="Consolas" w:hAnsi="Consolas"/>
          <w:color w:val="F9FAF4"/>
          <w:sz w:val="16"/>
          <w:szCs w:val="16"/>
        </w:rPr>
        <w:t>()</w:t>
      </w:r>
      <w:r w:rsidRPr="007B0A83">
        <w:rPr>
          <w:rFonts w:ascii="Consolas" w:hAnsi="Consolas"/>
          <w:color w:val="E6E6FA"/>
          <w:sz w:val="16"/>
          <w:szCs w:val="16"/>
        </w:rPr>
        <w:t>.</w:t>
      </w:r>
      <w:r w:rsidRPr="007B0A83">
        <w:rPr>
          <w:rFonts w:ascii="Consolas" w:hAnsi="Consolas"/>
          <w:color w:val="80F6A7"/>
          <w:sz w:val="16"/>
          <w:szCs w:val="16"/>
        </w:rPr>
        <w:t>statusCode</w:t>
      </w:r>
      <w:r w:rsidRPr="007B0A83">
        <w:rPr>
          <w:rFonts w:ascii="Consolas" w:hAnsi="Consolas"/>
          <w:color w:val="F9FAF4"/>
          <w:sz w:val="16"/>
          <w:szCs w:val="16"/>
        </w:rPr>
        <w:t>(</w:t>
      </w:r>
      <w:r w:rsidRPr="007B0A83">
        <w:rPr>
          <w:rFonts w:ascii="Consolas" w:hAnsi="Consolas"/>
          <w:color w:val="6897BB"/>
          <w:sz w:val="16"/>
          <w:szCs w:val="16"/>
        </w:rPr>
        <w:t>201</w:t>
      </w:r>
      <w:r w:rsidRPr="007B0A83">
        <w:rPr>
          <w:rFonts w:ascii="Consolas" w:hAnsi="Consolas"/>
          <w:color w:val="F9FAF4"/>
          <w:sz w:val="16"/>
          <w:szCs w:val="16"/>
        </w:rPr>
        <w:t>)</w:t>
      </w:r>
    </w:p>
    <w:p w14:paraId="5AE7C1E7" w14:textId="77777777" w:rsidR="007B0A83" w:rsidRPr="007B0A83" w:rsidRDefault="007B0A83" w:rsidP="007B0A8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7B0A83">
        <w:rPr>
          <w:rFonts w:ascii="Consolas" w:hAnsi="Consolas"/>
          <w:color w:val="D9E8F7"/>
          <w:sz w:val="16"/>
          <w:szCs w:val="16"/>
        </w:rPr>
        <w:tab/>
      </w:r>
      <w:r w:rsidRPr="007B0A83">
        <w:rPr>
          <w:rFonts w:ascii="Consolas" w:hAnsi="Consolas"/>
          <w:color w:val="D9E8F7"/>
          <w:sz w:val="16"/>
          <w:szCs w:val="16"/>
        </w:rPr>
        <w:tab/>
        <w:t xml:space="preserve">     </w:t>
      </w:r>
      <w:r w:rsidRPr="007B0A83">
        <w:rPr>
          <w:rFonts w:ascii="Consolas" w:hAnsi="Consolas"/>
          <w:color w:val="E6E6FA"/>
          <w:sz w:val="16"/>
          <w:szCs w:val="16"/>
        </w:rPr>
        <w:t>.</w:t>
      </w:r>
      <w:r w:rsidRPr="007B0A83">
        <w:rPr>
          <w:rFonts w:ascii="Consolas" w:hAnsi="Consolas"/>
          <w:color w:val="80F6A7"/>
          <w:sz w:val="16"/>
          <w:szCs w:val="16"/>
        </w:rPr>
        <w:t>log</w:t>
      </w:r>
      <w:r w:rsidRPr="007B0A83">
        <w:rPr>
          <w:rFonts w:ascii="Consolas" w:hAnsi="Consolas"/>
          <w:color w:val="F9FAF4"/>
          <w:sz w:val="16"/>
          <w:szCs w:val="16"/>
        </w:rPr>
        <w:t>()</w:t>
      </w:r>
      <w:r w:rsidRPr="007B0A83">
        <w:rPr>
          <w:rFonts w:ascii="Consolas" w:hAnsi="Consolas"/>
          <w:color w:val="E6E6FA"/>
          <w:sz w:val="16"/>
          <w:szCs w:val="16"/>
        </w:rPr>
        <w:t>.</w:t>
      </w:r>
      <w:r w:rsidRPr="007B0A83">
        <w:rPr>
          <w:rFonts w:ascii="Consolas" w:hAnsi="Consolas"/>
          <w:color w:val="80F6A7"/>
          <w:sz w:val="16"/>
          <w:szCs w:val="16"/>
        </w:rPr>
        <w:t>all</w:t>
      </w:r>
      <w:r w:rsidRPr="007B0A83">
        <w:rPr>
          <w:rFonts w:ascii="Consolas" w:hAnsi="Consolas"/>
          <w:color w:val="F9FAF4"/>
          <w:sz w:val="16"/>
          <w:szCs w:val="16"/>
        </w:rPr>
        <w:t>()</w:t>
      </w:r>
      <w:r w:rsidRPr="007B0A83">
        <w:rPr>
          <w:rFonts w:ascii="Consolas" w:hAnsi="Consolas"/>
          <w:color w:val="E6E6FA"/>
          <w:sz w:val="16"/>
          <w:szCs w:val="16"/>
        </w:rPr>
        <w:t>;</w:t>
      </w:r>
    </w:p>
    <w:p w14:paraId="08ADA34F" w14:textId="77777777" w:rsidR="007B0A83" w:rsidRDefault="007B0A83" w:rsidP="00952690">
      <w:pPr>
        <w:rPr>
          <w:color w:val="002060"/>
          <w:lang w:eastAsia="en-IN"/>
        </w:rPr>
      </w:pPr>
    </w:p>
    <w:p w14:paraId="0EBDEC91" w14:textId="1AA9EF70" w:rsidR="00D82F59" w:rsidRDefault="00251920" w:rsidP="00211EAC">
      <w:pPr>
        <w:pStyle w:val="ListParagraph"/>
        <w:numPr>
          <w:ilvl w:val="0"/>
          <w:numId w:val="60"/>
        </w:numPr>
        <w:rPr>
          <w:color w:val="002060"/>
          <w:lang w:eastAsia="en-IN"/>
        </w:rPr>
      </w:pPr>
      <w:r>
        <w:rPr>
          <w:color w:val="002060"/>
          <w:lang w:eastAsia="en-IN"/>
        </w:rPr>
        <w:t>CREATE POJO CLASS AND CREATE POJO OBJECT IN OTHER CLASS .</w:t>
      </w:r>
    </w:p>
    <w:p w14:paraId="0CE83AB9" w14:textId="275B9FED" w:rsidR="00251920" w:rsidRDefault="00251920" w:rsidP="00211EAC">
      <w:pPr>
        <w:pStyle w:val="ListParagraph"/>
        <w:numPr>
          <w:ilvl w:val="0"/>
          <w:numId w:val="60"/>
        </w:numPr>
        <w:rPr>
          <w:color w:val="002060"/>
          <w:lang w:eastAsia="en-IN"/>
        </w:rPr>
      </w:pPr>
      <w:r>
        <w:rPr>
          <w:color w:val="002060"/>
          <w:lang w:eastAsia="en-IN"/>
        </w:rPr>
        <w:t xml:space="preserve">BY GENERATING RANDOM NUMBER WE CAN EXECUTE WITHOUT CHANGING </w:t>
      </w:r>
      <w:r w:rsidR="00BB6983">
        <w:rPr>
          <w:color w:val="002060"/>
          <w:lang w:eastAsia="en-IN"/>
        </w:rPr>
        <w:t>.</w:t>
      </w:r>
    </w:p>
    <w:p w14:paraId="52B8729F" w14:textId="380CA8CB" w:rsidR="002F713F" w:rsidRDefault="002F713F" w:rsidP="00211EAC">
      <w:pPr>
        <w:pStyle w:val="ListParagraph"/>
        <w:numPr>
          <w:ilvl w:val="0"/>
          <w:numId w:val="60"/>
        </w:numPr>
        <w:rPr>
          <w:color w:val="002060"/>
          <w:lang w:eastAsia="en-IN"/>
        </w:rPr>
      </w:pPr>
      <w:r>
        <w:rPr>
          <w:color w:val="002060"/>
          <w:lang w:eastAsia="en-IN"/>
        </w:rPr>
        <w:t>ANY APPLICATION REQUIRED UNIQUE DATA WE ARE GOING TO USE RANDOM CLASS.</w:t>
      </w:r>
    </w:p>
    <w:p w14:paraId="525711BA" w14:textId="38911259" w:rsidR="00BB6983" w:rsidRDefault="00BB6983" w:rsidP="00211EAC">
      <w:pPr>
        <w:pStyle w:val="ListParagraph"/>
        <w:numPr>
          <w:ilvl w:val="0"/>
          <w:numId w:val="60"/>
        </w:numPr>
        <w:rPr>
          <w:color w:val="002060"/>
          <w:lang w:eastAsia="en-IN"/>
        </w:rPr>
      </w:pPr>
      <w:r>
        <w:rPr>
          <w:color w:val="002060"/>
          <w:lang w:eastAsia="en-IN"/>
        </w:rPr>
        <w:t xml:space="preserve">IN REAL TIME 99% THE POST REQUEST HAPPEN VIA POJO CLASS ONLY , WE CAN GENERATE RANDOM </w:t>
      </w:r>
      <w:r w:rsidR="00E34E49">
        <w:rPr>
          <w:color w:val="002060"/>
          <w:lang w:eastAsia="en-IN"/>
        </w:rPr>
        <w:t>NAME , EMAIL , MOBILENUMBER ETC…,</w:t>
      </w:r>
    </w:p>
    <w:p w14:paraId="471370BC" w14:textId="32D49A2E" w:rsidR="00E34E49" w:rsidRPr="007D34FD" w:rsidRDefault="00DC19A5" w:rsidP="00DC19A5">
      <w:pPr>
        <w:pStyle w:val="Heading3"/>
        <w:rPr>
          <w:color w:val="6B911C" w:themeColor="accent1" w:themeShade="BF"/>
          <w:lang w:eastAsia="en-IN"/>
        </w:rPr>
      </w:pPr>
      <w:r w:rsidRPr="007D34FD">
        <w:rPr>
          <w:color w:val="6B911C" w:themeColor="accent1" w:themeShade="BF"/>
          <w:lang w:eastAsia="en-IN"/>
        </w:rPr>
        <w:t>USING POJO CLASS WE CAN POST REQUEST=</w:t>
      </w:r>
    </w:p>
    <w:p w14:paraId="2101C6D9" w14:textId="479249F8" w:rsidR="00DC19A5" w:rsidRDefault="00DC19A5" w:rsidP="00DC19A5">
      <w:pPr>
        <w:pStyle w:val="ListParagraph"/>
        <w:numPr>
          <w:ilvl w:val="0"/>
          <w:numId w:val="61"/>
        </w:numPr>
        <w:rPr>
          <w:lang w:eastAsia="en-IN"/>
        </w:rPr>
      </w:pPr>
      <w:r>
        <w:rPr>
          <w:lang w:eastAsia="en-IN"/>
        </w:rPr>
        <w:t>POJO [ PLAIN OLD JAVA OBJECT ]</w:t>
      </w:r>
    </w:p>
    <w:p w14:paraId="11E7267D" w14:textId="7EC039E1" w:rsidR="00DC19A5" w:rsidRDefault="009B49A3" w:rsidP="00DC19A5">
      <w:pPr>
        <w:pStyle w:val="ListParagraph"/>
        <w:numPr>
          <w:ilvl w:val="0"/>
          <w:numId w:val="61"/>
        </w:numPr>
        <w:rPr>
          <w:lang w:eastAsia="en-IN"/>
        </w:rPr>
      </w:pPr>
      <w:r>
        <w:rPr>
          <w:lang w:eastAsia="en-IN"/>
        </w:rPr>
        <w:t xml:space="preserve">POJO </w:t>
      </w:r>
      <w:r w:rsidR="008A6C0F">
        <w:rPr>
          <w:lang w:eastAsia="en-IN"/>
        </w:rPr>
        <w:t>CLASS IS A JAVA SERVICE ENGINE WHERE REST API PROPERTIES ARE DEFINED MAKING USE OF ANNOTATION</w:t>
      </w:r>
      <w:r>
        <w:rPr>
          <w:lang w:eastAsia="en-IN"/>
        </w:rPr>
        <w:t>S, USING POJO CLASS WE CAN ACHIVE SERIALIZATION AND DESERIALIZATION.</w:t>
      </w:r>
    </w:p>
    <w:p w14:paraId="701CA3A3" w14:textId="595FA5AD" w:rsidR="004D67A1" w:rsidRPr="007D34FD" w:rsidRDefault="004D67A1" w:rsidP="004D67A1">
      <w:pPr>
        <w:pStyle w:val="Heading3"/>
        <w:rPr>
          <w:color w:val="6B911C" w:themeColor="accent1" w:themeShade="BF"/>
          <w:lang w:eastAsia="en-IN"/>
        </w:rPr>
      </w:pPr>
      <w:r w:rsidRPr="007D34FD">
        <w:rPr>
          <w:color w:val="6B911C" w:themeColor="accent1" w:themeShade="BF"/>
          <w:lang w:eastAsia="en-IN"/>
        </w:rPr>
        <w:t>ADV OF POJO=</w:t>
      </w:r>
    </w:p>
    <w:p w14:paraId="2122833A" w14:textId="3250AB82" w:rsidR="004D67A1" w:rsidRDefault="00F35795" w:rsidP="004D67A1">
      <w:pPr>
        <w:pStyle w:val="ListParagraph"/>
        <w:numPr>
          <w:ilvl w:val="0"/>
          <w:numId w:val="62"/>
        </w:numPr>
        <w:rPr>
          <w:lang w:eastAsia="en-IN"/>
        </w:rPr>
      </w:pPr>
      <w:r>
        <w:rPr>
          <w:lang w:eastAsia="en-IN"/>
        </w:rPr>
        <w:t>IN ORDER TO POST COMPLEX REQUEST PAYLOAD , WE GO FOR POJO OBJECT .</w:t>
      </w:r>
    </w:p>
    <w:p w14:paraId="632A6E13" w14:textId="4613E560" w:rsidR="00F35795" w:rsidRDefault="00F204D7" w:rsidP="004D67A1">
      <w:pPr>
        <w:pStyle w:val="ListParagraph"/>
        <w:numPr>
          <w:ilvl w:val="0"/>
          <w:numId w:val="62"/>
        </w:numPr>
        <w:rPr>
          <w:lang w:eastAsia="en-IN"/>
        </w:rPr>
      </w:pPr>
      <w:r>
        <w:rPr>
          <w:lang w:eastAsia="en-IN"/>
        </w:rPr>
        <w:t xml:space="preserve">WHENEVER </w:t>
      </w:r>
      <w:r w:rsidR="00756136">
        <w:rPr>
          <w:lang w:eastAsia="en-IN"/>
        </w:rPr>
        <w:t xml:space="preserve">WE </w:t>
      </w:r>
      <w:r>
        <w:rPr>
          <w:lang w:eastAsia="en-IN"/>
        </w:rPr>
        <w:t>NEED A POST REQUEST WITH DIFFERENT DATA / DATA SET , WE GO FOR POJO OBJECT.</w:t>
      </w:r>
    </w:p>
    <w:p w14:paraId="0FBEB5FE" w14:textId="3F2AB329" w:rsidR="00756136" w:rsidRDefault="00756136" w:rsidP="004D67A1">
      <w:pPr>
        <w:pStyle w:val="ListParagraph"/>
        <w:numPr>
          <w:ilvl w:val="0"/>
          <w:numId w:val="62"/>
        </w:numPr>
        <w:rPr>
          <w:lang w:eastAsia="en-IN"/>
        </w:rPr>
      </w:pPr>
      <w:r>
        <w:rPr>
          <w:lang w:eastAsia="en-IN"/>
        </w:rPr>
        <w:t xml:space="preserve">WHENEVER APPLICATION WILL NOT ALLOW DUPLICATE DATA, IN SUCH </w:t>
      </w:r>
      <w:r w:rsidR="00987FA1">
        <w:rPr>
          <w:lang w:eastAsia="en-IN"/>
        </w:rPr>
        <w:t xml:space="preserve">CASE BETTER TO GO FOR POJO OBJECT . SO THAT POST REQUEST CAN BE EXECUTED </w:t>
      </w:r>
      <w:r w:rsidR="00F1657F">
        <w:rPr>
          <w:lang w:eastAsia="en-IN"/>
        </w:rPr>
        <w:t>WITHOUT MODIFYING THE SCRIPT.</w:t>
      </w:r>
      <w:r w:rsidR="005D0E7B">
        <w:rPr>
          <w:lang w:eastAsia="en-IN"/>
        </w:rPr>
        <w:t xml:space="preserve"> </w:t>
      </w:r>
    </w:p>
    <w:p w14:paraId="6DBC64E1" w14:textId="6926B504" w:rsidR="00B13B95" w:rsidRPr="007D34FD" w:rsidRDefault="00B13B95" w:rsidP="00B13B95">
      <w:pPr>
        <w:pStyle w:val="Heading3"/>
        <w:rPr>
          <w:color w:val="6B911C" w:themeColor="accent1" w:themeShade="BF"/>
          <w:lang w:eastAsia="en-IN"/>
        </w:rPr>
      </w:pPr>
      <w:r w:rsidRPr="007D34FD">
        <w:rPr>
          <w:color w:val="6B911C" w:themeColor="accent1" w:themeShade="BF"/>
          <w:lang w:eastAsia="en-IN"/>
        </w:rPr>
        <w:t>RESPONSE VALIDATION WITH REST ASSURED ASSERTION=</w:t>
      </w:r>
      <w:r w:rsidR="002C494D" w:rsidRPr="007D34FD">
        <w:rPr>
          <w:color w:val="6B911C" w:themeColor="accent1" w:themeShade="BF"/>
          <w:lang w:eastAsia="en-IN"/>
        </w:rPr>
        <w:t xml:space="preserve"> (using static import )</w:t>
      </w:r>
    </w:p>
    <w:p w14:paraId="1A7BE96F" w14:textId="77777777" w:rsidR="00254267" w:rsidRDefault="00254267" w:rsidP="00254267">
      <w:pPr>
        <w:rPr>
          <w:lang w:eastAsia="en-IN"/>
        </w:rPr>
      </w:pPr>
    </w:p>
    <w:p w14:paraId="6E52CA09" w14:textId="5F40790B" w:rsidR="00254267" w:rsidRPr="00254267" w:rsidRDefault="00254267" w:rsidP="00254267">
      <w:pPr>
        <w:rPr>
          <w:lang w:eastAsia="en-IN"/>
        </w:rPr>
      </w:pPr>
      <w:r>
        <w:rPr>
          <w:lang w:eastAsia="en-IN"/>
        </w:rPr>
        <w:lastRenderedPageBreak/>
        <w:t>AssertThat() it is use</w:t>
      </w:r>
      <w:r w:rsidR="0077158B">
        <w:rPr>
          <w:lang w:eastAsia="en-IN"/>
        </w:rPr>
        <w:t xml:space="preserve">d for more readability when we do ctr+f it is horizontal so we use assert that() method in every test script. </w:t>
      </w:r>
    </w:p>
    <w:p w14:paraId="22B5EFC3" w14:textId="1C8445FA" w:rsidR="00B13B95" w:rsidRDefault="009B2DA9" w:rsidP="00FE0D1D">
      <w:pPr>
        <w:pStyle w:val="ListParagraph"/>
        <w:numPr>
          <w:ilvl w:val="0"/>
          <w:numId w:val="63"/>
        </w:numPr>
        <w:rPr>
          <w:lang w:eastAsia="en-IN"/>
        </w:rPr>
      </w:pPr>
      <w:r>
        <w:rPr>
          <w:lang w:eastAsia="en-IN"/>
        </w:rPr>
        <w:t>ASSERTION ON RESPONSE HEADER.</w:t>
      </w:r>
    </w:p>
    <w:p w14:paraId="75BD143E" w14:textId="09E95D1D" w:rsidR="009B2DA9" w:rsidRDefault="009B2DA9" w:rsidP="00FE0D1D">
      <w:pPr>
        <w:pStyle w:val="ListParagraph"/>
        <w:numPr>
          <w:ilvl w:val="0"/>
          <w:numId w:val="63"/>
        </w:numPr>
        <w:rPr>
          <w:lang w:eastAsia="en-IN"/>
        </w:rPr>
      </w:pPr>
      <w:r>
        <w:rPr>
          <w:lang w:eastAsia="en-IN"/>
        </w:rPr>
        <w:t>ASSERTION.</w:t>
      </w:r>
    </w:p>
    <w:p w14:paraId="60FBF64E" w14:textId="4390E874" w:rsidR="009B2DA9" w:rsidRDefault="001A3D13" w:rsidP="00FE0D1D">
      <w:pPr>
        <w:pStyle w:val="ListParagraph"/>
        <w:numPr>
          <w:ilvl w:val="0"/>
          <w:numId w:val="63"/>
        </w:numPr>
        <w:rPr>
          <w:lang w:eastAsia="en-IN"/>
        </w:rPr>
      </w:pPr>
      <w:r>
        <w:rPr>
          <w:lang w:eastAsia="en-IN"/>
        </w:rPr>
        <w:t>OPEN SOURCE TOOL FOR JSON PATH EXTRACTION.</w:t>
      </w:r>
    </w:p>
    <w:p w14:paraId="13C2C187" w14:textId="2A91212F" w:rsidR="001A3D13" w:rsidRDefault="001A3D13" w:rsidP="00FE0D1D">
      <w:pPr>
        <w:pStyle w:val="ListParagraph"/>
        <w:numPr>
          <w:ilvl w:val="0"/>
          <w:numId w:val="63"/>
        </w:numPr>
        <w:rPr>
          <w:lang w:eastAsia="en-IN"/>
        </w:rPr>
      </w:pPr>
      <w:r>
        <w:rPr>
          <w:lang w:eastAsia="en-IN"/>
        </w:rPr>
        <w:t>EXTRACTING RESPONSE USING JSON PATH.</w:t>
      </w:r>
      <w:r w:rsidR="00791C88">
        <w:rPr>
          <w:lang w:eastAsia="en-IN"/>
        </w:rPr>
        <w:t xml:space="preserve">         (to store it in variable).</w:t>
      </w:r>
    </w:p>
    <w:p w14:paraId="2D17BCB1" w14:textId="7F20EF72" w:rsidR="001A3D13" w:rsidRDefault="001A3D13" w:rsidP="00FE0D1D">
      <w:pPr>
        <w:pStyle w:val="ListParagraph"/>
        <w:numPr>
          <w:ilvl w:val="0"/>
          <w:numId w:val="63"/>
        </w:numPr>
        <w:rPr>
          <w:lang w:eastAsia="en-IN"/>
        </w:rPr>
      </w:pPr>
      <w:r>
        <w:rPr>
          <w:lang w:eastAsia="en-IN"/>
        </w:rPr>
        <w:t xml:space="preserve">COMPLEX JSON XPATH FOR DYNAMIC </w:t>
      </w:r>
      <w:r w:rsidR="00791C88">
        <w:rPr>
          <w:lang w:eastAsia="en-IN"/>
        </w:rPr>
        <w:t>RESPONSE PAYLOAD.</w:t>
      </w:r>
    </w:p>
    <w:p w14:paraId="13303B1A" w14:textId="2E497B7C" w:rsidR="00791C88" w:rsidRDefault="007A065C" w:rsidP="007A065C">
      <w:pPr>
        <w:pStyle w:val="Heading3"/>
        <w:rPr>
          <w:lang w:eastAsia="en-IN"/>
        </w:rPr>
      </w:pPr>
      <w:r w:rsidRPr="007D34FD">
        <w:rPr>
          <w:color w:val="6B911C" w:themeColor="accent1" w:themeShade="BF"/>
          <w:lang w:eastAsia="en-IN"/>
        </w:rPr>
        <w:t>ASSERTION</w:t>
      </w:r>
      <w:r>
        <w:rPr>
          <w:lang w:eastAsia="en-IN"/>
        </w:rPr>
        <w:t>=</w:t>
      </w:r>
    </w:p>
    <w:p w14:paraId="795222F5" w14:textId="35E1F717" w:rsidR="007A065C" w:rsidRDefault="007A065C" w:rsidP="00FE0D1D">
      <w:pPr>
        <w:pStyle w:val="ListParagraph"/>
        <w:numPr>
          <w:ilvl w:val="0"/>
          <w:numId w:val="64"/>
        </w:numPr>
        <w:rPr>
          <w:lang w:eastAsia="en-IN"/>
        </w:rPr>
      </w:pPr>
      <w:r>
        <w:rPr>
          <w:lang w:eastAsia="en-IN"/>
        </w:rPr>
        <w:t>ASSERTION IS VALIDATION CHECKPOINT AVAILABLE IN ALL AUTOMATION TOOLS WHICH IS USED TO VALIDATE THE EXPECTED RESULT OF THE TESTCASE.</w:t>
      </w:r>
    </w:p>
    <w:p w14:paraId="455E82BA" w14:textId="4807E915" w:rsidR="007A065C" w:rsidRDefault="007A065C" w:rsidP="00FE0D1D">
      <w:pPr>
        <w:pStyle w:val="ListParagraph"/>
        <w:numPr>
          <w:ilvl w:val="0"/>
          <w:numId w:val="64"/>
        </w:numPr>
        <w:rPr>
          <w:lang w:eastAsia="en-IN"/>
        </w:rPr>
      </w:pPr>
      <w:r>
        <w:rPr>
          <w:lang w:eastAsia="en-IN"/>
        </w:rPr>
        <w:t xml:space="preserve">AS PER THE AUTOMATION RULE EVERY API-ENDPOINT RESPONSE TO BE VALIDATED USING ASSERTION </w:t>
      </w:r>
      <w:r w:rsidR="00C147CA">
        <w:rPr>
          <w:lang w:eastAsia="en-IN"/>
        </w:rPr>
        <w:t>, BECOUSE ASSERT STATEMENT IS USED TO FAIL THE USING TEST ALONG THE PROPER LOGGING STATEMENT IF TEST FAILS.</w:t>
      </w:r>
    </w:p>
    <w:p w14:paraId="0E0BA9DC" w14:textId="13E53305" w:rsidR="00C147CA" w:rsidRDefault="00C147CA" w:rsidP="00FE0D1D">
      <w:pPr>
        <w:pStyle w:val="ListParagraph"/>
        <w:numPr>
          <w:ilvl w:val="0"/>
          <w:numId w:val="64"/>
        </w:numPr>
        <w:rPr>
          <w:lang w:eastAsia="en-IN"/>
        </w:rPr>
      </w:pPr>
      <w:r>
        <w:rPr>
          <w:lang w:eastAsia="en-IN"/>
        </w:rPr>
        <w:t xml:space="preserve">ASSERT IS THE INBUILD FUNCTIONALITY </w:t>
      </w:r>
      <w:r w:rsidR="002A12CE">
        <w:rPr>
          <w:lang w:eastAsia="en-IN"/>
        </w:rPr>
        <w:t>COME WITH REST ASSURED LIBRARY.</w:t>
      </w:r>
    </w:p>
    <w:p w14:paraId="2BE631E0" w14:textId="2C397D3F" w:rsidR="00B963E4" w:rsidRPr="007D34FD" w:rsidRDefault="00B963E4" w:rsidP="00B963E4">
      <w:pPr>
        <w:pStyle w:val="Heading3"/>
        <w:rPr>
          <w:color w:val="6B911C" w:themeColor="accent1" w:themeShade="BF"/>
          <w:lang w:eastAsia="en-IN"/>
        </w:rPr>
      </w:pPr>
      <w:r w:rsidRPr="007D34FD">
        <w:rPr>
          <w:color w:val="6B911C" w:themeColor="accent1" w:themeShade="BF"/>
          <w:lang w:eastAsia="en-IN"/>
        </w:rPr>
        <w:t>ASSERTION ON RESPONSE HEADER=</w:t>
      </w:r>
    </w:p>
    <w:p w14:paraId="2E3C7D28" w14:textId="04F68E0E" w:rsidR="00B963E4" w:rsidRDefault="00B963E4" w:rsidP="00FE0D1D">
      <w:pPr>
        <w:pStyle w:val="ListParagraph"/>
        <w:numPr>
          <w:ilvl w:val="0"/>
          <w:numId w:val="65"/>
        </w:numPr>
        <w:rPr>
          <w:lang w:eastAsia="en-IN"/>
        </w:rPr>
      </w:pPr>
      <w:r>
        <w:rPr>
          <w:lang w:eastAsia="en-IN"/>
        </w:rPr>
        <w:t xml:space="preserve">RESPONSE HEADER CONTAINS FEW MANDETORY </w:t>
      </w:r>
      <w:r w:rsidR="005954FC">
        <w:rPr>
          <w:lang w:eastAsia="en-IN"/>
        </w:rPr>
        <w:t xml:space="preserve">INFORAMTION LIKE = STATUS CODE , STATUS LINE , CONTENT TYPE , RESPONSE TIME OTHER OPTIONAL </w:t>
      </w:r>
      <w:r w:rsidR="005837D5">
        <w:rPr>
          <w:lang w:eastAsia="en-IN"/>
        </w:rPr>
        <w:t>AND CUSTOM HEADER KEY : VALUE PAIRS.</w:t>
      </w:r>
    </w:p>
    <w:p w14:paraId="7D86FEE4" w14:textId="63274875" w:rsidR="005837D5" w:rsidRDefault="005837D5" w:rsidP="00FE0D1D">
      <w:pPr>
        <w:pStyle w:val="ListParagraph"/>
        <w:numPr>
          <w:ilvl w:val="0"/>
          <w:numId w:val="65"/>
        </w:numPr>
        <w:rPr>
          <w:lang w:eastAsia="en-IN"/>
        </w:rPr>
      </w:pPr>
      <w:r>
        <w:rPr>
          <w:lang w:eastAsia="en-IN"/>
        </w:rPr>
        <w:t xml:space="preserve">IN ORDER TO VALIDATE THAT INFORMATION </w:t>
      </w:r>
      <w:r w:rsidR="00795451">
        <w:rPr>
          <w:lang w:eastAsia="en-IN"/>
        </w:rPr>
        <w:t xml:space="preserve">BETTER TO GO FOR INBUILT assertThat() AVAILABLE </w:t>
      </w:r>
      <w:r w:rsidR="00897527">
        <w:rPr>
          <w:lang w:eastAsia="en-IN"/>
        </w:rPr>
        <w:t>IN REST ASSURED.</w:t>
      </w:r>
    </w:p>
    <w:p w14:paraId="23C5C924" w14:textId="77777777" w:rsidR="0013212B" w:rsidRPr="0013212B" w:rsidRDefault="0013212B" w:rsidP="0013212B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3212B">
        <w:rPr>
          <w:rFonts w:ascii="Consolas" w:hAnsi="Consolas"/>
          <w:color w:val="CC6C1D"/>
          <w:sz w:val="16"/>
          <w:szCs w:val="16"/>
        </w:rPr>
        <w:t>public</w:t>
      </w:r>
      <w:r w:rsidRPr="0013212B">
        <w:rPr>
          <w:rFonts w:ascii="Consolas" w:hAnsi="Consolas"/>
          <w:color w:val="D9E8F7"/>
          <w:sz w:val="16"/>
          <w:szCs w:val="16"/>
        </w:rPr>
        <w:t xml:space="preserve"> </w:t>
      </w:r>
      <w:r w:rsidRPr="0013212B">
        <w:rPr>
          <w:rFonts w:ascii="Consolas" w:hAnsi="Consolas"/>
          <w:color w:val="CC6C1D"/>
          <w:sz w:val="16"/>
          <w:szCs w:val="16"/>
        </w:rPr>
        <w:t>class</w:t>
      </w:r>
      <w:r w:rsidRPr="0013212B">
        <w:rPr>
          <w:rFonts w:ascii="Consolas" w:hAnsi="Consolas"/>
          <w:color w:val="D9E8F7"/>
          <w:sz w:val="16"/>
          <w:szCs w:val="16"/>
        </w:rPr>
        <w:t xml:space="preserve"> </w:t>
      </w:r>
      <w:r w:rsidRPr="0013212B">
        <w:rPr>
          <w:rFonts w:ascii="Consolas" w:hAnsi="Consolas"/>
          <w:color w:val="1290C3"/>
          <w:sz w:val="16"/>
          <w:szCs w:val="16"/>
        </w:rPr>
        <w:t>VerifyResponseHeaderTest</w:t>
      </w:r>
      <w:r w:rsidRPr="0013212B">
        <w:rPr>
          <w:rFonts w:ascii="Consolas" w:hAnsi="Consolas"/>
          <w:color w:val="D9E8F7"/>
          <w:sz w:val="16"/>
          <w:szCs w:val="16"/>
        </w:rPr>
        <w:t xml:space="preserve"> </w:t>
      </w:r>
      <w:r w:rsidRPr="0013212B">
        <w:rPr>
          <w:rFonts w:ascii="Consolas" w:hAnsi="Consolas"/>
          <w:color w:val="F9FAF4"/>
          <w:sz w:val="16"/>
          <w:szCs w:val="16"/>
        </w:rPr>
        <w:t>{</w:t>
      </w:r>
    </w:p>
    <w:p w14:paraId="0BECDAD9" w14:textId="77777777" w:rsidR="009C0A6B" w:rsidRDefault="009C0A6B" w:rsidP="009C0A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CCCCCC"/>
          <w:sz w:val="16"/>
          <w:szCs w:val="16"/>
        </w:rPr>
        <w:t xml:space="preserve">       </w:t>
      </w:r>
      <w:r w:rsidR="0013212B" w:rsidRPr="0013212B">
        <w:rPr>
          <w:rFonts w:ascii="Consolas" w:hAnsi="Consolas"/>
          <w:i/>
          <w:iCs/>
          <w:color w:val="A0A0A0"/>
          <w:sz w:val="16"/>
          <w:szCs w:val="16"/>
        </w:rPr>
        <w:t>@Test</w:t>
      </w:r>
    </w:p>
    <w:p w14:paraId="0F6EC27E" w14:textId="3EF841F6" w:rsidR="0013212B" w:rsidRDefault="009C0A6B" w:rsidP="009C0A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16"/>
          <w:szCs w:val="16"/>
        </w:rPr>
      </w:pPr>
      <w:r>
        <w:rPr>
          <w:rFonts w:ascii="Consolas" w:hAnsi="Consolas"/>
          <w:color w:val="CCCCCC"/>
          <w:sz w:val="16"/>
          <w:szCs w:val="16"/>
        </w:rPr>
        <w:t xml:space="preserve">        </w:t>
      </w:r>
      <w:r w:rsidR="0013212B" w:rsidRPr="0013212B">
        <w:rPr>
          <w:rFonts w:ascii="Consolas" w:hAnsi="Consolas"/>
          <w:color w:val="CC6C1D"/>
          <w:sz w:val="16"/>
          <w:szCs w:val="16"/>
        </w:rPr>
        <w:t>public</w:t>
      </w:r>
      <w:r w:rsidR="0013212B" w:rsidRPr="0013212B">
        <w:rPr>
          <w:rFonts w:ascii="Consolas" w:hAnsi="Consolas"/>
          <w:color w:val="D9E8F7"/>
          <w:sz w:val="16"/>
          <w:szCs w:val="16"/>
        </w:rPr>
        <w:t xml:space="preserve"> </w:t>
      </w:r>
      <w:r w:rsidR="0013212B" w:rsidRPr="0013212B">
        <w:rPr>
          <w:rFonts w:ascii="Consolas" w:hAnsi="Consolas"/>
          <w:color w:val="CC6C1D"/>
          <w:sz w:val="16"/>
          <w:szCs w:val="16"/>
        </w:rPr>
        <w:t>void</w:t>
      </w:r>
      <w:r w:rsidR="0013212B" w:rsidRPr="0013212B">
        <w:rPr>
          <w:rFonts w:ascii="Consolas" w:hAnsi="Consolas"/>
          <w:color w:val="D9E8F7"/>
          <w:sz w:val="16"/>
          <w:szCs w:val="16"/>
        </w:rPr>
        <w:t xml:space="preserve"> </w:t>
      </w:r>
      <w:r w:rsidR="0013212B" w:rsidRPr="0013212B">
        <w:rPr>
          <w:rFonts w:ascii="Consolas" w:hAnsi="Consolas"/>
          <w:color w:val="1EB540"/>
          <w:sz w:val="16"/>
          <w:szCs w:val="16"/>
        </w:rPr>
        <w:t>verifyHeader</w:t>
      </w:r>
      <w:r w:rsidR="0013212B" w:rsidRPr="0013212B">
        <w:rPr>
          <w:rFonts w:ascii="Consolas" w:hAnsi="Consolas"/>
          <w:color w:val="F9FAF4"/>
          <w:sz w:val="16"/>
          <w:szCs w:val="16"/>
        </w:rPr>
        <w:t>()</w:t>
      </w:r>
      <w:r w:rsidR="0013212B" w:rsidRPr="0013212B">
        <w:rPr>
          <w:rFonts w:ascii="Consolas" w:hAnsi="Consolas"/>
          <w:color w:val="D9E8F7"/>
          <w:sz w:val="16"/>
          <w:szCs w:val="16"/>
        </w:rPr>
        <w:t xml:space="preserve"> </w:t>
      </w:r>
      <w:r w:rsidR="0013212B" w:rsidRPr="0013212B">
        <w:rPr>
          <w:rFonts w:ascii="Consolas" w:hAnsi="Consolas"/>
          <w:color w:val="F9FAF4"/>
          <w:sz w:val="16"/>
          <w:szCs w:val="16"/>
        </w:rPr>
        <w:t>{</w:t>
      </w:r>
    </w:p>
    <w:p w14:paraId="1702323D" w14:textId="77777777" w:rsidR="009C0A6B" w:rsidRPr="0013212B" w:rsidRDefault="009C0A6B" w:rsidP="009C0A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272814B9" w14:textId="77777777" w:rsidR="0013212B" w:rsidRPr="0013212B" w:rsidRDefault="0013212B" w:rsidP="001321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80F2F6"/>
          <w:sz w:val="16"/>
          <w:szCs w:val="16"/>
        </w:rPr>
        <w:t>Response</w:t>
      </w:r>
      <w:r w:rsidRPr="0013212B">
        <w:rPr>
          <w:rFonts w:ascii="Consolas" w:hAnsi="Consolas"/>
          <w:color w:val="D9E8F7"/>
          <w:sz w:val="16"/>
          <w:szCs w:val="16"/>
        </w:rPr>
        <w:t xml:space="preserve"> </w:t>
      </w:r>
      <w:r w:rsidRPr="0013212B">
        <w:rPr>
          <w:rFonts w:ascii="Consolas" w:hAnsi="Consolas"/>
          <w:color w:val="F2F200"/>
          <w:sz w:val="16"/>
          <w:szCs w:val="16"/>
        </w:rPr>
        <w:t>res</w:t>
      </w:r>
      <w:r w:rsidRPr="0013212B">
        <w:rPr>
          <w:rFonts w:ascii="Consolas" w:hAnsi="Consolas"/>
          <w:color w:val="D9E8F7"/>
          <w:sz w:val="16"/>
          <w:szCs w:val="16"/>
        </w:rPr>
        <w:t xml:space="preserve"> </w:t>
      </w:r>
      <w:r w:rsidRPr="0013212B">
        <w:rPr>
          <w:rFonts w:ascii="Consolas" w:hAnsi="Consolas"/>
          <w:color w:val="E6E6FA"/>
          <w:sz w:val="16"/>
          <w:szCs w:val="16"/>
        </w:rPr>
        <w:t>=</w:t>
      </w:r>
      <w:r w:rsidRPr="0013212B">
        <w:rPr>
          <w:rFonts w:ascii="Consolas" w:hAnsi="Consolas"/>
          <w:color w:val="D9E8F7"/>
          <w:sz w:val="16"/>
          <w:szCs w:val="16"/>
        </w:rPr>
        <w:t xml:space="preserve"> </w:t>
      </w:r>
      <w:r w:rsidRPr="0013212B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13212B">
        <w:rPr>
          <w:rFonts w:ascii="Consolas" w:hAnsi="Consolas"/>
          <w:color w:val="F9FAF4"/>
          <w:sz w:val="16"/>
          <w:szCs w:val="16"/>
        </w:rPr>
        <w:t>()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get</w:t>
      </w:r>
      <w:r w:rsidRPr="0013212B">
        <w:rPr>
          <w:rFonts w:ascii="Consolas" w:hAnsi="Consolas"/>
          <w:color w:val="F9FAF4"/>
          <w:sz w:val="16"/>
          <w:szCs w:val="16"/>
        </w:rPr>
        <w:t>(</w:t>
      </w:r>
      <w:r w:rsidRPr="0013212B">
        <w:rPr>
          <w:rFonts w:ascii="Consolas" w:hAnsi="Consolas"/>
          <w:color w:val="17C6A3"/>
          <w:sz w:val="16"/>
          <w:szCs w:val="16"/>
        </w:rPr>
        <w:t>"http://49.249.28.218:8091/projects"</w:t>
      </w:r>
      <w:r w:rsidRPr="0013212B">
        <w:rPr>
          <w:rFonts w:ascii="Consolas" w:hAnsi="Consolas"/>
          <w:color w:val="F9FAF4"/>
          <w:sz w:val="16"/>
          <w:szCs w:val="16"/>
        </w:rPr>
        <w:t>)</w:t>
      </w:r>
      <w:r w:rsidRPr="0013212B">
        <w:rPr>
          <w:rFonts w:ascii="Consolas" w:hAnsi="Consolas"/>
          <w:color w:val="E6E6FA"/>
          <w:sz w:val="16"/>
          <w:szCs w:val="16"/>
        </w:rPr>
        <w:t>;</w:t>
      </w:r>
    </w:p>
    <w:p w14:paraId="47AFB27B" w14:textId="77777777" w:rsidR="0013212B" w:rsidRPr="0013212B" w:rsidRDefault="0013212B" w:rsidP="001321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F3EC79"/>
          <w:sz w:val="16"/>
          <w:szCs w:val="16"/>
        </w:rPr>
        <w:t>res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then</w:t>
      </w:r>
      <w:r w:rsidRPr="0013212B">
        <w:rPr>
          <w:rFonts w:ascii="Consolas" w:hAnsi="Consolas"/>
          <w:color w:val="F9FAF4"/>
          <w:sz w:val="16"/>
          <w:szCs w:val="16"/>
        </w:rPr>
        <w:t>()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log</w:t>
      </w:r>
      <w:r w:rsidRPr="0013212B">
        <w:rPr>
          <w:rFonts w:ascii="Consolas" w:hAnsi="Consolas"/>
          <w:color w:val="F9FAF4"/>
          <w:sz w:val="16"/>
          <w:szCs w:val="16"/>
        </w:rPr>
        <w:t>()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all</w:t>
      </w:r>
      <w:r w:rsidRPr="0013212B">
        <w:rPr>
          <w:rFonts w:ascii="Consolas" w:hAnsi="Consolas"/>
          <w:color w:val="F9FAF4"/>
          <w:sz w:val="16"/>
          <w:szCs w:val="16"/>
        </w:rPr>
        <w:t>()</w:t>
      </w:r>
      <w:r w:rsidRPr="0013212B">
        <w:rPr>
          <w:rFonts w:ascii="Consolas" w:hAnsi="Consolas"/>
          <w:color w:val="E6E6FA"/>
          <w:sz w:val="16"/>
          <w:szCs w:val="16"/>
        </w:rPr>
        <w:t>;</w:t>
      </w:r>
    </w:p>
    <w:p w14:paraId="3A5EF825" w14:textId="77777777" w:rsidR="0013212B" w:rsidRPr="0013212B" w:rsidRDefault="0013212B" w:rsidP="001321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808080"/>
          <w:sz w:val="16"/>
          <w:szCs w:val="16"/>
        </w:rPr>
        <w:t>// using this response reference we can add so many validation</w:t>
      </w:r>
    </w:p>
    <w:p w14:paraId="686266A6" w14:textId="77777777" w:rsidR="0013212B" w:rsidRPr="0013212B" w:rsidRDefault="0013212B" w:rsidP="001321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F3EC79"/>
          <w:sz w:val="16"/>
          <w:szCs w:val="16"/>
        </w:rPr>
        <w:t>res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then</w:t>
      </w:r>
      <w:r w:rsidRPr="0013212B">
        <w:rPr>
          <w:rFonts w:ascii="Consolas" w:hAnsi="Consolas"/>
          <w:color w:val="F9FAF4"/>
          <w:sz w:val="16"/>
          <w:szCs w:val="16"/>
        </w:rPr>
        <w:t>()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assertThat</w:t>
      </w:r>
      <w:r w:rsidRPr="0013212B">
        <w:rPr>
          <w:rFonts w:ascii="Consolas" w:hAnsi="Consolas"/>
          <w:color w:val="F9FAF4"/>
          <w:sz w:val="16"/>
          <w:szCs w:val="16"/>
        </w:rPr>
        <w:t>()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contentType</w:t>
      </w:r>
      <w:r w:rsidRPr="0013212B">
        <w:rPr>
          <w:rFonts w:ascii="Consolas" w:hAnsi="Consolas"/>
          <w:color w:val="F9FAF4"/>
          <w:sz w:val="16"/>
          <w:szCs w:val="16"/>
        </w:rPr>
        <w:t>(</w:t>
      </w:r>
      <w:r w:rsidRPr="0013212B">
        <w:rPr>
          <w:rFonts w:ascii="Consolas" w:hAnsi="Consolas"/>
          <w:i/>
          <w:iCs/>
          <w:color w:val="CC81BA"/>
          <w:sz w:val="16"/>
          <w:szCs w:val="16"/>
        </w:rPr>
        <w:t>ContentType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b/>
          <w:bCs/>
          <w:i/>
          <w:iCs/>
          <w:color w:val="8DDAF8"/>
          <w:sz w:val="16"/>
          <w:szCs w:val="16"/>
        </w:rPr>
        <w:t>JSON</w:t>
      </w:r>
      <w:r w:rsidRPr="0013212B">
        <w:rPr>
          <w:rFonts w:ascii="Consolas" w:hAnsi="Consolas"/>
          <w:color w:val="F9FAF4"/>
          <w:sz w:val="16"/>
          <w:szCs w:val="16"/>
        </w:rPr>
        <w:t>)</w:t>
      </w:r>
      <w:r w:rsidRPr="0013212B">
        <w:rPr>
          <w:rFonts w:ascii="Consolas" w:hAnsi="Consolas"/>
          <w:color w:val="E6E6FA"/>
          <w:sz w:val="16"/>
          <w:szCs w:val="16"/>
        </w:rPr>
        <w:t>;</w:t>
      </w:r>
    </w:p>
    <w:p w14:paraId="2208EBE3" w14:textId="77777777" w:rsidR="0013212B" w:rsidRPr="0013212B" w:rsidRDefault="0013212B" w:rsidP="001321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F3EC79"/>
          <w:sz w:val="16"/>
          <w:szCs w:val="16"/>
        </w:rPr>
        <w:t>res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then</w:t>
      </w:r>
      <w:r w:rsidRPr="0013212B">
        <w:rPr>
          <w:rFonts w:ascii="Consolas" w:hAnsi="Consolas"/>
          <w:color w:val="F9FAF4"/>
          <w:sz w:val="16"/>
          <w:szCs w:val="16"/>
        </w:rPr>
        <w:t>()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assertThat</w:t>
      </w:r>
      <w:r w:rsidRPr="0013212B">
        <w:rPr>
          <w:rFonts w:ascii="Consolas" w:hAnsi="Consolas"/>
          <w:color w:val="F9FAF4"/>
          <w:sz w:val="16"/>
          <w:szCs w:val="16"/>
        </w:rPr>
        <w:t>()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statusLine</w:t>
      </w:r>
      <w:r w:rsidRPr="0013212B">
        <w:rPr>
          <w:rFonts w:ascii="Consolas" w:hAnsi="Consolas"/>
          <w:color w:val="F9FAF4"/>
          <w:sz w:val="16"/>
          <w:szCs w:val="16"/>
        </w:rPr>
        <w:t>(</w:t>
      </w:r>
      <w:r w:rsidRPr="0013212B">
        <w:rPr>
          <w:rFonts w:ascii="Consolas" w:hAnsi="Consolas"/>
          <w:color w:val="17C6A3"/>
          <w:sz w:val="16"/>
          <w:szCs w:val="16"/>
        </w:rPr>
        <w:t>"HTTP/1.1 200 "</w:t>
      </w:r>
      <w:r w:rsidRPr="0013212B">
        <w:rPr>
          <w:rFonts w:ascii="Consolas" w:hAnsi="Consolas"/>
          <w:color w:val="F9FAF4"/>
          <w:sz w:val="16"/>
          <w:szCs w:val="16"/>
        </w:rPr>
        <w:t>)</w:t>
      </w:r>
      <w:r w:rsidRPr="0013212B">
        <w:rPr>
          <w:rFonts w:ascii="Consolas" w:hAnsi="Consolas"/>
          <w:color w:val="E6E6FA"/>
          <w:sz w:val="16"/>
          <w:szCs w:val="16"/>
        </w:rPr>
        <w:t>;</w:t>
      </w:r>
    </w:p>
    <w:p w14:paraId="4B4E276D" w14:textId="77777777" w:rsidR="0013212B" w:rsidRPr="0013212B" w:rsidRDefault="0013212B" w:rsidP="001321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F3EC79"/>
          <w:sz w:val="16"/>
          <w:szCs w:val="16"/>
        </w:rPr>
        <w:t>res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then</w:t>
      </w:r>
      <w:r w:rsidRPr="0013212B">
        <w:rPr>
          <w:rFonts w:ascii="Consolas" w:hAnsi="Consolas"/>
          <w:color w:val="F9FAF4"/>
          <w:sz w:val="16"/>
          <w:szCs w:val="16"/>
        </w:rPr>
        <w:t>()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assertThat</w:t>
      </w:r>
      <w:r w:rsidRPr="0013212B">
        <w:rPr>
          <w:rFonts w:ascii="Consolas" w:hAnsi="Consolas"/>
          <w:color w:val="F9FAF4"/>
          <w:sz w:val="16"/>
          <w:szCs w:val="16"/>
        </w:rPr>
        <w:t>()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statusCode</w:t>
      </w:r>
      <w:r w:rsidRPr="0013212B">
        <w:rPr>
          <w:rFonts w:ascii="Consolas" w:hAnsi="Consolas"/>
          <w:color w:val="F9FAF4"/>
          <w:sz w:val="16"/>
          <w:szCs w:val="16"/>
        </w:rPr>
        <w:t>(</w:t>
      </w:r>
      <w:r w:rsidRPr="0013212B">
        <w:rPr>
          <w:rFonts w:ascii="Consolas" w:hAnsi="Consolas"/>
          <w:color w:val="6897BB"/>
          <w:sz w:val="16"/>
          <w:szCs w:val="16"/>
        </w:rPr>
        <w:t>200</w:t>
      </w:r>
      <w:r w:rsidRPr="0013212B">
        <w:rPr>
          <w:rFonts w:ascii="Consolas" w:hAnsi="Consolas"/>
          <w:color w:val="F9FAF4"/>
          <w:sz w:val="16"/>
          <w:szCs w:val="16"/>
        </w:rPr>
        <w:t>)</w:t>
      </w:r>
      <w:r w:rsidRPr="0013212B">
        <w:rPr>
          <w:rFonts w:ascii="Consolas" w:hAnsi="Consolas"/>
          <w:color w:val="E6E6FA"/>
          <w:sz w:val="16"/>
          <w:szCs w:val="16"/>
        </w:rPr>
        <w:t>;</w:t>
      </w:r>
    </w:p>
    <w:p w14:paraId="104B50C6" w14:textId="77777777" w:rsidR="0013212B" w:rsidRPr="0013212B" w:rsidRDefault="0013212B" w:rsidP="001321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F3EC79"/>
          <w:sz w:val="16"/>
          <w:szCs w:val="16"/>
        </w:rPr>
        <w:t>res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then</w:t>
      </w:r>
      <w:r w:rsidRPr="0013212B">
        <w:rPr>
          <w:rFonts w:ascii="Consolas" w:hAnsi="Consolas"/>
          <w:color w:val="F9FAF4"/>
          <w:sz w:val="16"/>
          <w:szCs w:val="16"/>
        </w:rPr>
        <w:t>()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assertThat</w:t>
      </w:r>
      <w:r w:rsidRPr="0013212B">
        <w:rPr>
          <w:rFonts w:ascii="Consolas" w:hAnsi="Consolas"/>
          <w:color w:val="F9FAF4"/>
          <w:sz w:val="16"/>
          <w:szCs w:val="16"/>
        </w:rPr>
        <w:t>()</w:t>
      </w:r>
      <w:r w:rsidRPr="0013212B">
        <w:rPr>
          <w:rFonts w:ascii="Consolas" w:hAnsi="Consolas"/>
          <w:color w:val="E6E6FA"/>
          <w:sz w:val="16"/>
          <w:szCs w:val="16"/>
        </w:rPr>
        <w:t>.</w:t>
      </w:r>
      <w:r w:rsidRPr="0013212B">
        <w:rPr>
          <w:rFonts w:ascii="Consolas" w:hAnsi="Consolas"/>
          <w:color w:val="80F6A7"/>
          <w:sz w:val="16"/>
          <w:szCs w:val="16"/>
        </w:rPr>
        <w:t>header</w:t>
      </w:r>
      <w:r w:rsidRPr="0013212B">
        <w:rPr>
          <w:rFonts w:ascii="Consolas" w:hAnsi="Consolas"/>
          <w:color w:val="F9FAF4"/>
          <w:sz w:val="16"/>
          <w:szCs w:val="16"/>
        </w:rPr>
        <w:t>(</w:t>
      </w:r>
      <w:r w:rsidRPr="0013212B">
        <w:rPr>
          <w:rFonts w:ascii="Consolas" w:hAnsi="Consolas"/>
          <w:color w:val="17C6A3"/>
          <w:sz w:val="16"/>
          <w:szCs w:val="16"/>
        </w:rPr>
        <w:t>"Transfer-Encoding"</w:t>
      </w:r>
      <w:r w:rsidRPr="0013212B">
        <w:rPr>
          <w:rFonts w:ascii="Consolas" w:hAnsi="Consolas"/>
          <w:color w:val="E6E6FA"/>
          <w:sz w:val="16"/>
          <w:szCs w:val="16"/>
        </w:rPr>
        <w:t>,</w:t>
      </w:r>
      <w:r w:rsidRPr="0013212B">
        <w:rPr>
          <w:rFonts w:ascii="Consolas" w:hAnsi="Consolas"/>
          <w:color w:val="D9E8F7"/>
          <w:sz w:val="16"/>
          <w:szCs w:val="16"/>
        </w:rPr>
        <w:t xml:space="preserve"> </w:t>
      </w:r>
      <w:r w:rsidRPr="0013212B">
        <w:rPr>
          <w:rFonts w:ascii="Consolas" w:hAnsi="Consolas"/>
          <w:color w:val="17C6A3"/>
          <w:sz w:val="16"/>
          <w:szCs w:val="16"/>
        </w:rPr>
        <w:t>"chunked"</w:t>
      </w:r>
      <w:r w:rsidRPr="0013212B">
        <w:rPr>
          <w:rFonts w:ascii="Consolas" w:hAnsi="Consolas"/>
          <w:color w:val="F9FAF4"/>
          <w:sz w:val="16"/>
          <w:szCs w:val="16"/>
        </w:rPr>
        <w:t>)</w:t>
      </w:r>
      <w:r w:rsidRPr="0013212B">
        <w:rPr>
          <w:rFonts w:ascii="Consolas" w:hAnsi="Consolas"/>
          <w:color w:val="E6E6FA"/>
          <w:sz w:val="16"/>
          <w:szCs w:val="16"/>
        </w:rPr>
        <w:t>;</w:t>
      </w:r>
    </w:p>
    <w:p w14:paraId="5AD7E2EA" w14:textId="754A2279" w:rsidR="0013212B" w:rsidRPr="0013212B" w:rsidRDefault="0013212B" w:rsidP="001321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3212B">
        <w:rPr>
          <w:rFonts w:ascii="Consolas" w:hAnsi="Consolas"/>
          <w:color w:val="D9E8F7"/>
          <w:sz w:val="16"/>
          <w:szCs w:val="16"/>
        </w:rPr>
        <w:tab/>
      </w:r>
      <w:r w:rsidRPr="0013212B">
        <w:rPr>
          <w:rFonts w:ascii="Consolas" w:hAnsi="Consolas"/>
          <w:color w:val="F9FAF4"/>
          <w:sz w:val="16"/>
          <w:szCs w:val="16"/>
        </w:rPr>
        <w:t>}</w:t>
      </w:r>
    </w:p>
    <w:p w14:paraId="21582DAD" w14:textId="361812A3" w:rsidR="00A0711B" w:rsidRDefault="00900C22" w:rsidP="00FE0D1D">
      <w:pPr>
        <w:pStyle w:val="ListParagraph"/>
        <w:numPr>
          <w:ilvl w:val="0"/>
          <w:numId w:val="66"/>
        </w:numPr>
        <w:rPr>
          <w:lang w:eastAsia="en-IN"/>
        </w:rPr>
      </w:pPr>
      <w:r>
        <w:rPr>
          <w:lang w:eastAsia="en-IN"/>
        </w:rPr>
        <w:t>TO PUT AN ASSERTION FOR HEADER KEY, VALUE PAIR USE HEADER( ).</w:t>
      </w:r>
    </w:p>
    <w:p w14:paraId="289982B2" w14:textId="1A5001B4" w:rsidR="00900C22" w:rsidRDefault="00900C22" w:rsidP="00FE0D1D">
      <w:pPr>
        <w:pStyle w:val="ListParagraph"/>
        <w:numPr>
          <w:ilvl w:val="0"/>
          <w:numId w:val="66"/>
        </w:numPr>
        <w:rPr>
          <w:lang w:eastAsia="en-IN"/>
        </w:rPr>
      </w:pPr>
      <w:r>
        <w:rPr>
          <w:lang w:eastAsia="en-IN"/>
        </w:rPr>
        <w:t>USING HEADER</w:t>
      </w:r>
      <w:r w:rsidR="00904534">
        <w:rPr>
          <w:lang w:eastAsia="en-IN"/>
        </w:rPr>
        <w:t xml:space="preserve"> WE</w:t>
      </w:r>
      <w:r>
        <w:rPr>
          <w:lang w:eastAsia="en-IN"/>
        </w:rPr>
        <w:t xml:space="preserve"> </w:t>
      </w:r>
      <w:r w:rsidR="00904534">
        <w:rPr>
          <w:lang w:eastAsia="en-IN"/>
        </w:rPr>
        <w:t>CAN ALSO VERIFY STATUS LINE AND CONTENT TYPE.</w:t>
      </w:r>
    </w:p>
    <w:p w14:paraId="57F7956D" w14:textId="74A86F26" w:rsidR="00904534" w:rsidRPr="007D34FD" w:rsidRDefault="009C0A6B" w:rsidP="009C0A6B">
      <w:pPr>
        <w:pStyle w:val="Heading3"/>
        <w:rPr>
          <w:color w:val="6B911C" w:themeColor="accent1" w:themeShade="BF"/>
          <w:lang w:eastAsia="en-IN"/>
        </w:rPr>
      </w:pPr>
      <w:r w:rsidRPr="007D34FD">
        <w:rPr>
          <w:color w:val="6B911C" w:themeColor="accent1" w:themeShade="BF"/>
          <w:lang w:eastAsia="en-IN"/>
        </w:rPr>
        <w:t>ASSERTION ON RESPONSE TIME=</w:t>
      </w:r>
    </w:p>
    <w:p w14:paraId="7A5650D1" w14:textId="67DDD602" w:rsidR="009C0A6B" w:rsidRDefault="009C0A6B" w:rsidP="00FE0D1D">
      <w:pPr>
        <w:pStyle w:val="ListParagraph"/>
        <w:numPr>
          <w:ilvl w:val="0"/>
          <w:numId w:val="67"/>
        </w:numPr>
        <w:rPr>
          <w:lang w:eastAsia="en-IN"/>
        </w:rPr>
      </w:pPr>
      <w:r>
        <w:rPr>
          <w:lang w:eastAsia="en-IN"/>
        </w:rPr>
        <w:t xml:space="preserve">IN ORDER TO VALIDATE THE RESPONSE </w:t>
      </w:r>
      <w:r w:rsidR="00A85A12">
        <w:rPr>
          <w:lang w:eastAsia="en-IN"/>
        </w:rPr>
        <w:t xml:space="preserve">TIME AVAILABLE IN RESPONSE HEADER , WE SHOULD PREFERRED TO USE MATCHER CLASS AVIALABLE IN </w:t>
      </w:r>
      <w:r w:rsidR="00354A2B">
        <w:rPr>
          <w:lang w:eastAsia="en-IN"/>
        </w:rPr>
        <w:t>“ HEMCREST” PACKAGE.</w:t>
      </w:r>
    </w:p>
    <w:p w14:paraId="152355CA" w14:textId="0746ED0D" w:rsidR="00D6029D" w:rsidRDefault="00D6029D" w:rsidP="00FE0D1D">
      <w:pPr>
        <w:pStyle w:val="ListParagraph"/>
        <w:numPr>
          <w:ilvl w:val="0"/>
          <w:numId w:val="67"/>
        </w:numPr>
        <w:rPr>
          <w:lang w:eastAsia="en-IN"/>
        </w:rPr>
      </w:pPr>
      <w:r>
        <w:rPr>
          <w:lang w:eastAsia="en-IN"/>
        </w:rPr>
        <w:t>TO VALIDATE THE TIME ME</w:t>
      </w:r>
      <w:r w:rsidR="009E3977">
        <w:rPr>
          <w:lang w:eastAsia="en-IN"/>
        </w:rPr>
        <w:t xml:space="preserve">THOD (MATCHER &lt;LOGN&gt; MATCHER) IS ARGUMENT BECOUSE , WE CANNOT USE EQUAL TO BECOSE IT FAILS IT IS DISPLAYING IN MILLISECOND </w:t>
      </w:r>
      <w:r w:rsidR="00327E30">
        <w:rPr>
          <w:lang w:eastAsia="en-IN"/>
        </w:rPr>
        <w:t>SO USE LESSTHAN AND GREATTER THAN.</w:t>
      </w:r>
    </w:p>
    <w:p w14:paraId="2D5485CD" w14:textId="77777777" w:rsidR="00354A2B" w:rsidRPr="00354A2B" w:rsidRDefault="00354A2B" w:rsidP="00354A2B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CC6C1D"/>
          <w:sz w:val="16"/>
          <w:szCs w:val="16"/>
        </w:rPr>
        <w:t>public</w:t>
      </w:r>
      <w:r w:rsidRPr="00354A2B">
        <w:rPr>
          <w:rFonts w:ascii="Consolas" w:hAnsi="Consolas"/>
          <w:color w:val="D9E8F7"/>
          <w:sz w:val="16"/>
          <w:szCs w:val="16"/>
        </w:rPr>
        <w:t xml:space="preserve"> </w:t>
      </w:r>
      <w:r w:rsidRPr="00354A2B">
        <w:rPr>
          <w:rFonts w:ascii="Consolas" w:hAnsi="Consolas"/>
          <w:color w:val="CC6C1D"/>
          <w:sz w:val="16"/>
          <w:szCs w:val="16"/>
        </w:rPr>
        <w:t>void</w:t>
      </w:r>
      <w:r w:rsidRPr="00354A2B">
        <w:rPr>
          <w:rFonts w:ascii="Consolas" w:hAnsi="Consolas"/>
          <w:color w:val="D9E8F7"/>
          <w:sz w:val="16"/>
          <w:szCs w:val="16"/>
        </w:rPr>
        <w:t xml:space="preserve"> </w:t>
      </w:r>
      <w:r w:rsidRPr="00354A2B">
        <w:rPr>
          <w:rFonts w:ascii="Consolas" w:hAnsi="Consolas"/>
          <w:color w:val="1EB540"/>
          <w:sz w:val="16"/>
          <w:szCs w:val="16"/>
        </w:rPr>
        <w:t>verifyHeader</w:t>
      </w:r>
      <w:r w:rsidRPr="00354A2B">
        <w:rPr>
          <w:rFonts w:ascii="Consolas" w:hAnsi="Consolas"/>
          <w:color w:val="F9FAF4"/>
          <w:sz w:val="16"/>
          <w:szCs w:val="16"/>
        </w:rPr>
        <w:t>()</w:t>
      </w:r>
      <w:r w:rsidRPr="00354A2B">
        <w:rPr>
          <w:rFonts w:ascii="Consolas" w:hAnsi="Consolas"/>
          <w:color w:val="D9E8F7"/>
          <w:sz w:val="16"/>
          <w:szCs w:val="16"/>
        </w:rPr>
        <w:t xml:space="preserve"> </w:t>
      </w:r>
      <w:r w:rsidRPr="00354A2B">
        <w:rPr>
          <w:rFonts w:ascii="Consolas" w:hAnsi="Consolas"/>
          <w:color w:val="F9FAF4"/>
          <w:sz w:val="16"/>
          <w:szCs w:val="16"/>
        </w:rPr>
        <w:t>{</w:t>
      </w:r>
    </w:p>
    <w:p w14:paraId="1E9DE5F0" w14:textId="77777777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80F2F6"/>
          <w:sz w:val="16"/>
          <w:szCs w:val="16"/>
        </w:rPr>
        <w:t>Response</w:t>
      </w:r>
      <w:r w:rsidRPr="00354A2B">
        <w:rPr>
          <w:rFonts w:ascii="Consolas" w:hAnsi="Consolas"/>
          <w:color w:val="D9E8F7"/>
          <w:sz w:val="16"/>
          <w:szCs w:val="16"/>
        </w:rPr>
        <w:t xml:space="preserve"> </w:t>
      </w:r>
      <w:r w:rsidRPr="00354A2B">
        <w:rPr>
          <w:rFonts w:ascii="Consolas" w:hAnsi="Consolas"/>
          <w:color w:val="F2F200"/>
          <w:sz w:val="16"/>
          <w:szCs w:val="16"/>
        </w:rPr>
        <w:t>resp</w:t>
      </w:r>
      <w:r w:rsidRPr="00354A2B">
        <w:rPr>
          <w:rFonts w:ascii="Consolas" w:hAnsi="Consolas"/>
          <w:color w:val="D9E8F7"/>
          <w:sz w:val="16"/>
          <w:szCs w:val="16"/>
        </w:rPr>
        <w:t xml:space="preserve"> </w:t>
      </w:r>
      <w:r w:rsidRPr="00354A2B">
        <w:rPr>
          <w:rFonts w:ascii="Consolas" w:hAnsi="Consolas"/>
          <w:color w:val="E6E6FA"/>
          <w:sz w:val="16"/>
          <w:szCs w:val="16"/>
        </w:rPr>
        <w:t>=</w:t>
      </w:r>
      <w:r w:rsidRPr="00354A2B">
        <w:rPr>
          <w:rFonts w:ascii="Consolas" w:hAnsi="Consolas"/>
          <w:color w:val="D9E8F7"/>
          <w:sz w:val="16"/>
          <w:szCs w:val="16"/>
        </w:rPr>
        <w:t xml:space="preserve"> </w:t>
      </w:r>
      <w:r w:rsidRPr="00354A2B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354A2B">
        <w:rPr>
          <w:rFonts w:ascii="Consolas" w:hAnsi="Consolas"/>
          <w:color w:val="F9FAF4"/>
          <w:sz w:val="16"/>
          <w:szCs w:val="16"/>
        </w:rPr>
        <w:t>()</w:t>
      </w:r>
    </w:p>
    <w:p w14:paraId="2A8AE136" w14:textId="77777777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get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color w:val="17C6A3"/>
          <w:sz w:val="16"/>
          <w:szCs w:val="16"/>
        </w:rPr>
        <w:t>"http://49.249.28.218:8091/projects"</w:t>
      </w:r>
      <w:r w:rsidRPr="00354A2B">
        <w:rPr>
          <w:rFonts w:ascii="Consolas" w:hAnsi="Consolas"/>
          <w:color w:val="F9FAF4"/>
          <w:sz w:val="16"/>
          <w:szCs w:val="16"/>
        </w:rPr>
        <w:t>)</w:t>
      </w:r>
      <w:r w:rsidRPr="00354A2B">
        <w:rPr>
          <w:rFonts w:ascii="Consolas" w:hAnsi="Consolas"/>
          <w:color w:val="E6E6FA"/>
          <w:sz w:val="16"/>
          <w:szCs w:val="16"/>
        </w:rPr>
        <w:t>;</w:t>
      </w:r>
    </w:p>
    <w:p w14:paraId="2CEE90DC" w14:textId="77777777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F3EC79"/>
          <w:sz w:val="16"/>
          <w:szCs w:val="16"/>
        </w:rPr>
        <w:t>resp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then</w:t>
      </w:r>
      <w:r w:rsidRPr="00354A2B">
        <w:rPr>
          <w:rFonts w:ascii="Consolas" w:hAnsi="Consolas"/>
          <w:color w:val="F9FAF4"/>
          <w:sz w:val="16"/>
          <w:szCs w:val="16"/>
        </w:rPr>
        <w:t>()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log</w:t>
      </w:r>
      <w:r w:rsidRPr="00354A2B">
        <w:rPr>
          <w:rFonts w:ascii="Consolas" w:hAnsi="Consolas"/>
          <w:color w:val="F9FAF4"/>
          <w:sz w:val="16"/>
          <w:szCs w:val="16"/>
        </w:rPr>
        <w:t>()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all</w:t>
      </w:r>
      <w:r w:rsidRPr="00354A2B">
        <w:rPr>
          <w:rFonts w:ascii="Consolas" w:hAnsi="Consolas"/>
          <w:color w:val="F9FAF4"/>
          <w:sz w:val="16"/>
          <w:szCs w:val="16"/>
        </w:rPr>
        <w:t>()</w:t>
      </w:r>
      <w:r w:rsidRPr="00354A2B">
        <w:rPr>
          <w:rFonts w:ascii="Consolas" w:hAnsi="Consolas"/>
          <w:color w:val="E6E6FA"/>
          <w:sz w:val="16"/>
          <w:szCs w:val="16"/>
        </w:rPr>
        <w:t>;</w:t>
      </w:r>
    </w:p>
    <w:p w14:paraId="57382342" w14:textId="77777777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</w:r>
    </w:p>
    <w:p w14:paraId="1FAD84ED" w14:textId="77777777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CC6C1D"/>
          <w:sz w:val="16"/>
          <w:szCs w:val="16"/>
        </w:rPr>
        <w:t>long</w:t>
      </w:r>
      <w:r w:rsidRPr="00354A2B">
        <w:rPr>
          <w:rFonts w:ascii="Consolas" w:hAnsi="Consolas"/>
          <w:color w:val="D9E8F7"/>
          <w:sz w:val="16"/>
          <w:szCs w:val="16"/>
        </w:rPr>
        <w:t xml:space="preserve"> </w:t>
      </w:r>
      <w:r w:rsidRPr="00354A2B">
        <w:rPr>
          <w:rFonts w:ascii="Consolas" w:hAnsi="Consolas"/>
          <w:color w:val="F2F200"/>
          <w:sz w:val="16"/>
          <w:szCs w:val="16"/>
        </w:rPr>
        <w:t>timeTaken</w:t>
      </w:r>
      <w:r w:rsidRPr="00354A2B">
        <w:rPr>
          <w:rFonts w:ascii="Consolas" w:hAnsi="Consolas"/>
          <w:color w:val="D9E8F7"/>
          <w:sz w:val="16"/>
          <w:szCs w:val="16"/>
        </w:rPr>
        <w:t xml:space="preserve"> </w:t>
      </w:r>
      <w:r w:rsidRPr="00354A2B">
        <w:rPr>
          <w:rFonts w:ascii="Consolas" w:hAnsi="Consolas"/>
          <w:color w:val="E6E6FA"/>
          <w:sz w:val="16"/>
          <w:szCs w:val="16"/>
        </w:rPr>
        <w:t>=</w:t>
      </w:r>
      <w:r w:rsidRPr="00354A2B">
        <w:rPr>
          <w:rFonts w:ascii="Consolas" w:hAnsi="Consolas"/>
          <w:color w:val="D9E8F7"/>
          <w:sz w:val="16"/>
          <w:szCs w:val="16"/>
        </w:rPr>
        <w:t xml:space="preserve"> </w:t>
      </w:r>
      <w:r w:rsidRPr="00354A2B">
        <w:rPr>
          <w:rFonts w:ascii="Consolas" w:hAnsi="Consolas"/>
          <w:color w:val="F3EC79"/>
          <w:sz w:val="16"/>
          <w:szCs w:val="16"/>
        </w:rPr>
        <w:t>resp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time</w:t>
      </w:r>
      <w:r w:rsidRPr="00354A2B">
        <w:rPr>
          <w:rFonts w:ascii="Consolas" w:hAnsi="Consolas"/>
          <w:color w:val="F9FAF4"/>
          <w:sz w:val="16"/>
          <w:szCs w:val="16"/>
        </w:rPr>
        <w:t>()</w:t>
      </w:r>
      <w:r w:rsidRPr="00354A2B">
        <w:rPr>
          <w:rFonts w:ascii="Consolas" w:hAnsi="Consolas"/>
          <w:color w:val="E6E6FA"/>
          <w:sz w:val="16"/>
          <w:szCs w:val="16"/>
        </w:rPr>
        <w:t>;</w:t>
      </w:r>
    </w:p>
    <w:p w14:paraId="5ED14BCA" w14:textId="77777777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CC6C1D"/>
          <w:sz w:val="16"/>
          <w:szCs w:val="16"/>
        </w:rPr>
        <w:t>long</w:t>
      </w:r>
      <w:r w:rsidRPr="00354A2B">
        <w:rPr>
          <w:rFonts w:ascii="Consolas" w:hAnsi="Consolas"/>
          <w:color w:val="D9E8F7"/>
          <w:sz w:val="16"/>
          <w:szCs w:val="16"/>
        </w:rPr>
        <w:t xml:space="preserve"> </w:t>
      </w:r>
      <w:r w:rsidRPr="00354A2B">
        <w:rPr>
          <w:rFonts w:ascii="Consolas" w:hAnsi="Consolas"/>
          <w:color w:val="F2F200"/>
          <w:sz w:val="16"/>
          <w:szCs w:val="16"/>
        </w:rPr>
        <w:t>timeTakenInSeconds</w:t>
      </w:r>
      <w:r w:rsidRPr="00354A2B">
        <w:rPr>
          <w:rFonts w:ascii="Consolas" w:hAnsi="Consolas"/>
          <w:color w:val="E6E6FA"/>
          <w:sz w:val="16"/>
          <w:szCs w:val="16"/>
        </w:rPr>
        <w:t>=</w:t>
      </w:r>
      <w:r w:rsidRPr="00354A2B">
        <w:rPr>
          <w:rFonts w:ascii="Consolas" w:hAnsi="Consolas"/>
          <w:color w:val="F3EC79"/>
          <w:sz w:val="16"/>
          <w:szCs w:val="16"/>
        </w:rPr>
        <w:t>resp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timeIn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i/>
          <w:iCs/>
          <w:color w:val="CC81BA"/>
          <w:sz w:val="16"/>
          <w:szCs w:val="16"/>
        </w:rPr>
        <w:t>TimeUnit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b/>
          <w:bCs/>
          <w:i/>
          <w:iCs/>
          <w:color w:val="8DDAF8"/>
          <w:sz w:val="16"/>
          <w:szCs w:val="16"/>
        </w:rPr>
        <w:t>SECONDS</w:t>
      </w:r>
      <w:r w:rsidRPr="00354A2B">
        <w:rPr>
          <w:rFonts w:ascii="Consolas" w:hAnsi="Consolas"/>
          <w:color w:val="F9FAF4"/>
          <w:sz w:val="16"/>
          <w:szCs w:val="16"/>
        </w:rPr>
        <w:t>)</w:t>
      </w:r>
      <w:r w:rsidRPr="00354A2B">
        <w:rPr>
          <w:rFonts w:ascii="Consolas" w:hAnsi="Consolas"/>
          <w:color w:val="E6E6FA"/>
          <w:sz w:val="16"/>
          <w:szCs w:val="16"/>
        </w:rPr>
        <w:t>;</w:t>
      </w:r>
    </w:p>
    <w:p w14:paraId="1E558077" w14:textId="77777777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</w:r>
    </w:p>
    <w:p w14:paraId="512E2747" w14:textId="77777777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354A2B">
        <w:rPr>
          <w:rFonts w:ascii="Consolas" w:hAnsi="Consolas"/>
          <w:color w:val="1290C3"/>
          <w:sz w:val="16"/>
          <w:szCs w:val="16"/>
        </w:rPr>
        <w:t>System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A7EC21"/>
          <w:sz w:val="16"/>
          <w:szCs w:val="16"/>
        </w:rPr>
        <w:t>println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color w:val="F3EC79"/>
          <w:sz w:val="16"/>
          <w:szCs w:val="16"/>
        </w:rPr>
        <w:t>timeTaken</w:t>
      </w:r>
      <w:r w:rsidRPr="00354A2B">
        <w:rPr>
          <w:rFonts w:ascii="Consolas" w:hAnsi="Consolas"/>
          <w:color w:val="F9FAF4"/>
          <w:sz w:val="16"/>
          <w:szCs w:val="16"/>
        </w:rPr>
        <w:t>)</w:t>
      </w:r>
      <w:r w:rsidRPr="00354A2B">
        <w:rPr>
          <w:rFonts w:ascii="Consolas" w:hAnsi="Consolas"/>
          <w:color w:val="E6E6FA"/>
          <w:sz w:val="16"/>
          <w:szCs w:val="16"/>
        </w:rPr>
        <w:t>;</w:t>
      </w:r>
    </w:p>
    <w:p w14:paraId="72A5A4A8" w14:textId="77777777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354A2B">
        <w:rPr>
          <w:rFonts w:ascii="Consolas" w:hAnsi="Consolas"/>
          <w:color w:val="1290C3"/>
          <w:sz w:val="16"/>
          <w:szCs w:val="16"/>
        </w:rPr>
        <w:t>System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b/>
          <w:bCs/>
          <w:i/>
          <w:iCs/>
          <w:color w:val="8DDAF8"/>
          <w:sz w:val="16"/>
          <w:szCs w:val="16"/>
        </w:rPr>
        <w:t>out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A7EC21"/>
          <w:sz w:val="16"/>
          <w:szCs w:val="16"/>
        </w:rPr>
        <w:t>println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color w:val="F3EC79"/>
          <w:sz w:val="16"/>
          <w:szCs w:val="16"/>
        </w:rPr>
        <w:t>timeTakenInSeconds</w:t>
      </w:r>
      <w:r w:rsidRPr="00354A2B">
        <w:rPr>
          <w:rFonts w:ascii="Consolas" w:hAnsi="Consolas"/>
          <w:color w:val="F9FAF4"/>
          <w:sz w:val="16"/>
          <w:szCs w:val="16"/>
        </w:rPr>
        <w:t>)</w:t>
      </w:r>
      <w:r w:rsidRPr="00354A2B">
        <w:rPr>
          <w:rFonts w:ascii="Consolas" w:hAnsi="Consolas"/>
          <w:color w:val="E6E6FA"/>
          <w:sz w:val="16"/>
          <w:szCs w:val="16"/>
        </w:rPr>
        <w:t>;</w:t>
      </w:r>
    </w:p>
    <w:p w14:paraId="57AAC760" w14:textId="77777777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  <w:t xml:space="preserve"> </w:t>
      </w:r>
    </w:p>
    <w:p w14:paraId="65E45BE3" w14:textId="0161A94C" w:rsidR="00354A2B" w:rsidRPr="00354A2B" w:rsidRDefault="00354A2B" w:rsidP="002C494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354A2B">
        <w:rPr>
          <w:rFonts w:ascii="Consolas" w:hAnsi="Consolas"/>
          <w:color w:val="F3EC79"/>
          <w:sz w:val="16"/>
          <w:szCs w:val="16"/>
        </w:rPr>
        <w:t>resp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then</w:t>
      </w:r>
      <w:r w:rsidRPr="00354A2B">
        <w:rPr>
          <w:rFonts w:ascii="Consolas" w:hAnsi="Consolas"/>
          <w:color w:val="F9FAF4"/>
          <w:sz w:val="16"/>
          <w:szCs w:val="16"/>
        </w:rPr>
        <w:t>()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assertThat</w:t>
      </w:r>
      <w:r w:rsidRPr="00354A2B">
        <w:rPr>
          <w:rFonts w:ascii="Consolas" w:hAnsi="Consolas"/>
          <w:color w:val="F9FAF4"/>
          <w:sz w:val="16"/>
          <w:szCs w:val="16"/>
        </w:rPr>
        <w:t>()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time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color w:val="1290C3"/>
          <w:sz w:val="16"/>
          <w:szCs w:val="16"/>
        </w:rPr>
        <w:t>Matchers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i/>
          <w:iCs/>
          <w:color w:val="96EC3F"/>
          <w:sz w:val="16"/>
          <w:szCs w:val="16"/>
        </w:rPr>
        <w:t>lessThan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color w:val="6897BB"/>
          <w:sz w:val="16"/>
          <w:szCs w:val="16"/>
        </w:rPr>
        <w:t>900l</w:t>
      </w:r>
      <w:r w:rsidRPr="00354A2B">
        <w:rPr>
          <w:rFonts w:ascii="Consolas" w:hAnsi="Consolas"/>
          <w:color w:val="F9FAF4"/>
          <w:sz w:val="16"/>
          <w:szCs w:val="16"/>
        </w:rPr>
        <w:t>))</w:t>
      </w:r>
      <w:r w:rsidRPr="00354A2B">
        <w:rPr>
          <w:rFonts w:ascii="Consolas" w:hAnsi="Consolas"/>
          <w:color w:val="E6E6FA"/>
          <w:sz w:val="16"/>
          <w:szCs w:val="16"/>
        </w:rPr>
        <w:t>;</w:t>
      </w:r>
    </w:p>
    <w:p w14:paraId="04A5FC4B" w14:textId="77777777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354A2B">
        <w:rPr>
          <w:rFonts w:ascii="Consolas" w:hAnsi="Consolas"/>
          <w:color w:val="F3EC79"/>
          <w:sz w:val="16"/>
          <w:szCs w:val="16"/>
        </w:rPr>
        <w:t>resp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then</w:t>
      </w:r>
      <w:r w:rsidRPr="00354A2B">
        <w:rPr>
          <w:rFonts w:ascii="Consolas" w:hAnsi="Consolas"/>
          <w:color w:val="F9FAF4"/>
          <w:sz w:val="16"/>
          <w:szCs w:val="16"/>
        </w:rPr>
        <w:t>()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assertThat</w:t>
      </w:r>
      <w:r w:rsidRPr="00354A2B">
        <w:rPr>
          <w:rFonts w:ascii="Consolas" w:hAnsi="Consolas"/>
          <w:color w:val="F9FAF4"/>
          <w:sz w:val="16"/>
          <w:szCs w:val="16"/>
        </w:rPr>
        <w:t>()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time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color w:val="1290C3"/>
          <w:sz w:val="16"/>
          <w:szCs w:val="16"/>
        </w:rPr>
        <w:t>Matchers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i/>
          <w:iCs/>
          <w:color w:val="96EC3F"/>
          <w:sz w:val="16"/>
          <w:szCs w:val="16"/>
        </w:rPr>
        <w:t>greaterThan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color w:val="6897BB"/>
          <w:sz w:val="16"/>
          <w:szCs w:val="16"/>
        </w:rPr>
        <w:t>300l</w:t>
      </w:r>
      <w:r w:rsidRPr="00354A2B">
        <w:rPr>
          <w:rFonts w:ascii="Consolas" w:hAnsi="Consolas"/>
          <w:color w:val="F9FAF4"/>
          <w:sz w:val="16"/>
          <w:szCs w:val="16"/>
        </w:rPr>
        <w:t>))</w:t>
      </w:r>
      <w:r w:rsidRPr="00354A2B">
        <w:rPr>
          <w:rFonts w:ascii="Consolas" w:hAnsi="Consolas"/>
          <w:color w:val="E6E6FA"/>
          <w:sz w:val="16"/>
          <w:szCs w:val="16"/>
        </w:rPr>
        <w:t>;</w:t>
      </w:r>
    </w:p>
    <w:p w14:paraId="6ECC8124" w14:textId="77777777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  <w:t xml:space="preserve"> </w:t>
      </w:r>
    </w:p>
    <w:p w14:paraId="61B876C0" w14:textId="7D41627B" w:rsidR="00354A2B" w:rsidRP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354A2B">
        <w:rPr>
          <w:rFonts w:ascii="Consolas" w:hAnsi="Consolas"/>
          <w:color w:val="D9E8F7"/>
          <w:sz w:val="16"/>
          <w:szCs w:val="16"/>
        </w:rPr>
        <w:tab/>
      </w:r>
      <w:r w:rsidRPr="00354A2B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354A2B">
        <w:rPr>
          <w:rFonts w:ascii="Consolas" w:hAnsi="Consolas"/>
          <w:color w:val="808080"/>
          <w:sz w:val="16"/>
          <w:szCs w:val="16"/>
        </w:rPr>
        <w:t>// to put condition for both</w:t>
      </w:r>
      <w:r w:rsidRPr="00354A2B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354A2B">
        <w:rPr>
          <w:rFonts w:ascii="Consolas" w:hAnsi="Consolas"/>
          <w:color w:val="F3EC79"/>
          <w:sz w:val="16"/>
          <w:szCs w:val="16"/>
        </w:rPr>
        <w:t>resp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then</w:t>
      </w:r>
      <w:r w:rsidRPr="00354A2B">
        <w:rPr>
          <w:rFonts w:ascii="Consolas" w:hAnsi="Consolas"/>
          <w:color w:val="F9FAF4"/>
          <w:sz w:val="16"/>
          <w:szCs w:val="16"/>
        </w:rPr>
        <w:t>()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assertThat</w:t>
      </w:r>
      <w:r w:rsidRPr="00354A2B">
        <w:rPr>
          <w:rFonts w:ascii="Consolas" w:hAnsi="Consolas"/>
          <w:color w:val="F9FAF4"/>
          <w:sz w:val="16"/>
          <w:szCs w:val="16"/>
        </w:rPr>
        <w:t>()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80F6A7"/>
          <w:sz w:val="16"/>
          <w:szCs w:val="16"/>
        </w:rPr>
        <w:t>time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color w:val="1290C3"/>
          <w:sz w:val="16"/>
          <w:szCs w:val="16"/>
        </w:rPr>
        <w:t>Matchers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i/>
          <w:iCs/>
          <w:color w:val="96EC3F"/>
          <w:sz w:val="16"/>
          <w:szCs w:val="16"/>
        </w:rPr>
        <w:t>both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color w:val="1290C3"/>
          <w:sz w:val="16"/>
          <w:szCs w:val="16"/>
        </w:rPr>
        <w:t>Matchers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i/>
          <w:iCs/>
          <w:color w:val="96EC3F"/>
          <w:sz w:val="16"/>
          <w:szCs w:val="16"/>
        </w:rPr>
        <w:t>lessThan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color w:val="6897BB"/>
          <w:sz w:val="16"/>
          <w:szCs w:val="16"/>
        </w:rPr>
        <w:t>900l</w:t>
      </w:r>
      <w:r w:rsidRPr="00354A2B">
        <w:rPr>
          <w:rFonts w:ascii="Consolas" w:hAnsi="Consolas"/>
          <w:color w:val="F9FAF4"/>
          <w:sz w:val="16"/>
          <w:szCs w:val="16"/>
        </w:rPr>
        <w:t>))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color w:val="A7EC21"/>
          <w:sz w:val="16"/>
          <w:szCs w:val="16"/>
        </w:rPr>
        <w:t>and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color w:val="1290C3"/>
          <w:sz w:val="16"/>
          <w:szCs w:val="16"/>
        </w:rPr>
        <w:t>Matchers</w:t>
      </w:r>
      <w:r w:rsidRPr="00354A2B">
        <w:rPr>
          <w:rFonts w:ascii="Consolas" w:hAnsi="Consolas"/>
          <w:color w:val="E6E6FA"/>
          <w:sz w:val="16"/>
          <w:szCs w:val="16"/>
        </w:rPr>
        <w:t>.</w:t>
      </w:r>
      <w:r w:rsidRPr="00354A2B">
        <w:rPr>
          <w:rFonts w:ascii="Consolas" w:hAnsi="Consolas"/>
          <w:i/>
          <w:iCs/>
          <w:color w:val="96EC3F"/>
          <w:sz w:val="16"/>
          <w:szCs w:val="16"/>
        </w:rPr>
        <w:t>greaterThan</w:t>
      </w:r>
      <w:r w:rsidRPr="00354A2B">
        <w:rPr>
          <w:rFonts w:ascii="Consolas" w:hAnsi="Consolas"/>
          <w:color w:val="F9FAF4"/>
          <w:sz w:val="16"/>
          <w:szCs w:val="16"/>
        </w:rPr>
        <w:t>(</w:t>
      </w:r>
      <w:r w:rsidRPr="00354A2B">
        <w:rPr>
          <w:rFonts w:ascii="Consolas" w:hAnsi="Consolas"/>
          <w:color w:val="6897BB"/>
          <w:sz w:val="16"/>
          <w:szCs w:val="16"/>
        </w:rPr>
        <w:t>300l</w:t>
      </w:r>
      <w:r w:rsidRPr="00354A2B">
        <w:rPr>
          <w:rFonts w:ascii="Consolas" w:hAnsi="Consolas"/>
          <w:color w:val="F9FAF4"/>
          <w:sz w:val="16"/>
          <w:szCs w:val="16"/>
        </w:rPr>
        <w:t>)))</w:t>
      </w:r>
      <w:r w:rsidRPr="00354A2B">
        <w:rPr>
          <w:rFonts w:ascii="Consolas" w:hAnsi="Consolas"/>
          <w:color w:val="E6E6FA"/>
          <w:sz w:val="16"/>
          <w:szCs w:val="16"/>
        </w:rPr>
        <w:t>;</w:t>
      </w:r>
    </w:p>
    <w:p w14:paraId="7CB08F0B" w14:textId="77777777" w:rsidR="00354A2B" w:rsidRDefault="00354A2B" w:rsidP="00354A2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2B52975" w14:textId="77777777" w:rsidR="00354A2B" w:rsidRDefault="00354A2B" w:rsidP="00354A2B">
      <w:pPr>
        <w:rPr>
          <w:lang w:eastAsia="en-IN"/>
        </w:rPr>
      </w:pPr>
    </w:p>
    <w:p w14:paraId="4DBE3D61" w14:textId="2A77AA86" w:rsidR="002C494D" w:rsidRPr="007D34FD" w:rsidRDefault="005B7B17" w:rsidP="005B7B17">
      <w:pPr>
        <w:pStyle w:val="Heading3"/>
        <w:rPr>
          <w:color w:val="6B911C" w:themeColor="accent1" w:themeShade="BF"/>
          <w:lang w:eastAsia="en-IN"/>
        </w:rPr>
      </w:pPr>
      <w:r w:rsidRPr="007D34FD">
        <w:rPr>
          <w:color w:val="6B911C" w:themeColor="accent1" w:themeShade="BF"/>
          <w:lang w:eastAsia="en-IN"/>
        </w:rPr>
        <w:t>ASSERTION ON RESPONSE BODY=</w:t>
      </w:r>
    </w:p>
    <w:p w14:paraId="5EAB3DF4" w14:textId="0D6399B8" w:rsidR="005B7B17" w:rsidRDefault="005B7B17" w:rsidP="00FE0D1D">
      <w:pPr>
        <w:pStyle w:val="ListParagraph"/>
        <w:numPr>
          <w:ilvl w:val="0"/>
          <w:numId w:val="68"/>
        </w:numPr>
        <w:rPr>
          <w:lang w:eastAsia="en-IN"/>
        </w:rPr>
      </w:pPr>
      <w:r>
        <w:rPr>
          <w:lang w:eastAsia="en-IN"/>
        </w:rPr>
        <w:t xml:space="preserve">RESPONSE BODY CONTAINS PAYLOAD </w:t>
      </w:r>
      <w:r w:rsidR="008D5E4A">
        <w:rPr>
          <w:lang w:eastAsia="en-IN"/>
        </w:rPr>
        <w:t xml:space="preserve">, WHICH IS SPECIFIC BUSINESS REQUEIREMENT , IN ORDER TO VERIFY THAT INFORMATION </w:t>
      </w:r>
      <w:r w:rsidR="0091458D">
        <w:rPr>
          <w:lang w:eastAsia="en-IN"/>
        </w:rPr>
        <w:t>WE HAVE TO GO FOR JSON PATH.</w:t>
      </w:r>
    </w:p>
    <w:p w14:paraId="6D69D10E" w14:textId="046103CA" w:rsidR="00C540F5" w:rsidRDefault="007454A4" w:rsidP="00FE0D1D">
      <w:pPr>
        <w:pStyle w:val="ListParagraph"/>
        <w:numPr>
          <w:ilvl w:val="0"/>
          <w:numId w:val="68"/>
        </w:numPr>
        <w:rPr>
          <w:lang w:eastAsia="en-IN"/>
        </w:rPr>
      </w:pPr>
      <w:r>
        <w:rPr>
          <w:lang w:eastAsia="en-IN"/>
        </w:rPr>
        <w:t>WE ARE GOING TO USE RESPONSE BODY  JSON PATH TO VALIDATE THE CONDITION .</w:t>
      </w:r>
    </w:p>
    <w:p w14:paraId="1A5F37A6" w14:textId="45206CCE" w:rsidR="003632BF" w:rsidRDefault="002345ED" w:rsidP="00FE0D1D">
      <w:pPr>
        <w:pStyle w:val="ListParagraph"/>
        <w:numPr>
          <w:ilvl w:val="0"/>
          <w:numId w:val="68"/>
        </w:numPr>
        <w:rPr>
          <w:lang w:eastAsia="en-IN"/>
        </w:rPr>
      </w:pPr>
      <w:r w:rsidRPr="00F905C8">
        <w:rPr>
          <w:color w:val="C42F1A" w:themeColor="accent5"/>
          <w:lang w:eastAsia="en-IN"/>
        </w:rPr>
        <w:t>JSON PATH</w:t>
      </w:r>
      <w:r>
        <w:rPr>
          <w:lang w:eastAsia="en-IN"/>
        </w:rPr>
        <w:t xml:space="preserve">= IT IS USED TO TREVERSE TO SPECIFIC KEY FROM THE ROOT OBJECT </w:t>
      </w:r>
      <w:r w:rsidR="00F905C8">
        <w:rPr>
          <w:lang w:eastAsia="en-IN"/>
        </w:rPr>
        <w:t>OF THE JSON FILE.</w:t>
      </w:r>
    </w:p>
    <w:p w14:paraId="4041B143" w14:textId="5FB475E5" w:rsidR="00F905C8" w:rsidRDefault="00F905C8" w:rsidP="00FE0D1D">
      <w:pPr>
        <w:pStyle w:val="ListParagraph"/>
        <w:numPr>
          <w:ilvl w:val="0"/>
          <w:numId w:val="68"/>
        </w:numPr>
        <w:rPr>
          <w:lang w:eastAsia="en-IN"/>
        </w:rPr>
      </w:pPr>
      <w:r w:rsidRPr="00F905C8">
        <w:rPr>
          <w:color w:val="C42F1A" w:themeColor="accent5"/>
          <w:lang w:eastAsia="en-IN"/>
        </w:rPr>
        <w:t>JSON XPATH</w:t>
      </w:r>
      <w:r>
        <w:rPr>
          <w:lang w:eastAsia="en-IN"/>
        </w:rPr>
        <w:t>= IT IS USED TO NAVIGATE TO SPECIFIC KEY BASED ON THE CODITION.</w:t>
      </w:r>
    </w:p>
    <w:p w14:paraId="53FDD883" w14:textId="77777777" w:rsidR="002E28CF" w:rsidRDefault="002E28CF" w:rsidP="002E28CF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VerifyResponseBody_Vai_JsonPath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660FD72" w14:textId="77777777" w:rsid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5C751C01" w14:textId="2E3F34DD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CCCCCC"/>
          <w:sz w:val="14"/>
          <w:szCs w:val="14"/>
        </w:rPr>
        <w:t xml:space="preserve">       </w:t>
      </w:r>
      <w:r w:rsidRPr="002E28CF">
        <w:rPr>
          <w:rFonts w:ascii="Consolas" w:hAnsi="Consolas"/>
          <w:color w:val="CC6C1D"/>
          <w:sz w:val="14"/>
          <w:szCs w:val="14"/>
        </w:rPr>
        <w:t>public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CC6C1D"/>
          <w:sz w:val="14"/>
          <w:szCs w:val="14"/>
        </w:rPr>
        <w:t>void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1EB540"/>
          <w:sz w:val="14"/>
          <w:szCs w:val="14"/>
        </w:rPr>
        <w:t>sampleTest1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F9FAF4"/>
          <w:sz w:val="14"/>
          <w:szCs w:val="14"/>
        </w:rPr>
        <w:t>{</w:t>
      </w:r>
    </w:p>
    <w:p w14:paraId="13C0375F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018E54B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80F2F6"/>
          <w:sz w:val="14"/>
          <w:szCs w:val="14"/>
        </w:rPr>
        <w:t>Response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F2F200"/>
          <w:sz w:val="14"/>
          <w:szCs w:val="14"/>
        </w:rPr>
        <w:t>resp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E6E6FA"/>
          <w:sz w:val="14"/>
          <w:szCs w:val="14"/>
        </w:rPr>
        <w:t>=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</w:p>
    <w:p w14:paraId="66214769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get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17C6A3"/>
          <w:sz w:val="14"/>
          <w:szCs w:val="14"/>
        </w:rPr>
        <w:t>"http://49.249.28.218:8091/projects-paginated"</w:t>
      </w:r>
      <w:r w:rsidRPr="002E28CF">
        <w:rPr>
          <w:rFonts w:ascii="Consolas" w:hAnsi="Consolas"/>
          <w:color w:val="F9FAF4"/>
          <w:sz w:val="14"/>
          <w:szCs w:val="14"/>
        </w:rPr>
        <w:t>)</w:t>
      </w:r>
      <w:r w:rsidRPr="002E28CF">
        <w:rPr>
          <w:rFonts w:ascii="Consolas" w:hAnsi="Consolas"/>
          <w:color w:val="E6E6FA"/>
          <w:sz w:val="14"/>
          <w:szCs w:val="14"/>
        </w:rPr>
        <w:t>;</w:t>
      </w:r>
    </w:p>
    <w:p w14:paraId="25BD66D4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F3EC79"/>
          <w:sz w:val="14"/>
          <w:szCs w:val="14"/>
        </w:rPr>
        <w:t>resp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then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log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all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E6E6FA"/>
          <w:sz w:val="14"/>
          <w:szCs w:val="14"/>
        </w:rPr>
        <w:t>;</w:t>
      </w:r>
    </w:p>
    <w:p w14:paraId="6E1EAB21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</w:p>
    <w:p w14:paraId="29980235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F3EC79"/>
          <w:sz w:val="14"/>
          <w:szCs w:val="14"/>
        </w:rPr>
        <w:t>resp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then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assertThat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body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17C6A3"/>
          <w:sz w:val="14"/>
          <w:szCs w:val="14"/>
        </w:rPr>
        <w:t>"numberOfElements"</w:t>
      </w:r>
      <w:r w:rsidRPr="002E28CF">
        <w:rPr>
          <w:rFonts w:ascii="Consolas" w:hAnsi="Consolas"/>
          <w:color w:val="E6E6FA"/>
          <w:sz w:val="14"/>
          <w:szCs w:val="14"/>
        </w:rPr>
        <w:t>,</w:t>
      </w:r>
      <w:r w:rsidRPr="002E28CF">
        <w:rPr>
          <w:rFonts w:ascii="Consolas" w:hAnsi="Consolas"/>
          <w:color w:val="1290C3"/>
          <w:sz w:val="14"/>
          <w:szCs w:val="14"/>
        </w:rPr>
        <w:t>Matchers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i/>
          <w:iCs/>
          <w:color w:val="96EC3F"/>
          <w:sz w:val="14"/>
          <w:szCs w:val="14"/>
        </w:rPr>
        <w:t>equalTo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6897BB"/>
          <w:sz w:val="14"/>
          <w:szCs w:val="14"/>
        </w:rPr>
        <w:t>20</w:t>
      </w:r>
      <w:r w:rsidRPr="002E28CF">
        <w:rPr>
          <w:rFonts w:ascii="Consolas" w:hAnsi="Consolas"/>
          <w:color w:val="F9FAF4"/>
          <w:sz w:val="14"/>
          <w:szCs w:val="14"/>
        </w:rPr>
        <w:t>))</w:t>
      </w:r>
      <w:r w:rsidRPr="002E28CF">
        <w:rPr>
          <w:rFonts w:ascii="Consolas" w:hAnsi="Consolas"/>
          <w:color w:val="E6E6FA"/>
          <w:sz w:val="14"/>
          <w:szCs w:val="14"/>
        </w:rPr>
        <w:t>;</w:t>
      </w:r>
    </w:p>
    <w:p w14:paraId="4799706A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808080"/>
          <w:sz w:val="14"/>
          <w:szCs w:val="14"/>
        </w:rPr>
        <w:t>//resp.then().assertThat().body("numberOfElements", Matchers.greaterThan(20));</w:t>
      </w:r>
    </w:p>
    <w:p w14:paraId="647A5F15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808080"/>
          <w:sz w:val="14"/>
          <w:szCs w:val="14"/>
        </w:rPr>
        <w:t>//resp.then().assertThat().body("numberOfElements", Matchers.lessThan(20));</w:t>
      </w:r>
    </w:p>
    <w:p w14:paraId="459E9AE5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</w:p>
    <w:p w14:paraId="70A91D1A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F3EC79"/>
          <w:sz w:val="14"/>
          <w:szCs w:val="14"/>
        </w:rPr>
        <w:t>resp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then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assertThat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body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17C6A3"/>
          <w:sz w:val="14"/>
          <w:szCs w:val="14"/>
        </w:rPr>
        <w:t>"pageable.sort.unsorted"</w:t>
      </w:r>
      <w:r w:rsidRPr="002E28CF">
        <w:rPr>
          <w:rFonts w:ascii="Consolas" w:hAnsi="Consolas"/>
          <w:color w:val="E6E6FA"/>
          <w:sz w:val="14"/>
          <w:szCs w:val="14"/>
        </w:rPr>
        <w:t>,</w:t>
      </w:r>
      <w:r w:rsidRPr="002E28CF">
        <w:rPr>
          <w:rFonts w:ascii="Consolas" w:hAnsi="Consolas"/>
          <w:color w:val="1290C3"/>
          <w:sz w:val="14"/>
          <w:szCs w:val="14"/>
        </w:rPr>
        <w:t>Matchers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i/>
          <w:iCs/>
          <w:color w:val="96EC3F"/>
          <w:sz w:val="14"/>
          <w:szCs w:val="14"/>
        </w:rPr>
        <w:t>equalTo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CC6C1D"/>
          <w:sz w:val="14"/>
          <w:szCs w:val="14"/>
        </w:rPr>
        <w:t>true</w:t>
      </w:r>
      <w:r w:rsidRPr="002E28CF">
        <w:rPr>
          <w:rFonts w:ascii="Consolas" w:hAnsi="Consolas"/>
          <w:color w:val="F9FAF4"/>
          <w:sz w:val="14"/>
          <w:szCs w:val="14"/>
        </w:rPr>
        <w:t>))</w:t>
      </w:r>
      <w:r w:rsidRPr="002E28CF">
        <w:rPr>
          <w:rFonts w:ascii="Consolas" w:hAnsi="Consolas"/>
          <w:color w:val="E6E6FA"/>
          <w:sz w:val="14"/>
          <w:szCs w:val="14"/>
        </w:rPr>
        <w:t>;</w:t>
      </w:r>
    </w:p>
    <w:p w14:paraId="22CE6D73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F3EC79"/>
          <w:sz w:val="14"/>
          <w:szCs w:val="14"/>
        </w:rPr>
        <w:t>resp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then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assertThat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body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17C6A3"/>
          <w:sz w:val="14"/>
          <w:szCs w:val="14"/>
        </w:rPr>
        <w:t>"content[0].projectName"</w:t>
      </w:r>
      <w:r w:rsidRPr="002E28CF">
        <w:rPr>
          <w:rFonts w:ascii="Consolas" w:hAnsi="Consolas"/>
          <w:color w:val="E6E6FA"/>
          <w:sz w:val="14"/>
          <w:szCs w:val="14"/>
        </w:rPr>
        <w:t>,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1290C3"/>
          <w:sz w:val="14"/>
          <w:szCs w:val="14"/>
        </w:rPr>
        <w:t>Matchers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i/>
          <w:iCs/>
          <w:color w:val="96EC3F"/>
          <w:sz w:val="14"/>
          <w:szCs w:val="14"/>
        </w:rPr>
        <w:t>equalTo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17C6A3"/>
          <w:sz w:val="14"/>
          <w:szCs w:val="14"/>
        </w:rPr>
        <w:t>"createdBy"</w:t>
      </w:r>
      <w:r w:rsidRPr="002E28CF">
        <w:rPr>
          <w:rFonts w:ascii="Consolas" w:hAnsi="Consolas"/>
          <w:color w:val="F9FAF4"/>
          <w:sz w:val="14"/>
          <w:szCs w:val="14"/>
        </w:rPr>
        <w:t>))</w:t>
      </w:r>
      <w:r w:rsidRPr="002E28CF">
        <w:rPr>
          <w:rFonts w:ascii="Consolas" w:hAnsi="Consolas"/>
          <w:color w:val="E6E6FA"/>
          <w:sz w:val="14"/>
          <w:szCs w:val="14"/>
        </w:rPr>
        <w:t>;</w:t>
      </w:r>
    </w:p>
    <w:p w14:paraId="6449AA1E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9103CD4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808080"/>
          <w:sz w:val="14"/>
          <w:szCs w:val="14"/>
        </w:rPr>
        <w:t>// key from the response body (numberOfElements)</w:t>
      </w:r>
    </w:p>
    <w:p w14:paraId="7EFA7B7C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CC6C1D"/>
          <w:sz w:val="14"/>
          <w:szCs w:val="14"/>
        </w:rPr>
        <w:t>int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F2F200"/>
          <w:sz w:val="14"/>
          <w:szCs w:val="14"/>
        </w:rPr>
        <w:t>data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E6E6FA"/>
          <w:sz w:val="14"/>
          <w:szCs w:val="14"/>
        </w:rPr>
        <w:t>=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F3EC79"/>
          <w:sz w:val="14"/>
          <w:szCs w:val="14"/>
        </w:rPr>
        <w:t>resp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jsonPath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A7EC21"/>
          <w:sz w:val="14"/>
          <w:szCs w:val="14"/>
        </w:rPr>
        <w:t>get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17C6A3"/>
          <w:sz w:val="14"/>
          <w:szCs w:val="14"/>
        </w:rPr>
        <w:t>"numberOfElements"</w:t>
      </w:r>
      <w:r w:rsidRPr="002E28CF">
        <w:rPr>
          <w:rFonts w:ascii="Consolas" w:hAnsi="Consolas"/>
          <w:color w:val="F9FAF4"/>
          <w:sz w:val="14"/>
          <w:szCs w:val="14"/>
        </w:rPr>
        <w:t>)</w:t>
      </w:r>
      <w:r w:rsidRPr="002E28CF">
        <w:rPr>
          <w:rFonts w:ascii="Consolas" w:hAnsi="Consolas"/>
          <w:color w:val="E6E6FA"/>
          <w:sz w:val="14"/>
          <w:szCs w:val="14"/>
        </w:rPr>
        <w:t>;</w:t>
      </w:r>
    </w:p>
    <w:p w14:paraId="6A604898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808080"/>
          <w:sz w:val="14"/>
          <w:szCs w:val="14"/>
        </w:rPr>
        <w:t xml:space="preserve">// no need to put a dot (.) </w:t>
      </w:r>
      <w:r w:rsidRPr="002E28CF">
        <w:rPr>
          <w:rFonts w:ascii="Consolas" w:hAnsi="Consolas"/>
          <w:color w:val="808080"/>
          <w:sz w:val="14"/>
          <w:szCs w:val="14"/>
          <w:u w:val="single"/>
        </w:rPr>
        <w:t>becouse</w:t>
      </w:r>
      <w:r w:rsidRPr="002E28CF">
        <w:rPr>
          <w:rFonts w:ascii="Consolas" w:hAnsi="Consolas"/>
          <w:color w:val="808080"/>
          <w:sz w:val="14"/>
          <w:szCs w:val="14"/>
        </w:rPr>
        <w:t xml:space="preserve"> </w:t>
      </w:r>
      <w:r w:rsidRPr="002E28CF">
        <w:rPr>
          <w:rFonts w:ascii="Consolas" w:hAnsi="Consolas"/>
          <w:color w:val="808080"/>
          <w:sz w:val="14"/>
          <w:szCs w:val="14"/>
          <w:u w:val="single"/>
        </w:rPr>
        <w:t>restassured</w:t>
      </w:r>
      <w:r w:rsidRPr="002E28CF">
        <w:rPr>
          <w:rFonts w:ascii="Consolas" w:hAnsi="Consolas"/>
          <w:color w:val="808080"/>
          <w:sz w:val="14"/>
          <w:szCs w:val="14"/>
        </w:rPr>
        <w:t xml:space="preserve"> </w:t>
      </w:r>
      <w:r w:rsidRPr="002E28CF">
        <w:rPr>
          <w:rFonts w:ascii="Consolas" w:hAnsi="Consolas"/>
          <w:color w:val="808080"/>
          <w:sz w:val="14"/>
          <w:szCs w:val="14"/>
          <w:u w:val="single"/>
        </w:rPr>
        <w:t>jsonpath</w:t>
      </w:r>
      <w:r w:rsidRPr="002E28CF">
        <w:rPr>
          <w:rFonts w:ascii="Consolas" w:hAnsi="Consolas"/>
          <w:color w:val="808080"/>
          <w:sz w:val="14"/>
          <w:szCs w:val="14"/>
        </w:rPr>
        <w:t>() automatically put .</w:t>
      </w:r>
    </w:p>
    <w:p w14:paraId="0ACDD580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158440A8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1290C3"/>
          <w:sz w:val="14"/>
          <w:szCs w:val="14"/>
        </w:rPr>
        <w:t>System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A7EC21"/>
          <w:sz w:val="14"/>
          <w:szCs w:val="14"/>
        </w:rPr>
        <w:t>println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F3EC79"/>
          <w:sz w:val="14"/>
          <w:szCs w:val="14"/>
        </w:rPr>
        <w:t>data</w:t>
      </w:r>
      <w:r w:rsidRPr="002E28CF">
        <w:rPr>
          <w:rFonts w:ascii="Consolas" w:hAnsi="Consolas"/>
          <w:color w:val="F9FAF4"/>
          <w:sz w:val="14"/>
          <w:szCs w:val="14"/>
        </w:rPr>
        <w:t>)</w:t>
      </w:r>
      <w:r w:rsidRPr="002E28CF">
        <w:rPr>
          <w:rFonts w:ascii="Consolas" w:hAnsi="Consolas"/>
          <w:color w:val="E6E6FA"/>
          <w:sz w:val="14"/>
          <w:szCs w:val="14"/>
        </w:rPr>
        <w:t>;</w:t>
      </w:r>
    </w:p>
    <w:p w14:paraId="0DB12681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601EE28D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CC6C1D"/>
          <w:sz w:val="14"/>
          <w:szCs w:val="14"/>
        </w:rPr>
        <w:t>boolean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F2F200"/>
          <w:sz w:val="14"/>
          <w:szCs w:val="14"/>
        </w:rPr>
        <w:t>data1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E6E6FA"/>
          <w:sz w:val="14"/>
          <w:szCs w:val="14"/>
        </w:rPr>
        <w:t>=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F3EC79"/>
          <w:sz w:val="14"/>
          <w:szCs w:val="14"/>
        </w:rPr>
        <w:t>resp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jsonPath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A7EC21"/>
          <w:sz w:val="14"/>
          <w:szCs w:val="14"/>
        </w:rPr>
        <w:t>get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17C6A3"/>
          <w:sz w:val="14"/>
          <w:szCs w:val="14"/>
        </w:rPr>
        <w:t>"pageable.sort.unsorted"</w:t>
      </w:r>
      <w:r w:rsidRPr="002E28CF">
        <w:rPr>
          <w:rFonts w:ascii="Consolas" w:hAnsi="Consolas"/>
          <w:color w:val="F9FAF4"/>
          <w:sz w:val="14"/>
          <w:szCs w:val="14"/>
        </w:rPr>
        <w:t>)</w:t>
      </w:r>
      <w:r w:rsidRPr="002E28CF">
        <w:rPr>
          <w:rFonts w:ascii="Consolas" w:hAnsi="Consolas"/>
          <w:color w:val="E6E6FA"/>
          <w:sz w:val="14"/>
          <w:szCs w:val="14"/>
        </w:rPr>
        <w:t>;</w:t>
      </w:r>
    </w:p>
    <w:p w14:paraId="1BE62433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1290C3"/>
          <w:sz w:val="14"/>
          <w:szCs w:val="14"/>
        </w:rPr>
        <w:t>System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A7EC21"/>
          <w:sz w:val="14"/>
          <w:szCs w:val="14"/>
        </w:rPr>
        <w:t>println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F3EC79"/>
          <w:sz w:val="14"/>
          <w:szCs w:val="14"/>
        </w:rPr>
        <w:t>data1</w:t>
      </w:r>
      <w:r w:rsidRPr="002E28CF">
        <w:rPr>
          <w:rFonts w:ascii="Consolas" w:hAnsi="Consolas"/>
          <w:color w:val="F9FAF4"/>
          <w:sz w:val="14"/>
          <w:szCs w:val="14"/>
        </w:rPr>
        <w:t>)</w:t>
      </w:r>
      <w:r w:rsidRPr="002E28CF">
        <w:rPr>
          <w:rFonts w:ascii="Consolas" w:hAnsi="Consolas"/>
          <w:color w:val="E6E6FA"/>
          <w:sz w:val="14"/>
          <w:szCs w:val="14"/>
        </w:rPr>
        <w:t>;</w:t>
      </w:r>
    </w:p>
    <w:p w14:paraId="67077E5C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2587745A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1290C3"/>
          <w:sz w:val="14"/>
          <w:szCs w:val="14"/>
        </w:rPr>
        <w:t>String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F2F200"/>
          <w:sz w:val="14"/>
          <w:szCs w:val="14"/>
        </w:rPr>
        <w:t>data3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E6E6FA"/>
          <w:sz w:val="14"/>
          <w:szCs w:val="14"/>
        </w:rPr>
        <w:t>=</w:t>
      </w:r>
      <w:r w:rsidRPr="002E28CF">
        <w:rPr>
          <w:rFonts w:ascii="Consolas" w:hAnsi="Consolas"/>
          <w:color w:val="D9E8F7"/>
          <w:sz w:val="14"/>
          <w:szCs w:val="14"/>
        </w:rPr>
        <w:t xml:space="preserve"> </w:t>
      </w:r>
      <w:r w:rsidRPr="002E28CF">
        <w:rPr>
          <w:rFonts w:ascii="Consolas" w:hAnsi="Consolas"/>
          <w:color w:val="F3EC79"/>
          <w:sz w:val="14"/>
          <w:szCs w:val="14"/>
        </w:rPr>
        <w:t>resp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80F6A7"/>
          <w:sz w:val="14"/>
          <w:szCs w:val="14"/>
        </w:rPr>
        <w:t>jsonPath</w:t>
      </w:r>
      <w:r w:rsidRPr="002E28CF">
        <w:rPr>
          <w:rFonts w:ascii="Consolas" w:hAnsi="Consolas"/>
          <w:color w:val="F9FAF4"/>
          <w:sz w:val="14"/>
          <w:szCs w:val="14"/>
        </w:rPr>
        <w:t>()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A7EC21"/>
          <w:sz w:val="14"/>
          <w:szCs w:val="14"/>
        </w:rPr>
        <w:t>get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17C6A3"/>
          <w:sz w:val="14"/>
          <w:szCs w:val="14"/>
        </w:rPr>
        <w:t>"content[0].projectName"</w:t>
      </w:r>
      <w:r w:rsidRPr="002E28CF">
        <w:rPr>
          <w:rFonts w:ascii="Consolas" w:hAnsi="Consolas"/>
          <w:color w:val="F9FAF4"/>
          <w:sz w:val="14"/>
          <w:szCs w:val="14"/>
        </w:rPr>
        <w:t>)</w:t>
      </w:r>
      <w:r w:rsidRPr="002E28CF">
        <w:rPr>
          <w:rFonts w:ascii="Consolas" w:hAnsi="Consolas"/>
          <w:color w:val="E6E6FA"/>
          <w:sz w:val="14"/>
          <w:szCs w:val="14"/>
        </w:rPr>
        <w:t>;</w:t>
      </w:r>
    </w:p>
    <w:p w14:paraId="58876DDF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1290C3"/>
          <w:sz w:val="14"/>
          <w:szCs w:val="14"/>
        </w:rPr>
        <w:t>System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2E28CF">
        <w:rPr>
          <w:rFonts w:ascii="Consolas" w:hAnsi="Consolas"/>
          <w:color w:val="E6E6FA"/>
          <w:sz w:val="14"/>
          <w:szCs w:val="14"/>
        </w:rPr>
        <w:t>.</w:t>
      </w:r>
      <w:r w:rsidRPr="002E28CF">
        <w:rPr>
          <w:rFonts w:ascii="Consolas" w:hAnsi="Consolas"/>
          <w:color w:val="A7EC21"/>
          <w:sz w:val="14"/>
          <w:szCs w:val="14"/>
        </w:rPr>
        <w:t>println</w:t>
      </w:r>
      <w:r w:rsidRPr="002E28CF">
        <w:rPr>
          <w:rFonts w:ascii="Consolas" w:hAnsi="Consolas"/>
          <w:color w:val="F9FAF4"/>
          <w:sz w:val="14"/>
          <w:szCs w:val="14"/>
        </w:rPr>
        <w:t>(</w:t>
      </w:r>
      <w:r w:rsidRPr="002E28CF">
        <w:rPr>
          <w:rFonts w:ascii="Consolas" w:hAnsi="Consolas"/>
          <w:color w:val="F3EC79"/>
          <w:sz w:val="14"/>
          <w:szCs w:val="14"/>
        </w:rPr>
        <w:t>data3</w:t>
      </w:r>
      <w:r w:rsidRPr="002E28CF">
        <w:rPr>
          <w:rFonts w:ascii="Consolas" w:hAnsi="Consolas"/>
          <w:color w:val="F9FAF4"/>
          <w:sz w:val="14"/>
          <w:szCs w:val="14"/>
        </w:rPr>
        <w:t>)</w:t>
      </w:r>
      <w:r w:rsidRPr="002E28CF">
        <w:rPr>
          <w:rFonts w:ascii="Consolas" w:hAnsi="Consolas"/>
          <w:color w:val="E6E6FA"/>
          <w:sz w:val="14"/>
          <w:szCs w:val="14"/>
        </w:rPr>
        <w:t>;</w:t>
      </w:r>
    </w:p>
    <w:p w14:paraId="5E8EE14C" w14:textId="77777777" w:rsidR="002E28CF" w:rsidRPr="002E28CF" w:rsidRDefault="002E28CF" w:rsidP="002E28C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E28CF">
        <w:rPr>
          <w:rFonts w:ascii="Consolas" w:hAnsi="Consolas"/>
          <w:color w:val="D9E8F7"/>
          <w:sz w:val="14"/>
          <w:szCs w:val="14"/>
        </w:rPr>
        <w:tab/>
      </w:r>
      <w:r w:rsidRPr="002E28CF">
        <w:rPr>
          <w:rFonts w:ascii="Consolas" w:hAnsi="Consolas"/>
          <w:color w:val="F9FAF4"/>
          <w:sz w:val="14"/>
          <w:szCs w:val="14"/>
        </w:rPr>
        <w:t>}</w:t>
      </w:r>
    </w:p>
    <w:p w14:paraId="26AB1A6D" w14:textId="77777777" w:rsidR="0091458D" w:rsidRDefault="0091458D" w:rsidP="0091458D">
      <w:pPr>
        <w:rPr>
          <w:lang w:eastAsia="en-IN"/>
        </w:rPr>
      </w:pPr>
    </w:p>
    <w:p w14:paraId="48312177" w14:textId="70D02476" w:rsidR="00D130AE" w:rsidRPr="007D34FD" w:rsidRDefault="00D130AE" w:rsidP="0091458D">
      <w:pPr>
        <w:rPr>
          <w:color w:val="6B911C" w:themeColor="accent1" w:themeShade="BF"/>
          <w:lang w:eastAsia="en-IN"/>
        </w:rPr>
      </w:pPr>
      <w:r w:rsidRPr="007D34FD">
        <w:rPr>
          <w:color w:val="6B911C" w:themeColor="accent1" w:themeShade="BF"/>
          <w:lang w:eastAsia="en-IN"/>
        </w:rPr>
        <w:t>ADDING JSON PATH DEPENDENCY=</w:t>
      </w:r>
    </w:p>
    <w:p w14:paraId="74C5D5D8" w14:textId="77777777" w:rsidR="003632BF" w:rsidRPr="003632BF" w:rsidRDefault="003632BF" w:rsidP="003632BF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CC6C1D"/>
          <w:sz w:val="14"/>
          <w:szCs w:val="14"/>
        </w:rPr>
        <w:t>public</w:t>
      </w:r>
      <w:r w:rsidRPr="003632BF">
        <w:rPr>
          <w:rFonts w:ascii="Consolas" w:hAnsi="Consolas"/>
          <w:color w:val="D9E8F7"/>
          <w:sz w:val="14"/>
          <w:szCs w:val="14"/>
        </w:rPr>
        <w:t xml:space="preserve"> </w:t>
      </w:r>
      <w:r w:rsidRPr="003632BF">
        <w:rPr>
          <w:rFonts w:ascii="Consolas" w:hAnsi="Consolas"/>
          <w:color w:val="CC6C1D"/>
          <w:sz w:val="14"/>
          <w:szCs w:val="14"/>
        </w:rPr>
        <w:t>class</w:t>
      </w:r>
      <w:r w:rsidRPr="003632BF">
        <w:rPr>
          <w:rFonts w:ascii="Consolas" w:hAnsi="Consolas"/>
          <w:color w:val="D9E8F7"/>
          <w:sz w:val="14"/>
          <w:szCs w:val="14"/>
        </w:rPr>
        <w:t xml:space="preserve"> </w:t>
      </w:r>
      <w:r w:rsidRPr="003632BF">
        <w:rPr>
          <w:rFonts w:ascii="Consolas" w:hAnsi="Consolas"/>
          <w:color w:val="1290C3"/>
          <w:sz w:val="14"/>
          <w:szCs w:val="14"/>
        </w:rPr>
        <w:t>VerifyResponseBody_Vai_JsonPathOpenSourceToolForJsonPathExtraction</w:t>
      </w:r>
      <w:r w:rsidRPr="003632BF">
        <w:rPr>
          <w:rFonts w:ascii="Consolas" w:hAnsi="Consolas"/>
          <w:color w:val="D9E8F7"/>
          <w:sz w:val="14"/>
          <w:szCs w:val="14"/>
        </w:rPr>
        <w:t xml:space="preserve"> </w:t>
      </w:r>
      <w:r w:rsidRPr="003632BF">
        <w:rPr>
          <w:rFonts w:ascii="Consolas" w:hAnsi="Consolas"/>
          <w:color w:val="F9FAF4"/>
          <w:sz w:val="14"/>
          <w:szCs w:val="14"/>
        </w:rPr>
        <w:t>{</w:t>
      </w:r>
    </w:p>
    <w:p w14:paraId="64A9B5B4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DACAC81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4462C334" w14:textId="77777777" w:rsidR="003632BF" w:rsidRPr="003632BF" w:rsidRDefault="003632BF" w:rsidP="003632BF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CC6C1D"/>
          <w:sz w:val="14"/>
          <w:szCs w:val="14"/>
        </w:rPr>
        <w:t>public</w:t>
      </w:r>
      <w:r w:rsidRPr="003632BF">
        <w:rPr>
          <w:rFonts w:ascii="Consolas" w:hAnsi="Consolas"/>
          <w:color w:val="D9E8F7"/>
          <w:sz w:val="14"/>
          <w:szCs w:val="14"/>
        </w:rPr>
        <w:t xml:space="preserve"> </w:t>
      </w:r>
      <w:r w:rsidRPr="003632BF">
        <w:rPr>
          <w:rFonts w:ascii="Consolas" w:hAnsi="Consolas"/>
          <w:color w:val="CC6C1D"/>
          <w:sz w:val="14"/>
          <w:szCs w:val="14"/>
        </w:rPr>
        <w:t>void</w:t>
      </w:r>
      <w:r w:rsidRPr="003632BF">
        <w:rPr>
          <w:rFonts w:ascii="Consolas" w:hAnsi="Consolas"/>
          <w:color w:val="D9E8F7"/>
          <w:sz w:val="14"/>
          <w:szCs w:val="14"/>
        </w:rPr>
        <w:t xml:space="preserve"> </w:t>
      </w:r>
      <w:r w:rsidRPr="003632BF">
        <w:rPr>
          <w:rFonts w:ascii="Consolas" w:hAnsi="Consolas"/>
          <w:color w:val="1EB540"/>
          <w:sz w:val="14"/>
          <w:szCs w:val="14"/>
        </w:rPr>
        <w:t>sampleTest1</w:t>
      </w:r>
      <w:r w:rsidRPr="003632BF">
        <w:rPr>
          <w:rFonts w:ascii="Consolas" w:hAnsi="Consolas"/>
          <w:color w:val="F9FAF4"/>
          <w:sz w:val="14"/>
          <w:szCs w:val="14"/>
        </w:rPr>
        <w:t>()</w:t>
      </w:r>
      <w:r w:rsidRPr="003632BF">
        <w:rPr>
          <w:rFonts w:ascii="Consolas" w:hAnsi="Consolas"/>
          <w:color w:val="D9E8F7"/>
          <w:sz w:val="14"/>
          <w:szCs w:val="14"/>
        </w:rPr>
        <w:t xml:space="preserve"> </w:t>
      </w:r>
      <w:r w:rsidRPr="003632BF">
        <w:rPr>
          <w:rFonts w:ascii="Consolas" w:hAnsi="Consolas"/>
          <w:color w:val="F9FAF4"/>
          <w:sz w:val="14"/>
          <w:szCs w:val="14"/>
        </w:rPr>
        <w:t>{</w:t>
      </w:r>
    </w:p>
    <w:p w14:paraId="1BE782C7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1B90BA74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80F2F6"/>
          <w:sz w:val="14"/>
          <w:szCs w:val="14"/>
        </w:rPr>
        <w:t>Response</w:t>
      </w:r>
      <w:r w:rsidRPr="003632BF">
        <w:rPr>
          <w:rFonts w:ascii="Consolas" w:hAnsi="Consolas"/>
          <w:color w:val="D9E8F7"/>
          <w:sz w:val="14"/>
          <w:szCs w:val="14"/>
        </w:rPr>
        <w:t xml:space="preserve"> </w:t>
      </w:r>
      <w:r w:rsidRPr="003632BF">
        <w:rPr>
          <w:rFonts w:ascii="Consolas" w:hAnsi="Consolas"/>
          <w:color w:val="F2F200"/>
          <w:sz w:val="14"/>
          <w:szCs w:val="14"/>
        </w:rPr>
        <w:t>resp</w:t>
      </w:r>
      <w:r w:rsidRPr="003632BF">
        <w:rPr>
          <w:rFonts w:ascii="Consolas" w:hAnsi="Consolas"/>
          <w:color w:val="D9E8F7"/>
          <w:sz w:val="14"/>
          <w:szCs w:val="14"/>
        </w:rPr>
        <w:t xml:space="preserve"> </w:t>
      </w:r>
      <w:r w:rsidRPr="003632BF">
        <w:rPr>
          <w:rFonts w:ascii="Consolas" w:hAnsi="Consolas"/>
          <w:color w:val="E6E6FA"/>
          <w:sz w:val="14"/>
          <w:szCs w:val="14"/>
        </w:rPr>
        <w:t>=</w:t>
      </w:r>
      <w:r w:rsidRPr="003632BF">
        <w:rPr>
          <w:rFonts w:ascii="Consolas" w:hAnsi="Consolas"/>
          <w:color w:val="D9E8F7"/>
          <w:sz w:val="14"/>
          <w:szCs w:val="14"/>
        </w:rPr>
        <w:t xml:space="preserve"> </w:t>
      </w:r>
      <w:r w:rsidRPr="003632BF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3632BF">
        <w:rPr>
          <w:rFonts w:ascii="Consolas" w:hAnsi="Consolas"/>
          <w:color w:val="F9FAF4"/>
          <w:sz w:val="14"/>
          <w:szCs w:val="14"/>
        </w:rPr>
        <w:t>()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get</w:t>
      </w:r>
      <w:r w:rsidRPr="003632BF">
        <w:rPr>
          <w:rFonts w:ascii="Consolas" w:hAnsi="Consolas"/>
          <w:color w:val="F9FAF4"/>
          <w:sz w:val="14"/>
          <w:szCs w:val="14"/>
        </w:rPr>
        <w:t>(</w:t>
      </w:r>
      <w:r w:rsidRPr="003632BF">
        <w:rPr>
          <w:rFonts w:ascii="Consolas" w:hAnsi="Consolas"/>
          <w:color w:val="17C6A3"/>
          <w:sz w:val="14"/>
          <w:szCs w:val="14"/>
        </w:rPr>
        <w:t>"http://49.249.28.218:8091/projects-paginated"</w:t>
      </w:r>
      <w:r w:rsidRPr="003632BF">
        <w:rPr>
          <w:rFonts w:ascii="Consolas" w:hAnsi="Consolas"/>
          <w:color w:val="F9FAF4"/>
          <w:sz w:val="14"/>
          <w:szCs w:val="14"/>
        </w:rPr>
        <w:t>)</w:t>
      </w:r>
      <w:r w:rsidRPr="003632BF">
        <w:rPr>
          <w:rFonts w:ascii="Consolas" w:hAnsi="Consolas"/>
          <w:color w:val="E6E6FA"/>
          <w:sz w:val="14"/>
          <w:szCs w:val="14"/>
        </w:rPr>
        <w:t>;</w:t>
      </w:r>
    </w:p>
    <w:p w14:paraId="1A4DA36C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F3EC79"/>
          <w:sz w:val="14"/>
          <w:szCs w:val="14"/>
        </w:rPr>
        <w:t>resp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then</w:t>
      </w:r>
      <w:r w:rsidRPr="003632BF">
        <w:rPr>
          <w:rFonts w:ascii="Consolas" w:hAnsi="Consolas"/>
          <w:color w:val="F9FAF4"/>
          <w:sz w:val="14"/>
          <w:szCs w:val="14"/>
        </w:rPr>
        <w:t>()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log</w:t>
      </w:r>
      <w:r w:rsidRPr="003632BF">
        <w:rPr>
          <w:rFonts w:ascii="Consolas" w:hAnsi="Consolas"/>
          <w:color w:val="F9FAF4"/>
          <w:sz w:val="14"/>
          <w:szCs w:val="14"/>
        </w:rPr>
        <w:t>()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all</w:t>
      </w:r>
      <w:r w:rsidRPr="003632BF">
        <w:rPr>
          <w:rFonts w:ascii="Consolas" w:hAnsi="Consolas"/>
          <w:color w:val="F9FAF4"/>
          <w:sz w:val="14"/>
          <w:szCs w:val="14"/>
        </w:rPr>
        <w:t>()</w:t>
      </w:r>
      <w:r w:rsidRPr="003632BF">
        <w:rPr>
          <w:rFonts w:ascii="Consolas" w:hAnsi="Consolas"/>
          <w:color w:val="E6E6FA"/>
          <w:sz w:val="14"/>
          <w:szCs w:val="14"/>
        </w:rPr>
        <w:t>;</w:t>
      </w:r>
    </w:p>
    <w:p w14:paraId="2F833150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D9E8F7"/>
          <w:sz w:val="14"/>
          <w:szCs w:val="14"/>
        </w:rPr>
        <w:tab/>
      </w:r>
    </w:p>
    <w:p w14:paraId="5707A40D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F3EC79"/>
          <w:sz w:val="14"/>
          <w:szCs w:val="14"/>
        </w:rPr>
        <w:t>resp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then</w:t>
      </w:r>
      <w:r w:rsidRPr="003632BF">
        <w:rPr>
          <w:rFonts w:ascii="Consolas" w:hAnsi="Consolas"/>
          <w:color w:val="F9FAF4"/>
          <w:sz w:val="14"/>
          <w:szCs w:val="14"/>
        </w:rPr>
        <w:t>()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assertThat</w:t>
      </w:r>
      <w:r w:rsidRPr="003632BF">
        <w:rPr>
          <w:rFonts w:ascii="Consolas" w:hAnsi="Consolas"/>
          <w:color w:val="F9FAF4"/>
          <w:sz w:val="14"/>
          <w:szCs w:val="14"/>
        </w:rPr>
        <w:t>()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body</w:t>
      </w:r>
      <w:r w:rsidRPr="003632BF">
        <w:rPr>
          <w:rFonts w:ascii="Consolas" w:hAnsi="Consolas"/>
          <w:color w:val="F9FAF4"/>
          <w:sz w:val="14"/>
          <w:szCs w:val="14"/>
        </w:rPr>
        <w:t>(</w:t>
      </w:r>
      <w:r w:rsidRPr="003632BF">
        <w:rPr>
          <w:rFonts w:ascii="Consolas" w:hAnsi="Consolas"/>
          <w:color w:val="17C6A3"/>
          <w:sz w:val="14"/>
          <w:szCs w:val="14"/>
        </w:rPr>
        <w:t>"numberOfElements"</w:t>
      </w:r>
      <w:r w:rsidRPr="003632BF">
        <w:rPr>
          <w:rFonts w:ascii="Consolas" w:hAnsi="Consolas"/>
          <w:color w:val="E6E6FA"/>
          <w:sz w:val="14"/>
          <w:szCs w:val="14"/>
        </w:rPr>
        <w:t>,</w:t>
      </w:r>
      <w:r w:rsidRPr="003632BF">
        <w:rPr>
          <w:rFonts w:ascii="Consolas" w:hAnsi="Consolas"/>
          <w:color w:val="1290C3"/>
          <w:sz w:val="14"/>
          <w:szCs w:val="14"/>
        </w:rPr>
        <w:t>Matchers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i/>
          <w:iCs/>
          <w:color w:val="96EC3F"/>
          <w:sz w:val="14"/>
          <w:szCs w:val="14"/>
        </w:rPr>
        <w:t>equalTo</w:t>
      </w:r>
      <w:r w:rsidRPr="003632BF">
        <w:rPr>
          <w:rFonts w:ascii="Consolas" w:hAnsi="Consolas"/>
          <w:color w:val="F9FAF4"/>
          <w:sz w:val="14"/>
          <w:szCs w:val="14"/>
        </w:rPr>
        <w:t>(</w:t>
      </w:r>
      <w:r w:rsidRPr="003632BF">
        <w:rPr>
          <w:rFonts w:ascii="Consolas" w:hAnsi="Consolas"/>
          <w:color w:val="6897BB"/>
          <w:sz w:val="14"/>
          <w:szCs w:val="14"/>
        </w:rPr>
        <w:t>20</w:t>
      </w:r>
      <w:r w:rsidRPr="003632BF">
        <w:rPr>
          <w:rFonts w:ascii="Consolas" w:hAnsi="Consolas"/>
          <w:color w:val="F9FAF4"/>
          <w:sz w:val="14"/>
          <w:szCs w:val="14"/>
        </w:rPr>
        <w:t>))</w:t>
      </w:r>
      <w:r w:rsidRPr="003632BF">
        <w:rPr>
          <w:rFonts w:ascii="Consolas" w:hAnsi="Consolas"/>
          <w:color w:val="E6E6FA"/>
          <w:sz w:val="14"/>
          <w:szCs w:val="14"/>
        </w:rPr>
        <w:t>;</w:t>
      </w:r>
    </w:p>
    <w:p w14:paraId="5B2D6654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F3EC79"/>
          <w:sz w:val="14"/>
          <w:szCs w:val="14"/>
        </w:rPr>
        <w:t>resp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then</w:t>
      </w:r>
      <w:r w:rsidRPr="003632BF">
        <w:rPr>
          <w:rFonts w:ascii="Consolas" w:hAnsi="Consolas"/>
          <w:color w:val="F9FAF4"/>
          <w:sz w:val="14"/>
          <w:szCs w:val="14"/>
        </w:rPr>
        <w:t>()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assertThat</w:t>
      </w:r>
      <w:r w:rsidRPr="003632BF">
        <w:rPr>
          <w:rFonts w:ascii="Consolas" w:hAnsi="Consolas"/>
          <w:color w:val="F9FAF4"/>
          <w:sz w:val="14"/>
          <w:szCs w:val="14"/>
        </w:rPr>
        <w:t>()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body</w:t>
      </w:r>
      <w:r w:rsidRPr="003632BF">
        <w:rPr>
          <w:rFonts w:ascii="Consolas" w:hAnsi="Consolas"/>
          <w:color w:val="F9FAF4"/>
          <w:sz w:val="14"/>
          <w:szCs w:val="14"/>
        </w:rPr>
        <w:t>(</w:t>
      </w:r>
      <w:r w:rsidRPr="003632BF">
        <w:rPr>
          <w:rFonts w:ascii="Consolas" w:hAnsi="Consolas"/>
          <w:color w:val="17C6A3"/>
          <w:sz w:val="14"/>
          <w:szCs w:val="14"/>
        </w:rPr>
        <w:t>"pageable.sort.unsorted"</w:t>
      </w:r>
      <w:r w:rsidRPr="003632BF">
        <w:rPr>
          <w:rFonts w:ascii="Consolas" w:hAnsi="Consolas"/>
          <w:color w:val="E6E6FA"/>
          <w:sz w:val="14"/>
          <w:szCs w:val="14"/>
        </w:rPr>
        <w:t>,</w:t>
      </w:r>
      <w:r w:rsidRPr="003632BF">
        <w:rPr>
          <w:rFonts w:ascii="Consolas" w:hAnsi="Consolas"/>
          <w:color w:val="1290C3"/>
          <w:sz w:val="14"/>
          <w:szCs w:val="14"/>
        </w:rPr>
        <w:t>Matchers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i/>
          <w:iCs/>
          <w:color w:val="96EC3F"/>
          <w:sz w:val="14"/>
          <w:szCs w:val="14"/>
        </w:rPr>
        <w:t>equalTo</w:t>
      </w:r>
      <w:r w:rsidRPr="003632BF">
        <w:rPr>
          <w:rFonts w:ascii="Consolas" w:hAnsi="Consolas"/>
          <w:color w:val="F9FAF4"/>
          <w:sz w:val="14"/>
          <w:szCs w:val="14"/>
        </w:rPr>
        <w:t>(</w:t>
      </w:r>
      <w:r w:rsidRPr="003632BF">
        <w:rPr>
          <w:rFonts w:ascii="Consolas" w:hAnsi="Consolas"/>
          <w:color w:val="CC6C1D"/>
          <w:sz w:val="14"/>
          <w:szCs w:val="14"/>
        </w:rPr>
        <w:t>true</w:t>
      </w:r>
      <w:r w:rsidRPr="003632BF">
        <w:rPr>
          <w:rFonts w:ascii="Consolas" w:hAnsi="Consolas"/>
          <w:color w:val="F9FAF4"/>
          <w:sz w:val="14"/>
          <w:szCs w:val="14"/>
        </w:rPr>
        <w:t>))</w:t>
      </w:r>
      <w:r w:rsidRPr="003632BF">
        <w:rPr>
          <w:rFonts w:ascii="Consolas" w:hAnsi="Consolas"/>
          <w:color w:val="E6E6FA"/>
          <w:sz w:val="14"/>
          <w:szCs w:val="14"/>
        </w:rPr>
        <w:t>;</w:t>
      </w:r>
    </w:p>
    <w:p w14:paraId="77BB9C06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F3EC79"/>
          <w:sz w:val="14"/>
          <w:szCs w:val="14"/>
        </w:rPr>
        <w:t>resp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then</w:t>
      </w:r>
      <w:r w:rsidRPr="003632BF">
        <w:rPr>
          <w:rFonts w:ascii="Consolas" w:hAnsi="Consolas"/>
          <w:color w:val="F9FAF4"/>
          <w:sz w:val="14"/>
          <w:szCs w:val="14"/>
        </w:rPr>
        <w:t>()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assertThat</w:t>
      </w:r>
      <w:r w:rsidRPr="003632BF">
        <w:rPr>
          <w:rFonts w:ascii="Consolas" w:hAnsi="Consolas"/>
          <w:color w:val="F9FAF4"/>
          <w:sz w:val="14"/>
          <w:szCs w:val="14"/>
        </w:rPr>
        <w:t>()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body</w:t>
      </w:r>
      <w:r w:rsidRPr="003632BF">
        <w:rPr>
          <w:rFonts w:ascii="Consolas" w:hAnsi="Consolas"/>
          <w:color w:val="F9FAF4"/>
          <w:sz w:val="14"/>
          <w:szCs w:val="14"/>
        </w:rPr>
        <w:t>(</w:t>
      </w:r>
      <w:r w:rsidRPr="003632BF">
        <w:rPr>
          <w:rFonts w:ascii="Consolas" w:hAnsi="Consolas"/>
          <w:color w:val="17C6A3"/>
          <w:sz w:val="14"/>
          <w:szCs w:val="14"/>
        </w:rPr>
        <w:t>"content[0].projectName"</w:t>
      </w:r>
      <w:r w:rsidRPr="003632BF">
        <w:rPr>
          <w:rFonts w:ascii="Consolas" w:hAnsi="Consolas"/>
          <w:color w:val="E6E6FA"/>
          <w:sz w:val="14"/>
          <w:szCs w:val="14"/>
        </w:rPr>
        <w:t>,</w:t>
      </w:r>
      <w:r w:rsidRPr="003632BF">
        <w:rPr>
          <w:rFonts w:ascii="Consolas" w:hAnsi="Consolas"/>
          <w:color w:val="D9E8F7"/>
          <w:sz w:val="14"/>
          <w:szCs w:val="14"/>
        </w:rPr>
        <w:t xml:space="preserve"> </w:t>
      </w:r>
      <w:r w:rsidRPr="003632BF">
        <w:rPr>
          <w:rFonts w:ascii="Consolas" w:hAnsi="Consolas"/>
          <w:color w:val="1290C3"/>
          <w:sz w:val="14"/>
          <w:szCs w:val="14"/>
        </w:rPr>
        <w:t>Matchers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i/>
          <w:iCs/>
          <w:color w:val="96EC3F"/>
          <w:sz w:val="14"/>
          <w:szCs w:val="14"/>
        </w:rPr>
        <w:t>equalTo</w:t>
      </w:r>
      <w:r w:rsidRPr="003632BF">
        <w:rPr>
          <w:rFonts w:ascii="Consolas" w:hAnsi="Consolas"/>
          <w:color w:val="F9FAF4"/>
          <w:sz w:val="14"/>
          <w:szCs w:val="14"/>
        </w:rPr>
        <w:t>(</w:t>
      </w:r>
      <w:r w:rsidRPr="003632BF">
        <w:rPr>
          <w:rFonts w:ascii="Consolas" w:hAnsi="Consolas"/>
          <w:color w:val="17C6A3"/>
          <w:sz w:val="14"/>
          <w:szCs w:val="14"/>
        </w:rPr>
        <w:t>"createdBy"</w:t>
      </w:r>
      <w:r w:rsidRPr="003632BF">
        <w:rPr>
          <w:rFonts w:ascii="Consolas" w:hAnsi="Consolas"/>
          <w:color w:val="F9FAF4"/>
          <w:sz w:val="14"/>
          <w:szCs w:val="14"/>
        </w:rPr>
        <w:t>))</w:t>
      </w:r>
      <w:r w:rsidRPr="003632BF">
        <w:rPr>
          <w:rFonts w:ascii="Consolas" w:hAnsi="Consolas"/>
          <w:color w:val="E6E6FA"/>
          <w:sz w:val="14"/>
          <w:szCs w:val="14"/>
        </w:rPr>
        <w:t>;</w:t>
      </w:r>
    </w:p>
    <w:p w14:paraId="735D8784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6624BE2C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808080"/>
          <w:sz w:val="14"/>
          <w:szCs w:val="14"/>
        </w:rPr>
        <w:t xml:space="preserve">//to capture all the project </w:t>
      </w:r>
      <w:r w:rsidRPr="003632BF">
        <w:rPr>
          <w:rFonts w:ascii="Consolas" w:hAnsi="Consolas"/>
          <w:color w:val="808080"/>
          <w:sz w:val="14"/>
          <w:szCs w:val="14"/>
          <w:u w:val="single"/>
        </w:rPr>
        <w:t>ids</w:t>
      </w:r>
      <w:r w:rsidRPr="003632BF">
        <w:rPr>
          <w:rFonts w:ascii="Consolas" w:hAnsi="Consolas"/>
          <w:color w:val="808080"/>
          <w:sz w:val="14"/>
          <w:szCs w:val="14"/>
        </w:rPr>
        <w:t xml:space="preserve"> for that </w:t>
      </w:r>
      <w:r w:rsidRPr="003632BF">
        <w:rPr>
          <w:rFonts w:ascii="Consolas" w:hAnsi="Consolas"/>
          <w:color w:val="808080"/>
          <w:sz w:val="14"/>
          <w:szCs w:val="14"/>
          <w:u w:val="single"/>
        </w:rPr>
        <w:t>json</w:t>
      </w:r>
      <w:r w:rsidRPr="003632BF">
        <w:rPr>
          <w:rFonts w:ascii="Consolas" w:hAnsi="Consolas"/>
          <w:color w:val="808080"/>
          <w:sz w:val="14"/>
          <w:szCs w:val="14"/>
        </w:rPr>
        <w:t xml:space="preserve"> </w:t>
      </w:r>
      <w:r w:rsidRPr="003632BF">
        <w:rPr>
          <w:rFonts w:ascii="Consolas" w:hAnsi="Consolas"/>
          <w:color w:val="808080"/>
          <w:sz w:val="14"/>
          <w:szCs w:val="14"/>
          <w:u w:val="single"/>
        </w:rPr>
        <w:t>xpath</w:t>
      </w:r>
      <w:r w:rsidRPr="003632BF">
        <w:rPr>
          <w:rFonts w:ascii="Consolas" w:hAnsi="Consolas"/>
          <w:color w:val="808080"/>
          <w:sz w:val="14"/>
          <w:szCs w:val="14"/>
        </w:rPr>
        <w:t xml:space="preserve"> use *</w:t>
      </w:r>
    </w:p>
    <w:p w14:paraId="2AA09B7E" w14:textId="2BC6F542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1290C3"/>
          <w:sz w:val="14"/>
          <w:szCs w:val="14"/>
        </w:rPr>
        <w:t>ArrayList</w:t>
      </w:r>
      <w:r w:rsidRPr="003632BF">
        <w:rPr>
          <w:rFonts w:ascii="Consolas" w:hAnsi="Consolas"/>
          <w:color w:val="E6E6FA"/>
          <w:sz w:val="14"/>
          <w:szCs w:val="14"/>
        </w:rPr>
        <w:t>&lt;</w:t>
      </w:r>
      <w:r w:rsidRPr="003632BF">
        <w:rPr>
          <w:rFonts w:ascii="Consolas" w:hAnsi="Consolas"/>
          <w:color w:val="B166DA"/>
          <w:sz w:val="14"/>
          <w:szCs w:val="14"/>
        </w:rPr>
        <w:t>String</w:t>
      </w:r>
      <w:r w:rsidRPr="003632BF">
        <w:rPr>
          <w:rFonts w:ascii="Consolas" w:hAnsi="Consolas"/>
          <w:color w:val="E6E6FA"/>
          <w:sz w:val="14"/>
          <w:szCs w:val="14"/>
        </w:rPr>
        <w:t>&gt;</w:t>
      </w:r>
      <w:r w:rsidRPr="003632BF">
        <w:rPr>
          <w:rFonts w:ascii="Consolas" w:hAnsi="Consolas"/>
          <w:color w:val="D9E8F7"/>
          <w:sz w:val="14"/>
          <w:szCs w:val="14"/>
        </w:rPr>
        <w:t xml:space="preserve"> </w:t>
      </w:r>
      <w:r w:rsidRPr="003632BF">
        <w:rPr>
          <w:rFonts w:ascii="Consolas" w:hAnsi="Consolas"/>
          <w:color w:val="F2F200"/>
          <w:sz w:val="14"/>
          <w:szCs w:val="14"/>
        </w:rPr>
        <w:t>lst</w:t>
      </w:r>
      <w:r w:rsidRPr="003632BF">
        <w:rPr>
          <w:rFonts w:ascii="Consolas" w:hAnsi="Consolas"/>
          <w:color w:val="E6E6FA"/>
          <w:sz w:val="14"/>
          <w:szCs w:val="14"/>
        </w:rPr>
        <w:t>=</w:t>
      </w:r>
      <w:r w:rsidRPr="003632BF">
        <w:rPr>
          <w:rFonts w:ascii="Consolas" w:hAnsi="Consolas"/>
          <w:color w:val="F3EC79"/>
          <w:sz w:val="14"/>
          <w:szCs w:val="14"/>
        </w:rPr>
        <w:t>resp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80F6A7"/>
          <w:sz w:val="14"/>
          <w:szCs w:val="14"/>
        </w:rPr>
        <w:t>jsonPath</w:t>
      </w:r>
      <w:r w:rsidRPr="003632BF">
        <w:rPr>
          <w:rFonts w:ascii="Consolas" w:hAnsi="Consolas"/>
          <w:color w:val="F9FAF4"/>
          <w:sz w:val="14"/>
          <w:szCs w:val="14"/>
        </w:rPr>
        <w:t>()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A7EC21"/>
          <w:sz w:val="14"/>
          <w:szCs w:val="14"/>
        </w:rPr>
        <w:t>get</w:t>
      </w:r>
      <w:r w:rsidRPr="003632BF">
        <w:rPr>
          <w:rFonts w:ascii="Consolas" w:hAnsi="Consolas"/>
          <w:color w:val="F9FAF4"/>
          <w:sz w:val="14"/>
          <w:szCs w:val="14"/>
        </w:rPr>
        <w:t>(</w:t>
      </w:r>
      <w:r w:rsidRPr="003632BF">
        <w:rPr>
          <w:rFonts w:ascii="Consolas" w:hAnsi="Consolas"/>
          <w:color w:val="17C6A3"/>
          <w:sz w:val="14"/>
          <w:szCs w:val="14"/>
        </w:rPr>
        <w:t>"content.projectId"</w:t>
      </w:r>
      <w:r w:rsidRPr="003632BF">
        <w:rPr>
          <w:rFonts w:ascii="Consolas" w:hAnsi="Consolas"/>
          <w:color w:val="F9FAF4"/>
          <w:sz w:val="14"/>
          <w:szCs w:val="14"/>
        </w:rPr>
        <w:t>)</w:t>
      </w:r>
      <w:r w:rsidRPr="003632BF">
        <w:rPr>
          <w:rFonts w:ascii="Consolas" w:hAnsi="Consolas"/>
          <w:color w:val="E6E6FA"/>
          <w:sz w:val="14"/>
          <w:szCs w:val="14"/>
        </w:rPr>
        <w:t>;</w:t>
      </w:r>
      <w:r w:rsidR="00D130AE">
        <w:rPr>
          <w:rFonts w:ascii="Consolas" w:hAnsi="Consolas"/>
          <w:color w:val="E6E6FA"/>
          <w:sz w:val="14"/>
          <w:szCs w:val="14"/>
        </w:rPr>
        <w:t xml:space="preserve">       </w:t>
      </w:r>
    </w:p>
    <w:p w14:paraId="6E79EDC3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808080"/>
          <w:sz w:val="14"/>
          <w:szCs w:val="14"/>
        </w:rPr>
        <w:t>//</w:t>
      </w:r>
      <w:r w:rsidRPr="003632BF">
        <w:rPr>
          <w:rFonts w:ascii="Consolas" w:hAnsi="Consolas"/>
          <w:color w:val="808080"/>
          <w:sz w:val="14"/>
          <w:szCs w:val="14"/>
          <w:u w:val="single"/>
        </w:rPr>
        <w:t>arraylist</w:t>
      </w:r>
      <w:r w:rsidRPr="003632BF">
        <w:rPr>
          <w:rFonts w:ascii="Consolas" w:hAnsi="Consolas"/>
          <w:color w:val="808080"/>
          <w:sz w:val="14"/>
          <w:szCs w:val="14"/>
        </w:rPr>
        <w:t xml:space="preserve"> to get all the </w:t>
      </w:r>
      <w:r w:rsidRPr="003632BF">
        <w:rPr>
          <w:rFonts w:ascii="Consolas" w:hAnsi="Consolas"/>
          <w:color w:val="808080"/>
          <w:sz w:val="14"/>
          <w:szCs w:val="14"/>
          <w:u w:val="single"/>
        </w:rPr>
        <w:t>ids</w:t>
      </w:r>
    </w:p>
    <w:p w14:paraId="56A34C7F" w14:textId="77777777" w:rsidR="003632BF" w:rsidRPr="003632BF" w:rsidRDefault="003632BF" w:rsidP="003632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1290C3"/>
          <w:sz w:val="14"/>
          <w:szCs w:val="14"/>
        </w:rPr>
        <w:t>System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3632BF">
        <w:rPr>
          <w:rFonts w:ascii="Consolas" w:hAnsi="Consolas"/>
          <w:color w:val="E6E6FA"/>
          <w:sz w:val="14"/>
          <w:szCs w:val="14"/>
        </w:rPr>
        <w:t>.</w:t>
      </w:r>
      <w:r w:rsidRPr="003632BF">
        <w:rPr>
          <w:rFonts w:ascii="Consolas" w:hAnsi="Consolas"/>
          <w:color w:val="A7EC21"/>
          <w:sz w:val="14"/>
          <w:szCs w:val="14"/>
        </w:rPr>
        <w:t>println</w:t>
      </w:r>
      <w:r w:rsidRPr="003632BF">
        <w:rPr>
          <w:rFonts w:ascii="Consolas" w:hAnsi="Consolas"/>
          <w:color w:val="F9FAF4"/>
          <w:sz w:val="14"/>
          <w:szCs w:val="14"/>
        </w:rPr>
        <w:t>(</w:t>
      </w:r>
      <w:r w:rsidRPr="003632BF">
        <w:rPr>
          <w:rFonts w:ascii="Consolas" w:hAnsi="Consolas"/>
          <w:color w:val="F3EC79"/>
          <w:sz w:val="14"/>
          <w:szCs w:val="14"/>
        </w:rPr>
        <w:t>lst</w:t>
      </w:r>
      <w:r w:rsidRPr="003632BF">
        <w:rPr>
          <w:rFonts w:ascii="Consolas" w:hAnsi="Consolas"/>
          <w:color w:val="F9FAF4"/>
          <w:sz w:val="14"/>
          <w:szCs w:val="14"/>
        </w:rPr>
        <w:t>)</w:t>
      </w:r>
      <w:r w:rsidRPr="003632BF">
        <w:rPr>
          <w:rFonts w:ascii="Consolas" w:hAnsi="Consolas"/>
          <w:color w:val="E6E6FA"/>
          <w:sz w:val="14"/>
          <w:szCs w:val="14"/>
        </w:rPr>
        <w:t>;</w:t>
      </w:r>
    </w:p>
    <w:p w14:paraId="1753658F" w14:textId="4F9C5530" w:rsidR="003632BF" w:rsidRDefault="003632BF" w:rsidP="00D130A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D9E8F7"/>
          <w:sz w:val="14"/>
          <w:szCs w:val="14"/>
        </w:rPr>
      </w:pPr>
      <w:r w:rsidRPr="003632BF">
        <w:rPr>
          <w:rFonts w:ascii="Consolas" w:hAnsi="Consolas"/>
          <w:color w:val="D9E8F7"/>
          <w:sz w:val="14"/>
          <w:szCs w:val="14"/>
        </w:rPr>
        <w:tab/>
      </w:r>
      <w:r w:rsidRPr="003632BF">
        <w:rPr>
          <w:rFonts w:ascii="Consolas" w:hAnsi="Consolas"/>
          <w:color w:val="D9E8F7"/>
          <w:sz w:val="14"/>
          <w:szCs w:val="14"/>
        </w:rPr>
        <w:tab/>
      </w:r>
      <w:r w:rsidR="00D130AE">
        <w:rPr>
          <w:rFonts w:ascii="Consolas" w:hAnsi="Consolas"/>
          <w:color w:val="CCCCCC"/>
          <w:sz w:val="14"/>
          <w:szCs w:val="14"/>
        </w:rPr>
        <w:t>}</w:t>
      </w:r>
    </w:p>
    <w:p w14:paraId="59223F5E" w14:textId="3F6AE9C5" w:rsidR="00D130AE" w:rsidRDefault="00C1521D" w:rsidP="00FE0D1D">
      <w:pPr>
        <w:pStyle w:val="ListParagraph"/>
        <w:numPr>
          <w:ilvl w:val="0"/>
          <w:numId w:val="69"/>
        </w:numPr>
        <w:rPr>
          <w:lang w:eastAsia="en-IN"/>
        </w:rPr>
      </w:pPr>
      <w:r>
        <w:rPr>
          <w:lang w:eastAsia="en-IN"/>
        </w:rPr>
        <w:t>JSON PATH = resp.jsonpath().get(“key);</w:t>
      </w:r>
    </w:p>
    <w:p w14:paraId="020A6F6B" w14:textId="2E998005" w:rsidR="0089497C" w:rsidRDefault="00AC2A56" w:rsidP="00FE0D1D">
      <w:pPr>
        <w:pStyle w:val="ListParagraph"/>
        <w:numPr>
          <w:ilvl w:val="0"/>
          <w:numId w:val="69"/>
        </w:numPr>
        <w:rPr>
          <w:lang w:eastAsia="en-IN"/>
        </w:rPr>
      </w:pPr>
      <w:r>
        <w:rPr>
          <w:lang w:eastAsia="en-IN"/>
        </w:rPr>
        <w:t>Dot IS NOT REQUIRED BECOUSE RESTASSURED JSON PAHT() AUTOMATICALLY PUT A DOT.</w:t>
      </w:r>
    </w:p>
    <w:p w14:paraId="5E5C0D7E" w14:textId="4D8BBADC" w:rsidR="0089497C" w:rsidRDefault="0089497C" w:rsidP="00520E3A">
      <w:pPr>
        <w:pStyle w:val="ListParagraph"/>
        <w:rPr>
          <w:lang w:eastAsia="en-IN"/>
        </w:rPr>
      </w:pPr>
    </w:p>
    <w:p w14:paraId="14853A92" w14:textId="664167B9" w:rsidR="0089497C" w:rsidRDefault="0089497C" w:rsidP="00FE0D1D">
      <w:pPr>
        <w:pStyle w:val="ListParagraph"/>
        <w:numPr>
          <w:ilvl w:val="0"/>
          <w:numId w:val="69"/>
        </w:numPr>
        <w:rPr>
          <w:lang w:eastAsia="en-IN"/>
        </w:rPr>
      </w:pPr>
      <w:r>
        <w:rPr>
          <w:lang w:eastAsia="en-IN"/>
        </w:rPr>
        <w:t>Resp.then().assertThat().body(</w:t>
      </w:r>
      <w:r w:rsidR="00256C9B">
        <w:rPr>
          <w:lang w:eastAsia="en-IN"/>
        </w:rPr>
        <w:t>jsonpath</w:t>
      </w:r>
      <w:r>
        <w:rPr>
          <w:lang w:eastAsia="en-IN"/>
        </w:rPr>
        <w:t xml:space="preserve"> ,</w:t>
      </w:r>
      <w:r w:rsidR="00F0416E">
        <w:rPr>
          <w:lang w:eastAsia="en-IN"/>
        </w:rPr>
        <w:t>Matchers.equalTo(</w:t>
      </w:r>
      <w:del w:id="2" w:author="Microsoft Word" w:date="2025-07-27T11:13:00Z" w16du:dateUtc="2025-07-27T05:43:00Z">
        <w:r w:rsidR="00F0416E">
          <w:rPr>
            <w:lang w:eastAsia="en-IN"/>
          </w:rPr>
          <w:delText>org2</w:delText>
        </w:r>
      </w:del>
      <w:ins w:id="3" w:author="Microsoft Word" w:date="2025-07-27T11:13:00Z" w16du:dateUtc="2025-07-27T05:43:00Z">
        <w:r w:rsidR="0079107A">
          <w:rPr>
            <w:lang w:eastAsia="en-IN"/>
          </w:rPr>
          <w:t>value</w:t>
        </w:r>
      </w:ins>
      <w:r w:rsidR="00F0416E">
        <w:rPr>
          <w:lang w:eastAsia="en-IN"/>
        </w:rPr>
        <w:t>));</w:t>
      </w:r>
    </w:p>
    <w:p w14:paraId="113F1791" w14:textId="1FE64088" w:rsidR="00F0416E" w:rsidRDefault="00F0416E" w:rsidP="00FE0D1D">
      <w:pPr>
        <w:pStyle w:val="ListParagraph"/>
        <w:numPr>
          <w:ilvl w:val="0"/>
          <w:numId w:val="69"/>
        </w:numPr>
        <w:rPr>
          <w:lang w:eastAsia="en-IN"/>
        </w:rPr>
      </w:pPr>
      <w:r>
        <w:rPr>
          <w:lang w:eastAsia="en-IN"/>
        </w:rPr>
        <w:t>Org 1 = PASS THE JSON OBJECT.</w:t>
      </w:r>
    </w:p>
    <w:p w14:paraId="2AFC13B4" w14:textId="4CE8DAA5" w:rsidR="00F0416E" w:rsidRDefault="00F0416E" w:rsidP="00FE0D1D">
      <w:pPr>
        <w:pStyle w:val="ListParagraph"/>
        <w:numPr>
          <w:ilvl w:val="0"/>
          <w:numId w:val="69"/>
        </w:numPr>
        <w:rPr>
          <w:lang w:eastAsia="en-IN"/>
        </w:rPr>
      </w:pPr>
      <w:r>
        <w:rPr>
          <w:lang w:eastAsia="en-IN"/>
        </w:rPr>
        <w:t>Org 2 = VERIFY THE VALUE / DATA.</w:t>
      </w:r>
    </w:p>
    <w:p w14:paraId="0BA23DBF" w14:textId="0FA4A64E" w:rsidR="00933088" w:rsidRDefault="00933088" w:rsidP="00FE0D1D">
      <w:pPr>
        <w:pStyle w:val="ListParagraph"/>
        <w:numPr>
          <w:ilvl w:val="0"/>
          <w:numId w:val="69"/>
        </w:numPr>
        <w:rPr>
          <w:lang w:eastAsia="en-IN"/>
        </w:rPr>
      </w:pPr>
      <w:r>
        <w:rPr>
          <w:lang w:eastAsia="en-IN"/>
        </w:rPr>
        <w:t>WITHOUT CAPTURING THE DATA WE CAN USE REST ASSURED.</w:t>
      </w:r>
    </w:p>
    <w:p w14:paraId="0D50EC00" w14:textId="215B8645" w:rsidR="00520E3A" w:rsidRPr="007D34FD" w:rsidRDefault="00520E3A" w:rsidP="00520E3A">
      <w:pPr>
        <w:pStyle w:val="Heading3"/>
        <w:rPr>
          <w:color w:val="6B911C" w:themeColor="accent1" w:themeShade="BF"/>
          <w:lang w:eastAsia="en-IN"/>
        </w:rPr>
      </w:pPr>
      <w:r w:rsidRPr="007D34FD">
        <w:rPr>
          <w:color w:val="6B911C" w:themeColor="accent1" w:themeShade="BF"/>
          <w:lang w:eastAsia="en-IN"/>
        </w:rPr>
        <w:t>WHEN WE GO FOR TESTNG ASSERTION=</w:t>
      </w:r>
    </w:p>
    <w:p w14:paraId="1CA3A8B4" w14:textId="1729CF1D" w:rsidR="00520E3A" w:rsidRDefault="00520E3A" w:rsidP="00FE0D1D">
      <w:pPr>
        <w:pStyle w:val="ListParagraph"/>
        <w:numPr>
          <w:ilvl w:val="0"/>
          <w:numId w:val="70"/>
        </w:numPr>
        <w:rPr>
          <w:lang w:eastAsia="en-IN"/>
        </w:rPr>
      </w:pPr>
      <w:r>
        <w:rPr>
          <w:lang w:eastAsia="en-IN"/>
        </w:rPr>
        <w:t xml:space="preserve">IN REAL TIME WE ARE GOING TO USE RESTASSURED MEHTOD TO PUT ASSERTION </w:t>
      </w:r>
      <w:r w:rsidR="0043309C">
        <w:rPr>
          <w:lang w:eastAsia="en-IN"/>
        </w:rPr>
        <w:t>OR WI</w:t>
      </w:r>
      <w:r w:rsidR="00F11125">
        <w:rPr>
          <w:lang w:eastAsia="en-IN"/>
        </w:rPr>
        <w:t>T</w:t>
      </w:r>
      <w:r w:rsidR="0043309C">
        <w:rPr>
          <w:lang w:eastAsia="en-IN"/>
        </w:rPr>
        <w:t>HOUT CAPTURING THE DATA WE CAN ASSERT</w:t>
      </w:r>
      <w:r>
        <w:rPr>
          <w:lang w:eastAsia="en-IN"/>
        </w:rPr>
        <w:t>.</w:t>
      </w:r>
    </w:p>
    <w:p w14:paraId="5E446C8D" w14:textId="5D1C79AD" w:rsidR="0043309C" w:rsidRDefault="0043309C" w:rsidP="00FE0D1D">
      <w:pPr>
        <w:pStyle w:val="ListParagraph"/>
        <w:numPr>
          <w:ilvl w:val="0"/>
          <w:numId w:val="70"/>
        </w:numPr>
        <w:rPr>
          <w:lang w:eastAsia="en-IN"/>
        </w:rPr>
      </w:pPr>
      <w:r>
        <w:rPr>
          <w:lang w:eastAsia="en-IN"/>
        </w:rPr>
        <w:lastRenderedPageBreak/>
        <w:t>IF WE CA</w:t>
      </w:r>
      <w:r w:rsidR="00F11125">
        <w:rPr>
          <w:lang w:eastAsia="en-IN"/>
        </w:rPr>
        <w:t>PTURE THE DATA WE CAN USE TESTNG ASSERTION .</w:t>
      </w:r>
    </w:p>
    <w:p w14:paraId="263C27F7" w14:textId="1452485F" w:rsidR="00F11125" w:rsidRDefault="00F11125" w:rsidP="007D34FD">
      <w:pPr>
        <w:pStyle w:val="ListParagraph"/>
        <w:rPr>
          <w:lang w:eastAsia="en-IN"/>
        </w:rPr>
      </w:pPr>
    </w:p>
    <w:p w14:paraId="43997E7B" w14:textId="3FA2574F" w:rsidR="00CD70C2" w:rsidRDefault="00CD70C2" w:rsidP="007D34FD">
      <w:pPr>
        <w:pStyle w:val="ListParagraph"/>
        <w:rPr>
          <w:lang w:eastAsia="en-IN"/>
        </w:rPr>
      </w:pPr>
      <w:r>
        <w:rPr>
          <w:lang w:eastAsia="en-IN"/>
        </w:rPr>
        <w:t xml:space="preserve">Response payload we need to verify based on data types like int string </w:t>
      </w:r>
    </w:p>
    <w:p w14:paraId="05BAF638" w14:textId="6882350B" w:rsidR="00515307" w:rsidRDefault="00515307" w:rsidP="00FE0D1D">
      <w:pPr>
        <w:pStyle w:val="ListParagraph"/>
        <w:numPr>
          <w:ilvl w:val="0"/>
          <w:numId w:val="70"/>
        </w:numPr>
        <w:rPr>
          <w:lang w:eastAsia="en-IN"/>
        </w:rPr>
      </w:pPr>
      <w:r>
        <w:rPr>
          <w:lang w:eastAsia="en-IN"/>
        </w:rPr>
        <w:t xml:space="preserve">WE NEED TO MAKE SURE THE JSONPATH SHOULD IDENTIFY </w:t>
      </w:r>
      <w:r w:rsidR="007955B4">
        <w:rPr>
          <w:lang w:eastAsia="en-IN"/>
        </w:rPr>
        <w:t>MULTIPLE OBJCETS SO WE USE OPEN SOURCE TOOL.</w:t>
      </w:r>
    </w:p>
    <w:p w14:paraId="55FFE5DB" w14:textId="5FCE42F0" w:rsidR="007955B4" w:rsidRDefault="004528C0" w:rsidP="00FE0D1D">
      <w:pPr>
        <w:pStyle w:val="ListParagraph"/>
        <w:numPr>
          <w:ilvl w:val="0"/>
          <w:numId w:val="70"/>
        </w:numPr>
        <w:rPr>
          <w:lang w:eastAsia="en-IN"/>
        </w:rPr>
      </w:pPr>
      <w:r>
        <w:rPr>
          <w:lang w:eastAsia="en-IN"/>
        </w:rPr>
        <w:t xml:space="preserve">     site24x7.com/tools/json-path-evaluator.html</w:t>
      </w:r>
    </w:p>
    <w:p w14:paraId="77FA4308" w14:textId="7E7DAD9F" w:rsidR="004528C0" w:rsidRDefault="008523DA" w:rsidP="00FE0D1D">
      <w:pPr>
        <w:pStyle w:val="ListParagraph"/>
        <w:numPr>
          <w:ilvl w:val="0"/>
          <w:numId w:val="70"/>
        </w:numPr>
        <w:rPr>
          <w:lang w:eastAsia="en-IN"/>
        </w:rPr>
      </w:pPr>
      <w:r>
        <w:rPr>
          <w:lang w:eastAsia="en-IN"/>
        </w:rPr>
        <w:t xml:space="preserve">COPY PASTE JSON RESPONSE PAYLOAD IN SITE START WITH $ </w:t>
      </w:r>
      <w:r w:rsidR="007D34FD">
        <w:rPr>
          <w:lang w:eastAsia="en-IN"/>
        </w:rPr>
        <w:t>.</w:t>
      </w:r>
    </w:p>
    <w:p w14:paraId="18A9AFBE" w14:textId="7E4DAA70" w:rsidR="007D34FD" w:rsidRDefault="007D34FD" w:rsidP="00FE0D1D">
      <w:pPr>
        <w:pStyle w:val="ListParagraph"/>
        <w:numPr>
          <w:ilvl w:val="0"/>
          <w:numId w:val="70"/>
        </w:numPr>
        <w:rPr>
          <w:lang w:eastAsia="en-IN"/>
        </w:rPr>
      </w:pPr>
      <w:r>
        <w:rPr>
          <w:lang w:eastAsia="en-IN"/>
        </w:rPr>
        <w:t xml:space="preserve">TO GET ALL THE PROJECT ID USE [ </w:t>
      </w:r>
      <w:r w:rsidRPr="007D34FD">
        <w:rPr>
          <w:sz w:val="24"/>
          <w:szCs w:val="24"/>
          <w:lang w:eastAsia="en-IN"/>
        </w:rPr>
        <w:t xml:space="preserve">* </w:t>
      </w:r>
      <w:r>
        <w:rPr>
          <w:lang w:eastAsia="en-IN"/>
        </w:rPr>
        <w:t>] IN INDEX.</w:t>
      </w:r>
    </w:p>
    <w:p w14:paraId="39553154" w14:textId="5B937126" w:rsidR="007D34FD" w:rsidRDefault="003E005F" w:rsidP="00FE0D1D">
      <w:pPr>
        <w:pStyle w:val="ListParagraph"/>
        <w:numPr>
          <w:ilvl w:val="0"/>
          <w:numId w:val="70"/>
        </w:numPr>
        <w:rPr>
          <w:lang w:eastAsia="en-IN"/>
        </w:rPr>
      </w:pPr>
      <w:r>
        <w:rPr>
          <w:lang w:eastAsia="en-IN"/>
        </w:rPr>
        <w:t xml:space="preserve">  EXAMPLE= CONTENT[*].PROJECTID             (illegalArgu</w:t>
      </w:r>
      <w:r w:rsidR="00126DE6">
        <w:rPr>
          <w:lang w:eastAsia="en-IN"/>
        </w:rPr>
        <w:t>mentExcepiton).</w:t>
      </w:r>
    </w:p>
    <w:p w14:paraId="4366D016" w14:textId="2D21BE8A" w:rsidR="00126DE6" w:rsidRDefault="00126DE6" w:rsidP="00FE0D1D">
      <w:pPr>
        <w:pStyle w:val="ListParagraph"/>
        <w:numPr>
          <w:ilvl w:val="0"/>
          <w:numId w:val="70"/>
        </w:numPr>
        <w:rPr>
          <w:lang w:eastAsia="en-IN"/>
        </w:rPr>
      </w:pPr>
      <w:r>
        <w:rPr>
          <w:lang w:eastAsia="en-IN"/>
        </w:rPr>
        <w:t xml:space="preserve">IN RESTASSURED JSON PATH MEHTOD REGGEX IS NOT ALLOWED </w:t>
      </w:r>
      <w:r w:rsidR="002D1342">
        <w:rPr>
          <w:lang w:eastAsia="en-IN"/>
        </w:rPr>
        <w:t>BUT WITHOUT INDEX WE CAN GET ALL THE IDS      EX=content.projectId</w:t>
      </w:r>
    </w:p>
    <w:p w14:paraId="0790C4C7" w14:textId="7E56AFEC" w:rsidR="002D1342" w:rsidRDefault="00820574" w:rsidP="00FE0D1D">
      <w:pPr>
        <w:pStyle w:val="ListParagraph"/>
        <w:numPr>
          <w:ilvl w:val="0"/>
          <w:numId w:val="70"/>
        </w:numPr>
        <w:rPr>
          <w:lang w:eastAsia="en-IN"/>
        </w:rPr>
      </w:pPr>
      <w:r>
        <w:rPr>
          <w:lang w:eastAsia="en-IN"/>
        </w:rPr>
        <w:t xml:space="preserve">BUT WE CANNOT PUT CONDITION IF WE WANT TO USE REGEX WE NEED TO USE DEPENDENCY </w:t>
      </w:r>
      <w:r w:rsidR="00105E6D">
        <w:rPr>
          <w:lang w:eastAsia="en-IN"/>
        </w:rPr>
        <w:t>CALLED AS JSONPATH.</w:t>
      </w:r>
    </w:p>
    <w:p w14:paraId="6A4EAC29" w14:textId="21ACA622" w:rsidR="00105E6D" w:rsidRPr="00200651" w:rsidRDefault="00105E6D" w:rsidP="00105E6D">
      <w:pPr>
        <w:pStyle w:val="Heading3"/>
        <w:rPr>
          <w:color w:val="6B911C" w:themeColor="accent1" w:themeShade="BF"/>
          <w:lang w:eastAsia="en-IN"/>
        </w:rPr>
      </w:pPr>
      <w:r w:rsidRPr="00200651">
        <w:rPr>
          <w:color w:val="6B911C" w:themeColor="accent1" w:themeShade="BF"/>
          <w:lang w:eastAsia="en-IN"/>
        </w:rPr>
        <w:t xml:space="preserve">EXTRACTING </w:t>
      </w:r>
      <w:r w:rsidR="00200651" w:rsidRPr="00200651">
        <w:rPr>
          <w:color w:val="6B911C" w:themeColor="accent1" w:themeShade="BF"/>
          <w:lang w:eastAsia="en-IN"/>
        </w:rPr>
        <w:t>RESPONSE USING JSON XPATH=</w:t>
      </w:r>
    </w:p>
    <w:p w14:paraId="6DBBA2F2" w14:textId="7664E682" w:rsidR="00105E6D" w:rsidRDefault="00200651" w:rsidP="00FE0D1D">
      <w:pPr>
        <w:pStyle w:val="ListParagraph"/>
        <w:numPr>
          <w:ilvl w:val="0"/>
          <w:numId w:val="71"/>
        </w:numPr>
        <w:rPr>
          <w:lang w:eastAsia="en-IN"/>
        </w:rPr>
      </w:pPr>
      <w:r>
        <w:rPr>
          <w:lang w:eastAsia="en-IN"/>
        </w:rPr>
        <w:t xml:space="preserve">IN ORDER TO EXTRACT </w:t>
      </w:r>
      <w:r w:rsidR="00F81C60">
        <w:rPr>
          <w:lang w:eastAsia="en-IN"/>
        </w:rPr>
        <w:t>THE SPECIFIC DATA FROM THE JSON FILE BASED ON “XPATH” BETTER PRACTICE GO GOR ‘JAY-WAY-</w:t>
      </w:r>
      <w:r w:rsidR="00D32D35">
        <w:rPr>
          <w:lang w:eastAsia="en-IN"/>
        </w:rPr>
        <w:t>JSONPAHT’ TOOL .</w:t>
      </w:r>
    </w:p>
    <w:p w14:paraId="52ABCFE1" w14:textId="19A6D0C7" w:rsidR="00D32D35" w:rsidRDefault="00D32D35" w:rsidP="00FE0D1D">
      <w:pPr>
        <w:pStyle w:val="ListParagraph"/>
        <w:numPr>
          <w:ilvl w:val="0"/>
          <w:numId w:val="71"/>
        </w:numPr>
        <w:rPr>
          <w:lang w:eastAsia="en-IN"/>
        </w:rPr>
      </w:pPr>
      <w:r>
        <w:rPr>
          <w:lang w:eastAsia="en-IN"/>
        </w:rPr>
        <w:t xml:space="preserve">JAY-WAY JSONPATH TOOL HELP US TO WRITE COMPLEX XPATH DURING THE </w:t>
      </w:r>
      <w:r w:rsidR="008D26A9">
        <w:rPr>
          <w:lang w:eastAsia="en-IN"/>
        </w:rPr>
        <w:t>EVALUATION AND EXTRACTION.</w:t>
      </w:r>
    </w:p>
    <w:p w14:paraId="4511F62B" w14:textId="02FFD112" w:rsidR="008D26A9" w:rsidRDefault="008D26A9" w:rsidP="00FE0D1D">
      <w:pPr>
        <w:pStyle w:val="ListParagraph"/>
        <w:numPr>
          <w:ilvl w:val="0"/>
          <w:numId w:val="71"/>
        </w:numPr>
        <w:rPr>
          <w:lang w:eastAsia="en-IN"/>
        </w:rPr>
      </w:pPr>
      <w:r>
        <w:rPr>
          <w:lang w:eastAsia="en-IN"/>
        </w:rPr>
        <w:t>JAYWAY -JSONPATH ALWAYS RETURN ARRAYLIST.</w:t>
      </w:r>
    </w:p>
    <w:p w14:paraId="03B1AD00" w14:textId="7F5D87C7" w:rsidR="00AA28E1" w:rsidRDefault="00AA28E1" w:rsidP="00FE0D1D">
      <w:pPr>
        <w:pStyle w:val="ListParagraph"/>
        <w:numPr>
          <w:ilvl w:val="0"/>
          <w:numId w:val="71"/>
        </w:numPr>
        <w:rPr>
          <w:lang w:eastAsia="en-IN"/>
        </w:rPr>
      </w:pPr>
      <w:r>
        <w:rPr>
          <w:lang w:eastAsia="en-IN"/>
        </w:rPr>
        <w:t xml:space="preserve">EXTRACNTED DATA FROM THE RESPONSE WILL BE STORED IN VARIABLE LATER </w:t>
      </w:r>
      <w:r w:rsidR="005D158A">
        <w:rPr>
          <w:lang w:eastAsia="en-IN"/>
        </w:rPr>
        <w:t xml:space="preserve">THAT VARIABLE CAN BE USED FOR </w:t>
      </w:r>
      <w:r w:rsidR="005D158A" w:rsidRPr="00375D95">
        <w:rPr>
          <w:color w:val="FF0000"/>
          <w:lang w:eastAsia="en-IN"/>
        </w:rPr>
        <w:t xml:space="preserve">ASSERTION </w:t>
      </w:r>
      <w:r w:rsidR="005D158A">
        <w:rPr>
          <w:lang w:eastAsia="en-IN"/>
        </w:rPr>
        <w:t xml:space="preserve">AND </w:t>
      </w:r>
      <w:r w:rsidR="005D158A" w:rsidRPr="00375D95">
        <w:rPr>
          <w:color w:val="FF0000"/>
          <w:lang w:eastAsia="en-IN"/>
        </w:rPr>
        <w:t xml:space="preserve">REQUEST CHAINING </w:t>
      </w:r>
      <w:r w:rsidR="00375D95">
        <w:rPr>
          <w:lang w:eastAsia="en-IN"/>
        </w:rPr>
        <w:t xml:space="preserve">AND </w:t>
      </w:r>
      <w:r w:rsidR="00375D95" w:rsidRPr="00375D95">
        <w:rPr>
          <w:color w:val="FF0000"/>
          <w:lang w:eastAsia="en-IN"/>
        </w:rPr>
        <w:t>DB VALIDATION</w:t>
      </w:r>
      <w:r w:rsidR="00375D95">
        <w:rPr>
          <w:lang w:eastAsia="en-IN"/>
        </w:rPr>
        <w:t>.</w:t>
      </w:r>
    </w:p>
    <w:p w14:paraId="320C1D5C" w14:textId="77777777" w:rsidR="00375D95" w:rsidRDefault="00375D95" w:rsidP="00642029">
      <w:pPr>
        <w:pStyle w:val="ListParagraph"/>
        <w:rPr>
          <w:lang w:eastAsia="en-IN"/>
        </w:rPr>
      </w:pPr>
    </w:p>
    <w:p w14:paraId="6D31CC33" w14:textId="0C776D0E" w:rsidR="00642029" w:rsidRPr="00CA069A" w:rsidRDefault="00642029" w:rsidP="00FE0D1D">
      <w:pPr>
        <w:pStyle w:val="NoSpacing"/>
        <w:numPr>
          <w:ilvl w:val="0"/>
          <w:numId w:val="71"/>
        </w:numPr>
      </w:pPr>
      <w:r w:rsidRPr="00CA069A">
        <w:t>List&lt;String&gt; list=jsonpath.read(org1,org2)</w:t>
      </w:r>
    </w:p>
    <w:p w14:paraId="2D1643F3" w14:textId="79C694E4" w:rsidR="00642029" w:rsidRPr="00CA069A" w:rsidRDefault="00642029" w:rsidP="00FE0D1D">
      <w:pPr>
        <w:pStyle w:val="NoSpacing"/>
        <w:numPr>
          <w:ilvl w:val="0"/>
          <w:numId w:val="71"/>
        </w:numPr>
      </w:pPr>
      <w:r w:rsidRPr="00CA069A">
        <w:t xml:space="preserve">Org 1 = </w:t>
      </w:r>
      <w:r w:rsidR="00CA069A" w:rsidRPr="00CA069A">
        <w:t>COMPLETE RESPONSE</w:t>
      </w:r>
    </w:p>
    <w:p w14:paraId="18812287" w14:textId="0574B1B6" w:rsidR="00642029" w:rsidRDefault="00642029" w:rsidP="00FE0D1D">
      <w:pPr>
        <w:pStyle w:val="NoSpacing"/>
        <w:numPr>
          <w:ilvl w:val="0"/>
          <w:numId w:val="71"/>
        </w:numPr>
      </w:pPr>
      <w:r w:rsidRPr="00CA069A">
        <w:t>Org 2</w:t>
      </w:r>
      <w:r w:rsidR="00CA069A" w:rsidRPr="00CA069A">
        <w:t xml:space="preserve"> = JSON PATH</w:t>
      </w:r>
    </w:p>
    <w:p w14:paraId="27128EFD" w14:textId="77777777" w:rsidR="005D4047" w:rsidRPr="005D4047" w:rsidRDefault="005D4047" w:rsidP="005D4047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CC6C1D"/>
          <w:sz w:val="14"/>
          <w:szCs w:val="14"/>
        </w:rPr>
        <w:t>public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CC6C1D"/>
          <w:sz w:val="14"/>
          <w:szCs w:val="14"/>
        </w:rPr>
        <w:t>class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1290C3"/>
          <w:sz w:val="14"/>
          <w:szCs w:val="14"/>
        </w:rPr>
        <w:t>VerifyData_ComplexJsonXpath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F9FAF4"/>
          <w:sz w:val="14"/>
          <w:szCs w:val="14"/>
        </w:rPr>
        <w:t>{</w:t>
      </w:r>
    </w:p>
    <w:p w14:paraId="0E045961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7E58D11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1C61B32C" w14:textId="77777777" w:rsidR="005D4047" w:rsidRPr="005D4047" w:rsidRDefault="005D4047" w:rsidP="005D4047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CC6C1D"/>
          <w:sz w:val="14"/>
          <w:szCs w:val="14"/>
        </w:rPr>
        <w:t>public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CC6C1D"/>
          <w:sz w:val="14"/>
          <w:szCs w:val="14"/>
        </w:rPr>
        <w:t>void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1EB540"/>
          <w:sz w:val="14"/>
          <w:szCs w:val="14"/>
        </w:rPr>
        <w:t>sampleTest</w:t>
      </w:r>
      <w:r w:rsidRPr="005D4047">
        <w:rPr>
          <w:rFonts w:ascii="Consolas" w:hAnsi="Consolas"/>
          <w:color w:val="F9FAF4"/>
          <w:sz w:val="14"/>
          <w:szCs w:val="14"/>
        </w:rPr>
        <w:t>()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F9FAF4"/>
          <w:sz w:val="14"/>
          <w:szCs w:val="14"/>
        </w:rPr>
        <w:t>{</w:t>
      </w:r>
    </w:p>
    <w:p w14:paraId="6B236B56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80F2F6"/>
          <w:sz w:val="14"/>
          <w:szCs w:val="14"/>
        </w:rPr>
        <w:t>Response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F2F200"/>
          <w:sz w:val="14"/>
          <w:szCs w:val="14"/>
        </w:rPr>
        <w:t>resp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E6E6FA"/>
          <w:sz w:val="14"/>
          <w:szCs w:val="14"/>
        </w:rPr>
        <w:t>=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5D4047">
        <w:rPr>
          <w:rFonts w:ascii="Consolas" w:hAnsi="Consolas"/>
          <w:color w:val="F9FAF4"/>
          <w:sz w:val="14"/>
          <w:szCs w:val="14"/>
        </w:rPr>
        <w:t>()</w:t>
      </w:r>
      <w:r w:rsidRPr="005D4047">
        <w:rPr>
          <w:rFonts w:ascii="Consolas" w:hAnsi="Consolas"/>
          <w:color w:val="E6E6FA"/>
          <w:sz w:val="14"/>
          <w:szCs w:val="14"/>
        </w:rPr>
        <w:t>.</w:t>
      </w:r>
      <w:r w:rsidRPr="005D4047">
        <w:rPr>
          <w:rFonts w:ascii="Consolas" w:hAnsi="Consolas"/>
          <w:color w:val="80F6A7"/>
          <w:sz w:val="14"/>
          <w:szCs w:val="14"/>
        </w:rPr>
        <w:t>get</w:t>
      </w:r>
      <w:r w:rsidRPr="005D4047">
        <w:rPr>
          <w:rFonts w:ascii="Consolas" w:hAnsi="Consolas"/>
          <w:color w:val="F9FAF4"/>
          <w:sz w:val="14"/>
          <w:szCs w:val="14"/>
        </w:rPr>
        <w:t>(</w:t>
      </w:r>
      <w:r w:rsidRPr="005D4047">
        <w:rPr>
          <w:rFonts w:ascii="Consolas" w:hAnsi="Consolas"/>
          <w:color w:val="17C6A3"/>
          <w:sz w:val="14"/>
          <w:szCs w:val="14"/>
        </w:rPr>
        <w:t>"http://49.249.28.218:8091/projects-paginated"</w:t>
      </w:r>
      <w:r w:rsidRPr="005D4047">
        <w:rPr>
          <w:rFonts w:ascii="Consolas" w:hAnsi="Consolas"/>
          <w:color w:val="F9FAF4"/>
          <w:sz w:val="14"/>
          <w:szCs w:val="14"/>
        </w:rPr>
        <w:t>)</w:t>
      </w:r>
      <w:r w:rsidRPr="005D4047">
        <w:rPr>
          <w:rFonts w:ascii="Consolas" w:hAnsi="Consolas"/>
          <w:color w:val="E6E6FA"/>
          <w:sz w:val="14"/>
          <w:szCs w:val="14"/>
        </w:rPr>
        <w:t>;</w:t>
      </w:r>
    </w:p>
    <w:p w14:paraId="48D99F9A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F3EC79"/>
          <w:sz w:val="14"/>
          <w:szCs w:val="14"/>
        </w:rPr>
        <w:t>resp</w:t>
      </w:r>
      <w:r w:rsidRPr="005D4047">
        <w:rPr>
          <w:rFonts w:ascii="Consolas" w:hAnsi="Consolas"/>
          <w:color w:val="E6E6FA"/>
          <w:sz w:val="14"/>
          <w:szCs w:val="14"/>
        </w:rPr>
        <w:t>.</w:t>
      </w:r>
      <w:r w:rsidRPr="005D4047">
        <w:rPr>
          <w:rFonts w:ascii="Consolas" w:hAnsi="Consolas"/>
          <w:color w:val="80F6A7"/>
          <w:sz w:val="14"/>
          <w:szCs w:val="14"/>
        </w:rPr>
        <w:t>then</w:t>
      </w:r>
      <w:r w:rsidRPr="005D4047">
        <w:rPr>
          <w:rFonts w:ascii="Consolas" w:hAnsi="Consolas"/>
          <w:color w:val="F9FAF4"/>
          <w:sz w:val="14"/>
          <w:szCs w:val="14"/>
        </w:rPr>
        <w:t>()</w:t>
      </w:r>
      <w:r w:rsidRPr="005D4047">
        <w:rPr>
          <w:rFonts w:ascii="Consolas" w:hAnsi="Consolas"/>
          <w:color w:val="E6E6FA"/>
          <w:sz w:val="14"/>
          <w:szCs w:val="14"/>
        </w:rPr>
        <w:t>.</w:t>
      </w:r>
      <w:r w:rsidRPr="005D4047">
        <w:rPr>
          <w:rFonts w:ascii="Consolas" w:hAnsi="Consolas"/>
          <w:color w:val="80F6A7"/>
          <w:sz w:val="14"/>
          <w:szCs w:val="14"/>
        </w:rPr>
        <w:t>log</w:t>
      </w:r>
      <w:r w:rsidRPr="005D4047">
        <w:rPr>
          <w:rFonts w:ascii="Consolas" w:hAnsi="Consolas"/>
          <w:color w:val="F9FAF4"/>
          <w:sz w:val="14"/>
          <w:szCs w:val="14"/>
        </w:rPr>
        <w:t>()</w:t>
      </w:r>
      <w:r w:rsidRPr="005D4047">
        <w:rPr>
          <w:rFonts w:ascii="Consolas" w:hAnsi="Consolas"/>
          <w:color w:val="E6E6FA"/>
          <w:sz w:val="14"/>
          <w:szCs w:val="14"/>
        </w:rPr>
        <w:t>.</w:t>
      </w:r>
      <w:r w:rsidRPr="005D4047">
        <w:rPr>
          <w:rFonts w:ascii="Consolas" w:hAnsi="Consolas"/>
          <w:color w:val="80F6A7"/>
          <w:sz w:val="14"/>
          <w:szCs w:val="14"/>
        </w:rPr>
        <w:t>all</w:t>
      </w:r>
      <w:r w:rsidRPr="005D4047">
        <w:rPr>
          <w:rFonts w:ascii="Consolas" w:hAnsi="Consolas"/>
          <w:color w:val="F9FAF4"/>
          <w:sz w:val="14"/>
          <w:szCs w:val="14"/>
        </w:rPr>
        <w:t>()</w:t>
      </w:r>
      <w:r w:rsidRPr="005D4047">
        <w:rPr>
          <w:rFonts w:ascii="Consolas" w:hAnsi="Consolas"/>
          <w:color w:val="E6E6FA"/>
          <w:sz w:val="14"/>
          <w:szCs w:val="14"/>
        </w:rPr>
        <w:t>;</w:t>
      </w:r>
    </w:p>
    <w:p w14:paraId="5FCCBD5F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808080"/>
          <w:sz w:val="14"/>
          <w:szCs w:val="14"/>
        </w:rPr>
        <w:t xml:space="preserve">// to </w:t>
      </w:r>
      <w:r w:rsidRPr="005D4047">
        <w:rPr>
          <w:rFonts w:ascii="Consolas" w:hAnsi="Consolas"/>
          <w:color w:val="808080"/>
          <w:sz w:val="14"/>
          <w:szCs w:val="14"/>
          <w:u w:val="single"/>
        </w:rPr>
        <w:t>capcture</w:t>
      </w:r>
      <w:r w:rsidRPr="005D4047">
        <w:rPr>
          <w:rFonts w:ascii="Consolas" w:hAnsi="Consolas"/>
          <w:color w:val="808080"/>
          <w:sz w:val="14"/>
          <w:szCs w:val="14"/>
        </w:rPr>
        <w:t xml:space="preserve"> all the project name</w:t>
      </w:r>
    </w:p>
    <w:p w14:paraId="4C89CAF7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808080"/>
          <w:sz w:val="14"/>
          <w:szCs w:val="14"/>
        </w:rPr>
        <w:t xml:space="preserve">// to convert into string asString //using </w:t>
      </w:r>
      <w:r w:rsidRPr="005D4047">
        <w:rPr>
          <w:rFonts w:ascii="Consolas" w:hAnsi="Consolas"/>
          <w:color w:val="808080"/>
          <w:sz w:val="14"/>
          <w:szCs w:val="14"/>
          <w:u w:val="single"/>
        </w:rPr>
        <w:t>jsonpath</w:t>
      </w:r>
      <w:r w:rsidRPr="005D4047">
        <w:rPr>
          <w:rFonts w:ascii="Consolas" w:hAnsi="Consolas"/>
          <w:color w:val="808080"/>
          <w:sz w:val="14"/>
          <w:szCs w:val="14"/>
        </w:rPr>
        <w:t xml:space="preserve"> dependency</w:t>
      </w:r>
    </w:p>
    <w:p w14:paraId="5D3C3D52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80F2F6"/>
          <w:sz w:val="14"/>
          <w:szCs w:val="14"/>
        </w:rPr>
        <w:t>List</w:t>
      </w:r>
      <w:r w:rsidRPr="005D4047">
        <w:rPr>
          <w:rFonts w:ascii="Consolas" w:hAnsi="Consolas"/>
          <w:color w:val="E6E6FA"/>
          <w:sz w:val="14"/>
          <w:szCs w:val="14"/>
        </w:rPr>
        <w:t>&lt;</w:t>
      </w:r>
      <w:r w:rsidRPr="005D4047">
        <w:rPr>
          <w:rFonts w:ascii="Consolas" w:hAnsi="Consolas"/>
          <w:color w:val="B166DA"/>
          <w:sz w:val="14"/>
          <w:szCs w:val="14"/>
        </w:rPr>
        <w:t>String</w:t>
      </w:r>
      <w:r w:rsidRPr="005D4047">
        <w:rPr>
          <w:rFonts w:ascii="Consolas" w:hAnsi="Consolas"/>
          <w:color w:val="E6E6FA"/>
          <w:sz w:val="14"/>
          <w:szCs w:val="14"/>
        </w:rPr>
        <w:t>&gt;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F2F200"/>
          <w:sz w:val="14"/>
          <w:szCs w:val="14"/>
        </w:rPr>
        <w:t>list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E6E6FA"/>
          <w:sz w:val="14"/>
          <w:szCs w:val="14"/>
        </w:rPr>
        <w:t>=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1290C3"/>
          <w:sz w:val="14"/>
          <w:szCs w:val="14"/>
        </w:rPr>
        <w:t>JsonPath</w:t>
      </w:r>
      <w:r w:rsidRPr="005D4047">
        <w:rPr>
          <w:rFonts w:ascii="Consolas" w:hAnsi="Consolas"/>
          <w:color w:val="E6E6FA"/>
          <w:sz w:val="14"/>
          <w:szCs w:val="14"/>
        </w:rPr>
        <w:t>.</w:t>
      </w:r>
      <w:r w:rsidRPr="005D4047">
        <w:rPr>
          <w:rFonts w:ascii="Consolas" w:hAnsi="Consolas"/>
          <w:i/>
          <w:iCs/>
          <w:color w:val="96EC3F"/>
          <w:sz w:val="14"/>
          <w:szCs w:val="14"/>
        </w:rPr>
        <w:t>read</w:t>
      </w:r>
      <w:r w:rsidRPr="005D4047">
        <w:rPr>
          <w:rFonts w:ascii="Consolas" w:hAnsi="Consolas"/>
          <w:color w:val="F9FAF4"/>
          <w:sz w:val="14"/>
          <w:szCs w:val="14"/>
        </w:rPr>
        <w:t>(</w:t>
      </w:r>
      <w:r w:rsidRPr="005D4047">
        <w:rPr>
          <w:rFonts w:ascii="Consolas" w:hAnsi="Consolas"/>
          <w:color w:val="F3EC79"/>
          <w:sz w:val="14"/>
          <w:szCs w:val="14"/>
        </w:rPr>
        <w:t>resp</w:t>
      </w:r>
      <w:r w:rsidRPr="005D4047">
        <w:rPr>
          <w:rFonts w:ascii="Consolas" w:hAnsi="Consolas"/>
          <w:color w:val="E6E6FA"/>
          <w:sz w:val="14"/>
          <w:szCs w:val="14"/>
        </w:rPr>
        <w:t>.</w:t>
      </w:r>
      <w:r w:rsidRPr="005D4047">
        <w:rPr>
          <w:rFonts w:ascii="Consolas" w:hAnsi="Consolas"/>
          <w:color w:val="80F6A7"/>
          <w:sz w:val="14"/>
          <w:szCs w:val="14"/>
        </w:rPr>
        <w:t>asString</w:t>
      </w:r>
      <w:r w:rsidRPr="005D4047">
        <w:rPr>
          <w:rFonts w:ascii="Consolas" w:hAnsi="Consolas"/>
          <w:color w:val="F9FAF4"/>
          <w:sz w:val="14"/>
          <w:szCs w:val="14"/>
        </w:rPr>
        <w:t>()</w:t>
      </w:r>
      <w:r w:rsidRPr="005D4047">
        <w:rPr>
          <w:rFonts w:ascii="Consolas" w:hAnsi="Consolas"/>
          <w:color w:val="E6E6FA"/>
          <w:sz w:val="14"/>
          <w:szCs w:val="14"/>
        </w:rPr>
        <w:t>,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17C6A3"/>
          <w:sz w:val="14"/>
          <w:szCs w:val="14"/>
        </w:rPr>
        <w:t>"content[*].projectName"</w:t>
      </w:r>
      <w:r w:rsidRPr="005D4047">
        <w:rPr>
          <w:rFonts w:ascii="Consolas" w:hAnsi="Consolas"/>
          <w:color w:val="F9FAF4"/>
          <w:sz w:val="14"/>
          <w:szCs w:val="14"/>
        </w:rPr>
        <w:t>)</w:t>
      </w:r>
      <w:r w:rsidRPr="005D4047">
        <w:rPr>
          <w:rFonts w:ascii="Consolas" w:hAnsi="Consolas"/>
          <w:color w:val="E6E6FA"/>
          <w:sz w:val="14"/>
          <w:szCs w:val="14"/>
        </w:rPr>
        <w:t>;</w:t>
      </w:r>
    </w:p>
    <w:p w14:paraId="6B095997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808080"/>
          <w:sz w:val="14"/>
          <w:szCs w:val="14"/>
        </w:rPr>
        <w:t xml:space="preserve">// we can use complex </w:t>
      </w:r>
      <w:r w:rsidRPr="005D4047">
        <w:rPr>
          <w:rFonts w:ascii="Consolas" w:hAnsi="Consolas"/>
          <w:color w:val="808080"/>
          <w:sz w:val="14"/>
          <w:szCs w:val="14"/>
          <w:u w:val="single"/>
        </w:rPr>
        <w:t>jsonpath</w:t>
      </w:r>
    </w:p>
    <w:p w14:paraId="60BED7C9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CC6C1D"/>
          <w:sz w:val="14"/>
          <w:szCs w:val="14"/>
        </w:rPr>
        <w:t>for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F9FAF4"/>
          <w:sz w:val="14"/>
          <w:szCs w:val="14"/>
        </w:rPr>
        <w:t>(</w:t>
      </w:r>
      <w:r w:rsidRPr="005D4047">
        <w:rPr>
          <w:rFonts w:ascii="Consolas" w:hAnsi="Consolas"/>
          <w:color w:val="1290C3"/>
          <w:sz w:val="14"/>
          <w:szCs w:val="14"/>
        </w:rPr>
        <w:t>String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F2F200"/>
          <w:sz w:val="14"/>
          <w:szCs w:val="14"/>
        </w:rPr>
        <w:t>data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E6E6FA"/>
          <w:sz w:val="14"/>
          <w:szCs w:val="14"/>
        </w:rPr>
        <w:t>: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F3EC79"/>
          <w:sz w:val="14"/>
          <w:szCs w:val="14"/>
        </w:rPr>
        <w:t>list</w:t>
      </w:r>
      <w:r w:rsidRPr="005D4047">
        <w:rPr>
          <w:rFonts w:ascii="Consolas" w:hAnsi="Consolas"/>
          <w:color w:val="F9FAF4"/>
          <w:sz w:val="14"/>
          <w:szCs w:val="14"/>
        </w:rPr>
        <w:t>)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F9FAF4"/>
          <w:sz w:val="14"/>
          <w:szCs w:val="14"/>
        </w:rPr>
        <w:t>{</w:t>
      </w:r>
    </w:p>
    <w:p w14:paraId="14692372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1290C3"/>
          <w:sz w:val="14"/>
          <w:szCs w:val="14"/>
        </w:rPr>
        <w:t>System</w:t>
      </w:r>
      <w:r w:rsidRPr="005D4047">
        <w:rPr>
          <w:rFonts w:ascii="Consolas" w:hAnsi="Consolas"/>
          <w:color w:val="E6E6FA"/>
          <w:sz w:val="14"/>
          <w:szCs w:val="14"/>
        </w:rPr>
        <w:t>.</w:t>
      </w:r>
      <w:r w:rsidRPr="005D4047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5D4047">
        <w:rPr>
          <w:rFonts w:ascii="Consolas" w:hAnsi="Consolas"/>
          <w:color w:val="E6E6FA"/>
          <w:sz w:val="14"/>
          <w:szCs w:val="14"/>
        </w:rPr>
        <w:t>.</w:t>
      </w:r>
      <w:r w:rsidRPr="005D4047">
        <w:rPr>
          <w:rFonts w:ascii="Consolas" w:hAnsi="Consolas"/>
          <w:color w:val="A7EC21"/>
          <w:sz w:val="14"/>
          <w:szCs w:val="14"/>
        </w:rPr>
        <w:t>println</w:t>
      </w:r>
      <w:r w:rsidRPr="005D4047">
        <w:rPr>
          <w:rFonts w:ascii="Consolas" w:hAnsi="Consolas"/>
          <w:color w:val="F9FAF4"/>
          <w:sz w:val="14"/>
          <w:szCs w:val="14"/>
        </w:rPr>
        <w:t>(</w:t>
      </w:r>
      <w:r w:rsidRPr="005D4047">
        <w:rPr>
          <w:rFonts w:ascii="Consolas" w:hAnsi="Consolas"/>
          <w:color w:val="F3EC79"/>
          <w:sz w:val="14"/>
          <w:szCs w:val="14"/>
        </w:rPr>
        <w:t>data</w:t>
      </w:r>
      <w:r w:rsidRPr="005D4047">
        <w:rPr>
          <w:rFonts w:ascii="Consolas" w:hAnsi="Consolas"/>
          <w:color w:val="F9FAF4"/>
          <w:sz w:val="14"/>
          <w:szCs w:val="14"/>
        </w:rPr>
        <w:t>)</w:t>
      </w:r>
      <w:r w:rsidRPr="005D4047">
        <w:rPr>
          <w:rFonts w:ascii="Consolas" w:hAnsi="Consolas"/>
          <w:color w:val="E6E6FA"/>
          <w:sz w:val="14"/>
          <w:szCs w:val="14"/>
        </w:rPr>
        <w:t>;</w:t>
      </w:r>
    </w:p>
    <w:p w14:paraId="208195B2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F9FAF4"/>
          <w:sz w:val="14"/>
          <w:szCs w:val="14"/>
        </w:rPr>
        <w:t>}</w:t>
      </w:r>
    </w:p>
    <w:p w14:paraId="265899DE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3013A913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808080"/>
          <w:sz w:val="14"/>
          <w:szCs w:val="14"/>
        </w:rPr>
        <w:t>/*</w:t>
      </w:r>
    </w:p>
    <w:p w14:paraId="7D4A060E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808080"/>
          <w:sz w:val="14"/>
          <w:szCs w:val="14"/>
        </w:rPr>
        <w:tab/>
      </w:r>
      <w:r w:rsidRPr="005D4047">
        <w:rPr>
          <w:rFonts w:ascii="Consolas" w:hAnsi="Consolas"/>
          <w:color w:val="808080"/>
          <w:sz w:val="14"/>
          <w:szCs w:val="14"/>
        </w:rPr>
        <w:tab/>
        <w:t xml:space="preserve"> * ==================to put condition========if the name is </w:t>
      </w:r>
      <w:r w:rsidRPr="005D4047">
        <w:rPr>
          <w:rFonts w:ascii="Consolas" w:hAnsi="Consolas"/>
          <w:color w:val="808080"/>
          <w:sz w:val="14"/>
          <w:szCs w:val="14"/>
          <w:u w:val="single"/>
        </w:rPr>
        <w:t>avialabl</w:t>
      </w:r>
      <w:r w:rsidRPr="005D4047">
        <w:rPr>
          <w:rFonts w:ascii="Consolas" w:hAnsi="Consolas"/>
          <w:color w:val="808080"/>
          <w:sz w:val="14"/>
          <w:szCs w:val="14"/>
        </w:rPr>
        <w:t xml:space="preserve"> </w:t>
      </w:r>
      <w:r w:rsidRPr="005D4047">
        <w:rPr>
          <w:rFonts w:ascii="Consolas" w:hAnsi="Consolas"/>
          <w:color w:val="808080"/>
          <w:sz w:val="14"/>
          <w:szCs w:val="14"/>
          <w:u w:val="single"/>
        </w:rPr>
        <w:t>displaye</w:t>
      </w:r>
    </w:p>
    <w:p w14:paraId="1BD74438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808080"/>
          <w:sz w:val="14"/>
          <w:szCs w:val="14"/>
        </w:rPr>
        <w:tab/>
      </w:r>
      <w:r w:rsidRPr="005D4047">
        <w:rPr>
          <w:rFonts w:ascii="Consolas" w:hAnsi="Consolas"/>
          <w:color w:val="808080"/>
          <w:sz w:val="14"/>
          <w:szCs w:val="14"/>
        </w:rPr>
        <w:tab/>
        <w:t xml:space="preserve"> * the ========</w:t>
      </w:r>
    </w:p>
    <w:p w14:paraId="2C60D902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808080"/>
          <w:sz w:val="14"/>
          <w:szCs w:val="14"/>
        </w:rPr>
        <w:tab/>
      </w:r>
      <w:r w:rsidRPr="005D4047">
        <w:rPr>
          <w:rFonts w:ascii="Consolas" w:hAnsi="Consolas"/>
          <w:color w:val="808080"/>
          <w:sz w:val="14"/>
          <w:szCs w:val="14"/>
        </w:rPr>
        <w:tab/>
        <w:t xml:space="preserve"> */</w:t>
      </w:r>
    </w:p>
    <w:p w14:paraId="1A71F234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20656B84" w14:textId="77B3A739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80F2F6"/>
          <w:sz w:val="14"/>
          <w:szCs w:val="14"/>
        </w:rPr>
        <w:t>List</w:t>
      </w:r>
      <w:r w:rsidRPr="005D4047">
        <w:rPr>
          <w:rFonts w:ascii="Consolas" w:hAnsi="Consolas"/>
          <w:color w:val="E6E6FA"/>
          <w:sz w:val="14"/>
          <w:szCs w:val="14"/>
        </w:rPr>
        <w:t>&lt;</w:t>
      </w:r>
      <w:r w:rsidRPr="005D4047">
        <w:rPr>
          <w:rFonts w:ascii="Consolas" w:hAnsi="Consolas"/>
          <w:color w:val="B166DA"/>
          <w:sz w:val="14"/>
          <w:szCs w:val="14"/>
        </w:rPr>
        <w:t>String</w:t>
      </w:r>
      <w:r w:rsidRPr="005D4047">
        <w:rPr>
          <w:rFonts w:ascii="Consolas" w:hAnsi="Consolas"/>
          <w:color w:val="E6E6FA"/>
          <w:sz w:val="14"/>
          <w:szCs w:val="14"/>
        </w:rPr>
        <w:t>&gt;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F2F200"/>
          <w:sz w:val="14"/>
          <w:szCs w:val="14"/>
          <w:u w:val="single"/>
        </w:rPr>
        <w:t>list1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E6E6FA"/>
          <w:sz w:val="14"/>
          <w:szCs w:val="14"/>
        </w:rPr>
        <w:t>=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1290C3"/>
          <w:sz w:val="14"/>
          <w:szCs w:val="14"/>
        </w:rPr>
        <w:t>JsonPath</w:t>
      </w:r>
      <w:r w:rsidRPr="005D4047">
        <w:rPr>
          <w:rFonts w:ascii="Consolas" w:hAnsi="Consolas"/>
          <w:color w:val="E6E6FA"/>
          <w:sz w:val="14"/>
          <w:szCs w:val="14"/>
        </w:rPr>
        <w:t>.</w:t>
      </w:r>
      <w:r w:rsidRPr="005D4047">
        <w:rPr>
          <w:rFonts w:ascii="Consolas" w:hAnsi="Consolas"/>
          <w:i/>
          <w:iCs/>
          <w:color w:val="96EC3F"/>
          <w:sz w:val="14"/>
          <w:szCs w:val="14"/>
        </w:rPr>
        <w:t>read</w:t>
      </w:r>
      <w:r w:rsidRPr="005D4047">
        <w:rPr>
          <w:rFonts w:ascii="Consolas" w:hAnsi="Consolas"/>
          <w:color w:val="F9FAF4"/>
          <w:sz w:val="14"/>
          <w:szCs w:val="14"/>
        </w:rPr>
        <w:t>(</w:t>
      </w:r>
      <w:r w:rsidRPr="005D4047">
        <w:rPr>
          <w:rFonts w:ascii="Consolas" w:hAnsi="Consolas"/>
          <w:color w:val="F3EC79"/>
          <w:sz w:val="14"/>
          <w:szCs w:val="14"/>
        </w:rPr>
        <w:t>resp</w:t>
      </w:r>
      <w:r w:rsidRPr="005D4047">
        <w:rPr>
          <w:rFonts w:ascii="Consolas" w:hAnsi="Consolas"/>
          <w:color w:val="E6E6FA"/>
          <w:sz w:val="14"/>
          <w:szCs w:val="14"/>
        </w:rPr>
        <w:t>.</w:t>
      </w:r>
      <w:r w:rsidRPr="005D4047">
        <w:rPr>
          <w:rFonts w:ascii="Consolas" w:hAnsi="Consolas"/>
          <w:color w:val="80F6A7"/>
          <w:sz w:val="14"/>
          <w:szCs w:val="14"/>
        </w:rPr>
        <w:t>asString</w:t>
      </w:r>
      <w:r w:rsidRPr="005D4047">
        <w:rPr>
          <w:rFonts w:ascii="Consolas" w:hAnsi="Consolas"/>
          <w:color w:val="F9FAF4"/>
          <w:sz w:val="14"/>
          <w:szCs w:val="14"/>
        </w:rPr>
        <w:t>()</w:t>
      </w:r>
      <w:r w:rsidRPr="005D4047">
        <w:rPr>
          <w:rFonts w:ascii="Consolas" w:hAnsi="Consolas"/>
          <w:color w:val="E6E6FA"/>
          <w:sz w:val="14"/>
          <w:szCs w:val="14"/>
        </w:rPr>
        <w:t>,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17C6A3"/>
          <w:sz w:val="14"/>
          <w:szCs w:val="14"/>
        </w:rPr>
        <w:t>"content[*].[?(@.projectName=='suzuki988')].projectId"</w:t>
      </w:r>
      <w:r w:rsidRPr="005D4047">
        <w:rPr>
          <w:rFonts w:ascii="Consolas" w:hAnsi="Consolas"/>
          <w:color w:val="F9FAF4"/>
          <w:sz w:val="14"/>
          <w:szCs w:val="14"/>
        </w:rPr>
        <w:t>)</w:t>
      </w:r>
      <w:r w:rsidRPr="005D4047">
        <w:rPr>
          <w:rFonts w:ascii="Consolas" w:hAnsi="Consolas"/>
          <w:color w:val="E6E6FA"/>
          <w:sz w:val="14"/>
          <w:szCs w:val="14"/>
        </w:rPr>
        <w:t>;</w:t>
      </w:r>
    </w:p>
    <w:p w14:paraId="6DDA6A63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1290C3"/>
          <w:sz w:val="14"/>
          <w:szCs w:val="14"/>
        </w:rPr>
        <w:t>String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F2F200"/>
          <w:sz w:val="14"/>
          <w:szCs w:val="14"/>
        </w:rPr>
        <w:t>actProjectId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E6E6FA"/>
          <w:sz w:val="14"/>
          <w:szCs w:val="14"/>
        </w:rPr>
        <w:t>=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F3EC79"/>
          <w:sz w:val="14"/>
          <w:szCs w:val="14"/>
        </w:rPr>
        <w:t>list</w:t>
      </w:r>
      <w:r w:rsidRPr="005D4047">
        <w:rPr>
          <w:rFonts w:ascii="Consolas" w:hAnsi="Consolas"/>
          <w:color w:val="E6E6FA"/>
          <w:sz w:val="14"/>
          <w:szCs w:val="14"/>
        </w:rPr>
        <w:t>.</w:t>
      </w:r>
      <w:r w:rsidRPr="005D4047">
        <w:rPr>
          <w:rFonts w:ascii="Consolas" w:hAnsi="Consolas"/>
          <w:color w:val="80F6A7"/>
          <w:sz w:val="14"/>
          <w:szCs w:val="14"/>
        </w:rPr>
        <w:t>get</w:t>
      </w:r>
      <w:r w:rsidRPr="005D4047">
        <w:rPr>
          <w:rFonts w:ascii="Consolas" w:hAnsi="Consolas"/>
          <w:color w:val="F9FAF4"/>
          <w:sz w:val="14"/>
          <w:szCs w:val="14"/>
        </w:rPr>
        <w:t>(</w:t>
      </w:r>
      <w:r w:rsidRPr="005D4047">
        <w:rPr>
          <w:rFonts w:ascii="Consolas" w:hAnsi="Consolas"/>
          <w:color w:val="6897BB"/>
          <w:sz w:val="14"/>
          <w:szCs w:val="14"/>
        </w:rPr>
        <w:t>0</w:t>
      </w:r>
      <w:r w:rsidRPr="005D4047">
        <w:rPr>
          <w:rFonts w:ascii="Consolas" w:hAnsi="Consolas"/>
          <w:color w:val="F9FAF4"/>
          <w:sz w:val="14"/>
          <w:szCs w:val="14"/>
        </w:rPr>
        <w:t>)</w:t>
      </w:r>
      <w:r w:rsidRPr="005D4047">
        <w:rPr>
          <w:rFonts w:ascii="Consolas" w:hAnsi="Consolas"/>
          <w:color w:val="E6E6FA"/>
          <w:sz w:val="14"/>
          <w:szCs w:val="14"/>
        </w:rPr>
        <w:t>;</w:t>
      </w:r>
    </w:p>
    <w:p w14:paraId="6F304415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808080"/>
          <w:sz w:val="14"/>
          <w:szCs w:val="14"/>
        </w:rPr>
        <w:t xml:space="preserve">// to put validation for this we need to go for </w:t>
      </w:r>
      <w:r w:rsidRPr="005D4047">
        <w:rPr>
          <w:rFonts w:ascii="Consolas" w:hAnsi="Consolas"/>
          <w:color w:val="808080"/>
          <w:sz w:val="14"/>
          <w:szCs w:val="14"/>
          <w:u w:val="single"/>
        </w:rPr>
        <w:t>testng</w:t>
      </w:r>
    </w:p>
    <w:p w14:paraId="29B0DE07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1290C3"/>
          <w:sz w:val="14"/>
          <w:szCs w:val="14"/>
        </w:rPr>
        <w:t>Assert</w:t>
      </w:r>
      <w:r w:rsidRPr="005D4047">
        <w:rPr>
          <w:rFonts w:ascii="Consolas" w:hAnsi="Consolas"/>
          <w:color w:val="E6E6FA"/>
          <w:sz w:val="14"/>
          <w:szCs w:val="14"/>
        </w:rPr>
        <w:t>.</w:t>
      </w:r>
      <w:r w:rsidRPr="005D4047">
        <w:rPr>
          <w:rFonts w:ascii="Consolas" w:hAnsi="Consolas"/>
          <w:i/>
          <w:iCs/>
          <w:color w:val="96EC3F"/>
          <w:sz w:val="14"/>
          <w:szCs w:val="14"/>
        </w:rPr>
        <w:t>assertEquals</w:t>
      </w:r>
      <w:r w:rsidRPr="005D4047">
        <w:rPr>
          <w:rFonts w:ascii="Consolas" w:hAnsi="Consolas"/>
          <w:color w:val="F9FAF4"/>
          <w:sz w:val="14"/>
          <w:szCs w:val="14"/>
        </w:rPr>
        <w:t>(</w:t>
      </w:r>
      <w:r w:rsidRPr="005D4047">
        <w:rPr>
          <w:rFonts w:ascii="Consolas" w:hAnsi="Consolas"/>
          <w:color w:val="F3EC79"/>
          <w:sz w:val="14"/>
          <w:szCs w:val="14"/>
        </w:rPr>
        <w:t>actProjectId</w:t>
      </w:r>
      <w:r w:rsidRPr="005D4047">
        <w:rPr>
          <w:rFonts w:ascii="Consolas" w:hAnsi="Consolas"/>
          <w:color w:val="E6E6FA"/>
          <w:sz w:val="14"/>
          <w:szCs w:val="14"/>
        </w:rPr>
        <w:t>,</w:t>
      </w:r>
      <w:r w:rsidRPr="005D4047">
        <w:rPr>
          <w:rFonts w:ascii="Consolas" w:hAnsi="Consolas"/>
          <w:color w:val="D9E8F7"/>
          <w:sz w:val="14"/>
          <w:szCs w:val="14"/>
        </w:rPr>
        <w:t xml:space="preserve"> </w:t>
      </w:r>
      <w:r w:rsidRPr="005D4047">
        <w:rPr>
          <w:rFonts w:ascii="Consolas" w:hAnsi="Consolas"/>
          <w:color w:val="17C6A3"/>
          <w:sz w:val="14"/>
          <w:szCs w:val="14"/>
        </w:rPr>
        <w:t>"createdBy"</w:t>
      </w:r>
      <w:r w:rsidRPr="005D4047">
        <w:rPr>
          <w:rFonts w:ascii="Consolas" w:hAnsi="Consolas"/>
          <w:color w:val="F9FAF4"/>
          <w:sz w:val="14"/>
          <w:szCs w:val="14"/>
        </w:rPr>
        <w:t>)</w:t>
      </w:r>
      <w:r w:rsidRPr="005D4047">
        <w:rPr>
          <w:rFonts w:ascii="Consolas" w:hAnsi="Consolas"/>
          <w:color w:val="E6E6FA"/>
          <w:sz w:val="14"/>
          <w:szCs w:val="14"/>
        </w:rPr>
        <w:t>;</w:t>
      </w:r>
    </w:p>
    <w:p w14:paraId="01428AE3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0D6DFDB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808080"/>
          <w:sz w:val="14"/>
          <w:szCs w:val="14"/>
        </w:rPr>
        <w:t>// extract first projectId</w:t>
      </w:r>
    </w:p>
    <w:p w14:paraId="7E56DA01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808080"/>
          <w:sz w:val="14"/>
          <w:szCs w:val="14"/>
        </w:rPr>
        <w:t xml:space="preserve">// </w:t>
      </w:r>
      <w:r w:rsidRPr="005D4047">
        <w:rPr>
          <w:rFonts w:ascii="Consolas" w:hAnsi="Consolas"/>
          <w:color w:val="808080"/>
          <w:sz w:val="14"/>
          <w:szCs w:val="14"/>
          <w:u w:val="single"/>
        </w:rPr>
        <w:t>Db</w:t>
      </w:r>
      <w:r w:rsidRPr="005D4047">
        <w:rPr>
          <w:rFonts w:ascii="Consolas" w:hAnsi="Consolas"/>
          <w:color w:val="808080"/>
          <w:sz w:val="14"/>
          <w:szCs w:val="14"/>
        </w:rPr>
        <w:t xml:space="preserve"> Validation</w:t>
      </w:r>
    </w:p>
    <w:p w14:paraId="317E7A35" w14:textId="77777777" w:rsidR="005C3459" w:rsidRDefault="005D4047" w:rsidP="005C34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D9E8F7"/>
          <w:sz w:val="14"/>
          <w:szCs w:val="14"/>
        </w:rPr>
        <w:tab/>
      </w:r>
      <w:r w:rsidRPr="005D4047">
        <w:rPr>
          <w:rFonts w:ascii="Consolas" w:hAnsi="Consolas"/>
          <w:color w:val="808080"/>
          <w:sz w:val="14"/>
          <w:szCs w:val="14"/>
        </w:rPr>
        <w:t xml:space="preserve">// request </w:t>
      </w:r>
      <w:r w:rsidRPr="005D4047">
        <w:rPr>
          <w:rFonts w:ascii="Consolas" w:hAnsi="Consolas"/>
          <w:color w:val="808080"/>
          <w:sz w:val="14"/>
          <w:szCs w:val="14"/>
          <w:u w:val="single"/>
        </w:rPr>
        <w:t>chaning</w:t>
      </w:r>
      <w:r w:rsidRPr="005D4047">
        <w:rPr>
          <w:rFonts w:ascii="Consolas" w:hAnsi="Consolas"/>
          <w:color w:val="808080"/>
          <w:sz w:val="14"/>
          <w:szCs w:val="14"/>
        </w:rPr>
        <w:t xml:space="preserve"> .</w:t>
      </w:r>
    </w:p>
    <w:p w14:paraId="5053A686" w14:textId="006EB0BA" w:rsidR="005D4047" w:rsidRPr="005D4047" w:rsidRDefault="005D4047" w:rsidP="005C345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F9FAF4"/>
          <w:sz w:val="14"/>
          <w:szCs w:val="14"/>
        </w:rPr>
        <w:t>}</w:t>
      </w:r>
    </w:p>
    <w:p w14:paraId="3428540C" w14:textId="77777777" w:rsidR="005D4047" w:rsidRPr="005D4047" w:rsidRDefault="005D4047" w:rsidP="005D40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4047">
        <w:rPr>
          <w:rFonts w:ascii="Consolas" w:hAnsi="Consolas"/>
          <w:color w:val="F9FAF4"/>
          <w:sz w:val="14"/>
          <w:szCs w:val="14"/>
        </w:rPr>
        <w:t>}</w:t>
      </w:r>
    </w:p>
    <w:p w14:paraId="1C26213E" w14:textId="77777777" w:rsidR="00CA069A" w:rsidRDefault="00CA069A" w:rsidP="00CA069A">
      <w:pPr>
        <w:pStyle w:val="NoSpacing"/>
      </w:pPr>
    </w:p>
    <w:p w14:paraId="7171A60B" w14:textId="34915D01" w:rsidR="003E1DB4" w:rsidRPr="003D05AF" w:rsidRDefault="003E1DB4" w:rsidP="00CA069A">
      <w:pPr>
        <w:pStyle w:val="NoSpacing"/>
        <w:rPr>
          <w:color w:val="EE0000"/>
        </w:rPr>
      </w:pPr>
      <w:r w:rsidRPr="003D05AF">
        <w:rPr>
          <w:color w:val="EE0000"/>
        </w:rPr>
        <w:t>FOR VALIDATION IN JSONPATH=</w:t>
      </w:r>
    </w:p>
    <w:p w14:paraId="559618B6" w14:textId="1627C561" w:rsidR="003E1DB4" w:rsidRDefault="00FB3849" w:rsidP="003D05AF">
      <w:r w:rsidRPr="00705D4E">
        <w:t>“</w:t>
      </w:r>
      <w:r w:rsidR="003E1DB4" w:rsidRPr="00705D4E">
        <w:t>Content[*].[?</w:t>
      </w:r>
      <w:r w:rsidR="00BE18F7" w:rsidRPr="00705D4E">
        <w:t xml:space="preserve"> (@</w:t>
      </w:r>
      <w:r w:rsidR="00D74C37">
        <w:t>.</w:t>
      </w:r>
      <w:r w:rsidR="00BE18F7" w:rsidRPr="00705D4E">
        <w:t>projectName == ‘any projectName’</w:t>
      </w:r>
      <w:r w:rsidRPr="00705D4E">
        <w:t>) ] .projectId”)</w:t>
      </w:r>
    </w:p>
    <w:p w14:paraId="4769D793" w14:textId="6FE5A0EE" w:rsidR="00814F59" w:rsidRDefault="00F12A80" w:rsidP="003D05AF">
      <w:r w:rsidRPr="00F12A80">
        <w:t>store.book[?(@.price &lt; 10)]</w:t>
      </w:r>
      <w:r w:rsidR="0078026E">
        <w:t xml:space="preserve">    </w:t>
      </w:r>
      <w:r w:rsidR="008B53B5">
        <w:t xml:space="preserve">(datatype from response) </w:t>
      </w:r>
    </w:p>
    <w:p w14:paraId="599A53FE" w14:textId="031624F7" w:rsidR="00F12A80" w:rsidRDefault="00BB4A25" w:rsidP="003D05AF">
      <w:r w:rsidRPr="00BB4A25">
        <w:t>store.book[?(@.title =~ /.*Book.*/i)]</w:t>
      </w:r>
      <w:r>
        <w:t xml:space="preserve">          (CONTAINS)</w:t>
      </w:r>
    </w:p>
    <w:p w14:paraId="7DBACD76" w14:textId="7B5363CF" w:rsidR="00BB4A25" w:rsidRDefault="008B763D" w:rsidP="003D05AF">
      <w:r w:rsidRPr="008B763D">
        <w:lastRenderedPageBreak/>
        <w:t>store.book[?(@.price &lt; 10 &amp;&amp; @.category == 'fiction')]</w:t>
      </w:r>
    </w:p>
    <w:p w14:paraId="302B779A" w14:textId="2586AEEC" w:rsidR="00971BDC" w:rsidRDefault="00971BDC" w:rsidP="003D05AF">
      <w:r w:rsidRPr="00971BDC">
        <w:t>.employees[?(!(@.department == 'IT'))]</w:t>
      </w:r>
      <w:r>
        <w:t xml:space="preserve">                          ! </w:t>
      </w:r>
      <w:r w:rsidRPr="00971BDC">
        <w:sym w:font="Wingdings" w:char="F0E0"/>
      </w:r>
      <w:r>
        <w:t xml:space="preserve"> MEANS NOT </w:t>
      </w:r>
    </w:p>
    <w:p w14:paraId="26E77F0D" w14:textId="77777777" w:rsidR="00C95BE7" w:rsidRDefault="00C95BE7" w:rsidP="00CA069A">
      <w:pPr>
        <w:pStyle w:val="NoSpacing"/>
        <w:rPr>
          <w:color w:val="FF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6106"/>
      </w:tblGrid>
      <w:tr w:rsidR="00C95BE7" w:rsidRPr="00C95BE7" w14:paraId="324727FA" w14:textId="77777777" w:rsidTr="00C95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0F33" w14:textId="77777777" w:rsidR="00C95BE7" w:rsidRPr="00C95BE7" w:rsidRDefault="00C95BE7" w:rsidP="003D05AF">
            <w:pPr>
              <w:pStyle w:val="NoSpacing"/>
            </w:pPr>
            <w:r w:rsidRPr="00C95BE7">
              <w:t>[?()]</w:t>
            </w:r>
          </w:p>
        </w:tc>
        <w:tc>
          <w:tcPr>
            <w:tcW w:w="0" w:type="auto"/>
            <w:vAlign w:val="center"/>
            <w:hideMark/>
          </w:tcPr>
          <w:p w14:paraId="50F3C130" w14:textId="77777777" w:rsidR="00C95BE7" w:rsidRPr="00C95BE7" w:rsidRDefault="00C95BE7" w:rsidP="003D05AF">
            <w:pPr>
              <w:pStyle w:val="NoSpacing"/>
            </w:pPr>
            <w:r w:rsidRPr="00C95BE7">
              <w:rPr>
                <w:b/>
                <w:bCs/>
              </w:rPr>
              <w:t>Filter expression</w:t>
            </w:r>
            <w:r w:rsidRPr="00C95BE7">
              <w:t>: loops through each item and applies a condition</w:t>
            </w:r>
          </w:p>
        </w:tc>
      </w:tr>
    </w:tbl>
    <w:p w14:paraId="6ED57DFB" w14:textId="77777777" w:rsidR="00C95BE7" w:rsidRPr="00C95BE7" w:rsidRDefault="00C95BE7" w:rsidP="003D05AF">
      <w:pPr>
        <w:pStyle w:val="NoSpacing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"/>
        <w:gridCol w:w="3954"/>
      </w:tblGrid>
      <w:tr w:rsidR="00C95BE7" w:rsidRPr="00C95BE7" w14:paraId="07804410" w14:textId="77777777" w:rsidTr="00C95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F010" w14:textId="77777777" w:rsidR="00C95BE7" w:rsidRPr="00C95BE7" w:rsidRDefault="00C95BE7" w:rsidP="003D05AF">
            <w:pPr>
              <w:pStyle w:val="NoSpacing"/>
            </w:pPr>
            <w:r w:rsidRPr="00C95BE7">
              <w:t>@</w:t>
            </w:r>
          </w:p>
        </w:tc>
        <w:tc>
          <w:tcPr>
            <w:tcW w:w="0" w:type="auto"/>
            <w:vAlign w:val="center"/>
            <w:hideMark/>
          </w:tcPr>
          <w:p w14:paraId="625C3C40" w14:textId="77777777" w:rsidR="00C95BE7" w:rsidRPr="00C95BE7" w:rsidRDefault="00C95BE7" w:rsidP="003D05AF">
            <w:pPr>
              <w:pStyle w:val="NoSpacing"/>
            </w:pPr>
            <w:r w:rsidRPr="00C95BE7">
              <w:t xml:space="preserve">Refers to the </w:t>
            </w:r>
            <w:r w:rsidRPr="00C95BE7">
              <w:rPr>
                <w:b/>
                <w:bCs/>
              </w:rPr>
              <w:t>current element</w:t>
            </w:r>
            <w:r w:rsidRPr="00C95BE7">
              <w:t xml:space="preserve"> in the array</w:t>
            </w:r>
          </w:p>
        </w:tc>
      </w:tr>
    </w:tbl>
    <w:p w14:paraId="5EBFC100" w14:textId="77777777" w:rsidR="00C95BE7" w:rsidRPr="00C95BE7" w:rsidRDefault="00C95BE7" w:rsidP="003D05AF">
      <w:pPr>
        <w:pStyle w:val="NoSpacing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4765"/>
      </w:tblGrid>
      <w:tr w:rsidR="00C95BE7" w:rsidRPr="00C95BE7" w14:paraId="1768ACDF" w14:textId="77777777" w:rsidTr="00C95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F6C3" w14:textId="77777777" w:rsidR="00C95BE7" w:rsidRPr="00C95BE7" w:rsidRDefault="00C95BE7" w:rsidP="003D05AF">
            <w:pPr>
              <w:pStyle w:val="NoSpacing"/>
            </w:pPr>
            <w:r w:rsidRPr="00C95BE7">
              <w:t>@.age &lt; 30</w:t>
            </w:r>
          </w:p>
        </w:tc>
        <w:tc>
          <w:tcPr>
            <w:tcW w:w="0" w:type="auto"/>
            <w:vAlign w:val="center"/>
            <w:hideMark/>
          </w:tcPr>
          <w:p w14:paraId="4C1687E8" w14:textId="77777777" w:rsidR="00C95BE7" w:rsidRPr="00C95BE7" w:rsidRDefault="00C95BE7" w:rsidP="003D05AF">
            <w:pPr>
              <w:pStyle w:val="NoSpacing"/>
            </w:pPr>
            <w:r w:rsidRPr="00C95BE7">
              <w:t xml:space="preserve">Checks if the current employee's age is </w:t>
            </w:r>
            <w:r w:rsidRPr="00C95BE7">
              <w:rPr>
                <w:b/>
                <w:bCs/>
              </w:rPr>
              <w:t>less than 30</w:t>
            </w:r>
          </w:p>
        </w:tc>
      </w:tr>
    </w:tbl>
    <w:p w14:paraId="54D7D56F" w14:textId="77777777" w:rsidR="00C95BE7" w:rsidRDefault="00C95BE7" w:rsidP="00CA069A">
      <w:pPr>
        <w:pStyle w:val="NoSpacing"/>
        <w:rPr>
          <w:color w:val="FF0000"/>
        </w:rPr>
      </w:pPr>
    </w:p>
    <w:p w14:paraId="187B25D9" w14:textId="77777777" w:rsidR="008B763D" w:rsidRPr="00705D4E" w:rsidRDefault="008B763D" w:rsidP="00CA069A">
      <w:pPr>
        <w:pStyle w:val="NoSpacing"/>
        <w:rPr>
          <w:color w:val="FF0000"/>
        </w:rPr>
      </w:pPr>
    </w:p>
    <w:p w14:paraId="236CC32A" w14:textId="77777777" w:rsidR="00FB3849" w:rsidRDefault="00FB3849" w:rsidP="00CA069A">
      <w:pPr>
        <w:pStyle w:val="NoSpacing"/>
      </w:pPr>
    </w:p>
    <w:p w14:paraId="5C503CC5" w14:textId="00758A5B" w:rsidR="00FB3849" w:rsidRDefault="00FB3849" w:rsidP="00FE0D1D">
      <w:pPr>
        <w:pStyle w:val="NoSpacing"/>
        <w:numPr>
          <w:ilvl w:val="0"/>
          <w:numId w:val="72"/>
        </w:numPr>
      </w:pPr>
      <w:r>
        <w:t>WE CANNOT GO FOR RESTASSURED ASSERTION BECOUSE WE ARE EXTRACTING THE DATA FROM RESPONSE , AFTER EXTRACTING THE DATA WE WANT TO PUT AN ASSERTION WE HAVE</w:t>
      </w:r>
      <w:r w:rsidR="00512CB7">
        <w:t xml:space="preserve"> TO GO FOR TEST NG ASSERTION.</w:t>
      </w:r>
    </w:p>
    <w:p w14:paraId="74D8BA7E" w14:textId="36A7A7C9" w:rsidR="00512CB7" w:rsidRPr="00705D4E" w:rsidRDefault="00512CB7" w:rsidP="00FE0D1D">
      <w:pPr>
        <w:pStyle w:val="NoSpacing"/>
        <w:numPr>
          <w:ilvl w:val="0"/>
          <w:numId w:val="72"/>
        </w:numPr>
        <w:rPr>
          <w:color w:val="FF0000"/>
        </w:rPr>
      </w:pPr>
      <w:r w:rsidRPr="00705D4E">
        <w:rPr>
          <w:color w:val="FF0000"/>
        </w:rPr>
        <w:t>AFTER EXTRACTING THE DATA.</w:t>
      </w:r>
    </w:p>
    <w:p w14:paraId="21287BE2" w14:textId="69CEFE14" w:rsidR="00512CB7" w:rsidRDefault="00512CB7" w:rsidP="00FE0D1D">
      <w:pPr>
        <w:pStyle w:val="NoSpacing"/>
        <w:numPr>
          <w:ilvl w:val="0"/>
          <w:numId w:val="72"/>
        </w:numPr>
      </w:pPr>
      <w:r>
        <w:t>1 WE CAN USE THIS FOR ASSERTION.</w:t>
      </w:r>
    </w:p>
    <w:p w14:paraId="337E24AD" w14:textId="16F4638A" w:rsidR="00512CB7" w:rsidRDefault="00512CB7" w:rsidP="00FE0D1D">
      <w:pPr>
        <w:pStyle w:val="NoSpacing"/>
        <w:numPr>
          <w:ilvl w:val="0"/>
          <w:numId w:val="72"/>
        </w:numPr>
      </w:pPr>
      <w:r>
        <w:t>2 AND WE CAN USE THIS DATA FOR DB VALIDATION.</w:t>
      </w:r>
      <w:r w:rsidR="003D05AF">
        <w:t xml:space="preserve"> </w:t>
      </w:r>
    </w:p>
    <w:p w14:paraId="57118D66" w14:textId="6B72C8C2" w:rsidR="00705D4E" w:rsidRDefault="00705D4E" w:rsidP="00FE0D1D">
      <w:pPr>
        <w:pStyle w:val="NoSpacing"/>
        <w:numPr>
          <w:ilvl w:val="0"/>
          <w:numId w:val="72"/>
        </w:numPr>
      </w:pPr>
      <w:r>
        <w:t>3 WE CAN DO REQUEST CAHNING .(USING ID FOR ANOTHER REQUEST)</w:t>
      </w:r>
    </w:p>
    <w:p w14:paraId="5A91E855" w14:textId="77777777" w:rsidR="00D634B2" w:rsidRDefault="00D634B2" w:rsidP="00D634B2">
      <w:pPr>
        <w:pStyle w:val="NoSpacing"/>
        <w:ind w:left="720"/>
      </w:pPr>
    </w:p>
    <w:p w14:paraId="3A139E55" w14:textId="49091757" w:rsidR="00B57F29" w:rsidRPr="00BB328A" w:rsidRDefault="00B57F29" w:rsidP="00B57F29">
      <w:pPr>
        <w:pStyle w:val="Heading2"/>
        <w:rPr>
          <w:color w:val="6B911C" w:themeColor="accent1" w:themeShade="BF"/>
        </w:rPr>
      </w:pPr>
      <w:r w:rsidRPr="00BB328A">
        <w:rPr>
          <w:color w:val="6B911C" w:themeColor="accent1" w:themeShade="BF"/>
        </w:rPr>
        <w:t>REQUEST CHAINING</w:t>
      </w:r>
      <w:r w:rsidR="00D634B2" w:rsidRPr="00BB328A">
        <w:rPr>
          <w:color w:val="6B911C" w:themeColor="accent1" w:themeShade="BF"/>
        </w:rPr>
        <w:t>=</w:t>
      </w:r>
    </w:p>
    <w:p w14:paraId="02F0A61B" w14:textId="31F7B352" w:rsidR="00D634B2" w:rsidRDefault="00D634B2" w:rsidP="00FE0D1D">
      <w:pPr>
        <w:pStyle w:val="ListParagraph"/>
        <w:numPr>
          <w:ilvl w:val="0"/>
          <w:numId w:val="73"/>
        </w:numPr>
      </w:pPr>
      <w:r>
        <w:t xml:space="preserve">IT IS ONE OF THE TECHNIQUE IN WEB SERVICE </w:t>
      </w:r>
      <w:r w:rsidR="00F50D1E">
        <w:t>TRANSFER THE DATA BETWEEN 1 API TO ANOTHER API  .     OR</w:t>
      </w:r>
    </w:p>
    <w:p w14:paraId="553DDE1E" w14:textId="1694D6F6" w:rsidR="00F50D1E" w:rsidRDefault="00B53B1B" w:rsidP="00FE0D1D">
      <w:pPr>
        <w:pStyle w:val="ListParagraph"/>
        <w:numPr>
          <w:ilvl w:val="0"/>
          <w:numId w:val="73"/>
        </w:numPr>
      </w:pPr>
      <w:r>
        <w:t xml:space="preserve">CAPTURE THE DATA FROM THE RESPONSE FROM 1 API AND PASS THE DATA TO ANOTHER </w:t>
      </w:r>
      <w:r w:rsidR="006225C5">
        <w:t>API REQUEST IS CALLED AS REQUEST CHAINING.</w:t>
      </w:r>
    </w:p>
    <w:p w14:paraId="1D998F74" w14:textId="572A3E32" w:rsidR="006225C5" w:rsidRDefault="00B46016" w:rsidP="00FE0D1D">
      <w:pPr>
        <w:pStyle w:val="ListParagraph"/>
        <w:numPr>
          <w:ilvl w:val="0"/>
          <w:numId w:val="73"/>
        </w:numPr>
      </w:pPr>
      <w:r>
        <w:t>IT IS HELPFULL FOR AUTOMATION AND END TO END SCENARIO.</w:t>
      </w:r>
    </w:p>
    <w:p w14:paraId="6798C338" w14:textId="77777777" w:rsidR="00B56DFE" w:rsidRDefault="00F53520" w:rsidP="00C74EF2">
      <w:r w:rsidRPr="00B56DFE">
        <w:rPr>
          <w:color w:val="FF0000"/>
        </w:rPr>
        <w:t xml:space="preserve">EXAMPLE </w:t>
      </w:r>
      <w:r>
        <w:t xml:space="preserve">= </w:t>
      </w:r>
    </w:p>
    <w:p w14:paraId="09DA21C2" w14:textId="5BB5C6CE" w:rsidR="00F53520" w:rsidRDefault="00F53520" w:rsidP="00C74EF2">
      <w:r>
        <w:t>ADDING THE PRODUCT TO CART , GETTING THE PRODUCT FROM THE CART , UPDATING THE QUANTITY OF THE PRODUCT , DELETING THE PRO</w:t>
      </w:r>
      <w:r w:rsidR="00C74EF2">
        <w:t>DUCT FROM CART.</w:t>
      </w:r>
    </w:p>
    <w:p w14:paraId="3A9BBC0D" w14:textId="77777777" w:rsidR="00B56DFE" w:rsidRDefault="00C74EF2" w:rsidP="00C74EF2">
      <w:r w:rsidRPr="00B56DFE">
        <w:rPr>
          <w:color w:val="FF0000"/>
        </w:rPr>
        <w:t>EXMPLE</w:t>
      </w:r>
      <w:r>
        <w:t xml:space="preserve">= </w:t>
      </w:r>
    </w:p>
    <w:p w14:paraId="77F54CCD" w14:textId="6A863B3E" w:rsidR="00C74EF2" w:rsidRDefault="00C74EF2" w:rsidP="00C74EF2">
      <w:r>
        <w:t xml:space="preserve">ADDING NEW </w:t>
      </w:r>
      <w:r w:rsidR="00B56DFE">
        <w:t>ADRESS , GETTING THE ADRESS , UPDATING THE ADRESS , DELETING THE ADRESS.</w:t>
      </w:r>
    </w:p>
    <w:p w14:paraId="5A57682E" w14:textId="18A27C85" w:rsidR="00B46016" w:rsidRDefault="00842FAA" w:rsidP="00842FAA">
      <w:r w:rsidRPr="00B56DFE">
        <w:rPr>
          <w:color w:val="FF0000"/>
        </w:rPr>
        <w:t>EXAMPLE</w:t>
      </w:r>
      <w:r>
        <w:t>=</w:t>
      </w:r>
    </w:p>
    <w:p w14:paraId="20C5C281" w14:textId="24811873" w:rsidR="00842FAA" w:rsidRDefault="00313376" w:rsidP="00FE0D1D">
      <w:pPr>
        <w:pStyle w:val="ListParagraph"/>
        <w:numPr>
          <w:ilvl w:val="0"/>
          <w:numId w:val="74"/>
        </w:numPr>
      </w:pPr>
      <w:r>
        <w:t xml:space="preserve">IN THE SERVER ENTIRE APPLICATION IS BEING DEPLOYED , IT EXPOSE LOT OF API (THROW SWAGGER DOCUMENT </w:t>
      </w:r>
      <w:r w:rsidR="008C051F">
        <w:t>WE GET API ) .WHENEVER BUILD COMES DB IS EMP</w:t>
      </w:r>
      <w:r w:rsidR="00C74EF2">
        <w:t>T</w:t>
      </w:r>
      <w:r w:rsidR="008C051F">
        <w:t xml:space="preserve">Y , WHEN WE EXECUTE </w:t>
      </w:r>
      <w:r w:rsidR="00A473B0">
        <w:t xml:space="preserve">1 API DELETE PROJECT. BECOUSE DB IS EMPTY </w:t>
      </w:r>
      <w:r w:rsidR="000107C0">
        <w:t>THERE IS CHANCE OF FAILURE.</w:t>
      </w:r>
    </w:p>
    <w:p w14:paraId="38D13BF9" w14:textId="27BE92F5" w:rsidR="000107C0" w:rsidRDefault="00421C3F" w:rsidP="00FE0D1D">
      <w:pPr>
        <w:pStyle w:val="ListParagraph"/>
        <w:numPr>
          <w:ilvl w:val="0"/>
          <w:numId w:val="74"/>
        </w:numPr>
      </w:pPr>
      <w:r>
        <w:t xml:space="preserve">CREATE A PROJECT AND TRY TO DELETE SAME PROJECT IN SECOND API IF TEST CASE SAY JUST DELETE WE NEED TO </w:t>
      </w:r>
      <w:r w:rsidR="007043D2">
        <w:t>CREATE AND DELETE.</w:t>
      </w:r>
    </w:p>
    <w:p w14:paraId="0676F3F2" w14:textId="7C54FA73" w:rsidR="001A57B8" w:rsidRDefault="00171EA0" w:rsidP="00FE0D1D">
      <w:pPr>
        <w:pStyle w:val="ListParagraph"/>
        <w:numPr>
          <w:ilvl w:val="0"/>
          <w:numId w:val="74"/>
        </w:numPr>
      </w:pPr>
      <w:r>
        <w:t xml:space="preserve">AFTER ID CREATED AFTER THE POST FROM POST ADD ID TO DELETE </w:t>
      </w:r>
      <w:r w:rsidR="001A57B8">
        <w:t>API REQUEST THIS IS CALLED AS REQUEST CHAINING</w:t>
      </w:r>
      <w:r w:rsidR="004F4DA5">
        <w:t>.</w:t>
      </w:r>
    </w:p>
    <w:p w14:paraId="51E9D723" w14:textId="6AE0C8C2" w:rsidR="004F4DA5" w:rsidRDefault="004F4DA5" w:rsidP="00FE0D1D">
      <w:pPr>
        <w:pStyle w:val="ListParagraph"/>
        <w:numPr>
          <w:ilvl w:val="0"/>
          <w:numId w:val="74"/>
        </w:numPr>
      </w:pPr>
      <w:r>
        <w:t>USING AUTHENTICATIOIN</w:t>
      </w:r>
      <w:r w:rsidR="00B96AF6">
        <w:t xml:space="preserve"> TO GET TOKEN.</w:t>
      </w:r>
    </w:p>
    <w:p w14:paraId="5C33F996" w14:textId="77777777" w:rsidR="00652EAF" w:rsidRDefault="00652EAF" w:rsidP="00652EAF"/>
    <w:p w14:paraId="216BBFE6" w14:textId="1A952346" w:rsidR="00246CD9" w:rsidRDefault="00652EAF" w:rsidP="00FE0D1D">
      <w:pPr>
        <w:pStyle w:val="ListParagraph"/>
        <w:numPr>
          <w:ilvl w:val="0"/>
          <w:numId w:val="74"/>
        </w:numPr>
      </w:pPr>
      <w:r>
        <w:t xml:space="preserve">JSONPATH() </w:t>
      </w:r>
      <w:r w:rsidR="00246CD9">
        <w:t>JASON CLASS PATH ONLY FOR COMPLEX THEN WE GO (JSONPATH() DEPENDENCY).</w:t>
      </w:r>
    </w:p>
    <w:p w14:paraId="6075C74D" w14:textId="466013F5" w:rsidR="00246CD9" w:rsidRDefault="00E97F95" w:rsidP="00FE0D1D">
      <w:pPr>
        <w:pStyle w:val="ListParagraph"/>
        <w:numPr>
          <w:ilvl w:val="0"/>
          <w:numId w:val="74"/>
        </w:numPr>
      </w:pPr>
      <w:r>
        <w:t>SIMPLE JSONPATH() USE RESTASSRED.</w:t>
      </w:r>
    </w:p>
    <w:p w14:paraId="7A6963ED" w14:textId="30E0E918" w:rsidR="00E97F95" w:rsidRPr="00BB328A" w:rsidRDefault="00A376D3" w:rsidP="00A376D3">
      <w:pPr>
        <w:pStyle w:val="Heading3"/>
        <w:rPr>
          <w:color w:val="6B911C" w:themeColor="accent1" w:themeShade="BF"/>
        </w:rPr>
      </w:pPr>
      <w:r w:rsidRPr="00BB328A">
        <w:rPr>
          <w:color w:val="6B911C" w:themeColor="accent1" w:themeShade="BF"/>
        </w:rPr>
        <w:t>REQEUST CHAINING=</w:t>
      </w:r>
    </w:p>
    <w:p w14:paraId="2510D5B5" w14:textId="72A246CA" w:rsidR="00A376D3" w:rsidRDefault="00CD3441" w:rsidP="00FE0D1D">
      <w:pPr>
        <w:pStyle w:val="ListParagraph"/>
        <w:numPr>
          <w:ilvl w:val="0"/>
          <w:numId w:val="75"/>
        </w:numPr>
      </w:pPr>
      <w:r>
        <w:t xml:space="preserve">CHAINING API REQUEST IS A TECHNIQUE </w:t>
      </w:r>
      <w:r w:rsidR="007B66C8">
        <w:t>WHERE YOU PROGRAMMATICALLY MAKE MULTIPLE API REQUESTS TO PER</w:t>
      </w:r>
      <w:r w:rsidR="00B44BE8">
        <w:t xml:space="preserve">FORM A PARTICULAR FUNCTION WITH EACH REQUEST FEEDING </w:t>
      </w:r>
      <w:r w:rsidR="006425F3">
        <w:t>SUBSEQUEST REQESTS.</w:t>
      </w:r>
    </w:p>
    <w:p w14:paraId="341619C2" w14:textId="6F753C6D" w:rsidR="00AB5988" w:rsidRPr="00AB5988" w:rsidRDefault="00AB5988" w:rsidP="00AB5988">
      <w:pPr>
        <w:ind w:left="360"/>
        <w:rPr>
          <w:color w:val="FF0000"/>
        </w:rPr>
      </w:pPr>
      <w:r w:rsidRPr="00AB5988">
        <w:rPr>
          <w:color w:val="FF0000"/>
        </w:rPr>
        <w:t>ADVANTAGES</w:t>
      </w:r>
    </w:p>
    <w:p w14:paraId="6C02D7C3" w14:textId="530FECA4" w:rsidR="006425F3" w:rsidRDefault="006425F3" w:rsidP="00FE0D1D">
      <w:pPr>
        <w:pStyle w:val="ListParagraph"/>
        <w:numPr>
          <w:ilvl w:val="0"/>
          <w:numId w:val="75"/>
        </w:numPr>
      </w:pPr>
      <w:r>
        <w:lastRenderedPageBreak/>
        <w:t>GETTING THE DATA FROM ONE API RESPONSE AND FEED THE DATA INTO ANOTHER API REQUEST IS CALLED AS REQEUST CHAINING.</w:t>
      </w:r>
    </w:p>
    <w:p w14:paraId="2B160BFB" w14:textId="77BFC4A5" w:rsidR="00D63027" w:rsidRDefault="00D63027" w:rsidP="00FE0D1D">
      <w:pPr>
        <w:pStyle w:val="ListParagraph"/>
        <w:numPr>
          <w:ilvl w:val="0"/>
          <w:numId w:val="75"/>
        </w:numPr>
      </w:pPr>
      <w:r>
        <w:t>REQEUST CHAINING IS USED TO AUTOMATE END TO END API AUTOMATION .</w:t>
      </w:r>
    </w:p>
    <w:p w14:paraId="67B0474A" w14:textId="38B88C66" w:rsidR="00D63027" w:rsidRDefault="00D63027" w:rsidP="00FE0D1D">
      <w:pPr>
        <w:pStyle w:val="ListParagraph"/>
        <w:numPr>
          <w:ilvl w:val="0"/>
          <w:numId w:val="75"/>
        </w:numPr>
      </w:pPr>
      <w:r>
        <w:t xml:space="preserve">REQEUST CHAINING PLAY MAJOR ROLE TO PASS DATA BETWEEN THE MULTIPLE </w:t>
      </w:r>
      <w:r w:rsidR="003F646C">
        <w:t>API.</w:t>
      </w:r>
    </w:p>
    <w:p w14:paraId="5F28382E" w14:textId="3E79A0D3" w:rsidR="003F646C" w:rsidRDefault="003F646C" w:rsidP="00FE0D1D">
      <w:pPr>
        <w:pStyle w:val="ListParagraph"/>
        <w:numPr>
          <w:ilvl w:val="0"/>
          <w:numId w:val="75"/>
        </w:numPr>
      </w:pPr>
      <w:r>
        <w:t xml:space="preserve">REQEUST CHAING PLAY MAJOR ROLE IN </w:t>
      </w:r>
      <w:r w:rsidR="00CD1CEF">
        <w:t>MICRO-WEBSERVICE API TEST.</w:t>
      </w:r>
    </w:p>
    <w:p w14:paraId="4996CF66" w14:textId="77777777" w:rsidR="00CD1CEF" w:rsidRDefault="00CD1CEF" w:rsidP="00CD1CEF"/>
    <w:p w14:paraId="098330B3" w14:textId="650A9433" w:rsidR="00EC7A48" w:rsidRDefault="00EC7A48" w:rsidP="00FE0D1D">
      <w:pPr>
        <w:pStyle w:val="ListParagraph"/>
        <w:numPr>
          <w:ilvl w:val="0"/>
          <w:numId w:val="75"/>
        </w:numPr>
      </w:pPr>
      <w:r>
        <w:t xml:space="preserve">TO END THE CHAINING USING SEMICOLUN , AFTER PUTTING SEMICOLUN WE WILL GET ERROR BECOUSE IT IS RETURNING OTHER OBJECT </w:t>
      </w:r>
      <w:r w:rsidR="00207FDC">
        <w:t>SO WE CANNOT CONTINUE THE REQUEST IN ORDER TO REMOVE THAT ERROR , WE CREATE RESPONSE OBJECT.</w:t>
      </w:r>
    </w:p>
    <w:p w14:paraId="1E3092B2" w14:textId="2112882C" w:rsidR="006D63E8" w:rsidRPr="00BB328A" w:rsidRDefault="006D63E8" w:rsidP="006D63E8">
      <w:pPr>
        <w:pStyle w:val="Heading3"/>
        <w:rPr>
          <w:color w:val="6B911C" w:themeColor="accent1" w:themeShade="BF"/>
        </w:rPr>
      </w:pPr>
      <w:r w:rsidRPr="00BB328A">
        <w:rPr>
          <w:color w:val="6B911C" w:themeColor="accent1" w:themeShade="BF"/>
        </w:rPr>
        <w:t>REALTIME EXAMPLE HRM APPLICATION=</w:t>
      </w:r>
    </w:p>
    <w:p w14:paraId="6BF28AA4" w14:textId="27ECFC24" w:rsidR="006D63E8" w:rsidRPr="00735BF1" w:rsidRDefault="0062009F" w:rsidP="0062009F">
      <w:pPr>
        <w:pStyle w:val="ListParagraph"/>
        <w:rPr>
          <w:b/>
          <w:bCs/>
        </w:rPr>
      </w:pPr>
      <w:r w:rsidRPr="00735BF1">
        <w:rPr>
          <w:color w:val="BFBFBF" w:themeColor="background1" w:themeShade="BF"/>
        </w:rPr>
        <w:t>API TEST SCENARIO</w:t>
      </w:r>
      <w:r w:rsidR="00390D40" w:rsidRPr="00735BF1">
        <w:rPr>
          <w:color w:val="BFBFBF" w:themeColor="background1" w:themeShade="BF"/>
        </w:rPr>
        <w:sym w:font="Wingdings" w:char="F0E0"/>
      </w:r>
      <w:r w:rsidRPr="00735BF1">
        <w:rPr>
          <w:color w:val="BFBFBF" w:themeColor="background1" w:themeShade="BF"/>
        </w:rPr>
        <w:t xml:space="preserve">1 </w:t>
      </w:r>
      <w:r>
        <w:t xml:space="preserve">: </w:t>
      </w:r>
      <w:r w:rsidRPr="00735BF1">
        <w:rPr>
          <w:b/>
          <w:bCs/>
        </w:rPr>
        <w:t>DELETE PROJECT</w:t>
      </w:r>
    </w:p>
    <w:p w14:paraId="39C3FD8C" w14:textId="242EFACD" w:rsidR="0062009F" w:rsidRDefault="0062009F" w:rsidP="0062009F">
      <w:pPr>
        <w:pStyle w:val="ListParagraph"/>
      </w:pPr>
      <w:r>
        <w:t xml:space="preserve">CREATE AN PROJECT </w:t>
      </w:r>
      <w:r w:rsidR="00390D40">
        <w:t>VIA API -1 AND DELETE THE SAME PROJECT VIA API-2</w:t>
      </w:r>
    </w:p>
    <w:p w14:paraId="47C0CFC4" w14:textId="77777777" w:rsidR="005C4152" w:rsidRDefault="005C4152" w:rsidP="0062009F">
      <w:pPr>
        <w:pStyle w:val="ListParagraph"/>
      </w:pPr>
    </w:p>
    <w:p w14:paraId="5E83AE7E" w14:textId="6FB554A5" w:rsidR="005C4152" w:rsidRDefault="005C4152" w:rsidP="0062009F">
      <w:pPr>
        <w:pStyle w:val="ListParagraph"/>
      </w:pPr>
      <w:r w:rsidRPr="00735BF1">
        <w:rPr>
          <w:color w:val="BFBFBF" w:themeColor="background1" w:themeShade="BF"/>
        </w:rPr>
        <w:t>API TEST SCENARIO</w:t>
      </w:r>
      <w:r w:rsidRPr="00735BF1">
        <w:rPr>
          <w:color w:val="BFBFBF" w:themeColor="background1" w:themeShade="BF"/>
        </w:rPr>
        <w:sym w:font="Wingdings" w:char="F0E0"/>
      </w:r>
      <w:r w:rsidRPr="00735BF1">
        <w:rPr>
          <w:color w:val="BFBFBF" w:themeColor="background1" w:themeShade="BF"/>
        </w:rPr>
        <w:t xml:space="preserve">2 </w:t>
      </w:r>
      <w:r>
        <w:t xml:space="preserve">: </w:t>
      </w:r>
      <w:r w:rsidRPr="00735BF1">
        <w:rPr>
          <w:b/>
          <w:bCs/>
        </w:rPr>
        <w:t>ADD EMPLOYE TO PROJECT</w:t>
      </w:r>
    </w:p>
    <w:p w14:paraId="4FC91A27" w14:textId="608C1316" w:rsidR="005C4152" w:rsidRDefault="005C4152" w:rsidP="0062009F">
      <w:pPr>
        <w:pStyle w:val="ListParagraph"/>
      </w:pPr>
      <w:r>
        <w:t xml:space="preserve">CREATE AN PROJECT VIA API-1 AND ADD EMPLOYEE </w:t>
      </w:r>
      <w:r w:rsidR="00D40DC1">
        <w:t>TO SAME PROJECT VIA API-2</w:t>
      </w:r>
    </w:p>
    <w:p w14:paraId="3A61DADD" w14:textId="77777777" w:rsidR="00D40DC1" w:rsidRDefault="00D40DC1" w:rsidP="0062009F">
      <w:pPr>
        <w:pStyle w:val="ListParagraph"/>
      </w:pPr>
    </w:p>
    <w:p w14:paraId="056F80ED" w14:textId="29F4E058" w:rsidR="00D40DC1" w:rsidRDefault="00D40DC1" w:rsidP="0062009F">
      <w:pPr>
        <w:pStyle w:val="ListParagraph"/>
      </w:pPr>
      <w:r w:rsidRPr="00735BF1">
        <w:rPr>
          <w:color w:val="BFBFBF" w:themeColor="background1" w:themeShade="BF"/>
        </w:rPr>
        <w:t>API TEST SCENARIO</w:t>
      </w:r>
      <w:r w:rsidRPr="00735BF1">
        <w:rPr>
          <w:color w:val="BFBFBF" w:themeColor="background1" w:themeShade="BF"/>
        </w:rPr>
        <w:sym w:font="Wingdings" w:char="F0E0"/>
      </w:r>
      <w:r w:rsidRPr="00735BF1">
        <w:rPr>
          <w:color w:val="BFBFBF" w:themeColor="background1" w:themeShade="BF"/>
        </w:rPr>
        <w:t xml:space="preserve"> 3 </w:t>
      </w:r>
      <w:r>
        <w:t xml:space="preserve">: </w:t>
      </w:r>
      <w:r w:rsidR="00E2463C" w:rsidRPr="00735BF1">
        <w:rPr>
          <w:b/>
          <w:bCs/>
        </w:rPr>
        <w:t>GET PAYROLL INFO VIA AUTHENTICATION</w:t>
      </w:r>
    </w:p>
    <w:p w14:paraId="295C15BD" w14:textId="448A6CBC" w:rsidR="00E2463C" w:rsidRDefault="00E2463C" w:rsidP="0062009F">
      <w:pPr>
        <w:pStyle w:val="ListParagraph"/>
      </w:pPr>
      <w:r>
        <w:t xml:space="preserve">LOGIN TO APP VIA API-1 AND GET AUTH TOKEN </w:t>
      </w:r>
      <w:r w:rsidR="00F51C69">
        <w:t>, THEN GET AN PAYROLL INFO VIA API-2</w:t>
      </w:r>
    </w:p>
    <w:p w14:paraId="23EF456B" w14:textId="77777777" w:rsidR="00F51C69" w:rsidRDefault="00F51C69" w:rsidP="0062009F">
      <w:pPr>
        <w:pStyle w:val="ListParagraph"/>
      </w:pPr>
    </w:p>
    <w:p w14:paraId="12C763E9" w14:textId="63F63D42" w:rsidR="00F51C69" w:rsidRDefault="00F51C69" w:rsidP="0062009F">
      <w:pPr>
        <w:pStyle w:val="ListParagraph"/>
      </w:pPr>
      <w:r w:rsidRPr="00735BF1">
        <w:rPr>
          <w:color w:val="BFBFBF" w:themeColor="background1" w:themeShade="BF"/>
        </w:rPr>
        <w:t>API TEST SCENARIO</w:t>
      </w:r>
      <w:r w:rsidRPr="00735BF1">
        <w:rPr>
          <w:color w:val="BFBFBF" w:themeColor="background1" w:themeShade="BF"/>
        </w:rPr>
        <w:sym w:font="Wingdings" w:char="F0E0"/>
      </w:r>
      <w:r w:rsidRPr="00735BF1">
        <w:rPr>
          <w:color w:val="BFBFBF" w:themeColor="background1" w:themeShade="BF"/>
        </w:rPr>
        <w:t xml:space="preserve"> 4 </w:t>
      </w:r>
      <w:r>
        <w:t xml:space="preserve">: </w:t>
      </w:r>
      <w:r w:rsidR="005A6E11" w:rsidRPr="00735BF1">
        <w:rPr>
          <w:b/>
          <w:bCs/>
        </w:rPr>
        <w:t>DELETE 1</w:t>
      </w:r>
      <w:r w:rsidR="005A6E11" w:rsidRPr="00735BF1">
        <w:rPr>
          <w:b/>
          <w:bCs/>
          <w:vertAlign w:val="superscript"/>
        </w:rPr>
        <w:t>ST</w:t>
      </w:r>
      <w:r w:rsidR="005A6E11" w:rsidRPr="00735BF1">
        <w:rPr>
          <w:b/>
          <w:bCs/>
        </w:rPr>
        <w:t xml:space="preserve"> PROJECT</w:t>
      </w:r>
    </w:p>
    <w:p w14:paraId="1F00B8E6" w14:textId="593E0F9E" w:rsidR="005A6E11" w:rsidRDefault="005A6E11" w:rsidP="0062009F">
      <w:pPr>
        <w:pStyle w:val="ListParagraph"/>
      </w:pPr>
      <w:r>
        <w:t>GET ALL THE PROJECT VIA API</w:t>
      </w:r>
      <w:r>
        <w:sym w:font="Wingdings" w:char="F0E0"/>
      </w:r>
      <w:r>
        <w:t xml:space="preserve">1 AND DELETE THE PROJECT </w:t>
      </w:r>
      <w:r w:rsidR="008A7160">
        <w:t>1</w:t>
      </w:r>
      <w:r w:rsidR="008A7160" w:rsidRPr="008A7160">
        <w:rPr>
          <w:vertAlign w:val="superscript"/>
        </w:rPr>
        <w:t>ST</w:t>
      </w:r>
      <w:r w:rsidR="008A7160">
        <w:t xml:space="preserve">  PRJECT VIA API-2 IF EXISTS</w:t>
      </w:r>
    </w:p>
    <w:p w14:paraId="7A56A39E" w14:textId="77777777" w:rsidR="008A7160" w:rsidRDefault="008A7160" w:rsidP="0062009F">
      <w:pPr>
        <w:pStyle w:val="ListParagraph"/>
      </w:pPr>
    </w:p>
    <w:p w14:paraId="09FD7FA5" w14:textId="1179AE22" w:rsidR="008A7160" w:rsidRDefault="008A7160" w:rsidP="0062009F">
      <w:pPr>
        <w:pStyle w:val="ListParagraph"/>
      </w:pPr>
      <w:r w:rsidRPr="00735BF1">
        <w:rPr>
          <w:color w:val="BFBFBF" w:themeColor="background1" w:themeShade="BF"/>
        </w:rPr>
        <w:t>API TEST SCENARIO</w:t>
      </w:r>
      <w:r w:rsidRPr="00735BF1">
        <w:rPr>
          <w:color w:val="BFBFBF" w:themeColor="background1" w:themeShade="BF"/>
        </w:rPr>
        <w:sym w:font="Wingdings" w:char="F0E0"/>
      </w:r>
      <w:r w:rsidRPr="00735BF1">
        <w:rPr>
          <w:color w:val="BFBFBF" w:themeColor="background1" w:themeShade="BF"/>
        </w:rPr>
        <w:t xml:space="preserve"> 5 : </w:t>
      </w:r>
      <w:r w:rsidR="00315410" w:rsidRPr="00735BF1">
        <w:rPr>
          <w:b/>
          <w:bCs/>
        </w:rPr>
        <w:t>DELETE AN EMPLOYE</w:t>
      </w:r>
    </w:p>
    <w:p w14:paraId="75630C92" w14:textId="64006538" w:rsidR="00315410" w:rsidRPr="006D63E8" w:rsidRDefault="00315410" w:rsidP="0062009F">
      <w:pPr>
        <w:pStyle w:val="ListParagraph"/>
      </w:pPr>
      <w:r>
        <w:t>CREATE AN EMPLOYE VIA API</w:t>
      </w:r>
      <w:r w:rsidR="00885256">
        <w:t>-</w:t>
      </w:r>
      <w:r>
        <w:t xml:space="preserve">1 AND DELETE </w:t>
      </w:r>
      <w:r w:rsidR="00885256">
        <w:t>THE SAME EMPLOYE VIA API-2</w:t>
      </w:r>
    </w:p>
    <w:p w14:paraId="3A32F3F8" w14:textId="77777777" w:rsidR="007009D8" w:rsidRPr="007009D8" w:rsidRDefault="007009D8" w:rsidP="007009D8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CC6C1D"/>
          <w:sz w:val="14"/>
          <w:szCs w:val="14"/>
        </w:rPr>
        <w:t>public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CC6C1D"/>
          <w:sz w:val="14"/>
          <w:szCs w:val="14"/>
        </w:rPr>
        <w:t>class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1290C3"/>
          <w:sz w:val="14"/>
          <w:szCs w:val="14"/>
        </w:rPr>
        <w:t>Scenario_1_Delete_Project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F9FAF4"/>
          <w:sz w:val="14"/>
          <w:szCs w:val="14"/>
        </w:rPr>
        <w:t>{</w:t>
      </w:r>
    </w:p>
    <w:p w14:paraId="16EA2110" w14:textId="77777777" w:rsidR="00803028" w:rsidRDefault="00803028" w:rsidP="0080302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CCCCCC"/>
          <w:sz w:val="14"/>
          <w:szCs w:val="14"/>
        </w:rPr>
        <w:t xml:space="preserve">       </w:t>
      </w:r>
      <w:r w:rsidR="007009D8" w:rsidRPr="007009D8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1ACD225E" w14:textId="799DD34D" w:rsidR="007009D8" w:rsidRPr="007009D8" w:rsidRDefault="00803028" w:rsidP="0080302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CCCCCC"/>
          <w:sz w:val="14"/>
          <w:szCs w:val="14"/>
        </w:rPr>
        <w:t xml:space="preserve">           </w:t>
      </w:r>
      <w:r w:rsidR="007009D8" w:rsidRPr="007009D8">
        <w:rPr>
          <w:rFonts w:ascii="Consolas" w:hAnsi="Consolas"/>
          <w:color w:val="CC6C1D"/>
          <w:sz w:val="14"/>
          <w:szCs w:val="14"/>
        </w:rPr>
        <w:t>public</w:t>
      </w:r>
      <w:r w:rsidR="007009D8"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="007009D8" w:rsidRPr="007009D8">
        <w:rPr>
          <w:rFonts w:ascii="Consolas" w:hAnsi="Consolas"/>
          <w:color w:val="CC6C1D"/>
          <w:sz w:val="14"/>
          <w:szCs w:val="14"/>
        </w:rPr>
        <w:t>void</w:t>
      </w:r>
      <w:r w:rsidR="007009D8"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="007009D8" w:rsidRPr="007009D8">
        <w:rPr>
          <w:rFonts w:ascii="Consolas" w:hAnsi="Consolas"/>
          <w:color w:val="1EB540"/>
          <w:sz w:val="14"/>
          <w:szCs w:val="14"/>
        </w:rPr>
        <w:t>getDataFromServer</w:t>
      </w:r>
      <w:r w:rsidR="007009D8" w:rsidRPr="007009D8">
        <w:rPr>
          <w:rFonts w:ascii="Consolas" w:hAnsi="Consolas"/>
          <w:color w:val="F9FAF4"/>
          <w:sz w:val="14"/>
          <w:szCs w:val="14"/>
        </w:rPr>
        <w:t>()</w:t>
      </w:r>
      <w:r w:rsidR="007009D8"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="007009D8" w:rsidRPr="007009D8">
        <w:rPr>
          <w:rFonts w:ascii="Consolas" w:hAnsi="Consolas"/>
          <w:color w:val="F9FAF4"/>
          <w:sz w:val="14"/>
          <w:szCs w:val="14"/>
        </w:rPr>
        <w:t>{</w:t>
      </w:r>
    </w:p>
    <w:p w14:paraId="4AAC2B0B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1290C3"/>
          <w:sz w:val="14"/>
          <w:szCs w:val="14"/>
        </w:rPr>
        <w:t>Random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F2F200"/>
          <w:sz w:val="14"/>
          <w:szCs w:val="14"/>
        </w:rPr>
        <w:t>ran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E6E6FA"/>
          <w:sz w:val="14"/>
          <w:szCs w:val="14"/>
        </w:rPr>
        <w:t>=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CC6C1D"/>
          <w:sz w:val="14"/>
          <w:szCs w:val="14"/>
        </w:rPr>
        <w:t>new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A7EC21"/>
          <w:sz w:val="14"/>
          <w:szCs w:val="14"/>
        </w:rPr>
        <w:t>Random</w:t>
      </w:r>
      <w:r w:rsidRPr="007009D8">
        <w:rPr>
          <w:rFonts w:ascii="Consolas" w:hAnsi="Consolas"/>
          <w:color w:val="F9FAF4"/>
          <w:sz w:val="14"/>
          <w:szCs w:val="14"/>
        </w:rPr>
        <w:t>()</w:t>
      </w:r>
      <w:r w:rsidRPr="007009D8">
        <w:rPr>
          <w:rFonts w:ascii="Consolas" w:hAnsi="Consolas"/>
          <w:color w:val="E6E6FA"/>
          <w:sz w:val="14"/>
          <w:szCs w:val="14"/>
        </w:rPr>
        <w:t>;</w:t>
      </w:r>
    </w:p>
    <w:p w14:paraId="49FC15FE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CC6C1D"/>
          <w:sz w:val="14"/>
          <w:szCs w:val="14"/>
        </w:rPr>
        <w:t>int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F2F200"/>
          <w:sz w:val="14"/>
          <w:szCs w:val="14"/>
        </w:rPr>
        <w:t>random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E6E6FA"/>
          <w:sz w:val="14"/>
          <w:szCs w:val="14"/>
        </w:rPr>
        <w:t>=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F3EC79"/>
          <w:sz w:val="14"/>
          <w:szCs w:val="14"/>
        </w:rPr>
        <w:t>ran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A7EC21"/>
          <w:sz w:val="14"/>
          <w:szCs w:val="14"/>
        </w:rPr>
        <w:t>nextInt</w:t>
      </w:r>
      <w:r w:rsidRPr="007009D8">
        <w:rPr>
          <w:rFonts w:ascii="Consolas" w:hAnsi="Consolas"/>
          <w:color w:val="F9FAF4"/>
          <w:sz w:val="14"/>
          <w:szCs w:val="14"/>
        </w:rPr>
        <w:t>(</w:t>
      </w:r>
      <w:r w:rsidRPr="007009D8">
        <w:rPr>
          <w:rFonts w:ascii="Consolas" w:hAnsi="Consolas"/>
          <w:color w:val="6897BB"/>
          <w:sz w:val="14"/>
          <w:szCs w:val="14"/>
        </w:rPr>
        <w:t>1000</w:t>
      </w:r>
      <w:r w:rsidRPr="007009D8">
        <w:rPr>
          <w:rFonts w:ascii="Consolas" w:hAnsi="Consolas"/>
          <w:color w:val="F9FAF4"/>
          <w:sz w:val="14"/>
          <w:szCs w:val="14"/>
        </w:rPr>
        <w:t>)</w:t>
      </w:r>
      <w:r w:rsidRPr="007009D8">
        <w:rPr>
          <w:rFonts w:ascii="Consolas" w:hAnsi="Consolas"/>
          <w:color w:val="E6E6FA"/>
          <w:sz w:val="14"/>
          <w:szCs w:val="14"/>
        </w:rPr>
        <w:t>;</w:t>
      </w:r>
    </w:p>
    <w:p w14:paraId="66E498AC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6AC1F1CC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808080"/>
          <w:sz w:val="14"/>
          <w:szCs w:val="14"/>
        </w:rPr>
        <w:t xml:space="preserve">// create an object for </w:t>
      </w:r>
      <w:r w:rsidRPr="007009D8">
        <w:rPr>
          <w:rFonts w:ascii="Consolas" w:hAnsi="Consolas"/>
          <w:color w:val="808080"/>
          <w:sz w:val="14"/>
          <w:szCs w:val="14"/>
          <w:u w:val="single"/>
        </w:rPr>
        <w:t>pojo</w:t>
      </w:r>
      <w:r w:rsidRPr="007009D8">
        <w:rPr>
          <w:rFonts w:ascii="Consolas" w:hAnsi="Consolas"/>
          <w:color w:val="808080"/>
          <w:sz w:val="14"/>
          <w:szCs w:val="14"/>
        </w:rPr>
        <w:t xml:space="preserve"> class</w:t>
      </w:r>
    </w:p>
    <w:p w14:paraId="2D660DDB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3F2E4FDE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808080"/>
          <w:sz w:val="14"/>
          <w:szCs w:val="14"/>
        </w:rPr>
        <w:t>/* API- 1(request) == add a project inside the server */</w:t>
      </w:r>
    </w:p>
    <w:p w14:paraId="6EBAD229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1290C3"/>
          <w:sz w:val="14"/>
          <w:szCs w:val="14"/>
        </w:rPr>
        <w:t>ProjectPojo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F2F200"/>
          <w:sz w:val="14"/>
          <w:szCs w:val="14"/>
        </w:rPr>
        <w:t>pojo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E6E6FA"/>
          <w:sz w:val="14"/>
          <w:szCs w:val="14"/>
        </w:rPr>
        <w:t>=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CC6C1D"/>
          <w:sz w:val="14"/>
          <w:szCs w:val="14"/>
        </w:rPr>
        <w:t>new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A7EC21"/>
          <w:sz w:val="14"/>
          <w:szCs w:val="14"/>
        </w:rPr>
        <w:t>ProjectPojo</w:t>
      </w:r>
      <w:r w:rsidRPr="007009D8">
        <w:rPr>
          <w:rFonts w:ascii="Consolas" w:hAnsi="Consolas"/>
          <w:color w:val="F9FAF4"/>
          <w:sz w:val="14"/>
          <w:szCs w:val="14"/>
        </w:rPr>
        <w:t>(</w:t>
      </w:r>
      <w:r w:rsidRPr="007009D8">
        <w:rPr>
          <w:rFonts w:ascii="Consolas" w:hAnsi="Consolas"/>
          <w:color w:val="17C6A3"/>
          <w:sz w:val="14"/>
          <w:szCs w:val="14"/>
        </w:rPr>
        <w:t>"docomo"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E6E6FA"/>
          <w:sz w:val="14"/>
          <w:szCs w:val="14"/>
        </w:rPr>
        <w:t>+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F3EC79"/>
          <w:sz w:val="14"/>
          <w:szCs w:val="14"/>
        </w:rPr>
        <w:t>random</w:t>
      </w:r>
      <w:r w:rsidRPr="007009D8">
        <w:rPr>
          <w:rFonts w:ascii="Consolas" w:hAnsi="Consolas"/>
          <w:color w:val="E6E6FA"/>
          <w:sz w:val="14"/>
          <w:szCs w:val="14"/>
        </w:rPr>
        <w:t>,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17C6A3"/>
          <w:sz w:val="14"/>
          <w:szCs w:val="14"/>
        </w:rPr>
        <w:t>"Created"</w:t>
      </w:r>
      <w:r w:rsidRPr="007009D8">
        <w:rPr>
          <w:rFonts w:ascii="Consolas" w:hAnsi="Consolas"/>
          <w:color w:val="E6E6FA"/>
          <w:sz w:val="14"/>
          <w:szCs w:val="14"/>
        </w:rPr>
        <w:t>,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17C6A3"/>
          <w:sz w:val="14"/>
          <w:szCs w:val="14"/>
        </w:rPr>
        <w:t>"ploject"</w:t>
      </w:r>
      <w:r w:rsidRPr="007009D8">
        <w:rPr>
          <w:rFonts w:ascii="Consolas" w:hAnsi="Consolas"/>
          <w:color w:val="E6E6FA"/>
          <w:sz w:val="14"/>
          <w:szCs w:val="14"/>
        </w:rPr>
        <w:t>,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6897BB"/>
          <w:sz w:val="14"/>
          <w:szCs w:val="14"/>
        </w:rPr>
        <w:t>0</w:t>
      </w:r>
      <w:r w:rsidRPr="007009D8">
        <w:rPr>
          <w:rFonts w:ascii="Consolas" w:hAnsi="Consolas"/>
          <w:color w:val="F9FAF4"/>
          <w:sz w:val="14"/>
          <w:szCs w:val="14"/>
        </w:rPr>
        <w:t>)</w:t>
      </w:r>
      <w:r w:rsidRPr="007009D8">
        <w:rPr>
          <w:rFonts w:ascii="Consolas" w:hAnsi="Consolas"/>
          <w:color w:val="E6E6FA"/>
          <w:sz w:val="14"/>
          <w:szCs w:val="14"/>
        </w:rPr>
        <w:t>;</w:t>
      </w:r>
    </w:p>
    <w:p w14:paraId="101D58EC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0E90A1C" w14:textId="7D3FCBC3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80F2F6"/>
          <w:sz w:val="14"/>
          <w:szCs w:val="14"/>
        </w:rPr>
        <w:t>Response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F2F200"/>
          <w:sz w:val="14"/>
          <w:szCs w:val="14"/>
        </w:rPr>
        <w:t>rsp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E6E6FA"/>
          <w:sz w:val="14"/>
          <w:szCs w:val="14"/>
        </w:rPr>
        <w:t>=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7009D8">
        <w:rPr>
          <w:rFonts w:ascii="Consolas" w:hAnsi="Consolas"/>
          <w:color w:val="F9FAF4"/>
          <w:sz w:val="14"/>
          <w:szCs w:val="14"/>
        </w:rPr>
        <w:t>()</w:t>
      </w:r>
    </w:p>
    <w:p w14:paraId="1735ACBD" w14:textId="230A0D29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contentType</w:t>
      </w:r>
      <w:r w:rsidRPr="007009D8">
        <w:rPr>
          <w:rFonts w:ascii="Consolas" w:hAnsi="Consolas"/>
          <w:color w:val="F9FAF4"/>
          <w:sz w:val="14"/>
          <w:szCs w:val="14"/>
        </w:rPr>
        <w:t>(</w:t>
      </w:r>
      <w:r w:rsidRPr="007009D8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7009D8">
        <w:rPr>
          <w:rFonts w:ascii="Consolas" w:hAnsi="Consolas"/>
          <w:color w:val="F9FAF4"/>
          <w:sz w:val="14"/>
          <w:szCs w:val="14"/>
        </w:rPr>
        <w:t>)</w:t>
      </w:r>
    </w:p>
    <w:p w14:paraId="01309CF7" w14:textId="5EA059C2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body</w:t>
      </w:r>
      <w:r w:rsidRPr="007009D8">
        <w:rPr>
          <w:rFonts w:ascii="Consolas" w:hAnsi="Consolas"/>
          <w:color w:val="F9FAF4"/>
          <w:sz w:val="14"/>
          <w:szCs w:val="14"/>
        </w:rPr>
        <w:t>(</w:t>
      </w:r>
      <w:r w:rsidRPr="007009D8">
        <w:rPr>
          <w:rFonts w:ascii="Consolas" w:hAnsi="Consolas"/>
          <w:color w:val="F3EC79"/>
          <w:sz w:val="14"/>
          <w:szCs w:val="14"/>
        </w:rPr>
        <w:t>pojo</w:t>
      </w:r>
      <w:r w:rsidRPr="007009D8">
        <w:rPr>
          <w:rFonts w:ascii="Consolas" w:hAnsi="Consolas"/>
          <w:color w:val="F9FAF4"/>
          <w:sz w:val="14"/>
          <w:szCs w:val="14"/>
        </w:rPr>
        <w:t>)</w:t>
      </w:r>
    </w:p>
    <w:p w14:paraId="41025C17" w14:textId="48A06043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when</w:t>
      </w:r>
      <w:r w:rsidRPr="007009D8">
        <w:rPr>
          <w:rFonts w:ascii="Consolas" w:hAnsi="Consolas"/>
          <w:color w:val="F9FAF4"/>
          <w:sz w:val="14"/>
          <w:szCs w:val="14"/>
        </w:rPr>
        <w:t>()</w:t>
      </w:r>
    </w:p>
    <w:p w14:paraId="1293A637" w14:textId="260A893E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</w:r>
      <w:r w:rsidR="00803028">
        <w:rPr>
          <w:rFonts w:ascii="Consolas" w:hAnsi="Consolas"/>
          <w:color w:val="D9E8F7"/>
          <w:sz w:val="14"/>
          <w:szCs w:val="14"/>
        </w:rPr>
        <w:t xml:space="preserve">  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post</w:t>
      </w:r>
      <w:r w:rsidRPr="007009D8">
        <w:rPr>
          <w:rFonts w:ascii="Consolas" w:hAnsi="Consolas"/>
          <w:color w:val="F9FAF4"/>
          <w:sz w:val="14"/>
          <w:szCs w:val="14"/>
        </w:rPr>
        <w:t>(</w:t>
      </w:r>
      <w:r w:rsidRPr="007009D8">
        <w:rPr>
          <w:rFonts w:ascii="Consolas" w:hAnsi="Consolas"/>
          <w:color w:val="17C6A3"/>
          <w:sz w:val="14"/>
          <w:szCs w:val="14"/>
        </w:rPr>
        <w:t>"http://49.249.28.218:8091/addProject"</w:t>
      </w:r>
      <w:r w:rsidRPr="007009D8">
        <w:rPr>
          <w:rFonts w:ascii="Consolas" w:hAnsi="Consolas"/>
          <w:color w:val="F9FAF4"/>
          <w:sz w:val="14"/>
          <w:szCs w:val="14"/>
        </w:rPr>
        <w:t>)</w:t>
      </w:r>
      <w:r w:rsidRPr="007009D8">
        <w:rPr>
          <w:rFonts w:ascii="Consolas" w:hAnsi="Consolas"/>
          <w:color w:val="E6E6FA"/>
          <w:sz w:val="14"/>
          <w:szCs w:val="14"/>
        </w:rPr>
        <w:t>;</w:t>
      </w:r>
    </w:p>
    <w:p w14:paraId="455C5257" w14:textId="4B99BCB0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7009D8">
        <w:rPr>
          <w:rFonts w:ascii="Consolas" w:hAnsi="Consolas"/>
          <w:color w:val="F3EC79"/>
          <w:sz w:val="14"/>
          <w:szCs w:val="14"/>
        </w:rPr>
        <w:t>rsp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then</w:t>
      </w:r>
      <w:r w:rsidRPr="007009D8">
        <w:rPr>
          <w:rFonts w:ascii="Consolas" w:hAnsi="Consolas"/>
          <w:color w:val="F9FAF4"/>
          <w:sz w:val="14"/>
          <w:szCs w:val="14"/>
        </w:rPr>
        <w:t>()</w:t>
      </w:r>
    </w:p>
    <w:p w14:paraId="01CF9C97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assertThat</w:t>
      </w:r>
      <w:r w:rsidRPr="007009D8">
        <w:rPr>
          <w:rFonts w:ascii="Consolas" w:hAnsi="Consolas"/>
          <w:color w:val="F9FAF4"/>
          <w:sz w:val="14"/>
          <w:szCs w:val="14"/>
        </w:rPr>
        <w:t>()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statusCode</w:t>
      </w:r>
      <w:r w:rsidRPr="007009D8">
        <w:rPr>
          <w:rFonts w:ascii="Consolas" w:hAnsi="Consolas"/>
          <w:color w:val="F9FAF4"/>
          <w:sz w:val="14"/>
          <w:szCs w:val="14"/>
        </w:rPr>
        <w:t>(</w:t>
      </w:r>
      <w:r w:rsidRPr="007009D8">
        <w:rPr>
          <w:rFonts w:ascii="Consolas" w:hAnsi="Consolas"/>
          <w:color w:val="6897BB"/>
          <w:sz w:val="14"/>
          <w:szCs w:val="14"/>
        </w:rPr>
        <w:t>201</w:t>
      </w:r>
      <w:r w:rsidRPr="007009D8">
        <w:rPr>
          <w:rFonts w:ascii="Consolas" w:hAnsi="Consolas"/>
          <w:color w:val="F9FAF4"/>
          <w:sz w:val="14"/>
          <w:szCs w:val="14"/>
        </w:rPr>
        <w:t>)</w:t>
      </w:r>
    </w:p>
    <w:p w14:paraId="14B6FD30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log</w:t>
      </w:r>
      <w:r w:rsidRPr="007009D8">
        <w:rPr>
          <w:rFonts w:ascii="Consolas" w:hAnsi="Consolas"/>
          <w:color w:val="F9FAF4"/>
          <w:sz w:val="14"/>
          <w:szCs w:val="14"/>
        </w:rPr>
        <w:t>()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all</w:t>
      </w:r>
      <w:r w:rsidRPr="007009D8">
        <w:rPr>
          <w:rFonts w:ascii="Consolas" w:hAnsi="Consolas"/>
          <w:color w:val="F9FAF4"/>
          <w:sz w:val="14"/>
          <w:szCs w:val="14"/>
        </w:rPr>
        <w:t>()</w:t>
      </w:r>
      <w:r w:rsidRPr="007009D8">
        <w:rPr>
          <w:rFonts w:ascii="Consolas" w:hAnsi="Consolas"/>
          <w:color w:val="E6E6FA"/>
          <w:sz w:val="14"/>
          <w:szCs w:val="14"/>
        </w:rPr>
        <w:t>;</w:t>
      </w:r>
    </w:p>
    <w:p w14:paraId="4B1BD3FC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5A04836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7009D8">
        <w:rPr>
          <w:rFonts w:ascii="Consolas" w:hAnsi="Consolas"/>
          <w:color w:val="808080"/>
          <w:sz w:val="14"/>
          <w:szCs w:val="14"/>
        </w:rPr>
        <w:t xml:space="preserve">// capture dynamic data </w:t>
      </w:r>
      <w:r w:rsidRPr="007009D8">
        <w:rPr>
          <w:rFonts w:ascii="Consolas" w:hAnsi="Consolas"/>
          <w:color w:val="808080"/>
          <w:sz w:val="14"/>
          <w:szCs w:val="14"/>
          <w:u w:val="single"/>
        </w:rPr>
        <w:t>projectname</w:t>
      </w:r>
      <w:r w:rsidRPr="007009D8">
        <w:rPr>
          <w:rFonts w:ascii="Consolas" w:hAnsi="Consolas"/>
          <w:color w:val="808080"/>
          <w:sz w:val="14"/>
          <w:szCs w:val="14"/>
        </w:rPr>
        <w:t xml:space="preserve"> from the response</w:t>
      </w:r>
    </w:p>
    <w:p w14:paraId="70FEF50A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1290C3"/>
          <w:sz w:val="14"/>
          <w:szCs w:val="14"/>
        </w:rPr>
        <w:t>String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F2F200"/>
          <w:sz w:val="14"/>
          <w:szCs w:val="14"/>
        </w:rPr>
        <w:t>projectId</w:t>
      </w:r>
      <w:r w:rsidRPr="007009D8">
        <w:rPr>
          <w:rFonts w:ascii="Consolas" w:hAnsi="Consolas"/>
          <w:color w:val="E6E6FA"/>
          <w:sz w:val="14"/>
          <w:szCs w:val="14"/>
        </w:rPr>
        <w:t>=</w:t>
      </w:r>
      <w:r w:rsidRPr="007009D8">
        <w:rPr>
          <w:rFonts w:ascii="Consolas" w:hAnsi="Consolas"/>
          <w:color w:val="D9E8F7"/>
          <w:sz w:val="14"/>
          <w:szCs w:val="14"/>
        </w:rPr>
        <w:t xml:space="preserve"> </w:t>
      </w:r>
      <w:r w:rsidRPr="007009D8">
        <w:rPr>
          <w:rFonts w:ascii="Consolas" w:hAnsi="Consolas"/>
          <w:color w:val="F3EC79"/>
          <w:sz w:val="14"/>
          <w:szCs w:val="14"/>
        </w:rPr>
        <w:t>rsp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jsonPath</w:t>
      </w:r>
      <w:r w:rsidRPr="007009D8">
        <w:rPr>
          <w:rFonts w:ascii="Consolas" w:hAnsi="Consolas"/>
          <w:color w:val="F9FAF4"/>
          <w:sz w:val="14"/>
          <w:szCs w:val="14"/>
        </w:rPr>
        <w:t>()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A7EC21"/>
          <w:sz w:val="14"/>
          <w:szCs w:val="14"/>
        </w:rPr>
        <w:t>get</w:t>
      </w:r>
      <w:r w:rsidRPr="007009D8">
        <w:rPr>
          <w:rFonts w:ascii="Consolas" w:hAnsi="Consolas"/>
          <w:color w:val="F9FAF4"/>
          <w:sz w:val="14"/>
          <w:szCs w:val="14"/>
        </w:rPr>
        <w:t>(</w:t>
      </w:r>
      <w:r w:rsidRPr="007009D8">
        <w:rPr>
          <w:rFonts w:ascii="Consolas" w:hAnsi="Consolas"/>
          <w:color w:val="17C6A3"/>
          <w:sz w:val="14"/>
          <w:szCs w:val="14"/>
        </w:rPr>
        <w:t>"projectId"</w:t>
      </w:r>
      <w:r w:rsidRPr="007009D8">
        <w:rPr>
          <w:rFonts w:ascii="Consolas" w:hAnsi="Consolas"/>
          <w:color w:val="F9FAF4"/>
          <w:sz w:val="14"/>
          <w:szCs w:val="14"/>
        </w:rPr>
        <w:t>)</w:t>
      </w:r>
      <w:r w:rsidRPr="007009D8">
        <w:rPr>
          <w:rFonts w:ascii="Consolas" w:hAnsi="Consolas"/>
          <w:color w:val="E6E6FA"/>
          <w:sz w:val="14"/>
          <w:szCs w:val="14"/>
        </w:rPr>
        <w:t>;</w:t>
      </w:r>
    </w:p>
    <w:p w14:paraId="000B6E08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7009D8">
        <w:rPr>
          <w:rFonts w:ascii="Consolas" w:hAnsi="Consolas"/>
          <w:color w:val="1290C3"/>
          <w:sz w:val="14"/>
          <w:szCs w:val="14"/>
        </w:rPr>
        <w:t>System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A7EC21"/>
          <w:sz w:val="14"/>
          <w:szCs w:val="14"/>
        </w:rPr>
        <w:t>println</w:t>
      </w:r>
      <w:r w:rsidRPr="007009D8">
        <w:rPr>
          <w:rFonts w:ascii="Consolas" w:hAnsi="Consolas"/>
          <w:color w:val="F9FAF4"/>
          <w:sz w:val="14"/>
          <w:szCs w:val="14"/>
        </w:rPr>
        <w:t>(</w:t>
      </w:r>
      <w:r w:rsidRPr="007009D8">
        <w:rPr>
          <w:rFonts w:ascii="Consolas" w:hAnsi="Consolas"/>
          <w:color w:val="F3EC79"/>
          <w:sz w:val="14"/>
          <w:szCs w:val="14"/>
        </w:rPr>
        <w:t>projectId</w:t>
      </w:r>
      <w:r w:rsidRPr="007009D8">
        <w:rPr>
          <w:rFonts w:ascii="Consolas" w:hAnsi="Consolas"/>
          <w:color w:val="F9FAF4"/>
          <w:sz w:val="14"/>
          <w:szCs w:val="14"/>
        </w:rPr>
        <w:t>)</w:t>
      </w:r>
      <w:r w:rsidRPr="007009D8">
        <w:rPr>
          <w:rFonts w:ascii="Consolas" w:hAnsi="Consolas"/>
          <w:color w:val="E6E6FA"/>
          <w:sz w:val="14"/>
          <w:szCs w:val="14"/>
        </w:rPr>
        <w:t>;</w:t>
      </w:r>
    </w:p>
    <w:p w14:paraId="5188E3E0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  <w:t xml:space="preserve"> </w:t>
      </w:r>
    </w:p>
    <w:p w14:paraId="0B9AE059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7009D8">
        <w:rPr>
          <w:rFonts w:ascii="Consolas" w:hAnsi="Consolas"/>
          <w:color w:val="808080"/>
          <w:sz w:val="14"/>
          <w:szCs w:val="14"/>
        </w:rPr>
        <w:t>/*API-2(request) delete Project */</w:t>
      </w:r>
    </w:p>
    <w:p w14:paraId="4F9D5A86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  <w:t xml:space="preserve"> </w:t>
      </w:r>
    </w:p>
    <w:p w14:paraId="62A69640" w14:textId="63E87750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7009D8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7009D8">
        <w:rPr>
          <w:rFonts w:ascii="Consolas" w:hAnsi="Consolas"/>
          <w:color w:val="F9FAF4"/>
          <w:sz w:val="14"/>
          <w:szCs w:val="14"/>
        </w:rPr>
        <w:t>()</w:t>
      </w:r>
    </w:p>
    <w:p w14:paraId="2BDF11B5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delete</w:t>
      </w:r>
      <w:r w:rsidRPr="007009D8">
        <w:rPr>
          <w:rFonts w:ascii="Consolas" w:hAnsi="Consolas"/>
          <w:color w:val="F9FAF4"/>
          <w:sz w:val="14"/>
          <w:szCs w:val="14"/>
        </w:rPr>
        <w:t>(</w:t>
      </w:r>
      <w:r w:rsidRPr="007009D8">
        <w:rPr>
          <w:rFonts w:ascii="Consolas" w:hAnsi="Consolas"/>
          <w:color w:val="17C6A3"/>
          <w:sz w:val="14"/>
          <w:szCs w:val="14"/>
        </w:rPr>
        <w:t>"http://49.249.28.218:8091/project/"</w:t>
      </w:r>
      <w:r w:rsidRPr="007009D8">
        <w:rPr>
          <w:rFonts w:ascii="Consolas" w:hAnsi="Consolas"/>
          <w:color w:val="E6E6FA"/>
          <w:sz w:val="14"/>
          <w:szCs w:val="14"/>
        </w:rPr>
        <w:t>+</w:t>
      </w:r>
      <w:r w:rsidRPr="007009D8">
        <w:rPr>
          <w:rFonts w:ascii="Consolas" w:hAnsi="Consolas"/>
          <w:color w:val="F3EC79"/>
          <w:sz w:val="14"/>
          <w:szCs w:val="14"/>
        </w:rPr>
        <w:t>projectId</w:t>
      </w:r>
      <w:r w:rsidRPr="007009D8">
        <w:rPr>
          <w:rFonts w:ascii="Consolas" w:hAnsi="Consolas"/>
          <w:color w:val="F9FAF4"/>
          <w:sz w:val="14"/>
          <w:szCs w:val="14"/>
        </w:rPr>
        <w:t>)</w:t>
      </w:r>
    </w:p>
    <w:p w14:paraId="27B71B48" w14:textId="68362DEC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then</w:t>
      </w:r>
      <w:r w:rsidRPr="007009D8">
        <w:rPr>
          <w:rFonts w:ascii="Consolas" w:hAnsi="Consolas"/>
          <w:color w:val="F9FAF4"/>
          <w:sz w:val="14"/>
          <w:szCs w:val="14"/>
        </w:rPr>
        <w:t>()</w:t>
      </w:r>
    </w:p>
    <w:p w14:paraId="369E5A6B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log</w:t>
      </w:r>
      <w:r w:rsidRPr="007009D8">
        <w:rPr>
          <w:rFonts w:ascii="Consolas" w:hAnsi="Consolas"/>
          <w:color w:val="F9FAF4"/>
          <w:sz w:val="14"/>
          <w:szCs w:val="14"/>
        </w:rPr>
        <w:t>()</w:t>
      </w:r>
      <w:r w:rsidRPr="007009D8">
        <w:rPr>
          <w:rFonts w:ascii="Consolas" w:hAnsi="Consolas"/>
          <w:color w:val="E6E6FA"/>
          <w:sz w:val="14"/>
          <w:szCs w:val="14"/>
        </w:rPr>
        <w:t>.</w:t>
      </w:r>
      <w:r w:rsidRPr="007009D8">
        <w:rPr>
          <w:rFonts w:ascii="Consolas" w:hAnsi="Consolas"/>
          <w:color w:val="80F6A7"/>
          <w:sz w:val="14"/>
          <w:szCs w:val="14"/>
        </w:rPr>
        <w:t>all</w:t>
      </w:r>
      <w:r w:rsidRPr="007009D8">
        <w:rPr>
          <w:rFonts w:ascii="Consolas" w:hAnsi="Consolas"/>
          <w:color w:val="F9FAF4"/>
          <w:sz w:val="14"/>
          <w:szCs w:val="14"/>
        </w:rPr>
        <w:t>()</w:t>
      </w:r>
      <w:r w:rsidRPr="007009D8">
        <w:rPr>
          <w:rFonts w:ascii="Consolas" w:hAnsi="Consolas"/>
          <w:color w:val="E6E6FA"/>
          <w:sz w:val="14"/>
          <w:szCs w:val="14"/>
        </w:rPr>
        <w:t>;</w:t>
      </w:r>
    </w:p>
    <w:p w14:paraId="73FF9CB9" w14:textId="77777777" w:rsidR="007009D8" w:rsidRPr="007009D8" w:rsidRDefault="007009D8" w:rsidP="007009D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009D8">
        <w:rPr>
          <w:rFonts w:ascii="Consolas" w:hAnsi="Consolas"/>
          <w:color w:val="D9E8F7"/>
          <w:sz w:val="14"/>
          <w:szCs w:val="14"/>
        </w:rPr>
        <w:tab/>
      </w:r>
      <w:r w:rsidRPr="007009D8">
        <w:rPr>
          <w:rFonts w:ascii="Consolas" w:hAnsi="Consolas"/>
          <w:color w:val="F9FAF4"/>
          <w:sz w:val="14"/>
          <w:szCs w:val="14"/>
        </w:rPr>
        <w:t>}</w:t>
      </w:r>
    </w:p>
    <w:p w14:paraId="463DD404" w14:textId="77777777" w:rsidR="00A376D3" w:rsidRPr="00EE5C2E" w:rsidRDefault="00A376D3" w:rsidP="00A376D3">
      <w:pPr>
        <w:rPr>
          <w:sz w:val="10"/>
          <w:szCs w:val="10"/>
        </w:rPr>
      </w:pPr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2553"/>
        <w:gridCol w:w="8505"/>
      </w:tblGrid>
      <w:tr w:rsidR="00EE5C2E" w:rsidRPr="00EE5C2E" w14:paraId="4450B117" w14:textId="77777777" w:rsidTr="00413E71">
        <w:tc>
          <w:tcPr>
            <w:tcW w:w="2553" w:type="dxa"/>
          </w:tcPr>
          <w:p w14:paraId="50B95200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public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class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EmployeePojo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F9FAF4"/>
                <w:sz w:val="10"/>
                <w:szCs w:val="10"/>
              </w:rPr>
              <w:t>{</w:t>
            </w:r>
          </w:p>
          <w:p w14:paraId="708BB5F8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</w:p>
          <w:p w14:paraId="3AD0E17B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  <w:t xml:space="preserve">   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private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designation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7A670538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  <w:t xml:space="preserve">   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private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dob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5D4037DE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  <w:t xml:space="preserve">   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private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email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03AC29AD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  <w:t xml:space="preserve">   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private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empName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7EC78625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  <w:t xml:space="preserve">   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private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double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experience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47723167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  <w:t xml:space="preserve">   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private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mobileNo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02DE0EEB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  <w:t xml:space="preserve">   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private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project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1BEF0053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  <w:t xml:space="preserve">   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private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role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3AEC376A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  <w:t xml:space="preserve">   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private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username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13169E06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</w:p>
          <w:p w14:paraId="65B90EB7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lastRenderedPageBreak/>
              <w:tab/>
              <w:t xml:space="preserve">   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public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EB540"/>
                <w:sz w:val="10"/>
                <w:szCs w:val="10"/>
              </w:rPr>
              <w:t>EmployeePojo</w:t>
            </w:r>
            <w:r w:rsidRPr="00EE5C2E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F9FAF4"/>
                <w:sz w:val="10"/>
                <w:szCs w:val="10"/>
              </w:rPr>
              <w:t>{}</w:t>
            </w:r>
          </w:p>
          <w:p w14:paraId="077667B6" w14:textId="77777777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  <w:t xml:space="preserve">    </w:t>
            </w:r>
          </w:p>
          <w:p w14:paraId="08E872A4" w14:textId="0896302D" w:rsidR="00EE5C2E" w:rsidRPr="00EE5C2E" w:rsidRDefault="00EE5C2E" w:rsidP="00CC5DFA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  <w:t xml:space="preserve">   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public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EB540"/>
                <w:sz w:val="10"/>
                <w:szCs w:val="10"/>
              </w:rPr>
              <w:t>EmployeePojo</w:t>
            </w:r>
            <w:r w:rsidRPr="00EE5C2E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designation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dob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email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empName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double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experience</w:t>
            </w:r>
            <w:r w:rsidR="00CC5DFA">
              <w:rPr>
                <w:rFonts w:ascii="Consolas" w:hAnsi="Consolas"/>
                <w:color w:val="79ABFF"/>
                <w:sz w:val="10"/>
                <w:szCs w:val="10"/>
              </w:rPr>
              <w:t>,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mobileNo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project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role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username</w:t>
            </w:r>
            <w:r w:rsidRPr="00EE5C2E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F9FAF4"/>
                <w:sz w:val="10"/>
                <w:szCs w:val="10"/>
              </w:rPr>
              <w:t>{</w:t>
            </w:r>
          </w:p>
          <w:p w14:paraId="668F34A7" w14:textId="1B81C73C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super</w:t>
            </w:r>
            <w:r w:rsidRPr="00EE5C2E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this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designation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designa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this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dob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dob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this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email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email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this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empName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empName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this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experience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experien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this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mobileNo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mobileNo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this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project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project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this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role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role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CC6C1D"/>
                <w:sz w:val="10"/>
                <w:szCs w:val="10"/>
              </w:rPr>
              <w:t>this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EE5C2E">
              <w:rPr>
                <w:rFonts w:ascii="Consolas" w:hAnsi="Consolas"/>
                <w:color w:val="66E1F8"/>
                <w:sz w:val="10"/>
                <w:szCs w:val="10"/>
              </w:rPr>
              <w:t>username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EE5C2E">
              <w:rPr>
                <w:rFonts w:ascii="Consolas" w:hAnsi="Consolas"/>
                <w:color w:val="79ABFF"/>
                <w:sz w:val="10"/>
                <w:szCs w:val="10"/>
              </w:rPr>
              <w:t>username</w:t>
            </w:r>
            <w:r w:rsidRPr="00EE5C2E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1EE3E960" w14:textId="77777777" w:rsid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F9FAF4"/>
                <w:sz w:val="10"/>
                <w:szCs w:val="10"/>
              </w:rPr>
            </w:pP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EE5C2E">
              <w:rPr>
                <w:rFonts w:ascii="Consolas" w:hAnsi="Consolas"/>
                <w:color w:val="F9FAF4"/>
                <w:sz w:val="10"/>
                <w:szCs w:val="10"/>
              </w:rPr>
              <w:t>}</w:t>
            </w:r>
          </w:p>
          <w:p w14:paraId="0B8D80ED" w14:textId="1BB643BD" w:rsidR="00EE5C2E" w:rsidRPr="00EE5C2E" w:rsidRDefault="00EE5C2E" w:rsidP="00EE5C2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>
              <w:rPr>
                <w:rFonts w:ascii="Consolas" w:hAnsi="Consolas"/>
                <w:color w:val="F9FAF4"/>
                <w:sz w:val="10"/>
                <w:szCs w:val="10"/>
              </w:rPr>
              <w:t xml:space="preserve">ALSO GENERATING GETTERS AND SETTERS </w:t>
            </w:r>
          </w:p>
          <w:p w14:paraId="2696F111" w14:textId="77777777" w:rsidR="00EE5C2E" w:rsidRPr="00EE5C2E" w:rsidRDefault="00EE5C2E" w:rsidP="00A376D3">
            <w:pPr>
              <w:rPr>
                <w:sz w:val="10"/>
                <w:szCs w:val="10"/>
              </w:rPr>
            </w:pPr>
          </w:p>
        </w:tc>
        <w:tc>
          <w:tcPr>
            <w:tcW w:w="8505" w:type="dxa"/>
          </w:tcPr>
          <w:p w14:paraId="5DE462B3" w14:textId="77777777" w:rsidR="00413E71" w:rsidRDefault="00CE36F5" w:rsidP="00413E71">
            <w:pPr>
              <w:pStyle w:val="NormalWeb"/>
              <w:shd w:val="clear" w:color="auto" w:fill="2F2F2F"/>
              <w:spacing w:before="300" w:beforeAutospacing="0" w:after="0" w:afterAutospacing="0"/>
              <w:rPr>
                <w:sz w:val="10"/>
                <w:szCs w:val="10"/>
              </w:rPr>
            </w:pPr>
            <w:r w:rsidRPr="00413E71">
              <w:rPr>
                <w:sz w:val="10"/>
                <w:szCs w:val="10"/>
              </w:rPr>
              <w:lastRenderedPageBreak/>
              <w:t xml:space="preserve"> </w:t>
            </w:r>
            <w:r w:rsidR="00413E71">
              <w:rPr>
                <w:sz w:val="10"/>
                <w:szCs w:val="10"/>
              </w:rPr>
              <w:t>Import static io.resstassure.RestAssertd.*;</w:t>
            </w:r>
          </w:p>
          <w:p w14:paraId="15CB52D4" w14:textId="536ED4BE" w:rsidR="00413E71" w:rsidRPr="00413E71" w:rsidRDefault="00413E71" w:rsidP="00413E71">
            <w:pPr>
              <w:pStyle w:val="NormalWeb"/>
              <w:shd w:val="clear" w:color="auto" w:fill="2F2F2F"/>
              <w:spacing w:before="30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CC6C1D"/>
                <w:sz w:val="10"/>
                <w:szCs w:val="10"/>
              </w:rPr>
              <w:t>class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1290C3"/>
                <w:sz w:val="10"/>
                <w:szCs w:val="10"/>
              </w:rPr>
              <w:t>Scenario_2_AddEmployeToProject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{</w:t>
            </w:r>
          </w:p>
          <w:p w14:paraId="343544AA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</w:p>
          <w:p w14:paraId="1152AC3C" w14:textId="77777777" w:rsid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i/>
                <w:iCs/>
                <w:color w:val="A0A0A0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i/>
                <w:iCs/>
                <w:color w:val="A0A0A0"/>
                <w:sz w:val="10"/>
                <w:szCs w:val="10"/>
              </w:rPr>
              <w:t>@Test</w:t>
            </w:r>
          </w:p>
          <w:p w14:paraId="35B8C6A2" w14:textId="173E999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>
              <w:rPr>
                <w:rFonts w:ascii="Consolas" w:hAnsi="Consolas"/>
                <w:i/>
                <w:iCs/>
                <w:color w:val="A0A0A0"/>
                <w:sz w:val="10"/>
                <w:szCs w:val="10"/>
              </w:rPr>
              <w:t xml:space="preserve">              </w:t>
            </w:r>
            <w:r w:rsidRPr="00413E71">
              <w:rPr>
                <w:rFonts w:ascii="Consolas" w:hAnsi="Consolas"/>
                <w:color w:val="CC6C1D"/>
                <w:sz w:val="10"/>
                <w:szCs w:val="10"/>
              </w:rPr>
              <w:t>public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CC6C1D"/>
                <w:sz w:val="10"/>
                <w:szCs w:val="10"/>
              </w:rPr>
              <w:t>void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1EB540"/>
                <w:sz w:val="10"/>
                <w:szCs w:val="10"/>
              </w:rPr>
              <w:t>sampleTest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{</w:t>
            </w:r>
          </w:p>
          <w:p w14:paraId="0CA90E18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1290C3"/>
                <w:sz w:val="10"/>
                <w:szCs w:val="10"/>
              </w:rPr>
              <w:t>Random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2F200"/>
                <w:sz w:val="10"/>
                <w:szCs w:val="10"/>
              </w:rPr>
              <w:t>ran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CC6C1D"/>
                <w:sz w:val="10"/>
                <w:szCs w:val="10"/>
              </w:rPr>
              <w:t>new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A7EC21"/>
                <w:sz w:val="10"/>
                <w:szCs w:val="10"/>
              </w:rPr>
              <w:t>Random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4C8E6F02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CC6C1D"/>
                <w:sz w:val="10"/>
                <w:szCs w:val="10"/>
              </w:rPr>
              <w:t>int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2F200"/>
                <w:sz w:val="10"/>
                <w:szCs w:val="10"/>
              </w:rPr>
              <w:t>random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3EC79"/>
                <w:sz w:val="10"/>
                <w:szCs w:val="10"/>
              </w:rPr>
              <w:t>ran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A7EC21"/>
                <w:sz w:val="10"/>
                <w:szCs w:val="10"/>
              </w:rPr>
              <w:t>nextInt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413E71">
              <w:rPr>
                <w:rFonts w:ascii="Consolas" w:hAnsi="Consolas"/>
                <w:color w:val="6897BB"/>
                <w:sz w:val="10"/>
                <w:szCs w:val="10"/>
              </w:rPr>
              <w:t>1000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0F4573B9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</w:p>
          <w:p w14:paraId="76754B6F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808080"/>
                <w:sz w:val="10"/>
                <w:szCs w:val="10"/>
              </w:rPr>
              <w:t xml:space="preserve">// create an object for </w:t>
            </w:r>
            <w:r w:rsidRPr="00413E71">
              <w:rPr>
                <w:rFonts w:ascii="Consolas" w:hAnsi="Consolas"/>
                <w:color w:val="808080"/>
                <w:sz w:val="10"/>
                <w:szCs w:val="10"/>
                <w:u w:val="single"/>
              </w:rPr>
              <w:t>pojo</w:t>
            </w:r>
            <w:r w:rsidRPr="00413E71">
              <w:rPr>
                <w:rFonts w:ascii="Consolas" w:hAnsi="Consolas"/>
                <w:color w:val="808080"/>
                <w:sz w:val="10"/>
                <w:szCs w:val="10"/>
              </w:rPr>
              <w:t xml:space="preserve"> class</w:t>
            </w:r>
          </w:p>
          <w:p w14:paraId="0CDBC941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</w:p>
          <w:p w14:paraId="66C473B0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808080"/>
                <w:sz w:val="10"/>
                <w:szCs w:val="10"/>
              </w:rPr>
              <w:t>/* API- 1(request) == add a project inside the server */</w:t>
            </w:r>
          </w:p>
          <w:p w14:paraId="1997262B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1290C3"/>
                <w:sz w:val="10"/>
                <w:szCs w:val="10"/>
              </w:rPr>
              <w:t>ProjectPojo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2F200"/>
                <w:sz w:val="10"/>
                <w:szCs w:val="10"/>
              </w:rPr>
              <w:t>pojo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CC6C1D"/>
                <w:sz w:val="10"/>
                <w:szCs w:val="10"/>
              </w:rPr>
              <w:t>new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A7EC21"/>
                <w:sz w:val="10"/>
                <w:szCs w:val="10"/>
              </w:rPr>
              <w:t>ProjectPojo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"docomo"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+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3EC79"/>
                <w:sz w:val="10"/>
                <w:szCs w:val="10"/>
              </w:rPr>
              <w:t>random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"Created"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"ploject"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6897BB"/>
                <w:sz w:val="10"/>
                <w:szCs w:val="10"/>
              </w:rPr>
              <w:t>0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56A0036E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</w:p>
          <w:p w14:paraId="53B07B8F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80F2F6"/>
                <w:sz w:val="10"/>
                <w:szCs w:val="10"/>
              </w:rPr>
              <w:t>Response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2F200"/>
                <w:sz w:val="10"/>
                <w:szCs w:val="10"/>
              </w:rPr>
              <w:t>rsp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i/>
                <w:iCs/>
                <w:color w:val="96EC3F"/>
                <w:sz w:val="10"/>
                <w:szCs w:val="10"/>
              </w:rPr>
              <w:t>given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contentType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413E71">
              <w:rPr>
                <w:rFonts w:ascii="Consolas" w:hAnsi="Consolas"/>
                <w:i/>
                <w:iCs/>
                <w:color w:val="CC81BA"/>
                <w:sz w:val="10"/>
                <w:szCs w:val="10"/>
              </w:rPr>
              <w:t>ContentType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b/>
                <w:bCs/>
                <w:i/>
                <w:iCs/>
                <w:color w:val="8DDAF8"/>
                <w:sz w:val="10"/>
                <w:szCs w:val="10"/>
              </w:rPr>
              <w:t>JSON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</w:p>
          <w:p w14:paraId="34810CAB" w14:textId="38885F6A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body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413E71">
              <w:rPr>
                <w:rFonts w:ascii="Consolas" w:hAnsi="Consolas"/>
                <w:color w:val="F3EC79"/>
                <w:sz w:val="10"/>
                <w:szCs w:val="10"/>
              </w:rPr>
              <w:t>pojo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  <w:r w:rsidR="0041469C">
              <w:rPr>
                <w:rFonts w:ascii="Consolas" w:hAnsi="Consolas"/>
                <w:color w:val="D9E8F7"/>
                <w:sz w:val="10"/>
                <w:szCs w:val="10"/>
              </w:rPr>
              <w:t xml:space="preserve">        </w:t>
            </w:r>
          </w:p>
          <w:p w14:paraId="55CFCF4A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when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</w:p>
          <w:p w14:paraId="20503B8D" w14:textId="49999A3C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="00BE64DF">
              <w:rPr>
                <w:rFonts w:ascii="Consolas" w:hAnsi="Consolas"/>
                <w:color w:val="D9E8F7"/>
                <w:sz w:val="10"/>
                <w:szCs w:val="10"/>
              </w:rPr>
              <w:t xml:space="preserve">       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post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"http://49.249.28.218:8091/addProject"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410958C1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F3EC79"/>
                <w:sz w:val="10"/>
                <w:szCs w:val="10"/>
              </w:rPr>
              <w:t>rsp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then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assertThat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statusCode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413E71">
              <w:rPr>
                <w:rFonts w:ascii="Consolas" w:hAnsi="Consolas"/>
                <w:color w:val="6897BB"/>
                <w:sz w:val="10"/>
                <w:szCs w:val="10"/>
              </w:rPr>
              <w:t>201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log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all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1E9EB75C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</w:p>
          <w:p w14:paraId="49ED16B1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808080"/>
                <w:sz w:val="10"/>
                <w:szCs w:val="10"/>
              </w:rPr>
              <w:t xml:space="preserve">// capture dynamic data </w:t>
            </w:r>
            <w:r w:rsidRPr="00413E71">
              <w:rPr>
                <w:rFonts w:ascii="Consolas" w:hAnsi="Consolas"/>
                <w:color w:val="808080"/>
                <w:sz w:val="10"/>
                <w:szCs w:val="10"/>
                <w:u w:val="single"/>
              </w:rPr>
              <w:t>projectname</w:t>
            </w:r>
            <w:r w:rsidRPr="00413E71">
              <w:rPr>
                <w:rFonts w:ascii="Consolas" w:hAnsi="Consolas"/>
                <w:color w:val="808080"/>
                <w:sz w:val="10"/>
                <w:szCs w:val="10"/>
              </w:rPr>
              <w:t xml:space="preserve"> from the response</w:t>
            </w:r>
          </w:p>
          <w:p w14:paraId="278C6F13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1290C3"/>
                <w:sz w:val="10"/>
                <w:szCs w:val="10"/>
              </w:rPr>
              <w:t>String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2F200"/>
                <w:sz w:val="10"/>
                <w:szCs w:val="10"/>
              </w:rPr>
              <w:t>projectName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3EC79"/>
                <w:sz w:val="10"/>
                <w:szCs w:val="10"/>
              </w:rPr>
              <w:t>rsp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jsonPath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A7EC21"/>
                <w:sz w:val="10"/>
                <w:szCs w:val="10"/>
              </w:rPr>
              <w:t>get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"projectName"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518DFF86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1290C3"/>
                <w:sz w:val="10"/>
                <w:szCs w:val="10"/>
              </w:rPr>
              <w:t>System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b/>
                <w:bCs/>
                <w:i/>
                <w:iCs/>
                <w:color w:val="8DDAF8"/>
                <w:sz w:val="10"/>
                <w:szCs w:val="10"/>
              </w:rPr>
              <w:t>out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A7EC21"/>
                <w:sz w:val="10"/>
                <w:szCs w:val="10"/>
              </w:rPr>
              <w:t>println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413E71">
              <w:rPr>
                <w:rFonts w:ascii="Consolas" w:hAnsi="Consolas"/>
                <w:color w:val="F3EC79"/>
                <w:sz w:val="10"/>
                <w:szCs w:val="10"/>
              </w:rPr>
              <w:t>projectName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4F90866E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</w:p>
          <w:p w14:paraId="76820020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808080"/>
                <w:sz w:val="10"/>
                <w:szCs w:val="10"/>
              </w:rPr>
              <w:t xml:space="preserve">/* API-2 add </w:t>
            </w:r>
            <w:r w:rsidRPr="00413E71">
              <w:rPr>
                <w:rFonts w:ascii="Consolas" w:hAnsi="Consolas"/>
                <w:color w:val="808080"/>
                <w:sz w:val="10"/>
                <w:szCs w:val="10"/>
                <w:u w:val="single"/>
              </w:rPr>
              <w:t>employe</w:t>
            </w:r>
            <w:r w:rsidRPr="00413E71">
              <w:rPr>
                <w:rFonts w:ascii="Consolas" w:hAnsi="Consolas"/>
                <w:color w:val="808080"/>
                <w:sz w:val="10"/>
                <w:szCs w:val="10"/>
              </w:rPr>
              <w:t xml:space="preserve"> to same project */</w:t>
            </w:r>
          </w:p>
          <w:p w14:paraId="744BC77B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</w:p>
          <w:p w14:paraId="1A309D44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808080"/>
                <w:sz w:val="10"/>
                <w:szCs w:val="10"/>
              </w:rPr>
              <w:t>// Capturing the data from 1st request (projectName) to second request</w:t>
            </w:r>
          </w:p>
          <w:p w14:paraId="560DFC9D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1290C3"/>
                <w:sz w:val="10"/>
                <w:szCs w:val="10"/>
              </w:rPr>
              <w:t>EmployeePojo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2F200"/>
                <w:sz w:val="10"/>
                <w:szCs w:val="10"/>
              </w:rPr>
              <w:t>employePojo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=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CC6C1D"/>
                <w:sz w:val="10"/>
                <w:szCs w:val="10"/>
              </w:rPr>
              <w:t>new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A7EC21"/>
                <w:sz w:val="10"/>
                <w:szCs w:val="10"/>
              </w:rPr>
              <w:t>EmployeePojo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"Architect"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"19/12/2000"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"deepak@gmail.com"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"user10"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+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3EC79"/>
                <w:sz w:val="10"/>
                <w:szCs w:val="10"/>
              </w:rPr>
              <w:t>random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</w:p>
          <w:p w14:paraId="71A0F4BD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6897BB"/>
                <w:sz w:val="10"/>
                <w:szCs w:val="10"/>
              </w:rPr>
              <w:t>5.5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"4563534353"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F3EC79"/>
                <w:sz w:val="10"/>
                <w:szCs w:val="10"/>
              </w:rPr>
              <w:t>projectName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"ROLE_EMPLOYEE"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,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"user10"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+</w:t>
            </w:r>
            <w:r w:rsidRPr="00413E71">
              <w:rPr>
                <w:rFonts w:ascii="Consolas" w:hAnsi="Consolas"/>
                <w:color w:val="F3EC79"/>
                <w:sz w:val="10"/>
                <w:szCs w:val="10"/>
              </w:rPr>
              <w:t>random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46D9F178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</w:p>
          <w:p w14:paraId="32115758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i/>
                <w:iCs/>
                <w:color w:val="96EC3F"/>
                <w:sz w:val="10"/>
                <w:szCs w:val="10"/>
              </w:rPr>
              <w:t>given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</w:p>
          <w:p w14:paraId="5E50A122" w14:textId="77777777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  <w:t xml:space="preserve"> 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contentType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413E71">
              <w:rPr>
                <w:rFonts w:ascii="Consolas" w:hAnsi="Consolas"/>
                <w:i/>
                <w:iCs/>
                <w:color w:val="CC81BA"/>
                <w:sz w:val="10"/>
                <w:szCs w:val="10"/>
              </w:rPr>
              <w:t>ContentType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b/>
                <w:bCs/>
                <w:i/>
                <w:iCs/>
                <w:color w:val="8DDAF8"/>
                <w:sz w:val="10"/>
                <w:szCs w:val="10"/>
              </w:rPr>
              <w:t>JSON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</w:p>
          <w:p w14:paraId="56429135" w14:textId="5D8F1A0C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         </w:t>
            </w:r>
            <w:r w:rsidR="00966A9C">
              <w:rPr>
                <w:rFonts w:ascii="Consolas" w:hAnsi="Consolas"/>
                <w:color w:val="D9E8F7"/>
                <w:sz w:val="10"/>
                <w:szCs w:val="10"/>
              </w:rPr>
              <w:t xml:space="preserve">                 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body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413E71">
              <w:rPr>
                <w:rFonts w:ascii="Consolas" w:hAnsi="Consolas"/>
                <w:color w:val="F3EC79"/>
                <w:sz w:val="10"/>
                <w:szCs w:val="10"/>
              </w:rPr>
              <w:t>employePojo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</w:p>
          <w:p w14:paraId="52C981C2" w14:textId="0C01F4D8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     </w:t>
            </w:r>
            <w:r w:rsidR="00966A9C">
              <w:rPr>
                <w:rFonts w:ascii="Consolas" w:hAnsi="Consolas"/>
                <w:color w:val="D9E8F7"/>
                <w:sz w:val="10"/>
                <w:szCs w:val="10"/>
              </w:rPr>
              <w:t xml:space="preserve">                  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when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</w:p>
          <w:p w14:paraId="1783D1B6" w14:textId="6601F0CA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        </w:t>
            </w:r>
            <w:r w:rsidR="00966A9C">
              <w:rPr>
                <w:rFonts w:ascii="Consolas" w:hAnsi="Consolas"/>
                <w:color w:val="D9E8F7"/>
                <w:sz w:val="10"/>
                <w:szCs w:val="10"/>
              </w:rPr>
              <w:t xml:space="preserve">                  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post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</w:t>
            </w:r>
            <w:r w:rsidRPr="00413E71">
              <w:rPr>
                <w:rFonts w:ascii="Consolas" w:hAnsi="Consolas"/>
                <w:color w:val="17C6A3"/>
                <w:sz w:val="10"/>
                <w:szCs w:val="10"/>
              </w:rPr>
              <w:t>"http://49.249.28.218:8091/employees"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)</w:t>
            </w:r>
          </w:p>
          <w:p w14:paraId="3710EB9D" w14:textId="61B190A4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      </w:t>
            </w:r>
            <w:r w:rsidR="00966A9C">
              <w:rPr>
                <w:rFonts w:ascii="Consolas" w:hAnsi="Consolas"/>
                <w:color w:val="D9E8F7"/>
                <w:sz w:val="10"/>
                <w:szCs w:val="10"/>
              </w:rPr>
              <w:t xml:space="preserve">                 </w:t>
            </w: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then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</w:p>
          <w:p w14:paraId="1F2BBE3A" w14:textId="46D9C2BC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 xml:space="preserve">         </w:t>
            </w:r>
            <w:r w:rsidR="00966A9C">
              <w:rPr>
                <w:rFonts w:ascii="Consolas" w:hAnsi="Consolas"/>
                <w:color w:val="D9E8F7"/>
                <w:sz w:val="10"/>
                <w:szCs w:val="10"/>
              </w:rPr>
              <w:t xml:space="preserve">                    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log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.</w:t>
            </w:r>
            <w:r w:rsidRPr="00413E71">
              <w:rPr>
                <w:rFonts w:ascii="Consolas" w:hAnsi="Consolas"/>
                <w:color w:val="80F6A7"/>
                <w:sz w:val="10"/>
                <w:szCs w:val="10"/>
              </w:rPr>
              <w:t>all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()</w:t>
            </w:r>
            <w:r w:rsidRPr="00413E71">
              <w:rPr>
                <w:rFonts w:ascii="Consolas" w:hAnsi="Consolas"/>
                <w:color w:val="E6E6FA"/>
                <w:sz w:val="10"/>
                <w:szCs w:val="10"/>
              </w:rPr>
              <w:t>;</w:t>
            </w:r>
          </w:p>
          <w:p w14:paraId="6C2D88E4" w14:textId="532C8951" w:rsidR="00413E71" w:rsidRPr="00413E71" w:rsidRDefault="00413E71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 w:rsidRPr="00413E71">
              <w:rPr>
                <w:rFonts w:ascii="Consolas" w:hAnsi="Consolas"/>
                <w:color w:val="D9E8F7"/>
                <w:sz w:val="10"/>
                <w:szCs w:val="10"/>
              </w:rPr>
              <w:tab/>
            </w:r>
            <w:r w:rsidR="00966A9C">
              <w:rPr>
                <w:rFonts w:ascii="Consolas" w:hAnsi="Consolas"/>
                <w:color w:val="D9E8F7"/>
                <w:sz w:val="10"/>
                <w:szCs w:val="10"/>
              </w:rPr>
              <w:t xml:space="preserve">              </w:t>
            </w:r>
            <w:r w:rsidRPr="00413E71">
              <w:rPr>
                <w:rFonts w:ascii="Consolas" w:hAnsi="Consolas"/>
                <w:color w:val="F9FAF4"/>
                <w:sz w:val="10"/>
                <w:szCs w:val="10"/>
              </w:rPr>
              <w:t>}</w:t>
            </w:r>
          </w:p>
          <w:p w14:paraId="29E97A28" w14:textId="7BCC3A58" w:rsidR="00413E71" w:rsidRPr="00413E71" w:rsidRDefault="00966A9C" w:rsidP="00413E71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0"/>
                <w:szCs w:val="10"/>
              </w:rPr>
            </w:pPr>
            <w:r>
              <w:rPr>
                <w:rFonts w:ascii="Consolas" w:hAnsi="Consolas"/>
                <w:color w:val="F9FAF4"/>
                <w:sz w:val="10"/>
                <w:szCs w:val="10"/>
              </w:rPr>
              <w:t xml:space="preserve">                        </w:t>
            </w:r>
            <w:r w:rsidR="00413E71" w:rsidRPr="00413E71">
              <w:rPr>
                <w:rFonts w:ascii="Consolas" w:hAnsi="Consolas"/>
                <w:color w:val="F9FAF4"/>
                <w:sz w:val="10"/>
                <w:szCs w:val="10"/>
              </w:rPr>
              <w:t>}</w:t>
            </w:r>
          </w:p>
          <w:p w14:paraId="07AAF39E" w14:textId="7D001696" w:rsidR="00EE5C2E" w:rsidRPr="00413E71" w:rsidRDefault="00EE5C2E" w:rsidP="00A376D3">
            <w:pPr>
              <w:rPr>
                <w:sz w:val="10"/>
                <w:szCs w:val="10"/>
              </w:rPr>
            </w:pPr>
          </w:p>
        </w:tc>
      </w:tr>
    </w:tbl>
    <w:p w14:paraId="0CB7D95B" w14:textId="3A7026E4" w:rsidR="00803028" w:rsidRDefault="00803028" w:rsidP="00413E71"/>
    <w:p w14:paraId="310119A9" w14:textId="77777777" w:rsidR="00B7107B" w:rsidRPr="00B7107B" w:rsidRDefault="00B7107B" w:rsidP="00B7107B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CC6C1D"/>
          <w:sz w:val="10"/>
          <w:szCs w:val="10"/>
        </w:rPr>
        <w:t>public</w:t>
      </w:r>
      <w:r w:rsidRPr="00B7107B">
        <w:rPr>
          <w:rFonts w:ascii="Consolas" w:hAnsi="Consolas"/>
          <w:color w:val="D9E8F7"/>
          <w:sz w:val="10"/>
          <w:szCs w:val="10"/>
        </w:rPr>
        <w:t xml:space="preserve"> </w:t>
      </w:r>
      <w:r w:rsidRPr="00B7107B">
        <w:rPr>
          <w:rFonts w:ascii="Consolas" w:hAnsi="Consolas"/>
          <w:color w:val="CC6C1D"/>
          <w:sz w:val="10"/>
          <w:szCs w:val="10"/>
        </w:rPr>
        <w:t>class</w:t>
      </w:r>
      <w:r w:rsidRPr="00B7107B">
        <w:rPr>
          <w:rFonts w:ascii="Consolas" w:hAnsi="Consolas"/>
          <w:color w:val="D9E8F7"/>
          <w:sz w:val="10"/>
          <w:szCs w:val="10"/>
        </w:rPr>
        <w:t xml:space="preserve"> </w:t>
      </w:r>
      <w:r w:rsidRPr="00B7107B">
        <w:rPr>
          <w:rFonts w:ascii="Consolas" w:hAnsi="Consolas"/>
          <w:color w:val="1290C3"/>
          <w:sz w:val="10"/>
          <w:szCs w:val="10"/>
        </w:rPr>
        <w:t>Scenario_3_getPayrollInfo</w:t>
      </w:r>
      <w:r w:rsidRPr="00B7107B">
        <w:rPr>
          <w:rFonts w:ascii="Consolas" w:hAnsi="Consolas"/>
          <w:color w:val="D9E8F7"/>
          <w:sz w:val="10"/>
          <w:szCs w:val="10"/>
        </w:rPr>
        <w:t xml:space="preserve"> </w:t>
      </w:r>
      <w:r w:rsidRPr="00B7107B">
        <w:rPr>
          <w:rFonts w:ascii="Consolas" w:hAnsi="Consolas"/>
          <w:color w:val="F9FAF4"/>
          <w:sz w:val="10"/>
          <w:szCs w:val="10"/>
        </w:rPr>
        <w:t>{</w:t>
      </w:r>
    </w:p>
    <w:p w14:paraId="64D7A43F" w14:textId="77777777" w:rsid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CCCCCC"/>
          <w:sz w:val="10"/>
          <w:szCs w:val="10"/>
        </w:rPr>
        <w:t xml:space="preserve">        </w:t>
      </w:r>
      <w:r w:rsidRPr="00B7107B">
        <w:rPr>
          <w:rFonts w:ascii="Consolas" w:hAnsi="Consolas"/>
          <w:i/>
          <w:iCs/>
          <w:color w:val="A0A0A0"/>
          <w:sz w:val="10"/>
          <w:szCs w:val="10"/>
        </w:rPr>
        <w:t>@Test</w:t>
      </w:r>
    </w:p>
    <w:p w14:paraId="0C28413D" w14:textId="2CB6D1AF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CCCCCC"/>
          <w:sz w:val="10"/>
          <w:szCs w:val="10"/>
        </w:rPr>
        <w:t xml:space="preserve">         </w:t>
      </w:r>
      <w:r w:rsidRPr="00B7107B">
        <w:rPr>
          <w:rFonts w:ascii="Consolas" w:hAnsi="Consolas"/>
          <w:color w:val="CC6C1D"/>
          <w:sz w:val="10"/>
          <w:szCs w:val="10"/>
        </w:rPr>
        <w:t>public</w:t>
      </w:r>
      <w:r w:rsidRPr="00B7107B">
        <w:rPr>
          <w:rFonts w:ascii="Consolas" w:hAnsi="Consolas"/>
          <w:color w:val="D9E8F7"/>
          <w:sz w:val="10"/>
          <w:szCs w:val="10"/>
        </w:rPr>
        <w:t xml:space="preserve"> </w:t>
      </w:r>
      <w:r w:rsidRPr="00B7107B">
        <w:rPr>
          <w:rFonts w:ascii="Consolas" w:hAnsi="Consolas"/>
          <w:color w:val="CC6C1D"/>
          <w:sz w:val="10"/>
          <w:szCs w:val="10"/>
        </w:rPr>
        <w:t>void</w:t>
      </w:r>
      <w:r w:rsidRPr="00B7107B">
        <w:rPr>
          <w:rFonts w:ascii="Consolas" w:hAnsi="Consolas"/>
          <w:color w:val="D9E8F7"/>
          <w:sz w:val="10"/>
          <w:szCs w:val="10"/>
        </w:rPr>
        <w:t xml:space="preserve"> </w:t>
      </w:r>
      <w:r w:rsidRPr="00B7107B">
        <w:rPr>
          <w:rFonts w:ascii="Consolas" w:hAnsi="Consolas"/>
          <w:color w:val="1EB540"/>
          <w:sz w:val="10"/>
          <w:szCs w:val="10"/>
        </w:rPr>
        <w:t>sampleTest</w:t>
      </w:r>
      <w:r w:rsidRPr="00B7107B">
        <w:rPr>
          <w:rFonts w:ascii="Consolas" w:hAnsi="Consolas"/>
          <w:color w:val="F9FAF4"/>
          <w:sz w:val="10"/>
          <w:szCs w:val="10"/>
        </w:rPr>
        <w:t>()</w:t>
      </w:r>
      <w:r w:rsidRPr="00B7107B">
        <w:rPr>
          <w:rFonts w:ascii="Consolas" w:hAnsi="Consolas"/>
          <w:color w:val="D9E8F7"/>
          <w:sz w:val="10"/>
          <w:szCs w:val="10"/>
        </w:rPr>
        <w:t xml:space="preserve"> </w:t>
      </w:r>
      <w:r w:rsidRPr="00B7107B">
        <w:rPr>
          <w:rFonts w:ascii="Consolas" w:hAnsi="Consolas"/>
          <w:color w:val="F9FAF4"/>
          <w:sz w:val="10"/>
          <w:szCs w:val="10"/>
        </w:rPr>
        <w:t>{</w:t>
      </w:r>
    </w:p>
    <w:p w14:paraId="7F5B6DDA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  <w:t xml:space="preserve">                                     </w:t>
      </w:r>
      <w:r w:rsidRPr="00B7107B">
        <w:rPr>
          <w:rFonts w:ascii="Consolas" w:hAnsi="Consolas"/>
          <w:color w:val="808080"/>
          <w:sz w:val="10"/>
          <w:szCs w:val="10"/>
        </w:rPr>
        <w:t>/*oauth2 token */</w:t>
      </w:r>
    </w:p>
    <w:p w14:paraId="71923E97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808080"/>
          <w:sz w:val="10"/>
          <w:szCs w:val="10"/>
        </w:rPr>
        <w:t>/* API-1 get Authentication */</w:t>
      </w:r>
    </w:p>
    <w:p w14:paraId="127808CA" w14:textId="1674CF2A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80F2F6"/>
          <w:sz w:val="10"/>
          <w:szCs w:val="10"/>
        </w:rPr>
        <w:t>Response</w:t>
      </w:r>
      <w:r w:rsidRPr="00B7107B">
        <w:rPr>
          <w:rFonts w:ascii="Consolas" w:hAnsi="Consolas"/>
          <w:color w:val="D9E8F7"/>
          <w:sz w:val="10"/>
          <w:szCs w:val="10"/>
        </w:rPr>
        <w:t xml:space="preserve"> </w:t>
      </w:r>
      <w:r w:rsidRPr="00B7107B">
        <w:rPr>
          <w:rFonts w:ascii="Consolas" w:hAnsi="Consolas"/>
          <w:color w:val="F2F200"/>
          <w:sz w:val="10"/>
          <w:szCs w:val="10"/>
        </w:rPr>
        <w:t>resp</w:t>
      </w:r>
      <w:r w:rsidRPr="00B7107B">
        <w:rPr>
          <w:rFonts w:ascii="Consolas" w:hAnsi="Consolas"/>
          <w:color w:val="E6E6FA"/>
          <w:sz w:val="10"/>
          <w:szCs w:val="10"/>
        </w:rPr>
        <w:t>=</w:t>
      </w:r>
      <w:r w:rsidRPr="00B7107B">
        <w:rPr>
          <w:rFonts w:ascii="Consolas" w:hAnsi="Consolas"/>
          <w:i/>
          <w:iCs/>
          <w:color w:val="96EC3F"/>
          <w:sz w:val="10"/>
          <w:szCs w:val="10"/>
        </w:rPr>
        <w:t>given</w:t>
      </w:r>
      <w:r w:rsidRPr="00B7107B">
        <w:rPr>
          <w:rFonts w:ascii="Consolas" w:hAnsi="Consolas"/>
          <w:color w:val="F9FAF4"/>
          <w:sz w:val="10"/>
          <w:szCs w:val="10"/>
        </w:rPr>
        <w:t>()</w:t>
      </w:r>
      <w:r w:rsidRPr="00B7107B">
        <w:rPr>
          <w:rFonts w:ascii="Consolas" w:hAnsi="Consolas"/>
          <w:color w:val="D9E8F7"/>
          <w:sz w:val="10"/>
          <w:szCs w:val="10"/>
        </w:rPr>
        <w:t xml:space="preserve">      </w:t>
      </w:r>
      <w:r w:rsidRPr="00B7107B">
        <w:rPr>
          <w:rFonts w:ascii="Consolas" w:hAnsi="Consolas"/>
          <w:color w:val="808080"/>
          <w:sz w:val="10"/>
          <w:szCs w:val="10"/>
        </w:rPr>
        <w:t>//authentication protocol information</w:t>
      </w:r>
    </w:p>
    <w:p w14:paraId="21F5F072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formParam</w:t>
      </w:r>
      <w:r w:rsidRPr="00B7107B">
        <w:rPr>
          <w:rFonts w:ascii="Consolas" w:hAnsi="Consolas"/>
          <w:color w:val="F9FAF4"/>
          <w:sz w:val="10"/>
          <w:szCs w:val="10"/>
        </w:rPr>
        <w:t>(</w:t>
      </w:r>
      <w:r w:rsidRPr="00B7107B">
        <w:rPr>
          <w:rFonts w:ascii="Consolas" w:hAnsi="Consolas"/>
          <w:color w:val="17C6A3"/>
          <w:sz w:val="10"/>
          <w:szCs w:val="10"/>
        </w:rPr>
        <w:t>"client_id"</w:t>
      </w:r>
      <w:r w:rsidRPr="00B7107B">
        <w:rPr>
          <w:rFonts w:ascii="Consolas" w:hAnsi="Consolas"/>
          <w:color w:val="E6E6FA"/>
          <w:sz w:val="10"/>
          <w:szCs w:val="10"/>
        </w:rPr>
        <w:t>,</w:t>
      </w:r>
      <w:r w:rsidRPr="00B7107B">
        <w:rPr>
          <w:rFonts w:ascii="Consolas" w:hAnsi="Consolas"/>
          <w:color w:val="D9E8F7"/>
          <w:sz w:val="10"/>
          <w:szCs w:val="10"/>
        </w:rPr>
        <w:t xml:space="preserve"> </w:t>
      </w:r>
      <w:r w:rsidRPr="00B7107B">
        <w:rPr>
          <w:rFonts w:ascii="Consolas" w:hAnsi="Consolas"/>
          <w:color w:val="17C6A3"/>
          <w:sz w:val="10"/>
          <w:szCs w:val="10"/>
        </w:rPr>
        <w:t>"ninza-client"</w:t>
      </w:r>
      <w:r w:rsidRPr="00B7107B">
        <w:rPr>
          <w:rFonts w:ascii="Consolas" w:hAnsi="Consolas"/>
          <w:color w:val="F9FAF4"/>
          <w:sz w:val="10"/>
          <w:szCs w:val="10"/>
        </w:rPr>
        <w:t>)</w:t>
      </w:r>
    </w:p>
    <w:p w14:paraId="73160EB1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formParam</w:t>
      </w:r>
      <w:r w:rsidRPr="00B7107B">
        <w:rPr>
          <w:rFonts w:ascii="Consolas" w:hAnsi="Consolas"/>
          <w:color w:val="F9FAF4"/>
          <w:sz w:val="10"/>
          <w:szCs w:val="10"/>
        </w:rPr>
        <w:t>(</w:t>
      </w:r>
      <w:r w:rsidRPr="00B7107B">
        <w:rPr>
          <w:rFonts w:ascii="Consolas" w:hAnsi="Consolas"/>
          <w:color w:val="17C6A3"/>
          <w:sz w:val="10"/>
          <w:szCs w:val="10"/>
        </w:rPr>
        <w:t>"client_secret"</w:t>
      </w:r>
      <w:r w:rsidRPr="00B7107B">
        <w:rPr>
          <w:rFonts w:ascii="Consolas" w:hAnsi="Consolas"/>
          <w:color w:val="E6E6FA"/>
          <w:sz w:val="10"/>
          <w:szCs w:val="10"/>
        </w:rPr>
        <w:t>,</w:t>
      </w:r>
      <w:r w:rsidRPr="00B7107B">
        <w:rPr>
          <w:rFonts w:ascii="Consolas" w:hAnsi="Consolas"/>
          <w:color w:val="17C6A3"/>
          <w:sz w:val="10"/>
          <w:szCs w:val="10"/>
        </w:rPr>
        <w:t>"gPQBf1Yxew5OMccMhzos1GefIyiSnXzM"</w:t>
      </w:r>
      <w:r w:rsidRPr="00B7107B">
        <w:rPr>
          <w:rFonts w:ascii="Consolas" w:hAnsi="Consolas"/>
          <w:color w:val="F9FAF4"/>
          <w:sz w:val="10"/>
          <w:szCs w:val="10"/>
        </w:rPr>
        <w:t>)</w:t>
      </w:r>
    </w:p>
    <w:p w14:paraId="303E8EDE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formParam</w:t>
      </w:r>
      <w:r w:rsidRPr="00B7107B">
        <w:rPr>
          <w:rFonts w:ascii="Consolas" w:hAnsi="Consolas"/>
          <w:color w:val="F9FAF4"/>
          <w:sz w:val="10"/>
          <w:szCs w:val="10"/>
        </w:rPr>
        <w:t>(</w:t>
      </w:r>
      <w:r w:rsidRPr="00B7107B">
        <w:rPr>
          <w:rFonts w:ascii="Consolas" w:hAnsi="Consolas"/>
          <w:color w:val="17C6A3"/>
          <w:sz w:val="10"/>
          <w:szCs w:val="10"/>
        </w:rPr>
        <w:t>"grant_type"</w:t>
      </w:r>
      <w:r w:rsidRPr="00B7107B">
        <w:rPr>
          <w:rFonts w:ascii="Consolas" w:hAnsi="Consolas"/>
          <w:color w:val="E6E6FA"/>
          <w:sz w:val="10"/>
          <w:szCs w:val="10"/>
        </w:rPr>
        <w:t>,</w:t>
      </w:r>
      <w:r w:rsidRPr="00B7107B">
        <w:rPr>
          <w:rFonts w:ascii="Consolas" w:hAnsi="Consolas"/>
          <w:color w:val="17C6A3"/>
          <w:sz w:val="10"/>
          <w:szCs w:val="10"/>
        </w:rPr>
        <w:t>"client_credentials"</w:t>
      </w:r>
      <w:r w:rsidRPr="00B7107B">
        <w:rPr>
          <w:rFonts w:ascii="Consolas" w:hAnsi="Consolas"/>
          <w:color w:val="F9FAF4"/>
          <w:sz w:val="10"/>
          <w:szCs w:val="10"/>
        </w:rPr>
        <w:t>)</w:t>
      </w:r>
    </w:p>
    <w:p w14:paraId="6AFBAA25" w14:textId="3EBEBE70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when</w:t>
      </w:r>
      <w:r w:rsidRPr="00B7107B">
        <w:rPr>
          <w:rFonts w:ascii="Consolas" w:hAnsi="Consolas"/>
          <w:color w:val="F9FAF4"/>
          <w:sz w:val="10"/>
          <w:szCs w:val="10"/>
        </w:rPr>
        <w:t>()</w:t>
      </w:r>
      <w:r w:rsidRPr="00B7107B">
        <w:rPr>
          <w:rFonts w:ascii="Consolas" w:hAnsi="Consolas"/>
          <w:color w:val="D9E8F7"/>
          <w:sz w:val="10"/>
          <w:szCs w:val="10"/>
        </w:rPr>
        <w:t xml:space="preserve"> </w:t>
      </w:r>
      <w:r w:rsidRPr="00B7107B">
        <w:rPr>
          <w:rFonts w:ascii="Consolas" w:hAnsi="Consolas"/>
          <w:color w:val="808080"/>
          <w:sz w:val="10"/>
          <w:szCs w:val="10"/>
        </w:rPr>
        <w:t xml:space="preserve">//post is used to carry the protocol info we cannot use get </w:t>
      </w:r>
      <w:r w:rsidRPr="00B7107B">
        <w:rPr>
          <w:rFonts w:ascii="Consolas" w:hAnsi="Consolas"/>
          <w:color w:val="808080"/>
          <w:sz w:val="10"/>
          <w:szCs w:val="10"/>
          <w:u w:val="single"/>
        </w:rPr>
        <w:t>becouse</w:t>
      </w:r>
      <w:r w:rsidRPr="00B7107B">
        <w:rPr>
          <w:rFonts w:ascii="Consolas" w:hAnsi="Consolas"/>
          <w:color w:val="808080"/>
          <w:sz w:val="10"/>
          <w:szCs w:val="10"/>
        </w:rPr>
        <w:t xml:space="preserve"> does not have a request </w:t>
      </w:r>
      <w:r w:rsidRPr="00B7107B">
        <w:rPr>
          <w:rFonts w:ascii="Consolas" w:hAnsi="Consolas"/>
          <w:color w:val="808080"/>
          <w:sz w:val="10"/>
          <w:szCs w:val="10"/>
          <w:u w:val="single"/>
        </w:rPr>
        <w:t>payload</w:t>
      </w:r>
      <w:r w:rsidRPr="00B7107B">
        <w:rPr>
          <w:rFonts w:ascii="Consolas" w:hAnsi="Consolas"/>
          <w:color w:val="808080"/>
          <w:sz w:val="10"/>
          <w:szCs w:val="10"/>
        </w:rPr>
        <w:t>.</w:t>
      </w:r>
    </w:p>
    <w:p w14:paraId="53BB42EE" w14:textId="559DBC3B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post</w:t>
      </w:r>
      <w:r w:rsidRPr="00B7107B">
        <w:rPr>
          <w:rFonts w:ascii="Consolas" w:hAnsi="Consolas"/>
          <w:color w:val="F9FAF4"/>
          <w:sz w:val="10"/>
          <w:szCs w:val="10"/>
        </w:rPr>
        <w:t>(</w:t>
      </w:r>
      <w:r w:rsidRPr="00B7107B">
        <w:rPr>
          <w:rFonts w:ascii="Consolas" w:hAnsi="Consolas"/>
          <w:color w:val="17C6A3"/>
          <w:sz w:val="10"/>
          <w:szCs w:val="10"/>
        </w:rPr>
        <w:t>"http://49.249.28.218:8180/auth/realms/ninza/protocol/openid-connect/token"</w:t>
      </w:r>
      <w:r w:rsidRPr="00B7107B">
        <w:rPr>
          <w:rFonts w:ascii="Consolas" w:hAnsi="Consolas"/>
          <w:color w:val="F9FAF4"/>
          <w:sz w:val="10"/>
          <w:szCs w:val="10"/>
        </w:rPr>
        <w:t>)</w:t>
      </w:r>
      <w:r w:rsidRPr="00B7107B">
        <w:rPr>
          <w:rFonts w:ascii="Consolas" w:hAnsi="Consolas"/>
          <w:color w:val="E6E6FA"/>
          <w:sz w:val="10"/>
          <w:szCs w:val="10"/>
        </w:rPr>
        <w:t>;</w:t>
      </w:r>
    </w:p>
    <w:p w14:paraId="5203771B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F3EC79"/>
          <w:sz w:val="10"/>
          <w:szCs w:val="10"/>
        </w:rPr>
        <w:t>resp</w:t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then</w:t>
      </w:r>
      <w:r w:rsidRPr="00B7107B">
        <w:rPr>
          <w:rFonts w:ascii="Consolas" w:hAnsi="Consolas"/>
          <w:color w:val="F9FAF4"/>
          <w:sz w:val="10"/>
          <w:szCs w:val="10"/>
        </w:rPr>
        <w:t>()</w:t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log</w:t>
      </w:r>
      <w:r w:rsidRPr="00B7107B">
        <w:rPr>
          <w:rFonts w:ascii="Consolas" w:hAnsi="Consolas"/>
          <w:color w:val="F9FAF4"/>
          <w:sz w:val="10"/>
          <w:szCs w:val="10"/>
        </w:rPr>
        <w:t>()</w:t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all</w:t>
      </w:r>
      <w:r w:rsidRPr="00B7107B">
        <w:rPr>
          <w:rFonts w:ascii="Consolas" w:hAnsi="Consolas"/>
          <w:color w:val="F9FAF4"/>
          <w:sz w:val="10"/>
          <w:szCs w:val="10"/>
        </w:rPr>
        <w:t>()</w:t>
      </w:r>
      <w:r w:rsidRPr="00B7107B">
        <w:rPr>
          <w:rFonts w:ascii="Consolas" w:hAnsi="Consolas"/>
          <w:color w:val="E6E6FA"/>
          <w:sz w:val="10"/>
          <w:szCs w:val="10"/>
        </w:rPr>
        <w:t>;</w:t>
      </w:r>
    </w:p>
    <w:p w14:paraId="69FD2E0F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808080"/>
          <w:sz w:val="10"/>
          <w:szCs w:val="10"/>
        </w:rPr>
        <w:t xml:space="preserve">//we need to write this </w:t>
      </w:r>
      <w:r w:rsidRPr="00B7107B">
        <w:rPr>
          <w:rFonts w:ascii="Consolas" w:hAnsi="Consolas"/>
          <w:color w:val="808080"/>
          <w:sz w:val="10"/>
          <w:szCs w:val="10"/>
          <w:u w:val="single"/>
        </w:rPr>
        <w:t>programme</w:t>
      </w:r>
      <w:r w:rsidRPr="00B7107B">
        <w:rPr>
          <w:rFonts w:ascii="Consolas" w:hAnsi="Consolas"/>
          <w:color w:val="808080"/>
          <w:sz w:val="10"/>
          <w:szCs w:val="10"/>
        </w:rPr>
        <w:t xml:space="preserve"> in order to get the token</w:t>
      </w:r>
    </w:p>
    <w:p w14:paraId="30DCDAD4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</w:p>
    <w:p w14:paraId="23C3C7A4" w14:textId="48F85BC2" w:rsidR="00B7107B" w:rsidRPr="00B7107B" w:rsidRDefault="00940143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noProof/>
          <w:color w:val="D9E8F7"/>
          <w:sz w:val="10"/>
          <w:szCs w:val="10"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7AE4F0AC" wp14:editId="13CB9C6F">
                <wp:simplePos x="0" y="0"/>
                <wp:positionH relativeFrom="column">
                  <wp:posOffset>3488657</wp:posOffset>
                </wp:positionH>
                <wp:positionV relativeFrom="paragraph">
                  <wp:posOffset>69269</wp:posOffset>
                </wp:positionV>
                <wp:extent cx="360" cy="360"/>
                <wp:effectExtent l="38100" t="38100" r="38100" b="38100"/>
                <wp:wrapNone/>
                <wp:docPr id="84423573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D6BBA" id="Ink 16" o:spid="_x0000_s1026" type="#_x0000_t75" style="position:absolute;margin-left:274.35pt;margin-top:5.1pt;width:.75pt;height:.75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BRuVWA1QEAAJ0EAAAQAAAAAAAA&#10;AAAAAAAAANMDAABkcnMvaW5rL2luazEueG1sUEsBAi0AFAAGAAgAAAAhACy/b4XdAAAACQEAAA8A&#10;AAAAAAAAAAAAAAAA1gUAAGRycy9kb3ducmV2LnhtbFBLAQItABQABgAIAAAAIQB5GLydvwAAACEB&#10;AAAZAAAAAAAAAAAAAAAAAOAGAABkcnMvX3JlbHMvZTJvRG9jLnhtbC5yZWxzUEsFBgAAAAAGAAYA&#10;eAEAANYHAAAAAA==&#10;">
                <v:imagedata r:id="rId79" o:title=""/>
              </v:shape>
            </w:pict>
          </mc:Fallback>
        </mc:AlternateContent>
      </w:r>
      <w:r w:rsidR="00B7107B" w:rsidRPr="00B7107B">
        <w:rPr>
          <w:rFonts w:ascii="Consolas" w:hAnsi="Consolas"/>
          <w:color w:val="D9E8F7"/>
          <w:sz w:val="10"/>
          <w:szCs w:val="10"/>
        </w:rPr>
        <w:tab/>
      </w:r>
      <w:r w:rsidR="00B7107B" w:rsidRPr="00B7107B">
        <w:rPr>
          <w:rFonts w:ascii="Consolas" w:hAnsi="Consolas"/>
          <w:color w:val="D9E8F7"/>
          <w:sz w:val="10"/>
          <w:szCs w:val="10"/>
        </w:rPr>
        <w:tab/>
      </w:r>
      <w:r w:rsidR="00B7107B" w:rsidRPr="00B7107B">
        <w:rPr>
          <w:rFonts w:ascii="Consolas" w:hAnsi="Consolas"/>
          <w:color w:val="808080"/>
          <w:sz w:val="10"/>
          <w:szCs w:val="10"/>
        </w:rPr>
        <w:t xml:space="preserve">//to capture the token from the response </w:t>
      </w:r>
    </w:p>
    <w:p w14:paraId="28CEA324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1290C3"/>
          <w:sz w:val="10"/>
          <w:szCs w:val="10"/>
        </w:rPr>
        <w:t>String</w:t>
      </w:r>
      <w:r w:rsidRPr="00B7107B">
        <w:rPr>
          <w:rFonts w:ascii="Consolas" w:hAnsi="Consolas"/>
          <w:color w:val="D9E8F7"/>
          <w:sz w:val="10"/>
          <w:szCs w:val="10"/>
        </w:rPr>
        <w:t xml:space="preserve"> </w:t>
      </w:r>
      <w:r w:rsidRPr="00B7107B">
        <w:rPr>
          <w:rFonts w:ascii="Consolas" w:hAnsi="Consolas"/>
          <w:color w:val="F2F200"/>
          <w:sz w:val="10"/>
          <w:szCs w:val="10"/>
        </w:rPr>
        <w:t>token</w:t>
      </w:r>
      <w:r w:rsidRPr="00B7107B">
        <w:rPr>
          <w:rFonts w:ascii="Consolas" w:hAnsi="Consolas"/>
          <w:color w:val="E6E6FA"/>
          <w:sz w:val="10"/>
          <w:szCs w:val="10"/>
        </w:rPr>
        <w:t>=</w:t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F3EC79"/>
          <w:sz w:val="10"/>
          <w:szCs w:val="10"/>
        </w:rPr>
        <w:t>resp</w:t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jsonPath</w:t>
      </w:r>
      <w:r w:rsidRPr="00B7107B">
        <w:rPr>
          <w:rFonts w:ascii="Consolas" w:hAnsi="Consolas"/>
          <w:color w:val="F9FAF4"/>
          <w:sz w:val="10"/>
          <w:szCs w:val="10"/>
        </w:rPr>
        <w:t>()</w:t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A7EC21"/>
          <w:sz w:val="10"/>
          <w:szCs w:val="10"/>
        </w:rPr>
        <w:t>get</w:t>
      </w:r>
      <w:r w:rsidRPr="00B7107B">
        <w:rPr>
          <w:rFonts w:ascii="Consolas" w:hAnsi="Consolas"/>
          <w:color w:val="F9FAF4"/>
          <w:sz w:val="10"/>
          <w:szCs w:val="10"/>
        </w:rPr>
        <w:t>(</w:t>
      </w:r>
      <w:r w:rsidRPr="00B7107B">
        <w:rPr>
          <w:rFonts w:ascii="Consolas" w:hAnsi="Consolas"/>
          <w:color w:val="17C6A3"/>
          <w:sz w:val="10"/>
          <w:szCs w:val="10"/>
        </w:rPr>
        <w:t>"access_token"</w:t>
      </w:r>
      <w:r w:rsidRPr="00B7107B">
        <w:rPr>
          <w:rFonts w:ascii="Consolas" w:hAnsi="Consolas"/>
          <w:color w:val="F9FAF4"/>
          <w:sz w:val="10"/>
          <w:szCs w:val="10"/>
        </w:rPr>
        <w:t>)</w:t>
      </w:r>
      <w:r w:rsidRPr="00B7107B">
        <w:rPr>
          <w:rFonts w:ascii="Consolas" w:hAnsi="Consolas"/>
          <w:color w:val="E6E6FA"/>
          <w:sz w:val="10"/>
          <w:szCs w:val="10"/>
        </w:rPr>
        <w:t>;</w:t>
      </w:r>
    </w:p>
    <w:p w14:paraId="1A555746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</w:p>
    <w:p w14:paraId="5701DEF0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808080"/>
          <w:sz w:val="10"/>
          <w:szCs w:val="10"/>
        </w:rPr>
        <w:t>/* API-2 get payroll info (no authentication 401 unAuthorized ) */</w:t>
      </w:r>
    </w:p>
    <w:p w14:paraId="7DD2741A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i/>
          <w:iCs/>
          <w:color w:val="96EC3F"/>
          <w:sz w:val="10"/>
          <w:szCs w:val="10"/>
        </w:rPr>
        <w:t>given</w:t>
      </w:r>
      <w:r w:rsidRPr="00B7107B">
        <w:rPr>
          <w:rFonts w:ascii="Consolas" w:hAnsi="Consolas"/>
          <w:color w:val="F9FAF4"/>
          <w:sz w:val="10"/>
          <w:szCs w:val="10"/>
        </w:rPr>
        <w:t>()</w:t>
      </w:r>
    </w:p>
    <w:p w14:paraId="0DBCFE43" w14:textId="5E12189F" w:rsidR="00B7107B" w:rsidRPr="00B7107B" w:rsidRDefault="002073E9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noProof/>
          <w:color w:val="D9E8F7"/>
          <w:sz w:val="10"/>
          <w:szCs w:val="10"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3D7A8130" wp14:editId="1FCFD653">
                <wp:simplePos x="0" y="0"/>
                <wp:positionH relativeFrom="column">
                  <wp:posOffset>564377</wp:posOffset>
                </wp:positionH>
                <wp:positionV relativeFrom="paragraph">
                  <wp:posOffset>-197721</wp:posOffset>
                </wp:positionV>
                <wp:extent cx="1972080" cy="412920"/>
                <wp:effectExtent l="38100" t="38100" r="28575" b="44450"/>
                <wp:wrapNone/>
                <wp:docPr id="41816471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972080" cy="41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A0904" id="Ink 10" o:spid="_x0000_s1026" type="#_x0000_t75" style="position:absolute;margin-left:44.1pt;margin-top:-15.9pt;width:156pt;height:33.2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">
                <v:imagedata r:id="rId91" o:title=""/>
              </v:shape>
            </w:pict>
          </mc:Fallback>
        </mc:AlternateContent>
      </w:r>
      <w:r w:rsidR="00B7107B" w:rsidRPr="00B7107B">
        <w:rPr>
          <w:rFonts w:ascii="Consolas" w:hAnsi="Consolas"/>
          <w:color w:val="D9E8F7"/>
          <w:sz w:val="10"/>
          <w:szCs w:val="10"/>
        </w:rPr>
        <w:tab/>
      </w:r>
      <w:r w:rsidR="00B7107B" w:rsidRPr="00B7107B">
        <w:rPr>
          <w:rFonts w:ascii="Consolas" w:hAnsi="Consolas"/>
          <w:color w:val="D9E8F7"/>
          <w:sz w:val="10"/>
          <w:szCs w:val="10"/>
        </w:rPr>
        <w:tab/>
      </w:r>
      <w:r w:rsidR="00B7107B" w:rsidRPr="00B7107B">
        <w:rPr>
          <w:rFonts w:ascii="Consolas" w:hAnsi="Consolas"/>
          <w:color w:val="E6E6FA"/>
          <w:sz w:val="10"/>
          <w:szCs w:val="10"/>
        </w:rPr>
        <w:t>.</w:t>
      </w:r>
      <w:r w:rsidR="00B7107B" w:rsidRPr="00B7107B">
        <w:rPr>
          <w:rFonts w:ascii="Consolas" w:hAnsi="Consolas"/>
          <w:color w:val="80F6A7"/>
          <w:sz w:val="10"/>
          <w:szCs w:val="10"/>
        </w:rPr>
        <w:t>auth</w:t>
      </w:r>
      <w:r w:rsidR="00B7107B" w:rsidRPr="00B7107B">
        <w:rPr>
          <w:rFonts w:ascii="Consolas" w:hAnsi="Consolas"/>
          <w:color w:val="F9FAF4"/>
          <w:sz w:val="10"/>
          <w:szCs w:val="10"/>
        </w:rPr>
        <w:t>()</w:t>
      </w:r>
      <w:r w:rsidR="00B7107B" w:rsidRPr="00B7107B">
        <w:rPr>
          <w:rFonts w:ascii="Consolas" w:hAnsi="Consolas"/>
          <w:color w:val="E6E6FA"/>
          <w:sz w:val="10"/>
          <w:szCs w:val="10"/>
        </w:rPr>
        <w:t>.</w:t>
      </w:r>
      <w:r w:rsidR="00B7107B" w:rsidRPr="00B7107B">
        <w:rPr>
          <w:rFonts w:ascii="Consolas" w:hAnsi="Consolas"/>
          <w:color w:val="80F6A7"/>
          <w:sz w:val="10"/>
          <w:szCs w:val="10"/>
        </w:rPr>
        <w:t>oauth2</w:t>
      </w:r>
      <w:r w:rsidR="00B7107B" w:rsidRPr="00B7107B">
        <w:rPr>
          <w:rFonts w:ascii="Consolas" w:hAnsi="Consolas"/>
          <w:color w:val="F9FAF4"/>
          <w:sz w:val="10"/>
          <w:szCs w:val="10"/>
        </w:rPr>
        <w:t>(</w:t>
      </w:r>
      <w:r w:rsidR="00B7107B" w:rsidRPr="00B7107B">
        <w:rPr>
          <w:rFonts w:ascii="Consolas" w:hAnsi="Consolas"/>
          <w:color w:val="F3EC79"/>
          <w:sz w:val="10"/>
          <w:szCs w:val="10"/>
        </w:rPr>
        <w:t>token</w:t>
      </w:r>
      <w:r w:rsidR="00B7107B" w:rsidRPr="00B7107B">
        <w:rPr>
          <w:rFonts w:ascii="Consolas" w:hAnsi="Consolas"/>
          <w:color w:val="F9FAF4"/>
          <w:sz w:val="10"/>
          <w:szCs w:val="10"/>
        </w:rPr>
        <w:t>)</w:t>
      </w:r>
    </w:p>
    <w:p w14:paraId="26730AB6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get</w:t>
      </w:r>
      <w:r w:rsidRPr="00B7107B">
        <w:rPr>
          <w:rFonts w:ascii="Consolas" w:hAnsi="Consolas"/>
          <w:color w:val="F9FAF4"/>
          <w:sz w:val="10"/>
          <w:szCs w:val="10"/>
        </w:rPr>
        <w:t>(</w:t>
      </w:r>
      <w:r w:rsidRPr="00B7107B">
        <w:rPr>
          <w:rFonts w:ascii="Consolas" w:hAnsi="Consolas"/>
          <w:color w:val="17C6A3"/>
          <w:sz w:val="10"/>
          <w:szCs w:val="10"/>
        </w:rPr>
        <w:t>"http://49.249.28.218:8091/admin/payrolls"</w:t>
      </w:r>
      <w:r w:rsidRPr="00B7107B">
        <w:rPr>
          <w:rFonts w:ascii="Consolas" w:hAnsi="Consolas"/>
          <w:color w:val="F9FAF4"/>
          <w:sz w:val="10"/>
          <w:szCs w:val="10"/>
        </w:rPr>
        <w:t>)</w:t>
      </w:r>
    </w:p>
    <w:p w14:paraId="266EAEB4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then</w:t>
      </w:r>
      <w:r w:rsidRPr="00B7107B">
        <w:rPr>
          <w:rFonts w:ascii="Consolas" w:hAnsi="Consolas"/>
          <w:color w:val="F9FAF4"/>
          <w:sz w:val="10"/>
          <w:szCs w:val="10"/>
        </w:rPr>
        <w:t>()</w:t>
      </w:r>
    </w:p>
    <w:p w14:paraId="7F30E6E9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log</w:t>
      </w:r>
      <w:r w:rsidRPr="00B7107B">
        <w:rPr>
          <w:rFonts w:ascii="Consolas" w:hAnsi="Consolas"/>
          <w:color w:val="F9FAF4"/>
          <w:sz w:val="10"/>
          <w:szCs w:val="10"/>
        </w:rPr>
        <w:t>()</w:t>
      </w:r>
      <w:r w:rsidRPr="00B7107B">
        <w:rPr>
          <w:rFonts w:ascii="Consolas" w:hAnsi="Consolas"/>
          <w:color w:val="E6E6FA"/>
          <w:sz w:val="10"/>
          <w:szCs w:val="10"/>
        </w:rPr>
        <w:t>.</w:t>
      </w:r>
      <w:r w:rsidRPr="00B7107B">
        <w:rPr>
          <w:rFonts w:ascii="Consolas" w:hAnsi="Consolas"/>
          <w:color w:val="80F6A7"/>
          <w:sz w:val="10"/>
          <w:szCs w:val="10"/>
        </w:rPr>
        <w:t>all</w:t>
      </w:r>
      <w:r w:rsidRPr="00B7107B">
        <w:rPr>
          <w:rFonts w:ascii="Consolas" w:hAnsi="Consolas"/>
          <w:color w:val="F9FAF4"/>
          <w:sz w:val="10"/>
          <w:szCs w:val="10"/>
        </w:rPr>
        <w:t>()</w:t>
      </w:r>
      <w:r w:rsidRPr="00B7107B">
        <w:rPr>
          <w:rFonts w:ascii="Consolas" w:hAnsi="Consolas"/>
          <w:color w:val="E6E6FA"/>
          <w:sz w:val="10"/>
          <w:szCs w:val="10"/>
        </w:rPr>
        <w:t>;</w:t>
      </w:r>
    </w:p>
    <w:p w14:paraId="12176957" w14:textId="77777777" w:rsidR="00B7107B" w:rsidRPr="00B7107B" w:rsidRDefault="00B7107B" w:rsidP="00B7107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B7107B">
        <w:rPr>
          <w:rFonts w:ascii="Consolas" w:hAnsi="Consolas"/>
          <w:color w:val="D9E8F7"/>
          <w:sz w:val="10"/>
          <w:szCs w:val="10"/>
        </w:rPr>
        <w:tab/>
      </w:r>
      <w:r w:rsidRPr="00B7107B">
        <w:rPr>
          <w:rFonts w:ascii="Consolas" w:hAnsi="Consolas"/>
          <w:color w:val="F9FAF4"/>
          <w:sz w:val="10"/>
          <w:szCs w:val="10"/>
        </w:rPr>
        <w:t>}</w:t>
      </w:r>
    </w:p>
    <w:p w14:paraId="56F150B8" w14:textId="77777777" w:rsidR="00B7107B" w:rsidRDefault="00B7107B" w:rsidP="00413E71"/>
    <w:p w14:paraId="2A207C40" w14:textId="4B036846" w:rsidR="00B7107B" w:rsidRDefault="00DF675D" w:rsidP="00DF675D">
      <w:pPr>
        <w:pStyle w:val="Heading3"/>
      </w:pPr>
      <w:r w:rsidRPr="00735BF1">
        <w:rPr>
          <w:color w:val="6B911C" w:themeColor="accent1" w:themeShade="BF"/>
        </w:rPr>
        <w:t>AUTHENTICATION=</w:t>
      </w:r>
    </w:p>
    <w:p w14:paraId="6AB9CE31" w14:textId="04D5D725" w:rsidR="00DF675D" w:rsidRDefault="00DF675D" w:rsidP="00FE0D1D">
      <w:pPr>
        <w:pStyle w:val="ListParagraph"/>
        <w:numPr>
          <w:ilvl w:val="0"/>
          <w:numId w:val="76"/>
        </w:numPr>
      </w:pPr>
      <w:r>
        <w:t xml:space="preserve">WHEN WE PASS AUTHENTIACTION , FROM THE SERVER SIDE THERE IS A AUTHENTICATION PROTOCOL , THIS PROTOCL IS BETWEEN USER AND APPLICATION PAYROLL , AUTHENTICATION PROTOCOL PROVIDE TOKEN </w:t>
      </w:r>
      <w:r w:rsidR="005B0980">
        <w:t>.</w:t>
      </w:r>
    </w:p>
    <w:p w14:paraId="39C80800" w14:textId="3E87FD34" w:rsidR="005B0980" w:rsidRDefault="005B0980" w:rsidP="00FE0D1D">
      <w:pPr>
        <w:pStyle w:val="ListParagraph"/>
        <w:numPr>
          <w:ilvl w:val="0"/>
          <w:numId w:val="76"/>
        </w:numPr>
      </w:pPr>
      <w:r>
        <w:t>TO PASS TOKEN USE FORM PARAMETER .</w:t>
      </w:r>
    </w:p>
    <w:p w14:paraId="41C6052B" w14:textId="2E96AFD5" w:rsidR="005B0980" w:rsidRDefault="005B0980" w:rsidP="00FE0D1D">
      <w:pPr>
        <w:pStyle w:val="ListParagraph"/>
        <w:numPr>
          <w:ilvl w:val="0"/>
          <w:numId w:val="76"/>
        </w:numPr>
      </w:pPr>
      <w:r>
        <w:t xml:space="preserve">THERE IS A AUTHENTICATION PROTOCOL URL , WITH AUTHENTICATION </w:t>
      </w:r>
      <w:r w:rsidR="00930E07">
        <w:t>WE NEED TO PASS URL . THEN ITLL GENERATE TOKEN .</w:t>
      </w:r>
    </w:p>
    <w:p w14:paraId="01280FE7" w14:textId="7CC487A3" w:rsidR="00930E07" w:rsidRDefault="00930E07" w:rsidP="00FE0D1D">
      <w:pPr>
        <w:pStyle w:val="ListParagraph"/>
        <w:numPr>
          <w:ilvl w:val="0"/>
          <w:numId w:val="76"/>
        </w:numPr>
      </w:pPr>
      <w:r>
        <w:t xml:space="preserve">EVERY TIME IT IS GOING TO GENERATE </w:t>
      </w:r>
      <w:r w:rsidR="007D4E07">
        <w:t>DIFFERENT DIFFERENT TOKEN.</w:t>
      </w:r>
    </w:p>
    <w:p w14:paraId="7585272F" w14:textId="3E90F1DA" w:rsidR="002073E9" w:rsidRDefault="002073E9" w:rsidP="00FE0D1D">
      <w:pPr>
        <w:pStyle w:val="ListParagraph"/>
        <w:numPr>
          <w:ilvl w:val="0"/>
          <w:numId w:val="76"/>
        </w:numPr>
      </w:pPr>
      <w:r>
        <w:t xml:space="preserve">BY USING AUTH() </w:t>
      </w:r>
      <w:r w:rsidR="00650599">
        <w:t>CALL AUTHENTICATION .</w:t>
      </w:r>
    </w:p>
    <w:p w14:paraId="2DDEABA2" w14:textId="0653E402" w:rsidR="00650599" w:rsidRDefault="00650599" w:rsidP="00FE0D1D">
      <w:pPr>
        <w:pStyle w:val="ListParagraph"/>
        <w:numPr>
          <w:ilvl w:val="0"/>
          <w:numId w:val="76"/>
        </w:numPr>
      </w:pPr>
      <w:r>
        <w:t xml:space="preserve">BEFORE GETTING THE TOKEN ID FROM DEVELOPER WE NEED TO GET THE </w:t>
      </w:r>
      <w:r w:rsidR="00503435">
        <w:t>PROTOCOL INFORMATION WHEN WE USING OAUTH-2.</w:t>
      </w:r>
    </w:p>
    <w:p w14:paraId="60C8D782" w14:textId="0E4258EF" w:rsidR="00503435" w:rsidRDefault="00503435" w:rsidP="00FE0D1D">
      <w:pPr>
        <w:pStyle w:val="ListParagraph"/>
        <w:numPr>
          <w:ilvl w:val="0"/>
          <w:numId w:val="76"/>
        </w:numPr>
      </w:pPr>
      <w:r>
        <w:t>THE PROTOCOL U</w:t>
      </w:r>
      <w:r w:rsidR="00380139">
        <w:t>R</w:t>
      </w:r>
      <w:r>
        <w:t xml:space="preserve">L HTTP MEHTOD </w:t>
      </w:r>
      <w:r w:rsidR="009F7D70">
        <w:t xml:space="preserve">(POST) BEING USED TO CARRY THE </w:t>
      </w:r>
      <w:r w:rsidR="00380139">
        <w:t xml:space="preserve">AUTHENTICATION </w:t>
      </w:r>
      <w:r w:rsidR="009F7D70">
        <w:t xml:space="preserve">PROTOCOL INFORMATION </w:t>
      </w:r>
      <w:r w:rsidR="00380139">
        <w:t>.</w:t>
      </w:r>
    </w:p>
    <w:p w14:paraId="25EC3545" w14:textId="087F418F" w:rsidR="00940143" w:rsidRPr="00735BF1" w:rsidRDefault="00806218" w:rsidP="00940143">
      <w:pPr>
        <w:rPr>
          <w:color w:val="6B911C" w:themeColor="accent1" w:themeShade="BF"/>
        </w:rPr>
      </w:pPr>
      <w:r w:rsidRPr="00735BF1">
        <w:rPr>
          <w:color w:val="6B911C" w:themeColor="accent1" w:themeShade="BF"/>
        </w:rPr>
        <w:t>MICRO WEB SERVICE ARCHITECTURE =</w:t>
      </w:r>
    </w:p>
    <w:p w14:paraId="2724B831" w14:textId="0E9E57BD" w:rsidR="00806218" w:rsidRDefault="00806218" w:rsidP="00FE0D1D">
      <w:pPr>
        <w:pStyle w:val="ListParagraph"/>
        <w:numPr>
          <w:ilvl w:val="0"/>
          <w:numId w:val="77"/>
        </w:numPr>
      </w:pPr>
      <w:r>
        <w:t>EXAMPLE=</w:t>
      </w:r>
    </w:p>
    <w:p w14:paraId="5B7B7597" w14:textId="101A4E9C" w:rsidR="00806218" w:rsidRDefault="00FC5091" w:rsidP="00FE0D1D">
      <w:pPr>
        <w:pStyle w:val="ListParagraph"/>
        <w:numPr>
          <w:ilvl w:val="0"/>
          <w:numId w:val="77"/>
        </w:numPr>
      </w:pPr>
      <w:r>
        <w:t xml:space="preserve">WHEN ENTIRE APPLICATION INSTALLED IN MULTIPLE SERVERS BUT MOST OF THE USERS USING DIFFERENT </w:t>
      </w:r>
      <w:r w:rsidR="0027673D">
        <w:t xml:space="preserve">WEBRESOURCES LIKE CHART,RELLS, SETTING BUT LOAD BALLANCER IS SENDING REQEUST TO ENTIRE SERVER </w:t>
      </w:r>
      <w:r w:rsidR="00D62B46">
        <w:t>DUE TO THIS PERFORMANCE OF THE APPLICATION WILL DECREASE .</w:t>
      </w:r>
      <w:r w:rsidR="00470DD1">
        <w:t xml:space="preserve">   </w:t>
      </w:r>
    </w:p>
    <w:p w14:paraId="16E408A4" w14:textId="48B6355E" w:rsidR="00470DD1" w:rsidRDefault="00470DD1" w:rsidP="00FE0D1D">
      <w:pPr>
        <w:pStyle w:val="ListParagraph"/>
        <w:numPr>
          <w:ilvl w:val="0"/>
          <w:numId w:val="77"/>
        </w:numPr>
      </w:pPr>
      <w:r>
        <w:t>TO OVERCOME THIS</w:t>
      </w:r>
    </w:p>
    <w:p w14:paraId="7A9444CF" w14:textId="77777777" w:rsidR="00410561" w:rsidRDefault="00410561" w:rsidP="00410561">
      <w:pPr>
        <w:pStyle w:val="ListParagraph"/>
      </w:pPr>
    </w:p>
    <w:p w14:paraId="187E446A" w14:textId="65F21D62" w:rsidR="00470DD1" w:rsidRDefault="00D0149D" w:rsidP="00FE0D1D">
      <w:pPr>
        <w:pStyle w:val="ListParagraph"/>
        <w:numPr>
          <w:ilvl w:val="0"/>
          <w:numId w:val="77"/>
        </w:numPr>
      </w:pPr>
      <w:r>
        <w:t xml:space="preserve">MICRO WEBSERVICE ARCHTECTURE ALL THE MODULES BREAKENDOWN INTO </w:t>
      </w:r>
      <w:r w:rsidR="00D623D0">
        <w:t xml:space="preserve">MULTIPLE PIECE AND EVERY MODULE IS INSTALLED IN ITS OWN SERVERS </w:t>
      </w:r>
      <w:r w:rsidR="00A978B0">
        <w:t>IN A (1 SINGLE BIG SERVER ).</w:t>
      </w:r>
    </w:p>
    <w:p w14:paraId="7A7D0D9F" w14:textId="12642840" w:rsidR="00A978B0" w:rsidRDefault="001012C4" w:rsidP="00FE0D1D">
      <w:pPr>
        <w:pStyle w:val="ListParagraph"/>
        <w:numPr>
          <w:ilvl w:val="0"/>
          <w:numId w:val="77"/>
        </w:numPr>
      </w:pPr>
      <w:r>
        <w:t xml:space="preserve">ALL THIS MODULES INTERNALLY TALK TO EACH OTHER VIA MICRO WEB SERVICE </w:t>
      </w:r>
      <w:r w:rsidR="00410561">
        <w:t>.</w:t>
      </w:r>
    </w:p>
    <w:p w14:paraId="73197A4D" w14:textId="1FB3F214" w:rsidR="00410561" w:rsidRDefault="00410561" w:rsidP="00FE0D1D">
      <w:pPr>
        <w:pStyle w:val="ListParagraph"/>
        <w:numPr>
          <w:ilvl w:val="0"/>
          <w:numId w:val="77"/>
        </w:numPr>
      </w:pPr>
      <w:r>
        <w:lastRenderedPageBreak/>
        <w:t xml:space="preserve">LOAD BALANCER= LB TAKE THE INFORMATION PASS TO CLIENT AND SERVER </w:t>
      </w:r>
      <w:r w:rsidR="00A41A5A">
        <w:t>.</w:t>
      </w:r>
    </w:p>
    <w:p w14:paraId="11304BB5" w14:textId="75982AA0" w:rsidR="00A41A5A" w:rsidRDefault="00A41A5A" w:rsidP="00FE0D1D">
      <w:pPr>
        <w:pStyle w:val="ListParagraph"/>
        <w:numPr>
          <w:ilvl w:val="0"/>
          <w:numId w:val="77"/>
        </w:numPr>
      </w:pPr>
      <w:r>
        <w:t>SO PERFORMANCE WILL GET INCREASED.</w:t>
      </w:r>
    </w:p>
    <w:p w14:paraId="72DD99C4" w14:textId="3B93A157" w:rsidR="00A41A5A" w:rsidRDefault="00A41A5A" w:rsidP="00EE03E2">
      <w:r w:rsidRPr="00735BF1">
        <w:rPr>
          <w:color w:val="FF0000"/>
        </w:rPr>
        <w:t>MWS</w:t>
      </w:r>
      <w:r>
        <w:t>=</w:t>
      </w:r>
      <w:r w:rsidR="00EE03E2">
        <w:t>INSIDE 1 APPLICATION IF MODULES ARE TALKING EACH OTHER THAT IS CALLED AS MICRO  WEBSERVICE.</w:t>
      </w:r>
    </w:p>
    <w:p w14:paraId="2DAA9659" w14:textId="3CD3FC95" w:rsidR="00EE03E2" w:rsidRDefault="00EE03E2" w:rsidP="00EE03E2">
      <w:r w:rsidRPr="00735BF1">
        <w:rPr>
          <w:color w:val="FF0000"/>
        </w:rPr>
        <w:t>WS</w:t>
      </w:r>
      <w:r>
        <w:t>=</w:t>
      </w:r>
      <w:r w:rsidR="00BD3F9A">
        <w:t xml:space="preserve">WHEN 1 APPLICATION TALKING TO ANOTHER APPLICATION IT IS CALLED </w:t>
      </w:r>
      <w:r w:rsidR="00735BF1">
        <w:t>AS WEB SERVICE.</w:t>
      </w:r>
      <w:r w:rsidR="00FE0D1D">
        <w:t xml:space="preserve"> </w:t>
      </w:r>
      <w:r w:rsidR="00D00541">
        <w:tab/>
      </w:r>
    </w:p>
    <w:p w14:paraId="6519BD5B" w14:textId="7FA90A92" w:rsidR="009B0F31" w:rsidRDefault="009B0F31" w:rsidP="009B0F31">
      <w:pPr>
        <w:pStyle w:val="Heading3"/>
      </w:pPr>
      <w:r>
        <w:t>NIMBBLE PAYMAENT AGRAGATOR=</w:t>
      </w:r>
    </w:p>
    <w:p w14:paraId="20A4C5E5" w14:textId="420C9AE4" w:rsidR="009B0F31" w:rsidRDefault="009B0F31" w:rsidP="00902031">
      <w:pPr>
        <w:pStyle w:val="ListParagraph"/>
        <w:numPr>
          <w:ilvl w:val="0"/>
          <w:numId w:val="78"/>
        </w:numPr>
      </w:pPr>
      <w:r>
        <w:t>IS DEVELOPED USING MICRO WEBSERVICE ARCHITECTURE .</w:t>
      </w:r>
    </w:p>
    <w:p w14:paraId="04671B70" w14:textId="652FB72E" w:rsidR="00141DA4" w:rsidRDefault="00141DA4" w:rsidP="00902031">
      <w:pPr>
        <w:pStyle w:val="ListParagraph"/>
        <w:numPr>
          <w:ilvl w:val="0"/>
          <w:numId w:val="78"/>
        </w:numPr>
      </w:pPr>
      <w:r>
        <w:t xml:space="preserve">TO INSTALL THIS MODULES </w:t>
      </w:r>
      <w:r w:rsidR="00BD0AE4">
        <w:t xml:space="preserve">IN SEPPERATE WEBSERVER </w:t>
      </w:r>
      <w:r w:rsidR="00F5247D">
        <w:t>.</w:t>
      </w:r>
    </w:p>
    <w:p w14:paraId="1A382CAA" w14:textId="7B2B01DE" w:rsidR="00F5247D" w:rsidRDefault="00F5247D" w:rsidP="00902031">
      <w:pPr>
        <w:pStyle w:val="ListParagraph"/>
        <w:numPr>
          <w:ilvl w:val="0"/>
          <w:numId w:val="78"/>
        </w:numPr>
      </w:pPr>
      <w:r>
        <w:t xml:space="preserve">IN ONE APPLICATION IF WE WANT TO BREAKDOWN INTO MULTIPLE PIECES IN SEPPERATE SERVER </w:t>
      </w:r>
      <w:r w:rsidR="005958A7">
        <w:t>WE ARE GOING TO USE DOCKER CONCEPT.</w:t>
      </w:r>
    </w:p>
    <w:p w14:paraId="09CC1A05" w14:textId="4E80FB09" w:rsidR="005958A7" w:rsidRDefault="00753E61" w:rsidP="00902031">
      <w:pPr>
        <w:pStyle w:val="ListParagraph"/>
        <w:numPr>
          <w:ilvl w:val="0"/>
          <w:numId w:val="78"/>
        </w:numPr>
      </w:pPr>
      <w:r>
        <w:t>DOCKER WILL HELP US INSIDE 1 MACHINE TO PROVIDE ANOTHER VERTUAL MACHINE.</w:t>
      </w:r>
    </w:p>
    <w:p w14:paraId="2E034AF7" w14:textId="7483EA40" w:rsidR="00753E61" w:rsidRDefault="00854B6B" w:rsidP="00854B6B">
      <w:r>
        <w:t>EXAMPLE=</w:t>
      </w:r>
    </w:p>
    <w:p w14:paraId="40E6D656" w14:textId="7B51A291" w:rsidR="00854B6B" w:rsidRDefault="00854B6B" w:rsidP="00902031">
      <w:pPr>
        <w:pStyle w:val="ListParagraph"/>
        <w:numPr>
          <w:ilvl w:val="0"/>
          <w:numId w:val="79"/>
        </w:numPr>
      </w:pPr>
      <w:r>
        <w:t xml:space="preserve">IN AMAZON WHEN CLICK ON PAYMENT </w:t>
      </w:r>
      <w:r w:rsidR="00C5645E">
        <w:t xml:space="preserve">BUTTON NIMBLE PAYMENT AGRAGATOR IS GOING TO ACTIVE </w:t>
      </w:r>
      <w:r w:rsidR="009E6507">
        <w:t>NPA GOING TO PROVIDE LIST OF PAYMENT OPTION AVAILABLE IN PAYMENT</w:t>
      </w:r>
      <w:r w:rsidR="00E26A86">
        <w:sym w:font="Wingdings" w:char="F0E0"/>
      </w:r>
      <w:r w:rsidR="00E26A86">
        <w:t xml:space="preserve">NET BANKING </w:t>
      </w:r>
      <w:r w:rsidR="00E26A86">
        <w:sym w:font="Wingdings" w:char="F0E0"/>
      </w:r>
      <w:r w:rsidR="00E26A86">
        <w:t xml:space="preserve"> 1 IN BACKEND VERY 1</w:t>
      </w:r>
      <w:r w:rsidR="00E26A86" w:rsidRPr="00E26A86">
        <w:rPr>
          <w:vertAlign w:val="superscript"/>
        </w:rPr>
        <w:t>ST</w:t>
      </w:r>
      <w:r w:rsidR="00E26A86">
        <w:t xml:space="preserve"> REQEUST GOES TO </w:t>
      </w:r>
      <w:r w:rsidR="00F87484">
        <w:t xml:space="preserve">AUTHORIZATION AND PROVIDE RESPONSE IN WHICH CREATE AN ORDER </w:t>
      </w:r>
      <w:r w:rsidR="0031231E">
        <w:t xml:space="preserve">AGAIN NPA IT IS GOING TO SEND TO SERVER AND GIVE RESPONSE , </w:t>
      </w:r>
      <w:r w:rsidR="004C241B">
        <w:t>WHICH PAYMENTS WANT TO DO IT AGAING REQEUST AND RESPONSE WILL BE , THERE PAYMENT SUCCESS QUERY.</w:t>
      </w:r>
    </w:p>
    <w:p w14:paraId="0640BED6" w14:textId="77777777" w:rsidR="00605A25" w:rsidRDefault="00605A25" w:rsidP="00605A25"/>
    <w:p w14:paraId="4133FAFE" w14:textId="1E2E499F" w:rsidR="00605A25" w:rsidRDefault="00605A25" w:rsidP="00605A25">
      <w:r>
        <w:rPr>
          <w:noProof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3BC7F3FB" wp14:editId="4961624A">
                <wp:simplePos x="0" y="0"/>
                <wp:positionH relativeFrom="column">
                  <wp:posOffset>1081980</wp:posOffset>
                </wp:positionH>
                <wp:positionV relativeFrom="paragraph">
                  <wp:posOffset>862390</wp:posOffset>
                </wp:positionV>
                <wp:extent cx="4723920" cy="731880"/>
                <wp:effectExtent l="38100" t="38100" r="38735" b="49530"/>
                <wp:wrapNone/>
                <wp:docPr id="1611421836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723920" cy="73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79807" id="Ink 43" o:spid="_x0000_s1026" type="#_x0000_t75" style="position:absolute;margin-left:84.85pt;margin-top:67.55pt;width:372.65pt;height:58.35pt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533B0516" wp14:editId="76752D46">
                <wp:simplePos x="0" y="0"/>
                <wp:positionH relativeFrom="column">
                  <wp:posOffset>601345</wp:posOffset>
                </wp:positionH>
                <wp:positionV relativeFrom="paragraph">
                  <wp:posOffset>838835</wp:posOffset>
                </wp:positionV>
                <wp:extent cx="5189855" cy="938530"/>
                <wp:effectExtent l="38100" t="38100" r="48895" b="33020"/>
                <wp:wrapNone/>
                <wp:docPr id="25934471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189855" cy="938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7C020" id="Ink 42" o:spid="_x0000_s1026" type="#_x0000_t75" style="position:absolute;margin-left:47pt;margin-top:65.7pt;width:409.35pt;height:74.6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44DD23A1" wp14:editId="7E8073F5">
                <wp:simplePos x="0" y="0"/>
                <wp:positionH relativeFrom="column">
                  <wp:posOffset>959485</wp:posOffset>
                </wp:positionH>
                <wp:positionV relativeFrom="paragraph">
                  <wp:posOffset>106680</wp:posOffset>
                </wp:positionV>
                <wp:extent cx="4259580" cy="888500"/>
                <wp:effectExtent l="38100" t="38100" r="7620" b="45085"/>
                <wp:wrapNone/>
                <wp:docPr id="59429829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259580" cy="88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AA3BE" id="Ink 38" o:spid="_x0000_s1026" type="#_x0000_t75" style="position:absolute;margin-left:75.2pt;margin-top:8.05pt;width:336.1pt;height:70.65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5ADF474B" wp14:editId="0699531F">
                <wp:simplePos x="0" y="0"/>
                <wp:positionH relativeFrom="column">
                  <wp:posOffset>1122660</wp:posOffset>
                </wp:positionH>
                <wp:positionV relativeFrom="paragraph">
                  <wp:posOffset>320590</wp:posOffset>
                </wp:positionV>
                <wp:extent cx="3907080" cy="618120"/>
                <wp:effectExtent l="38100" t="38100" r="36830" b="48895"/>
                <wp:wrapNone/>
                <wp:docPr id="117153738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907080" cy="61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8B92F" id="Ink 32" o:spid="_x0000_s1026" type="#_x0000_t75" style="position:absolute;margin-left:88.05pt;margin-top:24.9pt;width:308.35pt;height:49.35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0613BDEF" wp14:editId="370ABE28">
                <wp:simplePos x="0" y="0"/>
                <wp:positionH relativeFrom="column">
                  <wp:posOffset>1096645</wp:posOffset>
                </wp:positionH>
                <wp:positionV relativeFrom="paragraph">
                  <wp:posOffset>838835</wp:posOffset>
                </wp:positionV>
                <wp:extent cx="2971800" cy="618490"/>
                <wp:effectExtent l="38100" t="38100" r="38100" b="48260"/>
                <wp:wrapNone/>
                <wp:docPr id="110064513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971800" cy="61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42A53" id="Ink 31" o:spid="_x0000_s1026" type="#_x0000_t75" style="position:absolute;margin-left:86pt;margin-top:65.7pt;width:234.7pt;height:49.4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0C2F7203" wp14:editId="0452CC95">
                <wp:simplePos x="0" y="0"/>
                <wp:positionH relativeFrom="column">
                  <wp:posOffset>1089025</wp:posOffset>
                </wp:positionH>
                <wp:positionV relativeFrom="paragraph">
                  <wp:posOffset>478790</wp:posOffset>
                </wp:positionV>
                <wp:extent cx="2791775" cy="932385"/>
                <wp:effectExtent l="38100" t="38100" r="46990" b="39370"/>
                <wp:wrapNone/>
                <wp:docPr id="164119904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791775" cy="93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57FB9" id="Ink 28" o:spid="_x0000_s1026" type="#_x0000_t75" style="position:absolute;margin-left:85.4pt;margin-top:37.35pt;width:220.5pt;height:74.1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15C2A340" wp14:editId="73385279">
                <wp:simplePos x="0" y="0"/>
                <wp:positionH relativeFrom="column">
                  <wp:posOffset>813780</wp:posOffset>
                </wp:positionH>
                <wp:positionV relativeFrom="paragraph">
                  <wp:posOffset>469630</wp:posOffset>
                </wp:positionV>
                <wp:extent cx="358200" cy="358200"/>
                <wp:effectExtent l="38100" t="38100" r="22860" b="41910"/>
                <wp:wrapNone/>
                <wp:docPr id="168678840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58200" cy="35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92E9D" id="Ink 16" o:spid="_x0000_s1026" type="#_x0000_t75" style="position:absolute;margin-left:63.75pt;margin-top:36.65pt;width:28.9pt;height:28.9pt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36D05549" wp14:editId="54F46812">
                <wp:simplePos x="0" y="0"/>
                <wp:positionH relativeFrom="column">
                  <wp:posOffset>5798820</wp:posOffset>
                </wp:positionH>
                <wp:positionV relativeFrom="paragraph">
                  <wp:posOffset>930910</wp:posOffset>
                </wp:positionV>
                <wp:extent cx="678180" cy="236220"/>
                <wp:effectExtent l="0" t="0" r="26670" b="11430"/>
                <wp:wrapNone/>
                <wp:docPr id="190468692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F9A4A" w14:textId="65465090" w:rsidR="00605A25" w:rsidRPr="00605A25" w:rsidRDefault="00605A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QUERRY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05549" id="Text Box 14" o:spid="_x0000_s1043" type="#_x0000_t202" style="position:absolute;margin-left:456.6pt;margin-top:73.3pt;width:53.4pt;height:18.6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" fillcolor="white [3201]" strokeweight=".5pt">
                <v:textbox>
                  <w:txbxContent>
                    <w:p w14:paraId="67BF9A4A" w14:textId="65465090" w:rsidR="00605A25" w:rsidRPr="00605A25" w:rsidRDefault="00605A2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QUERRY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626EEEB3" wp14:editId="163E239F">
                <wp:simplePos x="0" y="0"/>
                <wp:positionH relativeFrom="column">
                  <wp:posOffset>4823460</wp:posOffset>
                </wp:positionH>
                <wp:positionV relativeFrom="paragraph">
                  <wp:posOffset>908050</wp:posOffset>
                </wp:positionV>
                <wp:extent cx="777240" cy="259080"/>
                <wp:effectExtent l="0" t="0" r="22860" b="26670"/>
                <wp:wrapNone/>
                <wp:docPr id="23654280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D9303F" w14:textId="65E1C8FD" w:rsidR="00605A25" w:rsidRPr="00605A25" w:rsidRDefault="00605A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EEEB3" id="Text Box 13" o:spid="_x0000_s1044" type="#_x0000_t202" style="position:absolute;margin-left:379.8pt;margin-top:71.5pt;width:61.2pt;height:20.4pt;z-index:25165827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BXOgIAAIMEAAAOAAAAZHJzL2Uyb0RvYy54bWysVE2PGjEMvVfqf4hyLzNQWFjEsKKsqCqh&#10;3ZXYas8hkzBRM3GaBGbor68Tvrc9Vb1k7Nh5tp/tmTy0tSY74bwCU9BuJ6dEGA6lMpuCfn9dfBpR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" fillcolor="white [3201]" strokeweight=".5pt">
                <v:textbox>
                  <w:txbxContent>
                    <w:p w14:paraId="15D9303F" w14:textId="65E1C8FD" w:rsidR="00605A25" w:rsidRPr="00605A25" w:rsidRDefault="00605A2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3E2A16F1" wp14:editId="2A7BAD23">
                <wp:simplePos x="0" y="0"/>
                <wp:positionH relativeFrom="column">
                  <wp:posOffset>3886200</wp:posOffset>
                </wp:positionH>
                <wp:positionV relativeFrom="paragraph">
                  <wp:posOffset>839470</wp:posOffset>
                </wp:positionV>
                <wp:extent cx="632460" cy="236220"/>
                <wp:effectExtent l="0" t="0" r="15240" b="11430"/>
                <wp:wrapNone/>
                <wp:docPr id="6120092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7C8796" w14:textId="0496538A" w:rsidR="005F632F" w:rsidRPr="00605A25" w:rsidRDefault="00605A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A16F1" id="Text Box 12" o:spid="_x0000_s1045" type="#_x0000_t202" style="position:absolute;margin-left:306pt;margin-top:66.1pt;width:49.8pt;height:18.6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" fillcolor="white [3201]" strokeweight=".5pt">
                <v:textbox>
                  <w:txbxContent>
                    <w:p w14:paraId="0D7C8796" w14:textId="0496538A" w:rsidR="005F632F" w:rsidRPr="00605A25" w:rsidRDefault="00605A2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1C86FAC0" wp14:editId="5CAB12C3">
                <wp:simplePos x="0" y="0"/>
                <wp:positionH relativeFrom="column">
                  <wp:posOffset>2941320</wp:posOffset>
                </wp:positionH>
                <wp:positionV relativeFrom="paragraph">
                  <wp:posOffset>862330</wp:posOffset>
                </wp:positionV>
                <wp:extent cx="647700" cy="259080"/>
                <wp:effectExtent l="0" t="0" r="19050" b="26670"/>
                <wp:wrapNone/>
                <wp:docPr id="197501865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683651" w14:textId="43AA6CD5" w:rsidR="005F632F" w:rsidRPr="005F632F" w:rsidRDefault="005F63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OAUTH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6FAC0" id="Text Box 11" o:spid="_x0000_s1046" type="#_x0000_t202" style="position:absolute;margin-left:231.6pt;margin-top:67.9pt;width:51pt;height:20.4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" fillcolor="white [3201]" strokeweight=".5pt">
                <v:textbox>
                  <w:txbxContent>
                    <w:p w14:paraId="32683651" w14:textId="43AA6CD5" w:rsidR="005F632F" w:rsidRPr="005F632F" w:rsidRDefault="005F63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OAUTH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164F20C9" wp14:editId="58374277">
                <wp:simplePos x="0" y="0"/>
                <wp:positionH relativeFrom="column">
                  <wp:posOffset>2644140</wp:posOffset>
                </wp:positionH>
                <wp:positionV relativeFrom="paragraph">
                  <wp:posOffset>450850</wp:posOffset>
                </wp:positionV>
                <wp:extent cx="3825240" cy="1158240"/>
                <wp:effectExtent l="0" t="0" r="22860" b="22860"/>
                <wp:wrapNone/>
                <wp:docPr id="5698077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5240" cy="1158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27A4F" w14:textId="77777777" w:rsidR="005F632F" w:rsidRDefault="005F63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F20C9" id="Text Box 10" o:spid="_x0000_s1047" type="#_x0000_t202" style="position:absolute;margin-left:208.2pt;margin-top:35.5pt;width:301.2pt;height:91.2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" fillcolor="white [3201]" strokeweight=".5pt">
                <v:textbox>
                  <w:txbxContent>
                    <w:p w14:paraId="0BA27A4F" w14:textId="77777777" w:rsidR="005F632F" w:rsidRDefault="005F632F"/>
                  </w:txbxContent>
                </v:textbox>
              </v:shape>
            </w:pict>
          </mc:Fallback>
        </mc:AlternateContent>
      </w:r>
      <w:r w:rsidR="007C2DAE"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5A8873A" wp14:editId="1CBE2F6F">
                <wp:simplePos x="0" y="0"/>
                <wp:positionH relativeFrom="column">
                  <wp:posOffset>-487680</wp:posOffset>
                </wp:positionH>
                <wp:positionV relativeFrom="paragraph">
                  <wp:posOffset>77470</wp:posOffset>
                </wp:positionV>
                <wp:extent cx="1981200" cy="1653540"/>
                <wp:effectExtent l="0" t="0" r="19050" b="22860"/>
                <wp:wrapNone/>
                <wp:docPr id="165374194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1653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4B3FE9" w14:textId="4F084DB2" w:rsidR="007C2DAE" w:rsidRDefault="007C2DAE">
                            <w:pPr>
                              <w:rPr>
                                <w:lang w:val="en-US"/>
                              </w:rPr>
                            </w:pPr>
                            <w:r w:rsidRPr="005F632F">
                              <w:rPr>
                                <w:color w:val="FF0000"/>
                                <w:lang w:val="en-US"/>
                              </w:rPr>
                              <w:t xml:space="preserve">AMAZON </w:t>
                            </w:r>
                            <w:r w:rsidR="00557BA3" w:rsidRPr="005F632F">
                              <w:rPr>
                                <w:color w:val="FF0000"/>
                                <w:lang w:val="en-US"/>
                              </w:rPr>
                              <w:t>ECOM APPLILCATION</w:t>
                            </w:r>
                          </w:p>
                          <w:p w14:paraId="77898BDC" w14:textId="77777777" w:rsidR="00557BA3" w:rsidRDefault="00557BA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8BEDD8B" w14:textId="18704DD6" w:rsidR="00557BA3" w:rsidRPr="005F632F" w:rsidRDefault="00557BA3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</w:t>
                            </w:r>
                            <w:r w:rsidR="005F632F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632F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NPA</w:t>
                            </w:r>
                          </w:p>
                          <w:p w14:paraId="53E23831" w14:textId="16320345" w:rsidR="00F236FA" w:rsidRDefault="00557BA3" w:rsidP="00F236F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PAYMENT               </w:t>
                            </w:r>
                            <w:r w:rsidR="00F236FA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F236FA">
                              <w:rPr>
                                <w:lang w:val="en-US"/>
                              </w:rPr>
                              <w:t>CC</w:t>
                            </w:r>
                          </w:p>
                          <w:p w14:paraId="05802FEC" w14:textId="210C6DFC" w:rsidR="00557BA3" w:rsidRDefault="00557BA3" w:rsidP="00557BA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(CLICK)</w:t>
                            </w:r>
                            <w:r w:rsidR="00F236FA">
                              <w:rPr>
                                <w:lang w:val="en-US"/>
                              </w:rPr>
                              <w:t xml:space="preserve">                      UPI</w:t>
                            </w:r>
                          </w:p>
                          <w:p w14:paraId="3180BC5E" w14:textId="193D0A38" w:rsidR="00F236FA" w:rsidRDefault="00F236FA" w:rsidP="00557BA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DC</w:t>
                            </w:r>
                          </w:p>
                          <w:p w14:paraId="2496321D" w14:textId="126436EE" w:rsidR="00F236FA" w:rsidRDefault="00F236FA" w:rsidP="00557BA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WALLET </w:t>
                            </w:r>
                          </w:p>
                          <w:p w14:paraId="49EE7CDC" w14:textId="3AF241D6" w:rsidR="00F236FA" w:rsidRPr="007C2DAE" w:rsidRDefault="00F236FA" w:rsidP="00557BA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NET BANDING.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8873A" id="Text Box 9" o:spid="_x0000_s1048" type="#_x0000_t202" style="position:absolute;margin-left:-38.4pt;margin-top:6.1pt;width:156pt;height:130.2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" fillcolor="white [3201]" strokeweight=".5pt">
                <v:textbox>
                  <w:txbxContent>
                    <w:p w14:paraId="074B3FE9" w14:textId="4F084DB2" w:rsidR="007C2DAE" w:rsidRDefault="007C2DAE">
                      <w:pPr>
                        <w:rPr>
                          <w:lang w:val="en-US"/>
                        </w:rPr>
                      </w:pPr>
                      <w:r w:rsidRPr="005F632F">
                        <w:rPr>
                          <w:color w:val="FF0000"/>
                          <w:lang w:val="en-US"/>
                        </w:rPr>
                        <w:t xml:space="preserve">AMAZON </w:t>
                      </w:r>
                      <w:r w:rsidR="00557BA3" w:rsidRPr="005F632F">
                        <w:rPr>
                          <w:color w:val="FF0000"/>
                          <w:lang w:val="en-US"/>
                        </w:rPr>
                        <w:t>ECOM APPLILCATION</w:t>
                      </w:r>
                    </w:p>
                    <w:p w14:paraId="77898BDC" w14:textId="77777777" w:rsidR="00557BA3" w:rsidRDefault="00557BA3">
                      <w:pPr>
                        <w:rPr>
                          <w:lang w:val="en-US"/>
                        </w:rPr>
                      </w:pPr>
                    </w:p>
                    <w:p w14:paraId="68BEDD8B" w14:textId="18704DD6" w:rsidR="00557BA3" w:rsidRPr="005F632F" w:rsidRDefault="00557BA3">
                      <w:pPr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</w:t>
                      </w:r>
                      <w:r w:rsidR="005F632F"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5F632F">
                        <w:rPr>
                          <w:b/>
                          <w:bCs/>
                          <w:u w:val="single"/>
                          <w:lang w:val="en-US"/>
                        </w:rPr>
                        <w:t>NPA</w:t>
                      </w:r>
                    </w:p>
                    <w:p w14:paraId="53E23831" w14:textId="16320345" w:rsidR="00F236FA" w:rsidRDefault="00557BA3" w:rsidP="00F236FA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PAYMENT               </w:t>
                      </w:r>
                      <w:r w:rsidR="00F236FA">
                        <w:rPr>
                          <w:lang w:val="en-US"/>
                        </w:rPr>
                        <w:t xml:space="preserve">   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F236FA">
                        <w:rPr>
                          <w:lang w:val="en-US"/>
                        </w:rPr>
                        <w:t>CC</w:t>
                      </w:r>
                    </w:p>
                    <w:p w14:paraId="05802FEC" w14:textId="210C6DFC" w:rsidR="00557BA3" w:rsidRDefault="00557BA3" w:rsidP="00557BA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(CLICK)</w:t>
                      </w:r>
                      <w:r w:rsidR="00F236FA">
                        <w:rPr>
                          <w:lang w:val="en-US"/>
                        </w:rPr>
                        <w:t xml:space="preserve">                      UPI</w:t>
                      </w:r>
                    </w:p>
                    <w:p w14:paraId="3180BC5E" w14:textId="193D0A38" w:rsidR="00F236FA" w:rsidRDefault="00F236FA" w:rsidP="00557BA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DC</w:t>
                      </w:r>
                    </w:p>
                    <w:p w14:paraId="2496321D" w14:textId="126436EE" w:rsidR="00F236FA" w:rsidRDefault="00F236FA" w:rsidP="00557BA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WALLET </w:t>
                      </w:r>
                    </w:p>
                    <w:p w14:paraId="49EE7CDC" w14:textId="3AF241D6" w:rsidR="00F236FA" w:rsidRPr="007C2DAE" w:rsidRDefault="00F236FA" w:rsidP="00557BA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NET BANDING.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API1                                                       NPA</w:t>
      </w:r>
    </w:p>
    <w:p w14:paraId="655088EA" w14:textId="598BF892" w:rsidR="00605A25" w:rsidRDefault="00605A25" w:rsidP="00605A25">
      <w:r>
        <w:t xml:space="preserve">           </w:t>
      </w:r>
    </w:p>
    <w:p w14:paraId="500BDDDE" w14:textId="4004FE16" w:rsidR="00605A25" w:rsidRDefault="00605A25" w:rsidP="00605A25">
      <w:r>
        <w:t xml:space="preserve">                                                          API 2</w:t>
      </w:r>
    </w:p>
    <w:p w14:paraId="4CD3E6B6" w14:textId="77777777" w:rsidR="00605A25" w:rsidRDefault="00605A25" w:rsidP="00605A25"/>
    <w:p w14:paraId="4C107037" w14:textId="338DC6B5" w:rsidR="00605A25" w:rsidRDefault="00605A25" w:rsidP="00605A25">
      <w:r>
        <w:t xml:space="preserve">                                                     API 3</w:t>
      </w:r>
    </w:p>
    <w:p w14:paraId="4465E330" w14:textId="1E47F03F" w:rsidR="00605A25" w:rsidRDefault="00605A25" w:rsidP="00605A25">
      <w:r>
        <w:t xml:space="preserve">                                                      API 4</w:t>
      </w:r>
    </w:p>
    <w:p w14:paraId="23DFCF23" w14:textId="77777777" w:rsidR="00605A25" w:rsidRDefault="00605A25" w:rsidP="00605A25"/>
    <w:p w14:paraId="73AF87D9" w14:textId="77777777" w:rsidR="00605A25" w:rsidRDefault="00605A25" w:rsidP="00605A25"/>
    <w:p w14:paraId="5E0E5AD4" w14:textId="3AE0A518" w:rsidR="00605A25" w:rsidRDefault="008F01AC" w:rsidP="00902031">
      <w:pPr>
        <w:pStyle w:val="ListParagraph"/>
        <w:numPr>
          <w:ilvl w:val="0"/>
          <w:numId w:val="79"/>
        </w:numPr>
      </w:pPr>
      <w:r>
        <w:t xml:space="preserve">IN ORDER TO AUTOMATE THIS KIND OF SCENARIO </w:t>
      </w:r>
      <w:r w:rsidR="006F33A7">
        <w:t xml:space="preserve">100% WE HAVE </w:t>
      </w:r>
      <w:r w:rsidR="009002D3">
        <w:t xml:space="preserve"> TO GO FOR RESTASSURED . CANNOT GO FOR POSTMAN </w:t>
      </w:r>
      <w:r w:rsidR="00DA78B2">
        <w:t xml:space="preserve">BECOUSE IT MEANT FOR ONLY API TESTING , WE CANNOT AUTOAMTE END TO END SCENARIO </w:t>
      </w:r>
      <w:r w:rsidR="00CC7DCF">
        <w:t>BECOUSE BROWSER IS BEING INVOLVED IN HERE.</w:t>
      </w:r>
    </w:p>
    <w:p w14:paraId="11230C26" w14:textId="5E7D9E3C" w:rsidR="00CC7DCF" w:rsidRDefault="00CC7DCF" w:rsidP="00902031">
      <w:pPr>
        <w:pStyle w:val="ListParagraph"/>
        <w:numPr>
          <w:ilvl w:val="0"/>
          <w:numId w:val="79"/>
        </w:numPr>
      </w:pPr>
      <w:r>
        <w:t>BECOUSE N</w:t>
      </w:r>
      <w:r w:rsidR="00A67F81">
        <w:t xml:space="preserve">PA DEVELOPED USING MICRO-WEBSERVICE ARCHTECTURE . </w:t>
      </w:r>
      <w:r w:rsidR="00560D41">
        <w:t>SO THETS THE REASON IT CAN HANDLE N NUMBER OF PAYMENT BECOUSE THE</w:t>
      </w:r>
      <w:r w:rsidR="000B127B">
        <w:t>Y ARE</w:t>
      </w:r>
      <w:r w:rsidR="00560D41">
        <w:t xml:space="preserve"> PARTNER </w:t>
      </w:r>
      <w:r w:rsidR="000B127B">
        <w:t>OF SO MANY ECOMMERCE APPLICATION THEY ARE GOING TO PROVIDE GOOD SERVICE TO THE MERCHANT [ CUSTOMER ].</w:t>
      </w:r>
    </w:p>
    <w:p w14:paraId="03B22072" w14:textId="4D6706E4" w:rsidR="000B127B" w:rsidRDefault="00C1523D" w:rsidP="000B127B">
      <w:r>
        <w:t>ARE YOU AUTOMATED MICTO-WEBSERVICE ARCHITECTURE , YES BECOUSE WE KNOW THE REQEUST CHANING</w:t>
      </w:r>
      <w:r w:rsidR="00325E00">
        <w:t xml:space="preserve"> CONCEPT.</w:t>
      </w:r>
    </w:p>
    <w:p w14:paraId="44EB1E61" w14:textId="77777777" w:rsidR="00325E00" w:rsidRDefault="00325E00" w:rsidP="000B127B"/>
    <w:p w14:paraId="193E8CE3" w14:textId="7F34C5E7" w:rsidR="00325E00" w:rsidRDefault="00325E00" w:rsidP="00325E00">
      <w:pPr>
        <w:pStyle w:val="Heading3"/>
      </w:pPr>
      <w:r>
        <w:t>IMPORTANT=</w:t>
      </w:r>
    </w:p>
    <w:p w14:paraId="5FD0D17D" w14:textId="2B7540F0" w:rsidR="00325E00" w:rsidRDefault="000664FB" w:rsidP="00902031">
      <w:pPr>
        <w:pStyle w:val="ListParagraph"/>
        <w:numPr>
          <w:ilvl w:val="0"/>
          <w:numId w:val="80"/>
        </w:numPr>
      </w:pPr>
      <w:r>
        <w:t>GHARKINS KEYWORDS / BDD = GIVEN() , WHEN() , THEN()</w:t>
      </w:r>
    </w:p>
    <w:p w14:paraId="1807798E" w14:textId="1B83D97F" w:rsidR="00D73B44" w:rsidRDefault="00D73B44" w:rsidP="00902031">
      <w:pPr>
        <w:pStyle w:val="ListParagraph"/>
        <w:numPr>
          <w:ilvl w:val="0"/>
          <w:numId w:val="80"/>
        </w:numPr>
      </w:pPr>
      <w:r>
        <w:t>TO DO VALIDATION GIVE SEMICOLUN (;) AT CRUD METHDOS.</w:t>
      </w:r>
    </w:p>
    <w:p w14:paraId="0F61CE86" w14:textId="5C8A3EAC" w:rsidR="00913EDD" w:rsidRDefault="004203A5" w:rsidP="00902031">
      <w:pPr>
        <w:pStyle w:val="ListParagraph"/>
        <w:numPr>
          <w:ilvl w:val="0"/>
          <w:numId w:val="80"/>
        </w:numPr>
      </w:pPr>
      <w:r>
        <w:t>IN ORDER TO ACHIVE CODE OPTIMIZATION THERE ARE HTTP MEHTOD EVERY WEHERE..</w:t>
      </w:r>
    </w:p>
    <w:p w14:paraId="2DA2564B" w14:textId="40D7224E" w:rsidR="004203A5" w:rsidRDefault="00C80D16" w:rsidP="00902031">
      <w:pPr>
        <w:pStyle w:val="ListParagraph"/>
        <w:numPr>
          <w:ilvl w:val="0"/>
          <w:numId w:val="80"/>
        </w:numPr>
      </w:pPr>
      <w:r>
        <w:t>OTHERS CAN UNDERSTAND GIVEN() , WHEN() ,THEN().</w:t>
      </w:r>
    </w:p>
    <w:p w14:paraId="33480ADE" w14:textId="55BF3572" w:rsidR="00C80D16" w:rsidRDefault="00C80D16" w:rsidP="00902031">
      <w:pPr>
        <w:pStyle w:val="ListParagraph"/>
        <w:numPr>
          <w:ilvl w:val="0"/>
          <w:numId w:val="80"/>
        </w:numPr>
      </w:pPr>
      <w:r>
        <w:t xml:space="preserve">TO PRINT RESPONSE BODY </w:t>
      </w:r>
      <w:r w:rsidR="003D663B">
        <w:t>PRETTEYPRINT(), LOG().ALL() ETC..,</w:t>
      </w:r>
    </w:p>
    <w:p w14:paraId="71DF7AAF" w14:textId="3118EC84" w:rsidR="003D663B" w:rsidRDefault="003D663B" w:rsidP="00902031">
      <w:pPr>
        <w:pStyle w:val="ListParagraph"/>
        <w:numPr>
          <w:ilvl w:val="0"/>
          <w:numId w:val="80"/>
        </w:numPr>
      </w:pPr>
      <w:r>
        <w:t>RESPONSE BODY AND RESPONSE VALIDATION SHOULD BE DONE WITH METCHERS CLASS.</w:t>
      </w:r>
    </w:p>
    <w:p w14:paraId="1C86E616" w14:textId="3403DC75" w:rsidR="002227FE" w:rsidRDefault="002227FE" w:rsidP="00902031">
      <w:pPr>
        <w:pStyle w:val="ListParagraph"/>
        <w:numPr>
          <w:ilvl w:val="0"/>
          <w:numId w:val="80"/>
        </w:numPr>
      </w:pPr>
      <w:r>
        <w:t xml:space="preserve">ASSERTTHEAT () INDICATES IT IS VALIDATION .(WE CAN SKIP ASSERTTHAT </w:t>
      </w:r>
      <w:r w:rsidR="00193AAC">
        <w:t>NOT MANDETORY).</w:t>
      </w:r>
    </w:p>
    <w:p w14:paraId="4BD2DB43" w14:textId="3AECF313" w:rsidR="00193AAC" w:rsidRDefault="007A0CC7" w:rsidP="00902031">
      <w:pPr>
        <w:pStyle w:val="ListParagraph"/>
        <w:numPr>
          <w:ilvl w:val="0"/>
          <w:numId w:val="80"/>
        </w:numPr>
      </w:pPr>
      <w:r>
        <w:lastRenderedPageBreak/>
        <w:t>VALIDATEBLE RESPONSE (I) THERE IS EXTRACT() .</w:t>
      </w:r>
    </w:p>
    <w:p w14:paraId="4358DF3E" w14:textId="1893CB59" w:rsidR="00AF034D" w:rsidRDefault="00AF034D" w:rsidP="00902031">
      <w:pPr>
        <w:pStyle w:val="ListParagraph"/>
        <w:numPr>
          <w:ilvl w:val="0"/>
          <w:numId w:val="80"/>
        </w:numPr>
      </w:pPr>
      <w:r w:rsidRPr="00463EB7">
        <w:rPr>
          <w:color w:val="FF0000"/>
        </w:rPr>
        <w:t>EXTRACT</w:t>
      </w:r>
      <w:r>
        <w:t xml:space="preserve"> METHOD IS USED TO RETURN THE OBJECT OF </w:t>
      </w:r>
      <w:r w:rsidR="00A266D0">
        <w:t>extractableResponse</w:t>
      </w:r>
      <w:r>
        <w:t>.</w:t>
      </w:r>
    </w:p>
    <w:p w14:paraId="5A2517A1" w14:textId="0F491A31" w:rsidR="00AF034D" w:rsidRDefault="00A850F2" w:rsidP="00902031">
      <w:pPr>
        <w:pStyle w:val="ListParagraph"/>
        <w:numPr>
          <w:ilvl w:val="0"/>
          <w:numId w:val="80"/>
        </w:numPr>
      </w:pPr>
      <w:r>
        <w:t xml:space="preserve">SOME REPEATING DATA </w:t>
      </w:r>
      <w:r w:rsidR="00311CC9">
        <w:t>IN TESTSCRIPT TEDIOUS SO WE NEED TO STORE IN REQUEST SPEC BUILDER</w:t>
      </w:r>
      <w:r w:rsidR="00936CDB">
        <w:t xml:space="preserve"> ©.</w:t>
      </w:r>
    </w:p>
    <w:p w14:paraId="496AE089" w14:textId="6582FE7A" w:rsidR="00936CDB" w:rsidRDefault="003F6140" w:rsidP="00902031">
      <w:pPr>
        <w:pStyle w:val="ListParagraph"/>
        <w:numPr>
          <w:ilvl w:val="0"/>
          <w:numId w:val="80"/>
        </w:numPr>
      </w:pPr>
      <w:r>
        <w:t>USING SETBASEURI</w:t>
      </w:r>
      <w:r w:rsidR="00A869FB">
        <w:t>()</w:t>
      </w:r>
      <w:r>
        <w:t xml:space="preserve"> , </w:t>
      </w:r>
      <w:r w:rsidR="00A869FB">
        <w:t>SETCONTENTTYPE(),SETHEADER() , SETBODY() , SETAUTH() , SETBASEPATH() ETC..,</w:t>
      </w:r>
    </w:p>
    <w:p w14:paraId="034316BD" w14:textId="53150B33" w:rsidR="00A869FB" w:rsidRDefault="00A869FB" w:rsidP="00902031">
      <w:pPr>
        <w:pStyle w:val="ListParagraph"/>
        <w:numPr>
          <w:ilvl w:val="0"/>
          <w:numId w:val="80"/>
        </w:numPr>
      </w:pPr>
      <w:r>
        <w:t>RESPONSE SPEC BUILDER© E</w:t>
      </w:r>
      <w:r w:rsidR="00693FDB">
        <w:t>X</w:t>
      </w:r>
      <w:r>
        <w:t>PECTCONTENTTYPE()</w:t>
      </w:r>
      <w:r w:rsidR="005E1012">
        <w:t>.</w:t>
      </w:r>
    </w:p>
    <w:p w14:paraId="7A67C3E8" w14:textId="75081A2C" w:rsidR="005E1012" w:rsidRDefault="005E1012" w:rsidP="005E1012">
      <w:pPr>
        <w:pStyle w:val="Heading3"/>
      </w:pPr>
      <w:r>
        <w:t>PRINTING=</w:t>
      </w:r>
    </w:p>
    <w:p w14:paraId="1CDAF600" w14:textId="5228D426" w:rsidR="005E1012" w:rsidRDefault="005E1012" w:rsidP="00902031">
      <w:pPr>
        <w:pStyle w:val="ListParagraph"/>
        <w:numPr>
          <w:ilvl w:val="0"/>
          <w:numId w:val="81"/>
        </w:numPr>
      </w:pPr>
      <w:r>
        <w:t xml:space="preserve">IN SOPLN </w:t>
      </w:r>
      <w:r w:rsidRPr="00865790">
        <w:rPr>
          <w:color w:val="FF0000"/>
        </w:rPr>
        <w:t>PRETTYPRINT</w:t>
      </w:r>
      <w:r w:rsidR="00985D61" w:rsidRPr="00865790">
        <w:rPr>
          <w:color w:val="FF0000"/>
        </w:rPr>
        <w:t>()</w:t>
      </w:r>
      <w:r w:rsidR="00985D61">
        <w:t xml:space="preserve"> IT IS GOING TO PRINT TWICE .</w:t>
      </w:r>
      <w:r w:rsidR="00061453">
        <w:t>(IN JSON).</w:t>
      </w:r>
    </w:p>
    <w:p w14:paraId="637C3659" w14:textId="267D3E6F" w:rsidR="00026C5F" w:rsidRDefault="00026C5F" w:rsidP="00902031">
      <w:pPr>
        <w:pStyle w:val="ListParagraph"/>
        <w:numPr>
          <w:ilvl w:val="0"/>
          <w:numId w:val="81"/>
        </w:numPr>
      </w:pPr>
      <w:r w:rsidRPr="00865790">
        <w:rPr>
          <w:color w:val="FF0000"/>
        </w:rPr>
        <w:t xml:space="preserve">BY CLOSING (;) WE ARE GETTING RETURN TYPE </w:t>
      </w:r>
      <w:r w:rsidR="00E614D9">
        <w:t>,WHEN WE GET RESPONSE(I) SO WE USE ; AT THE END.</w:t>
      </w:r>
    </w:p>
    <w:p w14:paraId="1E2A01E5" w14:textId="75728F6F" w:rsidR="005937B8" w:rsidRDefault="00CD4904" w:rsidP="00902031">
      <w:pPr>
        <w:pStyle w:val="ListParagraph"/>
        <w:numPr>
          <w:ilvl w:val="0"/>
          <w:numId w:val="81"/>
        </w:numPr>
      </w:pPr>
      <w:r w:rsidRPr="00865790">
        <w:rPr>
          <w:color w:val="FF0000"/>
        </w:rPr>
        <w:t xml:space="preserve">PRETTYPEEK() </w:t>
      </w:r>
      <w:r>
        <w:t>ITLL PRINT HEADER AND BODY</w:t>
      </w:r>
      <w:r w:rsidR="00061453">
        <w:t>(IN JSON)</w:t>
      </w:r>
      <w:r w:rsidR="00C22E86">
        <w:t xml:space="preserve"> , IN SOPLN ITLL PRINT BODY WITH ADRESS/REF.</w:t>
      </w:r>
    </w:p>
    <w:p w14:paraId="028410B9" w14:textId="2263B68D" w:rsidR="00061453" w:rsidRDefault="00865790" w:rsidP="00902031">
      <w:pPr>
        <w:pStyle w:val="ListParagraph"/>
        <w:numPr>
          <w:ilvl w:val="0"/>
          <w:numId w:val="81"/>
        </w:numPr>
      </w:pPr>
      <w:r w:rsidRPr="00865790">
        <w:rPr>
          <w:color w:val="FF0000"/>
        </w:rPr>
        <w:t xml:space="preserve">ASSTRING() </w:t>
      </w:r>
      <w:r>
        <w:t>CONVERT JSON TO STRING.</w:t>
      </w:r>
    </w:p>
    <w:p w14:paraId="63AB6D89" w14:textId="0FF8E82D" w:rsidR="00865790" w:rsidRDefault="00F54681" w:rsidP="00902031">
      <w:pPr>
        <w:pStyle w:val="ListParagraph"/>
        <w:numPr>
          <w:ilvl w:val="0"/>
          <w:numId w:val="81"/>
        </w:numPr>
      </w:pPr>
      <w:r>
        <w:t xml:space="preserve">RESSTASSURED </w:t>
      </w:r>
      <w:r w:rsidR="00235D4E">
        <w:t>JSONPATH() .GET()(GET MEHTOD IS COMPELSORY).</w:t>
      </w:r>
      <w:r w:rsidR="0037505F">
        <w:t>(USED FOR REQUEST CHAINING).</w:t>
      </w:r>
    </w:p>
    <w:p w14:paraId="13654168" w14:textId="31EF831F" w:rsidR="00235D4E" w:rsidRDefault="006E09B4" w:rsidP="00902031">
      <w:pPr>
        <w:pStyle w:val="ListParagraph"/>
        <w:numPr>
          <w:ilvl w:val="0"/>
          <w:numId w:val="81"/>
        </w:numPr>
      </w:pPr>
      <w:r>
        <w:t xml:space="preserve">THEN() </w:t>
      </w:r>
      <w:r>
        <w:sym w:font="Wingdings" w:char="F0E0"/>
      </w:r>
      <w:r>
        <w:t xml:space="preserve"> VALIDAT</w:t>
      </w:r>
      <w:r w:rsidR="00605321">
        <w:t>ABLE</w:t>
      </w:r>
      <w:r>
        <w:t xml:space="preserve">RESPONSE(I)  </w:t>
      </w:r>
      <w:r>
        <w:sym w:font="Wingdings" w:char="F0E0"/>
      </w:r>
      <w:r>
        <w:t xml:space="preserve"> EXTRACT()</w:t>
      </w:r>
      <w:r w:rsidR="00285FCD">
        <w:t xml:space="preserve">.RESPONSE </w:t>
      </w:r>
      <w:r w:rsidR="00285FCD">
        <w:sym w:font="Wingdings" w:char="F0E0"/>
      </w:r>
      <w:r w:rsidR="00285FCD">
        <w:t xml:space="preserve"> RESPONSE (I).</w:t>
      </w:r>
    </w:p>
    <w:p w14:paraId="7CB9CC39" w14:textId="58C8B07A" w:rsidR="00285FCD" w:rsidRDefault="00285FCD" w:rsidP="00902031">
      <w:pPr>
        <w:pStyle w:val="ListParagraph"/>
        <w:numPr>
          <w:ilvl w:val="0"/>
          <w:numId w:val="81"/>
        </w:numPr>
      </w:pPr>
      <w:r>
        <w:t xml:space="preserve">EXTRACT() =RETURN TYPE IS </w:t>
      </w:r>
      <w:r w:rsidR="006040CA">
        <w:t>EXTRACT SO WE NEED TO USE RESPONSE AFTER USING EXTRACT().RESPONSE.</w:t>
      </w:r>
    </w:p>
    <w:p w14:paraId="30BCD601" w14:textId="05CFD310" w:rsidR="00CA5563" w:rsidRDefault="00CA5563" w:rsidP="00902031">
      <w:pPr>
        <w:pStyle w:val="ListParagraph"/>
        <w:numPr>
          <w:ilvl w:val="0"/>
          <w:numId w:val="81"/>
        </w:numPr>
      </w:pPr>
      <w:r w:rsidRPr="00264474">
        <w:rPr>
          <w:color w:val="FF0000"/>
        </w:rPr>
        <w:t xml:space="preserve">WITHOUT BDD </w:t>
      </w:r>
      <w:r>
        <w:t xml:space="preserve">= CREATING UNNECSSARY OBJECT CREATION </w:t>
      </w:r>
      <w:r w:rsidR="0039182C">
        <w:t xml:space="preserve"> </w:t>
      </w:r>
      <w:r w:rsidR="0039182C">
        <w:sym w:font="Wingdings" w:char="F0E0"/>
      </w:r>
      <w:r w:rsidR="0039182C">
        <w:t xml:space="preserve"> OCCUPY MORE MEMORY ONLY USE WHEN VALIDATION , JSON PATH.</w:t>
      </w:r>
      <w:r w:rsidR="00D3007E">
        <w:t xml:space="preserve"> </w:t>
      </w:r>
      <w:r w:rsidR="00247906">
        <w:t xml:space="preserve">  </w:t>
      </w:r>
      <w:r w:rsidR="00E72FC6">
        <w:t xml:space="preserve"> </w:t>
      </w:r>
    </w:p>
    <w:p w14:paraId="6A320C99" w14:textId="77777777" w:rsidR="00D2428D" w:rsidRDefault="00D2428D" w:rsidP="00D2428D">
      <w:pPr>
        <w:pStyle w:val="ListParagraph"/>
      </w:pPr>
    </w:p>
    <w:p w14:paraId="20E99B96" w14:textId="63DC3709" w:rsidR="00D2428D" w:rsidRDefault="00220789" w:rsidP="00D2428D">
      <w:pPr>
        <w:pStyle w:val="Heading1"/>
      </w:pPr>
      <w:r>
        <w:t>TYPES OF PARAMETER=</w:t>
      </w:r>
    </w:p>
    <w:p w14:paraId="738FA46A" w14:textId="0856911C" w:rsidR="001E73A0" w:rsidRPr="001E73A0" w:rsidRDefault="00C021CD" w:rsidP="001E73A0">
      <w:r>
        <w:rPr>
          <w:b/>
          <w:bCs/>
        </w:rPr>
        <w:t>para</w:t>
      </w:r>
      <w:r w:rsidR="001E73A0" w:rsidRPr="001E73A0">
        <w:rPr>
          <w:b/>
          <w:bCs/>
        </w:rPr>
        <w:t>meter</w:t>
      </w:r>
      <w:r w:rsidR="001E73A0" w:rsidRPr="001E73A0">
        <w:t xml:space="preserve"> simply means </w:t>
      </w:r>
      <w:r w:rsidR="001E73A0" w:rsidRPr="001E73A0">
        <w:rPr>
          <w:b/>
          <w:bCs/>
        </w:rPr>
        <w:t>extra information you send along with your request</w:t>
      </w:r>
      <w:r w:rsidR="001E73A0" w:rsidRPr="001E73A0">
        <w:t xml:space="preserve"> so that the server knows what exactly you are asking for or sending.</w:t>
      </w:r>
      <w:r>
        <w:t xml:space="preserve"> </w:t>
      </w:r>
    </w:p>
    <w:p w14:paraId="116D2CEA" w14:textId="76E1566D" w:rsidR="00220789" w:rsidRDefault="00220789" w:rsidP="00902031">
      <w:pPr>
        <w:pStyle w:val="ListParagraph"/>
        <w:numPr>
          <w:ilvl w:val="0"/>
          <w:numId w:val="82"/>
        </w:numPr>
      </w:pPr>
      <w:r>
        <w:t>1 PATH PARAMETER.</w:t>
      </w:r>
    </w:p>
    <w:p w14:paraId="2A103180" w14:textId="0DEF8D88" w:rsidR="00220789" w:rsidRDefault="00220789" w:rsidP="00902031">
      <w:pPr>
        <w:pStyle w:val="ListParagraph"/>
        <w:numPr>
          <w:ilvl w:val="0"/>
          <w:numId w:val="82"/>
        </w:numPr>
      </w:pPr>
      <w:r>
        <w:t>2 QUERY PARAMETER.</w:t>
      </w:r>
    </w:p>
    <w:p w14:paraId="7A9A4B45" w14:textId="4D7D1E05" w:rsidR="00220789" w:rsidRDefault="00220789" w:rsidP="00902031">
      <w:pPr>
        <w:pStyle w:val="ListParagraph"/>
        <w:numPr>
          <w:ilvl w:val="0"/>
          <w:numId w:val="82"/>
        </w:numPr>
      </w:pPr>
      <w:r>
        <w:t>3 FORM PARAMETER</w:t>
      </w:r>
    </w:p>
    <w:p w14:paraId="5FACD983" w14:textId="2221B283" w:rsidR="00220789" w:rsidRDefault="00220789" w:rsidP="00902031">
      <w:pPr>
        <w:pStyle w:val="ListParagraph"/>
        <w:numPr>
          <w:ilvl w:val="0"/>
          <w:numId w:val="82"/>
        </w:numPr>
      </w:pPr>
      <w:r>
        <w:t>4 PARAM PARAMETER.</w:t>
      </w:r>
    </w:p>
    <w:p w14:paraId="3FD4A39F" w14:textId="5F01F47B" w:rsidR="00220789" w:rsidRDefault="003324CA" w:rsidP="003324CA">
      <w:r>
        <w:t xml:space="preserve">URI= </w:t>
      </w:r>
      <w:hyperlink r:id="rId106" w:history="1">
        <w:r w:rsidRPr="000254CF">
          <w:rPr>
            <w:rStyle w:val="Hyperlink"/>
          </w:rPr>
          <w:t>HTTP://49.249.28.218:8091</w:t>
        </w:r>
      </w:hyperlink>
      <w:r>
        <w:t xml:space="preserve">      / PROJECT </w:t>
      </w:r>
      <w:r w:rsidR="00A15AEA">
        <w:t xml:space="preserve">                           </w:t>
      </w:r>
      <w:r>
        <w:t xml:space="preserve">   ?</w:t>
      </w:r>
      <w:r w:rsidR="00A15AEA">
        <w:t>PROJECTID=01</w:t>
      </w:r>
    </w:p>
    <w:p w14:paraId="4C99DCEA" w14:textId="10EB8738" w:rsidR="00A15AEA" w:rsidRDefault="00A15AEA" w:rsidP="003324CA">
      <w:r>
        <w:t xml:space="preserve">          BASE URI/URL                        PATH PARA/ENDPOINT                </w:t>
      </w:r>
      <w:r w:rsidR="00751D91">
        <w:t>QUERY PARAM</w:t>
      </w:r>
    </w:p>
    <w:p w14:paraId="7A2D890F" w14:textId="3E356A15" w:rsidR="00751D91" w:rsidRDefault="00751D91" w:rsidP="00751D91">
      <w:pPr>
        <w:pStyle w:val="Heading3"/>
      </w:pPr>
      <w:r>
        <w:t>1 PATH PARAMETER=</w:t>
      </w:r>
    </w:p>
    <w:p w14:paraId="2C0EF4DF" w14:textId="5147BB75" w:rsidR="00751D91" w:rsidRDefault="00751D91" w:rsidP="00902031">
      <w:pPr>
        <w:pStyle w:val="ListParagraph"/>
        <w:numPr>
          <w:ilvl w:val="0"/>
          <w:numId w:val="83"/>
        </w:numPr>
      </w:pPr>
      <w:r>
        <w:t xml:space="preserve">IT IS USED TO AXCESS THE </w:t>
      </w:r>
      <w:r w:rsidR="009F333F">
        <w:t>RESOURCE INSIDE THE SERVER TO AXCESS SPECIFIC RESOURCES WE USE PATH PARAMETER.</w:t>
      </w:r>
    </w:p>
    <w:p w14:paraId="2A6FEA5E" w14:textId="6539A5A6" w:rsidR="00A865CD" w:rsidRDefault="00A865CD" w:rsidP="00A865CD">
      <w:pPr>
        <w:pStyle w:val="Heading3"/>
      </w:pPr>
      <w:r>
        <w:t>2 QUERY PATAMETER=</w:t>
      </w:r>
    </w:p>
    <w:p w14:paraId="39BACAF8" w14:textId="172F5210" w:rsidR="00A865CD" w:rsidRDefault="00A865CD" w:rsidP="00902031">
      <w:pPr>
        <w:pStyle w:val="ListParagraph"/>
        <w:numPr>
          <w:ilvl w:val="0"/>
          <w:numId w:val="83"/>
        </w:numPr>
      </w:pPr>
      <w:r>
        <w:t>IT IS USED TO FILTER THE CONDITION TO GET SPECIFIC RECORD FROM THE SERVER , START WITH ? .</w:t>
      </w:r>
    </w:p>
    <w:p w14:paraId="7E6E85E3" w14:textId="35A15F7E" w:rsidR="00A865CD" w:rsidRDefault="00A865CD" w:rsidP="00E01ADC">
      <w:pPr>
        <w:pStyle w:val="Heading3"/>
      </w:pPr>
      <w:r>
        <w:t>3</w:t>
      </w:r>
      <w:r w:rsidR="00E01ADC">
        <w:t>,4</w:t>
      </w:r>
      <w:r>
        <w:t xml:space="preserve"> FORM PARAM &amp; PARAM</w:t>
      </w:r>
      <w:r w:rsidR="00E01ADC">
        <w:t>=</w:t>
      </w:r>
    </w:p>
    <w:p w14:paraId="31723E62" w14:textId="5ADE7F89" w:rsidR="00E01ADC" w:rsidRDefault="00E01ADC" w:rsidP="00902031">
      <w:pPr>
        <w:pStyle w:val="ListParagraph"/>
        <w:numPr>
          <w:ilvl w:val="0"/>
          <w:numId w:val="83"/>
        </w:numPr>
      </w:pPr>
      <w:r>
        <w:t>IT IS AN ADITIONAL PARAMETER.</w:t>
      </w:r>
    </w:p>
    <w:p w14:paraId="488F1DE0" w14:textId="4D52376B" w:rsidR="00E01ADC" w:rsidRPr="0053718C" w:rsidRDefault="00E01ADC" w:rsidP="00E01ADC">
      <w:pPr>
        <w:pStyle w:val="Heading2"/>
        <w:rPr>
          <w:color w:val="54A021" w:themeColor="accent2"/>
        </w:rPr>
      </w:pPr>
      <w:r w:rsidRPr="0053718C">
        <w:rPr>
          <w:color w:val="54A021" w:themeColor="accent2"/>
        </w:rPr>
        <w:t>1PATH PARAMETER=</w:t>
      </w:r>
    </w:p>
    <w:p w14:paraId="2E746B23" w14:textId="7EBDCE1A" w:rsidR="00E01ADC" w:rsidRDefault="00514A1E" w:rsidP="00902031">
      <w:pPr>
        <w:pStyle w:val="ListParagraph"/>
        <w:numPr>
          <w:ilvl w:val="0"/>
          <w:numId w:val="83"/>
        </w:numPr>
      </w:pPr>
      <w:r>
        <w:t>IN APPLICATION SERVER CONTAINS RESOURCES LIKE ORDER , PAYMENT , AUTHENTICATION ETC..,</w:t>
      </w:r>
      <w:r w:rsidR="00F2618D">
        <w:t>TO GET THAT RESOURCE WE USE PATH PARAMETER.</w:t>
      </w:r>
    </w:p>
    <w:p w14:paraId="47135042" w14:textId="348CBC0E" w:rsidR="00F2618D" w:rsidRDefault="00F2618D" w:rsidP="00902031">
      <w:pPr>
        <w:pStyle w:val="ListParagraph"/>
        <w:numPr>
          <w:ilvl w:val="0"/>
          <w:numId w:val="83"/>
        </w:numPr>
      </w:pPr>
      <w:r>
        <w:t xml:space="preserve">ANYTHING COMES UNDER { } SINGLE CURLY BRACES IS CALLED AS </w:t>
      </w:r>
      <w:r w:rsidR="00676A2C">
        <w:t>PATH PARAMETER.</w:t>
      </w:r>
    </w:p>
    <w:p w14:paraId="1254D89D" w14:textId="3164F297" w:rsidR="00676A2C" w:rsidRDefault="00676A2C" w:rsidP="00902031">
      <w:pPr>
        <w:pStyle w:val="ListParagraph"/>
        <w:numPr>
          <w:ilvl w:val="0"/>
          <w:numId w:val="83"/>
        </w:numPr>
      </w:pPr>
      <w:r>
        <w:t xml:space="preserve">WANT TO AXCESS RECORD 1 BY 1 IN THAT CASE </w:t>
      </w:r>
      <w:r w:rsidR="00437B19">
        <w:t>KEEP VARIABLE AS IT IS AND USE PATH PARAMETER AND PASS THE KEY.</w:t>
      </w:r>
    </w:p>
    <w:p w14:paraId="13CE837C" w14:textId="6AA83AC5" w:rsidR="00437B19" w:rsidRDefault="00453B3B" w:rsidP="00902031">
      <w:pPr>
        <w:pStyle w:val="ListParagraph"/>
        <w:numPr>
          <w:ilvl w:val="0"/>
          <w:numId w:val="83"/>
        </w:numPr>
      </w:pPr>
      <w:r>
        <w:t xml:space="preserve">ADV = WITHOUT CHANGING THE URL WANT TO EXECUTE </w:t>
      </w:r>
      <w:r w:rsidR="00065C3A">
        <w:t>SOME API REQUEST AGAIN AND AGAIN WITH DIFFERENT DATA WE USE PATH PARAMETER .</w:t>
      </w:r>
    </w:p>
    <w:p w14:paraId="7F733B8C" w14:textId="40453FDA" w:rsidR="00065C3A" w:rsidRDefault="00065C3A" w:rsidP="00902031">
      <w:pPr>
        <w:pStyle w:val="ListParagraph"/>
        <w:numPr>
          <w:ilvl w:val="0"/>
          <w:numId w:val="83"/>
        </w:numPr>
      </w:pPr>
      <w:r>
        <w:lastRenderedPageBreak/>
        <w:t>ANYTIHNG RETURN IN THE CURLY BRACES IS CALLED AS PATH PARAMETER.</w:t>
      </w:r>
    </w:p>
    <w:p w14:paraId="50D58E5C" w14:textId="2AC978CA" w:rsidR="00065C3A" w:rsidRPr="0053718C" w:rsidRDefault="00D149AD" w:rsidP="00902031">
      <w:pPr>
        <w:pStyle w:val="Heading3"/>
        <w:numPr>
          <w:ilvl w:val="1"/>
          <w:numId w:val="84"/>
        </w:numPr>
        <w:rPr>
          <w:color w:val="54A021" w:themeColor="accent2"/>
        </w:rPr>
      </w:pPr>
      <w:r w:rsidRPr="0053718C">
        <w:rPr>
          <w:color w:val="54A021" w:themeColor="accent2"/>
        </w:rPr>
        <w:t>PATH PARAMETER=</w:t>
      </w:r>
    </w:p>
    <w:p w14:paraId="04BEE7A6" w14:textId="582BD67F" w:rsidR="00D149AD" w:rsidRDefault="00EA7502" w:rsidP="00902031">
      <w:pPr>
        <w:pStyle w:val="ListParagraph"/>
        <w:numPr>
          <w:ilvl w:val="0"/>
          <w:numId w:val="85"/>
        </w:numPr>
      </w:pPr>
      <w:r>
        <w:t>WE NEVER GOING TO HARDCODE THE INFORMATION .</w:t>
      </w:r>
    </w:p>
    <w:p w14:paraId="76CEDADD" w14:textId="3E636402" w:rsidR="00EA7502" w:rsidRDefault="00EA7502" w:rsidP="00902031">
      <w:pPr>
        <w:pStyle w:val="ListParagraph"/>
        <w:numPr>
          <w:ilvl w:val="0"/>
          <w:numId w:val="85"/>
        </w:numPr>
      </w:pPr>
      <w:r>
        <w:t>IN SWAGGER DOUCMENT WE CAN SEE PATH PARAMETER.</w:t>
      </w:r>
    </w:p>
    <w:p w14:paraId="5B8D5CCB" w14:textId="51881A2C" w:rsidR="00EA7502" w:rsidRDefault="00EA7502" w:rsidP="00902031">
      <w:pPr>
        <w:pStyle w:val="ListParagraph"/>
        <w:numPr>
          <w:ilvl w:val="0"/>
          <w:numId w:val="85"/>
        </w:numPr>
      </w:pPr>
      <w:r>
        <w:t xml:space="preserve">ADVANTAGE IS NO NEED TO ATTACH THE DATA </w:t>
      </w:r>
      <w:r w:rsidR="00D12E37">
        <w:t>IN THE URL SO WE USE  PATH PARAMETER.</w:t>
      </w:r>
    </w:p>
    <w:p w14:paraId="38560FBB" w14:textId="16E9F441" w:rsidR="00D12E37" w:rsidRDefault="00D12E37" w:rsidP="00902031">
      <w:pPr>
        <w:pStyle w:val="ListParagraph"/>
        <w:numPr>
          <w:ilvl w:val="0"/>
          <w:numId w:val="85"/>
        </w:numPr>
      </w:pPr>
      <w:r>
        <w:t xml:space="preserve">WE CAN EXECUTE SAME TEST CASE WITH DIFFERENT SET OF DATA </w:t>
      </w:r>
      <w:r w:rsidR="008B37E2">
        <w:t>.</w:t>
      </w:r>
    </w:p>
    <w:p w14:paraId="0DBFF7C4" w14:textId="7446256E" w:rsidR="008B37E2" w:rsidRDefault="008B37E2" w:rsidP="00902031">
      <w:pPr>
        <w:pStyle w:val="ListParagraph"/>
        <w:numPr>
          <w:ilvl w:val="0"/>
          <w:numId w:val="85"/>
        </w:numPr>
      </w:pPr>
      <w:r>
        <w:t>PATH PARAMETER IS ALSO USED FOR SEARCHING CRITERIA .NOT FOR FILTER CRITERIA.</w:t>
      </w:r>
    </w:p>
    <w:p w14:paraId="032B064E" w14:textId="23B36EDC" w:rsidR="008B37E2" w:rsidRDefault="008B37E2" w:rsidP="00902031">
      <w:pPr>
        <w:pStyle w:val="ListParagraph"/>
        <w:numPr>
          <w:ilvl w:val="0"/>
          <w:numId w:val="85"/>
        </w:numPr>
      </w:pPr>
      <w:r>
        <w:t xml:space="preserve">SEARCH </w:t>
      </w:r>
      <w:r>
        <w:sym w:font="Wingdings" w:char="F0E0"/>
      </w:r>
      <w:r>
        <w:t xml:space="preserve"> GET THE RESOURCE BASED ON CRITERIA.</w:t>
      </w:r>
    </w:p>
    <w:p w14:paraId="54073968" w14:textId="0EE0AA68" w:rsidR="008B37E2" w:rsidRPr="00D149AD" w:rsidRDefault="008B37E2" w:rsidP="00902031">
      <w:pPr>
        <w:pStyle w:val="ListParagraph"/>
        <w:numPr>
          <w:ilvl w:val="0"/>
          <w:numId w:val="85"/>
        </w:numPr>
      </w:pPr>
      <w:r>
        <w:t xml:space="preserve">FILTER </w:t>
      </w:r>
      <w:r>
        <w:sym w:font="Wingdings" w:char="F0E0"/>
      </w:r>
      <w:r>
        <w:t xml:space="preserve"> </w:t>
      </w:r>
      <w:r w:rsidR="00521F91">
        <w:t>IT IS GOING TO PULL THE RESOURCE HOW MANY PROJECT CONTAINS.</w:t>
      </w:r>
    </w:p>
    <w:p w14:paraId="735378D0" w14:textId="77777777" w:rsidR="00B63D6D" w:rsidRDefault="00B63D6D" w:rsidP="00B63D6D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PathParameterTest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704D949" w14:textId="77777777" w:rsidR="00B63D6D" w:rsidRDefault="00B63D6D" w:rsidP="00B63D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7DE36C2D" w14:textId="3306DF30" w:rsidR="00B63D6D" w:rsidRDefault="00B63D6D" w:rsidP="00B63D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sampleTest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B9FFCC" w14:textId="77777777" w:rsidR="00B63D6D" w:rsidRDefault="00B63D6D" w:rsidP="00B63D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given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3296FBEB" w14:textId="77777777" w:rsidR="00B63D6D" w:rsidRDefault="00B63D6D" w:rsidP="00B63D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pathParam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"projectId"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"NH_PROJ_9972"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654B32CC" w14:textId="77777777" w:rsidR="00B63D6D" w:rsidRDefault="00B63D6D" w:rsidP="00B63D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when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// we can run with different data</w:t>
      </w:r>
    </w:p>
    <w:p w14:paraId="10E8A071" w14:textId="77777777" w:rsidR="00B63D6D" w:rsidRDefault="00B63D6D" w:rsidP="00B63D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"http://49.249.28.218:8091/project/{projectId}"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475FCAD8" w14:textId="77777777" w:rsidR="00B63D6D" w:rsidRDefault="00B63D6D" w:rsidP="00B63D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then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808080"/>
          <w:sz w:val="20"/>
          <w:szCs w:val="20"/>
        </w:rPr>
        <w:t>//</w:t>
      </w:r>
      <w:r>
        <w:rPr>
          <w:rFonts w:ascii="Consolas" w:hAnsi="Consolas"/>
          <w:color w:val="808080"/>
          <w:sz w:val="20"/>
          <w:szCs w:val="20"/>
          <w:u w:val="single"/>
        </w:rPr>
        <w:t>wihtout</w:t>
      </w:r>
      <w:r>
        <w:rPr>
          <w:rFonts w:ascii="Consolas" w:hAnsi="Consolas"/>
          <w:color w:val="808080"/>
          <w:sz w:val="20"/>
          <w:szCs w:val="20"/>
        </w:rPr>
        <w:t xml:space="preserve"> passing in </w:t>
      </w:r>
      <w:r>
        <w:rPr>
          <w:rFonts w:ascii="Consolas" w:hAnsi="Consolas"/>
          <w:color w:val="808080"/>
          <w:sz w:val="20"/>
          <w:szCs w:val="20"/>
          <w:u w:val="single"/>
        </w:rPr>
        <w:t>url</w:t>
      </w:r>
      <w:r>
        <w:rPr>
          <w:rFonts w:ascii="Consolas" w:hAnsi="Consolas"/>
          <w:color w:val="808080"/>
          <w:sz w:val="20"/>
          <w:szCs w:val="20"/>
        </w:rPr>
        <w:t xml:space="preserve"> it is going to add</w:t>
      </w:r>
    </w:p>
    <w:p w14:paraId="08E3D1E0" w14:textId="6FA63107" w:rsidR="00B63D6D" w:rsidRDefault="00B63D6D" w:rsidP="00B63D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1141FE" w14:textId="7273D7B5" w:rsidR="00B63D6D" w:rsidRDefault="00B63D6D" w:rsidP="00B63D6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}</w:t>
      </w:r>
    </w:p>
    <w:p w14:paraId="4991F5A9" w14:textId="77777777" w:rsidR="00E01ADC" w:rsidRDefault="00E01ADC" w:rsidP="00E01ADC"/>
    <w:p w14:paraId="6BB3D1DF" w14:textId="42905A8F" w:rsidR="00B63D6D" w:rsidRPr="0053718C" w:rsidRDefault="00B63D6D" w:rsidP="00902031">
      <w:pPr>
        <w:pStyle w:val="Heading2"/>
        <w:numPr>
          <w:ilvl w:val="0"/>
          <w:numId w:val="84"/>
        </w:numPr>
        <w:rPr>
          <w:color w:val="54A021" w:themeColor="accent2"/>
        </w:rPr>
      </w:pPr>
      <w:r w:rsidRPr="0053718C">
        <w:rPr>
          <w:color w:val="54A021" w:themeColor="accent2"/>
        </w:rPr>
        <w:t>QUERY PARAMETER=</w:t>
      </w:r>
    </w:p>
    <w:p w14:paraId="1C59F81E" w14:textId="0C5BDEAE" w:rsidR="00B63D6D" w:rsidRDefault="00D30806" w:rsidP="00902031">
      <w:pPr>
        <w:pStyle w:val="ListParagraph"/>
        <w:numPr>
          <w:ilvl w:val="0"/>
          <w:numId w:val="86"/>
        </w:numPr>
      </w:pPr>
      <w:r>
        <w:t>AUTOMATICALLY WHAT EVER DATA WE WRITE BEFORE EXECUTION IT WILL BE APPENDED IN THE URL</w:t>
      </w:r>
      <w:r w:rsidR="00135C04">
        <w:t xml:space="preserve"> , OR WE CAN DIRECTLY WRITE IN URI</w:t>
      </w:r>
    </w:p>
    <w:p w14:paraId="2252300D" w14:textId="3783C740" w:rsidR="00D30806" w:rsidRDefault="00D30806" w:rsidP="00902031">
      <w:pPr>
        <w:pStyle w:val="ListParagraph"/>
        <w:numPr>
          <w:ilvl w:val="0"/>
          <w:numId w:val="86"/>
        </w:numPr>
      </w:pPr>
      <w:r>
        <w:t>SO IN THE UR</w:t>
      </w:r>
      <w:r w:rsidR="00135C04">
        <w:t>I</w:t>
      </w:r>
      <w:r>
        <w:t xml:space="preserve"> NO NEED TO WRITE THIS.</w:t>
      </w:r>
      <w:r w:rsidR="00135C04">
        <w:t>(NOT MANDETORY).</w:t>
      </w:r>
    </w:p>
    <w:p w14:paraId="27B0232E" w14:textId="499A9489" w:rsidR="00D30806" w:rsidRDefault="00F90644" w:rsidP="00902031">
      <w:pPr>
        <w:pStyle w:val="ListParagraph"/>
        <w:numPr>
          <w:ilvl w:val="0"/>
          <w:numId w:val="86"/>
        </w:numPr>
      </w:pPr>
      <w:r>
        <w:t>SOME API REQUEST CAN BE EXECUTED WITH DIFFERENT SEARCH CRITERIA IN THAT CASE WE GO FOR QUERRY PARAMETER.</w:t>
      </w:r>
    </w:p>
    <w:p w14:paraId="3F8EEBE1" w14:textId="3F593289" w:rsidR="006E1C4C" w:rsidRDefault="006E1C4C" w:rsidP="00902031">
      <w:pPr>
        <w:pStyle w:val="ListParagraph"/>
        <w:numPr>
          <w:ilvl w:val="0"/>
          <w:numId w:val="86"/>
        </w:numPr>
      </w:pPr>
      <w:r>
        <w:t xml:space="preserve">THE DISADVANTAGE IS WHEN EVER WE EXECUTE </w:t>
      </w:r>
      <w:r w:rsidR="00EC17C1">
        <w:t>GET() REQEST DATA IS VISIBLE TO EVERYBODY BECO</w:t>
      </w:r>
      <w:r w:rsidR="001C5CEA">
        <w:t xml:space="preserve">USE IT IS ATTACHED TO END OF THE </w:t>
      </w:r>
      <w:r w:rsidR="00E10E24">
        <w:t>URL , PEOPLE CAN HACK YOUR INFORMATION.</w:t>
      </w:r>
    </w:p>
    <w:p w14:paraId="509F65B4" w14:textId="60069364" w:rsidR="00E10E24" w:rsidRDefault="00E10E24" w:rsidP="00902031">
      <w:pPr>
        <w:pStyle w:val="ListParagraph"/>
        <w:numPr>
          <w:ilvl w:val="0"/>
          <w:numId w:val="86"/>
        </w:numPr>
      </w:pPr>
      <w:r>
        <w:t xml:space="preserve">USING API DEBUGGING TOOL ( CHARLES PROXI , FIDLER ) </w:t>
      </w:r>
      <w:r w:rsidR="005A703F">
        <w:t>PEOPLE CAN HACK / CHECK WHAT EXACTLY YOU LOOKING FOR SO WE HAVE A FORM PARAMETER.</w:t>
      </w:r>
    </w:p>
    <w:p w14:paraId="06AC5DDE" w14:textId="2A8B1EA1" w:rsidR="005A703F" w:rsidRPr="0053718C" w:rsidRDefault="00446D83" w:rsidP="00446D83">
      <w:pPr>
        <w:pStyle w:val="Heading3"/>
        <w:rPr>
          <w:color w:val="54A021" w:themeColor="accent2"/>
        </w:rPr>
      </w:pPr>
      <w:r w:rsidRPr="0053718C">
        <w:rPr>
          <w:color w:val="54A021" w:themeColor="accent2"/>
        </w:rPr>
        <w:t>2.2 QUERY PARAMETER=</w:t>
      </w:r>
    </w:p>
    <w:p w14:paraId="6E983B24" w14:textId="2582736A" w:rsidR="00446D83" w:rsidRDefault="00446D83" w:rsidP="00902031">
      <w:pPr>
        <w:pStyle w:val="ListParagraph"/>
        <w:numPr>
          <w:ilvl w:val="0"/>
          <w:numId w:val="87"/>
        </w:numPr>
      </w:pPr>
      <w:r>
        <w:t xml:space="preserve">ADVANTAGE IS NO NEED TO </w:t>
      </w:r>
      <w:r w:rsidR="00042D5E">
        <w:t>HARDCODE QUERY PARAMETER AT THE END OF THE URL .</w:t>
      </w:r>
    </w:p>
    <w:p w14:paraId="45D7553F" w14:textId="38716D6B" w:rsidR="00042D5E" w:rsidRDefault="00042D5E" w:rsidP="00902031">
      <w:pPr>
        <w:pStyle w:val="ListParagraph"/>
        <w:numPr>
          <w:ilvl w:val="0"/>
          <w:numId w:val="87"/>
        </w:numPr>
      </w:pPr>
      <w:r>
        <w:t xml:space="preserve">WE CAN ALSO USE DATAPROVIDER </w:t>
      </w:r>
      <w:r w:rsidR="003E6533">
        <w:t>TO PASS THE DATA.</w:t>
      </w:r>
    </w:p>
    <w:p w14:paraId="1F32ACDF" w14:textId="1A652272" w:rsidR="003E6533" w:rsidRDefault="003E6533" w:rsidP="00902031">
      <w:pPr>
        <w:pStyle w:val="ListParagraph"/>
        <w:numPr>
          <w:ilvl w:val="0"/>
          <w:numId w:val="87"/>
        </w:numPr>
      </w:pPr>
      <w:r>
        <w:t>IT IS GOING TO APPEND IN THE URI.</w:t>
      </w:r>
    </w:p>
    <w:p w14:paraId="23A245F3" w14:textId="13BBE843" w:rsidR="003E6533" w:rsidRDefault="003E6533" w:rsidP="00902031">
      <w:pPr>
        <w:pStyle w:val="ListParagraph"/>
        <w:numPr>
          <w:ilvl w:val="0"/>
          <w:numId w:val="87"/>
        </w:numPr>
      </w:pPr>
      <w:r>
        <w:t xml:space="preserve">TO DISPLAY THE REQEUST HEADER AND BODY USING LOGGER INFO IN THE </w:t>
      </w:r>
      <w:r w:rsidR="00DC533B">
        <w:t xml:space="preserve">REQUEST URL QUERY PARAMTER IS ATTACHED PEOPLE CAN HACK </w:t>
      </w:r>
      <w:r w:rsidR="00B70CED">
        <w:t>,</w:t>
      </w:r>
    </w:p>
    <w:p w14:paraId="23860214" w14:textId="0BC2BF08" w:rsidR="00B70CED" w:rsidRDefault="00B70CED" w:rsidP="00902031">
      <w:pPr>
        <w:pStyle w:val="ListParagraph"/>
        <w:numPr>
          <w:ilvl w:val="0"/>
          <w:numId w:val="87"/>
        </w:numPr>
      </w:pPr>
      <w:r>
        <w:t>CAN BE USED ALONG WITH GET() REQUEST.</w:t>
      </w:r>
    </w:p>
    <w:p w14:paraId="2A75AF0A" w14:textId="77777777" w:rsidR="0027485F" w:rsidRDefault="0027485F" w:rsidP="0027485F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QuerryParameterTest2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EDD855" w14:textId="77777777" w:rsidR="0027485F" w:rsidRDefault="0027485F" w:rsidP="0027485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7FD78865" w14:textId="5E1081D0" w:rsidR="0027485F" w:rsidRDefault="0027485F" w:rsidP="0027485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sampleTest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A988C9F" w14:textId="77777777" w:rsidR="0027485F" w:rsidRDefault="0027485F" w:rsidP="0027485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given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1957620B" w14:textId="77777777" w:rsidR="0027485F" w:rsidRDefault="0027485F" w:rsidP="0027485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queryParam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"teamSize"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4858EEE7" w14:textId="77777777" w:rsidR="0027485F" w:rsidRDefault="0027485F" w:rsidP="0027485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it is going to append in the </w:t>
      </w:r>
      <w:r>
        <w:rPr>
          <w:rFonts w:ascii="Consolas" w:hAnsi="Consolas"/>
          <w:color w:val="808080"/>
          <w:sz w:val="20"/>
          <w:szCs w:val="20"/>
          <w:u w:val="single"/>
        </w:rPr>
        <w:t>uri</w:t>
      </w:r>
    </w:p>
    <w:p w14:paraId="16D1E285" w14:textId="77777777" w:rsidR="0027485F" w:rsidRDefault="0027485F" w:rsidP="0027485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when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0CEBD08D" w14:textId="77777777" w:rsidR="0027485F" w:rsidRDefault="0027485F" w:rsidP="0027485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//.get("http://49.249.28.218:8091/project?projectId=NH_PROJ_28371")</w:t>
      </w:r>
    </w:p>
    <w:p w14:paraId="4DAC6898" w14:textId="77777777" w:rsidR="0027485F" w:rsidRDefault="0027485F" w:rsidP="0027485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"http://49.249.28.218:8091/project"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6A3571F9" w14:textId="77777777" w:rsidR="0027485F" w:rsidRDefault="0027485F" w:rsidP="0027485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F6246BC" w14:textId="77777777" w:rsidR="0027485F" w:rsidRDefault="0027485F" w:rsidP="0027485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184055A5" w14:textId="77777777" w:rsidR="0027485F" w:rsidRDefault="0027485F" w:rsidP="0027485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95839DA" w14:textId="5CBDD37B" w:rsidR="0027485F" w:rsidRDefault="0027485F" w:rsidP="0027485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124112B" w14:textId="77777777" w:rsidR="0027485F" w:rsidRDefault="0027485F" w:rsidP="0027485F"/>
    <w:p w14:paraId="00AE8EF0" w14:textId="2159A92E" w:rsidR="0027485F" w:rsidRPr="0053718C" w:rsidRDefault="00345AC9" w:rsidP="00902031">
      <w:pPr>
        <w:pStyle w:val="Heading2"/>
        <w:numPr>
          <w:ilvl w:val="0"/>
          <w:numId w:val="84"/>
        </w:numPr>
        <w:rPr>
          <w:color w:val="54A021" w:themeColor="accent2"/>
        </w:rPr>
      </w:pPr>
      <w:r w:rsidRPr="0053718C">
        <w:rPr>
          <w:color w:val="54A021" w:themeColor="accent2"/>
        </w:rPr>
        <w:t>FORM PARAMETER=</w:t>
      </w:r>
    </w:p>
    <w:p w14:paraId="44879B32" w14:textId="0C75631F" w:rsidR="00345AC9" w:rsidRDefault="00345AC9" w:rsidP="00902031">
      <w:pPr>
        <w:pStyle w:val="ListParagraph"/>
        <w:numPr>
          <w:ilvl w:val="0"/>
          <w:numId w:val="88"/>
        </w:numPr>
      </w:pPr>
      <w:r>
        <w:t xml:space="preserve">TO PUT THE INFORMATION IN THE BODY </w:t>
      </w:r>
      <w:r w:rsidR="00E70B6F">
        <w:t>WE GO FOR FORM PARAMETER .</w:t>
      </w:r>
    </w:p>
    <w:p w14:paraId="52F5D543" w14:textId="5534FECF" w:rsidR="00E70B6F" w:rsidRDefault="00E70B6F" w:rsidP="00902031">
      <w:pPr>
        <w:pStyle w:val="ListParagraph"/>
        <w:numPr>
          <w:ilvl w:val="0"/>
          <w:numId w:val="88"/>
        </w:numPr>
      </w:pPr>
      <w:r>
        <w:t xml:space="preserve">THE USAGE OF FORM PARAMETER AND QUERY PARAMETER ARE SAME ONLY THE DIFFERENCE IS WHENEVER </w:t>
      </w:r>
      <w:r w:rsidR="00726E06">
        <w:t>H</w:t>
      </w:r>
      <w:r>
        <w:t xml:space="preserve">IT A REQUEST </w:t>
      </w:r>
      <w:r w:rsidR="00726E06">
        <w:t xml:space="preserve">TO SERVER THIS DATA WILL NOT BE VISIBLE IN HEADER OF THE RQUEST </w:t>
      </w:r>
      <w:r w:rsidR="007B5827">
        <w:t>, ITLL GO IN THE BODY OF THE REQUEST.</w:t>
      </w:r>
    </w:p>
    <w:p w14:paraId="08742D2A" w14:textId="647C1E8F" w:rsidR="007B5827" w:rsidRDefault="007B5827" w:rsidP="00902031">
      <w:pPr>
        <w:pStyle w:val="ListParagraph"/>
        <w:numPr>
          <w:ilvl w:val="0"/>
          <w:numId w:val="88"/>
        </w:numPr>
      </w:pPr>
      <w:r>
        <w:t xml:space="preserve">SO NOBODY CAN </w:t>
      </w:r>
      <w:r w:rsidR="003B126A">
        <w:t>HACK THE DATA.</w:t>
      </w:r>
    </w:p>
    <w:p w14:paraId="060F4F3D" w14:textId="49075807" w:rsidR="003B126A" w:rsidRDefault="003B126A" w:rsidP="00902031">
      <w:pPr>
        <w:pStyle w:val="ListParagraph"/>
        <w:numPr>
          <w:ilvl w:val="0"/>
          <w:numId w:val="88"/>
        </w:numPr>
      </w:pPr>
      <w:r>
        <w:t>TO PASS SENSITIVE DATA WE GO FOR FORM PARAMETER.</w:t>
      </w:r>
    </w:p>
    <w:p w14:paraId="794EF2B2" w14:textId="6B5EE00E" w:rsidR="003B126A" w:rsidRPr="0053718C" w:rsidRDefault="003B126A" w:rsidP="00902031">
      <w:pPr>
        <w:pStyle w:val="Heading3"/>
        <w:numPr>
          <w:ilvl w:val="1"/>
          <w:numId w:val="84"/>
        </w:numPr>
        <w:rPr>
          <w:color w:val="54A021" w:themeColor="accent2"/>
        </w:rPr>
      </w:pPr>
      <w:r w:rsidRPr="0053718C">
        <w:rPr>
          <w:color w:val="54A021" w:themeColor="accent2"/>
        </w:rPr>
        <w:t>FORM PARAMETER=</w:t>
      </w:r>
    </w:p>
    <w:p w14:paraId="6AD43E17" w14:textId="0FEBBD78" w:rsidR="003B126A" w:rsidRDefault="008C47BE" w:rsidP="00902031">
      <w:pPr>
        <w:pStyle w:val="ListParagraph"/>
        <w:numPr>
          <w:ilvl w:val="0"/>
          <w:numId w:val="89"/>
        </w:numPr>
      </w:pPr>
      <w:r>
        <w:t>WHILE PASSING AUTHENTICATION WE USE FORM PARAMETER BECOUSE IT IS APPENDING I THE BODY.</w:t>
      </w:r>
    </w:p>
    <w:p w14:paraId="6DE3E040" w14:textId="6D8DCDFF" w:rsidR="00425767" w:rsidRDefault="00425767" w:rsidP="00902031">
      <w:pPr>
        <w:pStyle w:val="ListParagraph"/>
        <w:numPr>
          <w:ilvl w:val="0"/>
          <w:numId w:val="89"/>
        </w:numPr>
      </w:pPr>
      <w:r>
        <w:t>USED ALONG WITH POST .</w:t>
      </w:r>
    </w:p>
    <w:p w14:paraId="3C4A15FF" w14:textId="522B99DC" w:rsidR="00425767" w:rsidRDefault="00425767" w:rsidP="00902031">
      <w:pPr>
        <w:pStyle w:val="ListParagraph"/>
        <w:numPr>
          <w:ilvl w:val="0"/>
          <w:numId w:val="89"/>
        </w:numPr>
      </w:pPr>
      <w:r>
        <w:t>WE CAN ENCRYPT THE DATA WE HAVE MEHTHODS FOR ENCRYPTION.</w:t>
      </w:r>
    </w:p>
    <w:p w14:paraId="1AB231E9" w14:textId="28CFA946" w:rsidR="001221A6" w:rsidRPr="00EF77C3" w:rsidRDefault="001221A6" w:rsidP="00902031">
      <w:pPr>
        <w:pStyle w:val="Heading3"/>
        <w:numPr>
          <w:ilvl w:val="1"/>
          <w:numId w:val="84"/>
        </w:numPr>
        <w:rPr>
          <w:color w:val="54A021" w:themeColor="accent2"/>
        </w:rPr>
      </w:pPr>
      <w:r w:rsidRPr="00EF77C3">
        <w:rPr>
          <w:color w:val="54A021" w:themeColor="accent2"/>
        </w:rPr>
        <w:t>FORM PARAMETER=</w:t>
      </w:r>
    </w:p>
    <w:p w14:paraId="276D57D7" w14:textId="50816B44" w:rsidR="001221A6" w:rsidRDefault="001221A6" w:rsidP="00902031">
      <w:pPr>
        <w:pStyle w:val="ListParagraph"/>
        <w:numPr>
          <w:ilvl w:val="0"/>
          <w:numId w:val="92"/>
        </w:numPr>
      </w:pPr>
      <w:r>
        <w:t xml:space="preserve">IN ORDER TO PASS FEW SENSITIVE PARAMETER DATA </w:t>
      </w:r>
      <w:r w:rsidR="00017145">
        <w:t>IN THE REQEUST BODY , PREFERED TO GO FOR FORM PARAMETER.</w:t>
      </w:r>
    </w:p>
    <w:p w14:paraId="7838C164" w14:textId="5D55707D" w:rsidR="00017145" w:rsidRDefault="00017145" w:rsidP="00902031">
      <w:pPr>
        <w:pStyle w:val="ListParagraph"/>
        <w:numPr>
          <w:ilvl w:val="0"/>
          <w:numId w:val="92"/>
        </w:numPr>
      </w:pPr>
      <w:r>
        <w:t xml:space="preserve">FORM PARAMETER IS NOT APPLICABLE </w:t>
      </w:r>
      <w:r w:rsidR="00DB0F91">
        <w:t>FOR GET() HTTP MEHTOD ONLY USED FOR POST,PUT/PATCH.</w:t>
      </w:r>
    </w:p>
    <w:p w14:paraId="1B0838EA" w14:textId="3A2D93FD" w:rsidR="00EF77C3" w:rsidRPr="001221A6" w:rsidRDefault="000F4A65" w:rsidP="00902031">
      <w:pPr>
        <w:pStyle w:val="ListParagraph"/>
        <w:numPr>
          <w:ilvl w:val="0"/>
          <w:numId w:val="92"/>
        </w:numPr>
      </w:pPr>
      <w:r>
        <w:t xml:space="preserve">GENRALLY , POST IS USED TO CREATE RESOURCE INSIDE THE SERVER BUT USING POST WE CAN ALSO USE API FOR AUTHENTICATION </w:t>
      </w:r>
      <w:r w:rsidR="00AB161F">
        <w:t>THE SERVER BY USING FORMPARAMETER BY PASSING SENSITIVE DATA IN REQUEST BODY.</w:t>
      </w:r>
    </w:p>
    <w:p w14:paraId="3292F1F6" w14:textId="77777777" w:rsidR="00943382" w:rsidRDefault="00943382" w:rsidP="00943382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FormParameterTest3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81BD44" w14:textId="77777777" w:rsidR="00943382" w:rsidRDefault="00943382" w:rsidP="0094338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4D280603" w14:textId="611A5DCC" w:rsidR="00943382" w:rsidRDefault="00943382" w:rsidP="0094338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sampleTest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7B6EDE" w14:textId="149EE534" w:rsidR="00943382" w:rsidRDefault="00943382" w:rsidP="0094338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given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808080"/>
          <w:sz w:val="20"/>
          <w:szCs w:val="20"/>
        </w:rPr>
        <w:t>//so we use for authentication</w:t>
      </w:r>
    </w:p>
    <w:p w14:paraId="015902F5" w14:textId="77777777" w:rsidR="00943382" w:rsidRDefault="00943382" w:rsidP="0094338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formParam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"teamSize"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to pass sensitive data </w:t>
      </w:r>
    </w:p>
    <w:p w14:paraId="4ED32F58" w14:textId="77777777" w:rsidR="00943382" w:rsidRDefault="00943382" w:rsidP="0094338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            </w:t>
      </w:r>
      <w:r>
        <w:rPr>
          <w:rFonts w:ascii="Consolas" w:hAnsi="Consolas"/>
          <w:color w:val="808080"/>
          <w:sz w:val="20"/>
          <w:szCs w:val="20"/>
        </w:rPr>
        <w:t xml:space="preserve">// it is going to append in the body </w:t>
      </w:r>
    </w:p>
    <w:p w14:paraId="16CC219B" w14:textId="2ECBB9C8" w:rsidR="00943382" w:rsidRDefault="00943382" w:rsidP="0094338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when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0A1F439F" w14:textId="77777777" w:rsidR="00943382" w:rsidRDefault="00943382" w:rsidP="0094338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post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"http://49.249.28.218:8091/project"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6C71D9E4" w14:textId="77777777" w:rsidR="00943382" w:rsidRDefault="00943382" w:rsidP="0094338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97227C" w14:textId="77777777" w:rsidR="00943382" w:rsidRDefault="00943382" w:rsidP="0094338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6C0E355" w14:textId="28AC16E6" w:rsidR="00943382" w:rsidRDefault="00943382" w:rsidP="0094338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10DE161D" w14:textId="77777777" w:rsidR="00943382" w:rsidRDefault="00943382" w:rsidP="0094338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ab/>
      </w:r>
    </w:p>
    <w:p w14:paraId="33030F08" w14:textId="77777777" w:rsidR="00943382" w:rsidRDefault="00943382" w:rsidP="0094338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EAF44CF" w14:textId="77777777" w:rsidR="00B65EEE" w:rsidRDefault="00B65EEE" w:rsidP="00B65EEE"/>
    <w:p w14:paraId="52A20D79" w14:textId="1DD6A3A6" w:rsidR="0074515F" w:rsidRPr="0053718C" w:rsidRDefault="0074515F" w:rsidP="00902031">
      <w:pPr>
        <w:pStyle w:val="Heading2"/>
        <w:numPr>
          <w:ilvl w:val="0"/>
          <w:numId w:val="84"/>
        </w:numPr>
        <w:rPr>
          <w:color w:val="54A021" w:themeColor="accent2"/>
        </w:rPr>
      </w:pPr>
      <w:r w:rsidRPr="0053718C">
        <w:rPr>
          <w:color w:val="54A021" w:themeColor="accent2"/>
        </w:rPr>
        <w:t>PARAM PARAMETER=</w:t>
      </w:r>
    </w:p>
    <w:p w14:paraId="1F3DB85E" w14:textId="1BDA80AF" w:rsidR="0074515F" w:rsidRDefault="005146C4" w:rsidP="00902031">
      <w:pPr>
        <w:pStyle w:val="ListParagraph"/>
        <w:numPr>
          <w:ilvl w:val="0"/>
          <w:numId w:val="90"/>
        </w:numPr>
      </w:pPr>
      <w:r>
        <w:t>PARAM PARAMETER ACTS LIKE BOTH QUERY AND FORM PARAMETER .</w:t>
      </w:r>
    </w:p>
    <w:p w14:paraId="705AE747" w14:textId="7D9BE58D" w:rsidR="005146C4" w:rsidRDefault="005146C4" w:rsidP="00902031">
      <w:pPr>
        <w:pStyle w:val="ListParagraph"/>
        <w:numPr>
          <w:ilvl w:val="0"/>
          <w:numId w:val="90"/>
        </w:numPr>
      </w:pPr>
      <w:r>
        <w:t xml:space="preserve">IF WE USE PARAMPARAMETER ALONG WITH GET() </w:t>
      </w:r>
      <w:r w:rsidR="00D414A2">
        <w:t>REQEUST IT ACTS LIKE A QUERY PARAMETER.</w:t>
      </w:r>
    </w:p>
    <w:p w14:paraId="19B0139F" w14:textId="36FBCCFC" w:rsidR="00D414A2" w:rsidRDefault="00D414A2" w:rsidP="00902031">
      <w:pPr>
        <w:pStyle w:val="ListParagraph"/>
        <w:numPr>
          <w:ilvl w:val="0"/>
          <w:numId w:val="90"/>
        </w:numPr>
      </w:pPr>
      <w:r>
        <w:t xml:space="preserve">IF WE USE PARAMPARAMETER ALONG WITH POST() REQUST </w:t>
      </w:r>
      <w:r w:rsidR="004C53C1">
        <w:t>IT ACTS LIKE A FORM PARAMETER.</w:t>
      </w:r>
    </w:p>
    <w:p w14:paraId="64834342" w14:textId="236914D4" w:rsidR="004C53C1" w:rsidRDefault="004C53C1" w:rsidP="00902031">
      <w:pPr>
        <w:pStyle w:val="ListParagraph"/>
        <w:numPr>
          <w:ilvl w:val="0"/>
          <w:numId w:val="90"/>
        </w:numPr>
      </w:pPr>
      <w:r>
        <w:t>SECURITY BASED ON THE CRUD METHODS WE ARE USING</w:t>
      </w:r>
      <w:r w:rsidR="009D5427">
        <w:t>.</w:t>
      </w:r>
    </w:p>
    <w:p w14:paraId="6483BB1A" w14:textId="64FD0534" w:rsidR="009D5427" w:rsidRDefault="009D5427" w:rsidP="00902031">
      <w:pPr>
        <w:pStyle w:val="ListParagraph"/>
        <w:numPr>
          <w:ilvl w:val="0"/>
          <w:numId w:val="90"/>
        </w:numPr>
      </w:pPr>
      <w:r>
        <w:t xml:space="preserve">POST = </w:t>
      </w:r>
      <w:r w:rsidR="00223D20">
        <w:t>FORM , GET =QUERY.</w:t>
      </w:r>
    </w:p>
    <w:p w14:paraId="184CF521" w14:textId="77777777" w:rsidR="00223D20" w:rsidRPr="00223D20" w:rsidRDefault="00223D20" w:rsidP="00223D20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23D20">
        <w:rPr>
          <w:rFonts w:ascii="Consolas" w:hAnsi="Consolas"/>
          <w:color w:val="CC6C1D"/>
          <w:sz w:val="18"/>
          <w:szCs w:val="18"/>
        </w:rPr>
        <w:t>public</w:t>
      </w:r>
      <w:r w:rsidRPr="00223D20">
        <w:rPr>
          <w:rFonts w:ascii="Consolas" w:hAnsi="Consolas"/>
          <w:color w:val="D9E8F7"/>
          <w:sz w:val="18"/>
          <w:szCs w:val="18"/>
        </w:rPr>
        <w:t xml:space="preserve"> </w:t>
      </w:r>
      <w:r w:rsidRPr="00223D20">
        <w:rPr>
          <w:rFonts w:ascii="Consolas" w:hAnsi="Consolas"/>
          <w:color w:val="CC6C1D"/>
          <w:sz w:val="18"/>
          <w:szCs w:val="18"/>
        </w:rPr>
        <w:t>class</w:t>
      </w:r>
      <w:r w:rsidRPr="00223D20">
        <w:rPr>
          <w:rFonts w:ascii="Consolas" w:hAnsi="Consolas"/>
          <w:color w:val="D9E8F7"/>
          <w:sz w:val="18"/>
          <w:szCs w:val="18"/>
        </w:rPr>
        <w:t xml:space="preserve"> </w:t>
      </w:r>
      <w:r w:rsidRPr="00223D20">
        <w:rPr>
          <w:rFonts w:ascii="Consolas" w:hAnsi="Consolas"/>
          <w:color w:val="1290C3"/>
          <w:sz w:val="18"/>
          <w:szCs w:val="18"/>
        </w:rPr>
        <w:t>ParamParameterTest4</w:t>
      </w:r>
      <w:r w:rsidRPr="00223D20">
        <w:rPr>
          <w:rFonts w:ascii="Consolas" w:hAnsi="Consolas"/>
          <w:color w:val="D9E8F7"/>
          <w:sz w:val="18"/>
          <w:szCs w:val="18"/>
        </w:rPr>
        <w:t xml:space="preserve"> </w:t>
      </w:r>
      <w:r w:rsidRPr="00223D20">
        <w:rPr>
          <w:rFonts w:ascii="Consolas" w:hAnsi="Consolas"/>
          <w:color w:val="F9FAF4"/>
          <w:sz w:val="18"/>
          <w:szCs w:val="18"/>
        </w:rPr>
        <w:t>{</w:t>
      </w:r>
    </w:p>
    <w:p w14:paraId="743D2D56" w14:textId="77777777" w:rsidR="00223D20" w:rsidRPr="00223D20" w:rsidRDefault="00223D20" w:rsidP="00223D2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23D20">
        <w:rPr>
          <w:rFonts w:ascii="Consolas" w:hAnsi="Consolas"/>
          <w:color w:val="CCCCCC"/>
          <w:sz w:val="18"/>
          <w:szCs w:val="18"/>
        </w:rPr>
        <w:t xml:space="preserve">      </w:t>
      </w:r>
      <w:r w:rsidRPr="00223D20">
        <w:rPr>
          <w:rFonts w:ascii="Consolas" w:hAnsi="Consolas"/>
          <w:i/>
          <w:iCs/>
          <w:color w:val="A0A0A0"/>
          <w:sz w:val="18"/>
          <w:szCs w:val="18"/>
        </w:rPr>
        <w:t>@Test</w:t>
      </w:r>
    </w:p>
    <w:p w14:paraId="2F647168" w14:textId="78767A42" w:rsidR="00223D20" w:rsidRPr="00223D20" w:rsidRDefault="00223D20" w:rsidP="00223D2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23D20">
        <w:rPr>
          <w:rFonts w:ascii="Consolas" w:hAnsi="Consolas"/>
          <w:color w:val="CC6C1D"/>
          <w:sz w:val="18"/>
          <w:szCs w:val="18"/>
        </w:rPr>
        <w:t>public</w:t>
      </w:r>
      <w:r w:rsidRPr="00223D20">
        <w:rPr>
          <w:rFonts w:ascii="Consolas" w:hAnsi="Consolas"/>
          <w:color w:val="D9E8F7"/>
          <w:sz w:val="18"/>
          <w:szCs w:val="18"/>
        </w:rPr>
        <w:t xml:space="preserve"> </w:t>
      </w:r>
      <w:r w:rsidRPr="00223D20">
        <w:rPr>
          <w:rFonts w:ascii="Consolas" w:hAnsi="Consolas"/>
          <w:color w:val="CC6C1D"/>
          <w:sz w:val="18"/>
          <w:szCs w:val="18"/>
        </w:rPr>
        <w:t>void</w:t>
      </w:r>
      <w:r w:rsidRPr="00223D20">
        <w:rPr>
          <w:rFonts w:ascii="Consolas" w:hAnsi="Consolas"/>
          <w:color w:val="D9E8F7"/>
          <w:sz w:val="18"/>
          <w:szCs w:val="18"/>
        </w:rPr>
        <w:t xml:space="preserve"> </w:t>
      </w:r>
      <w:r w:rsidRPr="00223D20">
        <w:rPr>
          <w:rFonts w:ascii="Consolas" w:hAnsi="Consolas"/>
          <w:color w:val="1EB540"/>
          <w:sz w:val="18"/>
          <w:szCs w:val="18"/>
        </w:rPr>
        <w:t>sampleTest</w:t>
      </w:r>
      <w:r w:rsidRPr="00223D20">
        <w:rPr>
          <w:rFonts w:ascii="Consolas" w:hAnsi="Consolas"/>
          <w:color w:val="F9FAF4"/>
          <w:sz w:val="18"/>
          <w:szCs w:val="18"/>
        </w:rPr>
        <w:t>()</w:t>
      </w:r>
      <w:r w:rsidRPr="00223D20">
        <w:rPr>
          <w:rFonts w:ascii="Consolas" w:hAnsi="Consolas"/>
          <w:color w:val="D9E8F7"/>
          <w:sz w:val="18"/>
          <w:szCs w:val="18"/>
        </w:rPr>
        <w:t xml:space="preserve"> </w:t>
      </w:r>
      <w:r w:rsidRPr="00223D20">
        <w:rPr>
          <w:rFonts w:ascii="Consolas" w:hAnsi="Consolas"/>
          <w:color w:val="F9FAF4"/>
          <w:sz w:val="18"/>
          <w:szCs w:val="18"/>
        </w:rPr>
        <w:t>{</w:t>
      </w:r>
    </w:p>
    <w:p w14:paraId="3B5F5EE0" w14:textId="77777777" w:rsidR="00223D20" w:rsidRPr="00223D20" w:rsidRDefault="00223D20" w:rsidP="00223D2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i/>
          <w:iCs/>
          <w:color w:val="96EC3F"/>
          <w:sz w:val="18"/>
          <w:szCs w:val="18"/>
        </w:rPr>
        <w:t>given</w:t>
      </w:r>
      <w:r w:rsidRPr="00223D20">
        <w:rPr>
          <w:rFonts w:ascii="Consolas" w:hAnsi="Consolas"/>
          <w:color w:val="F9FAF4"/>
          <w:sz w:val="18"/>
          <w:szCs w:val="18"/>
        </w:rPr>
        <w:t>()</w:t>
      </w:r>
    </w:p>
    <w:p w14:paraId="54C784C6" w14:textId="77777777" w:rsidR="00223D20" w:rsidRPr="00223D20" w:rsidRDefault="00223D20" w:rsidP="00223D2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E6E6FA"/>
          <w:sz w:val="18"/>
          <w:szCs w:val="18"/>
        </w:rPr>
        <w:t>.</w:t>
      </w:r>
      <w:r w:rsidRPr="00223D20">
        <w:rPr>
          <w:rFonts w:ascii="Consolas" w:hAnsi="Consolas"/>
          <w:color w:val="80F6A7"/>
          <w:sz w:val="18"/>
          <w:szCs w:val="18"/>
        </w:rPr>
        <w:t>param</w:t>
      </w:r>
      <w:r w:rsidRPr="00223D20">
        <w:rPr>
          <w:rFonts w:ascii="Consolas" w:hAnsi="Consolas"/>
          <w:color w:val="F9FAF4"/>
          <w:sz w:val="18"/>
          <w:szCs w:val="18"/>
        </w:rPr>
        <w:t>(</w:t>
      </w:r>
      <w:r w:rsidRPr="00223D20">
        <w:rPr>
          <w:rFonts w:ascii="Consolas" w:hAnsi="Consolas"/>
          <w:color w:val="17C6A3"/>
          <w:sz w:val="18"/>
          <w:szCs w:val="18"/>
        </w:rPr>
        <w:t>"teamSize"</w:t>
      </w:r>
      <w:r w:rsidRPr="00223D20">
        <w:rPr>
          <w:rFonts w:ascii="Consolas" w:hAnsi="Consolas"/>
          <w:color w:val="E6E6FA"/>
          <w:sz w:val="18"/>
          <w:szCs w:val="18"/>
        </w:rPr>
        <w:t>,</w:t>
      </w:r>
      <w:r w:rsidRPr="00223D20">
        <w:rPr>
          <w:rFonts w:ascii="Consolas" w:hAnsi="Consolas"/>
          <w:color w:val="D9E8F7"/>
          <w:sz w:val="18"/>
          <w:szCs w:val="18"/>
        </w:rPr>
        <w:t xml:space="preserve"> </w:t>
      </w:r>
      <w:r w:rsidRPr="00223D20">
        <w:rPr>
          <w:rFonts w:ascii="Consolas" w:hAnsi="Consolas"/>
          <w:color w:val="6897BB"/>
          <w:sz w:val="18"/>
          <w:szCs w:val="18"/>
        </w:rPr>
        <w:t>0</w:t>
      </w:r>
      <w:r w:rsidRPr="00223D20">
        <w:rPr>
          <w:rFonts w:ascii="Consolas" w:hAnsi="Consolas"/>
          <w:color w:val="F9FAF4"/>
          <w:sz w:val="18"/>
          <w:szCs w:val="18"/>
        </w:rPr>
        <w:t>)</w:t>
      </w:r>
      <w:r w:rsidRPr="00223D20">
        <w:rPr>
          <w:rFonts w:ascii="Consolas" w:hAnsi="Consolas"/>
          <w:color w:val="D9E8F7"/>
          <w:sz w:val="18"/>
          <w:szCs w:val="18"/>
        </w:rPr>
        <w:t xml:space="preserve"> </w:t>
      </w:r>
      <w:r w:rsidRPr="00223D20">
        <w:rPr>
          <w:rFonts w:ascii="Consolas" w:hAnsi="Consolas"/>
          <w:color w:val="808080"/>
          <w:sz w:val="18"/>
          <w:szCs w:val="18"/>
        </w:rPr>
        <w:t>//it is going to act as query and form</w:t>
      </w:r>
    </w:p>
    <w:p w14:paraId="053D9220" w14:textId="77777777" w:rsidR="00223D20" w:rsidRPr="00223D20" w:rsidRDefault="00223D20" w:rsidP="00223D2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E6E6FA"/>
          <w:sz w:val="18"/>
          <w:szCs w:val="18"/>
        </w:rPr>
        <w:t>.</w:t>
      </w:r>
      <w:r w:rsidRPr="00223D20">
        <w:rPr>
          <w:rFonts w:ascii="Consolas" w:hAnsi="Consolas"/>
          <w:color w:val="80F6A7"/>
          <w:sz w:val="18"/>
          <w:szCs w:val="18"/>
        </w:rPr>
        <w:t>log</w:t>
      </w:r>
      <w:r w:rsidRPr="00223D20">
        <w:rPr>
          <w:rFonts w:ascii="Consolas" w:hAnsi="Consolas"/>
          <w:color w:val="F9FAF4"/>
          <w:sz w:val="18"/>
          <w:szCs w:val="18"/>
        </w:rPr>
        <w:t>()</w:t>
      </w:r>
      <w:r w:rsidRPr="00223D20">
        <w:rPr>
          <w:rFonts w:ascii="Consolas" w:hAnsi="Consolas"/>
          <w:color w:val="E6E6FA"/>
          <w:sz w:val="18"/>
          <w:szCs w:val="18"/>
        </w:rPr>
        <w:t>.</w:t>
      </w:r>
      <w:r w:rsidRPr="00223D20">
        <w:rPr>
          <w:rFonts w:ascii="Consolas" w:hAnsi="Consolas"/>
          <w:color w:val="80F6A7"/>
          <w:sz w:val="18"/>
          <w:szCs w:val="18"/>
        </w:rPr>
        <w:t>all</w:t>
      </w:r>
      <w:r w:rsidRPr="00223D20">
        <w:rPr>
          <w:rFonts w:ascii="Consolas" w:hAnsi="Consolas"/>
          <w:color w:val="F9FAF4"/>
          <w:sz w:val="18"/>
          <w:szCs w:val="18"/>
        </w:rPr>
        <w:t>()</w:t>
      </w:r>
      <w:r w:rsidRPr="00223D20">
        <w:rPr>
          <w:rFonts w:ascii="Consolas" w:hAnsi="Consolas"/>
          <w:color w:val="D9E8F7"/>
          <w:sz w:val="18"/>
          <w:szCs w:val="18"/>
        </w:rPr>
        <w:t xml:space="preserve">          </w:t>
      </w:r>
      <w:r w:rsidRPr="00223D20">
        <w:rPr>
          <w:rFonts w:ascii="Consolas" w:hAnsi="Consolas"/>
          <w:color w:val="808080"/>
          <w:sz w:val="18"/>
          <w:szCs w:val="18"/>
        </w:rPr>
        <w:t>//use get() work as query ,use post() work as form</w:t>
      </w:r>
    </w:p>
    <w:p w14:paraId="261B8236" w14:textId="77777777" w:rsidR="00223D20" w:rsidRPr="00223D20" w:rsidRDefault="00223D20" w:rsidP="00223D2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E6E6FA"/>
          <w:sz w:val="18"/>
          <w:szCs w:val="18"/>
        </w:rPr>
        <w:t>.</w:t>
      </w:r>
      <w:r w:rsidRPr="00223D20">
        <w:rPr>
          <w:rFonts w:ascii="Consolas" w:hAnsi="Consolas"/>
          <w:color w:val="80F6A7"/>
          <w:sz w:val="18"/>
          <w:szCs w:val="18"/>
        </w:rPr>
        <w:t>when</w:t>
      </w:r>
      <w:r w:rsidRPr="00223D20">
        <w:rPr>
          <w:rFonts w:ascii="Consolas" w:hAnsi="Consolas"/>
          <w:color w:val="F9FAF4"/>
          <w:sz w:val="18"/>
          <w:szCs w:val="18"/>
        </w:rPr>
        <w:t>()</w:t>
      </w:r>
    </w:p>
    <w:p w14:paraId="085F0805" w14:textId="77777777" w:rsidR="00223D20" w:rsidRPr="00223D20" w:rsidRDefault="00223D20" w:rsidP="00223D2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E6E6FA"/>
          <w:sz w:val="18"/>
          <w:szCs w:val="18"/>
        </w:rPr>
        <w:t>.</w:t>
      </w:r>
      <w:r w:rsidRPr="00223D20">
        <w:rPr>
          <w:rFonts w:ascii="Consolas" w:hAnsi="Consolas"/>
          <w:color w:val="80F6A7"/>
          <w:sz w:val="18"/>
          <w:szCs w:val="18"/>
        </w:rPr>
        <w:t>get</w:t>
      </w:r>
      <w:r w:rsidRPr="00223D20">
        <w:rPr>
          <w:rFonts w:ascii="Consolas" w:hAnsi="Consolas"/>
          <w:color w:val="F9FAF4"/>
          <w:sz w:val="18"/>
          <w:szCs w:val="18"/>
        </w:rPr>
        <w:t>(</w:t>
      </w:r>
      <w:r w:rsidRPr="00223D20">
        <w:rPr>
          <w:rFonts w:ascii="Consolas" w:hAnsi="Consolas"/>
          <w:color w:val="17C6A3"/>
          <w:sz w:val="18"/>
          <w:szCs w:val="18"/>
        </w:rPr>
        <w:t>"http://49.249.28.218:8091/project"</w:t>
      </w:r>
      <w:r w:rsidRPr="00223D20">
        <w:rPr>
          <w:rFonts w:ascii="Consolas" w:hAnsi="Consolas"/>
          <w:color w:val="F9FAF4"/>
          <w:sz w:val="18"/>
          <w:szCs w:val="18"/>
        </w:rPr>
        <w:t>)</w:t>
      </w:r>
      <w:r w:rsidRPr="00223D20">
        <w:rPr>
          <w:rFonts w:ascii="Consolas" w:hAnsi="Consolas"/>
          <w:color w:val="D9E8F7"/>
          <w:sz w:val="18"/>
          <w:szCs w:val="18"/>
        </w:rPr>
        <w:t xml:space="preserve"> </w:t>
      </w:r>
      <w:r w:rsidRPr="00223D20">
        <w:rPr>
          <w:rFonts w:ascii="Consolas" w:hAnsi="Consolas"/>
          <w:color w:val="808080"/>
          <w:sz w:val="18"/>
          <w:szCs w:val="18"/>
        </w:rPr>
        <w:t xml:space="preserve">//--&gt; in </w:t>
      </w:r>
      <w:r w:rsidRPr="00223D20">
        <w:rPr>
          <w:rFonts w:ascii="Consolas" w:hAnsi="Consolas"/>
          <w:color w:val="808080"/>
          <w:sz w:val="18"/>
          <w:szCs w:val="18"/>
          <w:u w:val="single"/>
        </w:rPr>
        <w:t>url</w:t>
      </w:r>
      <w:r w:rsidRPr="00223D20">
        <w:rPr>
          <w:rFonts w:ascii="Consolas" w:hAnsi="Consolas"/>
          <w:color w:val="808080"/>
          <w:sz w:val="18"/>
          <w:szCs w:val="18"/>
        </w:rPr>
        <w:t xml:space="preserve"> </w:t>
      </w:r>
    </w:p>
    <w:p w14:paraId="40C35659" w14:textId="77777777" w:rsidR="00223D20" w:rsidRPr="00223D20" w:rsidRDefault="00223D20" w:rsidP="00223D2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23D20">
        <w:rPr>
          <w:rFonts w:ascii="Consolas" w:hAnsi="Consolas"/>
          <w:color w:val="D9E8F7"/>
          <w:sz w:val="18"/>
          <w:szCs w:val="18"/>
        </w:rPr>
        <w:lastRenderedPageBreak/>
        <w:tab/>
      </w: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808080"/>
          <w:sz w:val="18"/>
          <w:szCs w:val="18"/>
        </w:rPr>
        <w:t>//.post("http://49.249.28.218:8091/project")  //--&gt; in body</w:t>
      </w:r>
    </w:p>
    <w:p w14:paraId="20D46675" w14:textId="77777777" w:rsidR="00223D20" w:rsidRPr="00223D20" w:rsidRDefault="00223D20" w:rsidP="00223D2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E6E6FA"/>
          <w:sz w:val="18"/>
          <w:szCs w:val="18"/>
        </w:rPr>
        <w:t>.</w:t>
      </w:r>
      <w:r w:rsidRPr="00223D20">
        <w:rPr>
          <w:rFonts w:ascii="Consolas" w:hAnsi="Consolas"/>
          <w:color w:val="80F6A7"/>
          <w:sz w:val="18"/>
          <w:szCs w:val="18"/>
        </w:rPr>
        <w:t>then</w:t>
      </w:r>
      <w:r w:rsidRPr="00223D20">
        <w:rPr>
          <w:rFonts w:ascii="Consolas" w:hAnsi="Consolas"/>
          <w:color w:val="F9FAF4"/>
          <w:sz w:val="18"/>
          <w:szCs w:val="18"/>
        </w:rPr>
        <w:t>()</w:t>
      </w:r>
    </w:p>
    <w:p w14:paraId="0F6B4CFB" w14:textId="77777777" w:rsidR="00223D20" w:rsidRPr="00223D20" w:rsidRDefault="00223D20" w:rsidP="00223D2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E6E6FA"/>
          <w:sz w:val="18"/>
          <w:szCs w:val="18"/>
        </w:rPr>
        <w:t>.</w:t>
      </w:r>
      <w:r w:rsidRPr="00223D20">
        <w:rPr>
          <w:rFonts w:ascii="Consolas" w:hAnsi="Consolas"/>
          <w:color w:val="80F6A7"/>
          <w:sz w:val="18"/>
          <w:szCs w:val="18"/>
        </w:rPr>
        <w:t>log</w:t>
      </w:r>
      <w:r w:rsidRPr="00223D20">
        <w:rPr>
          <w:rFonts w:ascii="Consolas" w:hAnsi="Consolas"/>
          <w:color w:val="F9FAF4"/>
          <w:sz w:val="18"/>
          <w:szCs w:val="18"/>
        </w:rPr>
        <w:t>()</w:t>
      </w:r>
      <w:r w:rsidRPr="00223D20">
        <w:rPr>
          <w:rFonts w:ascii="Consolas" w:hAnsi="Consolas"/>
          <w:color w:val="E6E6FA"/>
          <w:sz w:val="18"/>
          <w:szCs w:val="18"/>
        </w:rPr>
        <w:t>.</w:t>
      </w:r>
      <w:r w:rsidRPr="00223D20">
        <w:rPr>
          <w:rFonts w:ascii="Consolas" w:hAnsi="Consolas"/>
          <w:color w:val="80F6A7"/>
          <w:sz w:val="18"/>
          <w:szCs w:val="18"/>
        </w:rPr>
        <w:t>all</w:t>
      </w:r>
      <w:r w:rsidRPr="00223D20">
        <w:rPr>
          <w:rFonts w:ascii="Consolas" w:hAnsi="Consolas"/>
          <w:color w:val="F9FAF4"/>
          <w:sz w:val="18"/>
          <w:szCs w:val="18"/>
        </w:rPr>
        <w:t>()</w:t>
      </w:r>
      <w:r w:rsidRPr="00223D20">
        <w:rPr>
          <w:rFonts w:ascii="Consolas" w:hAnsi="Consolas"/>
          <w:color w:val="E6E6FA"/>
          <w:sz w:val="18"/>
          <w:szCs w:val="18"/>
        </w:rPr>
        <w:t>;</w:t>
      </w:r>
      <w:r w:rsidRPr="00223D20">
        <w:rPr>
          <w:rFonts w:ascii="Consolas" w:hAnsi="Consolas"/>
          <w:color w:val="D9E8F7"/>
          <w:sz w:val="18"/>
          <w:szCs w:val="18"/>
        </w:rPr>
        <w:tab/>
      </w:r>
    </w:p>
    <w:p w14:paraId="2274EEAF" w14:textId="77777777" w:rsidR="00223D20" w:rsidRPr="00223D20" w:rsidRDefault="00223D20" w:rsidP="00223D2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23D20">
        <w:rPr>
          <w:rFonts w:ascii="Consolas" w:hAnsi="Consolas"/>
          <w:color w:val="D9E8F7"/>
          <w:sz w:val="18"/>
          <w:szCs w:val="18"/>
        </w:rPr>
        <w:tab/>
      </w:r>
      <w:r w:rsidRPr="00223D20">
        <w:rPr>
          <w:rFonts w:ascii="Consolas" w:hAnsi="Consolas"/>
          <w:color w:val="F9FAF4"/>
          <w:sz w:val="18"/>
          <w:szCs w:val="18"/>
        </w:rPr>
        <w:t>}</w:t>
      </w:r>
    </w:p>
    <w:p w14:paraId="5793537D" w14:textId="77777777" w:rsidR="00223D20" w:rsidRDefault="00223D20" w:rsidP="00223D20"/>
    <w:p w14:paraId="48C41DD7" w14:textId="350DCAB3" w:rsidR="00223D20" w:rsidRPr="000A2592" w:rsidRDefault="00017992" w:rsidP="00223D20">
      <w:pPr>
        <w:rPr>
          <w:color w:val="0070C0"/>
        </w:rPr>
      </w:pPr>
      <w:r w:rsidRPr="000A2592">
        <w:rPr>
          <w:color w:val="0070C0"/>
        </w:rPr>
        <w:t>PATH PARAMETER=</w:t>
      </w:r>
    </w:p>
    <w:p w14:paraId="66FE58DD" w14:textId="34581D26" w:rsidR="00017992" w:rsidRDefault="00017992" w:rsidP="00902031">
      <w:pPr>
        <w:pStyle w:val="ListParagraph"/>
        <w:numPr>
          <w:ilvl w:val="0"/>
          <w:numId w:val="91"/>
        </w:numPr>
      </w:pPr>
      <w:r>
        <w:t>USED TO THE RESOURCE PATH / ENDPOINT , THEN WE CAN EXECUTE SAME API REQUEST WITH DIFFERENT VALUES.</w:t>
      </w:r>
    </w:p>
    <w:p w14:paraId="4CB1E656" w14:textId="653A1F0E" w:rsidR="003B3968" w:rsidRDefault="003B3968" w:rsidP="00902031">
      <w:pPr>
        <w:pStyle w:val="ListParagraph"/>
        <w:numPr>
          <w:ilvl w:val="0"/>
          <w:numId w:val="91"/>
        </w:numPr>
      </w:pPr>
      <w:r>
        <w:t>WITHOUT CHANGING THE URI , WE CAN EXECUTE SAME API REQUEST WITH DIFFERENT DATA.</w:t>
      </w:r>
    </w:p>
    <w:p w14:paraId="167D0DCB" w14:textId="1A389D25" w:rsidR="00593A31" w:rsidRPr="000A2592" w:rsidRDefault="00593A31" w:rsidP="00593A31">
      <w:pPr>
        <w:rPr>
          <w:color w:val="0070C0"/>
        </w:rPr>
      </w:pPr>
      <w:r w:rsidRPr="000A2592">
        <w:rPr>
          <w:color w:val="0070C0"/>
        </w:rPr>
        <w:t>QUERY PARAMETER=</w:t>
      </w:r>
    </w:p>
    <w:p w14:paraId="1730E920" w14:textId="3D5E89A0" w:rsidR="00593A31" w:rsidRDefault="00593A31" w:rsidP="00902031">
      <w:pPr>
        <w:pStyle w:val="ListParagraph"/>
        <w:numPr>
          <w:ilvl w:val="0"/>
          <w:numId w:val="91"/>
        </w:numPr>
      </w:pPr>
      <w:r>
        <w:t xml:space="preserve">USED TO SET THE QEURY STRING , THEN WE CAN EXECUTE </w:t>
      </w:r>
      <w:r w:rsidR="001741C1">
        <w:t>API REQUEST WITH DIFFERENT FILTER CRITERIA.</w:t>
      </w:r>
    </w:p>
    <w:p w14:paraId="068E6BDB" w14:textId="1CA78115" w:rsidR="00103169" w:rsidRDefault="00103169" w:rsidP="00902031">
      <w:pPr>
        <w:pStyle w:val="ListParagraph"/>
        <w:numPr>
          <w:ilvl w:val="0"/>
          <w:numId w:val="91"/>
        </w:numPr>
      </w:pPr>
      <w:r>
        <w:t xml:space="preserve">WITHOUT CHANGING THE URI WE CAN EXECUTE SAME API REQUEST WITH DIFFERENT </w:t>
      </w:r>
      <w:r w:rsidR="003B3968">
        <w:t>FILTER AND SEARCH DATA.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3897"/>
      </w:tblGrid>
      <w:tr w:rsidR="00600A37" w:rsidRPr="00600A37" w14:paraId="2DEC04DD" w14:textId="77777777" w:rsidTr="00600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91C8A" w14:textId="77777777" w:rsidR="00600A37" w:rsidRPr="00600A37" w:rsidRDefault="00600A37" w:rsidP="00600A37">
            <w:pPr>
              <w:pStyle w:val="ListParagraph"/>
              <w:numPr>
                <w:ilvl w:val="0"/>
                <w:numId w:val="91"/>
              </w:numPr>
              <w:rPr>
                <w:b/>
                <w:bCs/>
              </w:rPr>
            </w:pPr>
            <w:r w:rsidRPr="00600A3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D28B672" w14:textId="77777777" w:rsidR="00600A37" w:rsidRPr="00600A37" w:rsidRDefault="00600A37" w:rsidP="00600A37">
            <w:pPr>
              <w:pStyle w:val="ListParagraph"/>
              <w:numPr>
                <w:ilvl w:val="0"/>
                <w:numId w:val="91"/>
              </w:numPr>
              <w:rPr>
                <w:b/>
                <w:bCs/>
              </w:rPr>
            </w:pPr>
            <w:r w:rsidRPr="00600A37">
              <w:rPr>
                <w:b/>
                <w:bCs/>
              </w:rPr>
              <w:t>Meaning</w:t>
            </w:r>
          </w:p>
        </w:tc>
      </w:tr>
      <w:tr w:rsidR="00600A37" w:rsidRPr="00600A37" w14:paraId="2D542F29" w14:textId="77777777" w:rsidTr="0060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56C5" w14:textId="77777777" w:rsidR="00600A37" w:rsidRPr="00600A37" w:rsidRDefault="00600A37" w:rsidP="00600A37">
            <w:pPr>
              <w:pStyle w:val="ListParagraph"/>
              <w:numPr>
                <w:ilvl w:val="0"/>
                <w:numId w:val="91"/>
              </w:numPr>
            </w:pPr>
            <w:r w:rsidRPr="00600A37">
              <w:t>=</w:t>
            </w:r>
          </w:p>
        </w:tc>
        <w:tc>
          <w:tcPr>
            <w:tcW w:w="0" w:type="auto"/>
            <w:vAlign w:val="center"/>
            <w:hideMark/>
          </w:tcPr>
          <w:p w14:paraId="13A49E28" w14:textId="77777777" w:rsidR="00600A37" w:rsidRPr="00600A37" w:rsidRDefault="00600A37" w:rsidP="00600A37">
            <w:pPr>
              <w:pStyle w:val="ListParagraph"/>
              <w:numPr>
                <w:ilvl w:val="0"/>
                <w:numId w:val="91"/>
              </w:numPr>
            </w:pPr>
            <w:r w:rsidRPr="00600A37">
              <w:t>Equal to</w:t>
            </w:r>
          </w:p>
        </w:tc>
      </w:tr>
      <w:tr w:rsidR="00600A37" w:rsidRPr="00600A37" w14:paraId="4856124B" w14:textId="77777777" w:rsidTr="0060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0E71" w14:textId="0CB6C224" w:rsidR="00600A37" w:rsidRPr="00600A37" w:rsidRDefault="00541AD1" w:rsidP="00600A37">
            <w:pPr>
              <w:pStyle w:val="ListParagraph"/>
              <w:numPr>
                <w:ilvl w:val="0"/>
                <w:numId w:val="91"/>
              </w:numPr>
            </w:pPr>
            <w:r>
              <w:t xml:space="preserve"> </w:t>
            </w:r>
            <w:r w:rsidR="00600A37" w:rsidRPr="00600A37">
              <w:t>_gte</w:t>
            </w:r>
          </w:p>
        </w:tc>
        <w:tc>
          <w:tcPr>
            <w:tcW w:w="0" w:type="auto"/>
            <w:vAlign w:val="center"/>
            <w:hideMark/>
          </w:tcPr>
          <w:p w14:paraId="1110B0AA" w14:textId="77777777" w:rsidR="00600A37" w:rsidRPr="00600A37" w:rsidRDefault="00600A37" w:rsidP="00600A37">
            <w:pPr>
              <w:pStyle w:val="ListParagraph"/>
              <w:numPr>
                <w:ilvl w:val="0"/>
                <w:numId w:val="91"/>
              </w:numPr>
            </w:pPr>
            <w:r w:rsidRPr="00600A37">
              <w:t>Greater than or equal</w:t>
            </w:r>
          </w:p>
        </w:tc>
      </w:tr>
      <w:tr w:rsidR="00600A37" w:rsidRPr="00600A37" w14:paraId="0DA0F02C" w14:textId="77777777" w:rsidTr="0060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AB5A" w14:textId="77777777" w:rsidR="00600A37" w:rsidRPr="00600A37" w:rsidRDefault="00600A37" w:rsidP="00600A37">
            <w:pPr>
              <w:pStyle w:val="ListParagraph"/>
              <w:numPr>
                <w:ilvl w:val="0"/>
                <w:numId w:val="91"/>
              </w:numPr>
            </w:pPr>
            <w:r w:rsidRPr="00600A37">
              <w:t>_lte</w:t>
            </w:r>
          </w:p>
        </w:tc>
        <w:tc>
          <w:tcPr>
            <w:tcW w:w="0" w:type="auto"/>
            <w:vAlign w:val="center"/>
            <w:hideMark/>
          </w:tcPr>
          <w:p w14:paraId="4CA268F2" w14:textId="77777777" w:rsidR="00600A37" w:rsidRPr="00600A37" w:rsidRDefault="00600A37" w:rsidP="00600A37">
            <w:pPr>
              <w:pStyle w:val="ListParagraph"/>
              <w:numPr>
                <w:ilvl w:val="0"/>
                <w:numId w:val="91"/>
              </w:numPr>
            </w:pPr>
            <w:r w:rsidRPr="00600A37">
              <w:t>Less than or equal</w:t>
            </w:r>
          </w:p>
        </w:tc>
      </w:tr>
      <w:tr w:rsidR="00600A37" w:rsidRPr="00600A37" w14:paraId="02530C8F" w14:textId="77777777" w:rsidTr="0060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7CCE" w14:textId="77777777" w:rsidR="00600A37" w:rsidRPr="00600A37" w:rsidRDefault="00600A37" w:rsidP="00600A37">
            <w:pPr>
              <w:pStyle w:val="ListParagraph"/>
              <w:numPr>
                <w:ilvl w:val="0"/>
                <w:numId w:val="91"/>
              </w:numPr>
            </w:pPr>
            <w:r w:rsidRPr="00600A37">
              <w:t>_ne</w:t>
            </w:r>
          </w:p>
        </w:tc>
        <w:tc>
          <w:tcPr>
            <w:tcW w:w="0" w:type="auto"/>
            <w:vAlign w:val="center"/>
            <w:hideMark/>
          </w:tcPr>
          <w:p w14:paraId="6302ED36" w14:textId="77777777" w:rsidR="00600A37" w:rsidRPr="00600A37" w:rsidRDefault="00600A37" w:rsidP="00600A37">
            <w:pPr>
              <w:pStyle w:val="ListParagraph"/>
              <w:numPr>
                <w:ilvl w:val="0"/>
                <w:numId w:val="91"/>
              </w:numPr>
            </w:pPr>
            <w:r w:rsidRPr="00600A37">
              <w:t>Not equal to</w:t>
            </w:r>
          </w:p>
        </w:tc>
      </w:tr>
      <w:tr w:rsidR="00600A37" w:rsidRPr="00600A37" w14:paraId="38BFB491" w14:textId="77777777" w:rsidTr="00600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788E" w14:textId="77777777" w:rsidR="00600A37" w:rsidRPr="00600A37" w:rsidRDefault="00600A37" w:rsidP="00600A37">
            <w:pPr>
              <w:pStyle w:val="ListParagraph"/>
              <w:numPr>
                <w:ilvl w:val="0"/>
                <w:numId w:val="91"/>
              </w:numPr>
            </w:pPr>
            <w:r w:rsidRPr="00600A37">
              <w:t>_like</w:t>
            </w:r>
          </w:p>
        </w:tc>
        <w:tc>
          <w:tcPr>
            <w:tcW w:w="0" w:type="auto"/>
            <w:vAlign w:val="center"/>
            <w:hideMark/>
          </w:tcPr>
          <w:p w14:paraId="1DBEB8AE" w14:textId="77777777" w:rsidR="00600A37" w:rsidRPr="00600A37" w:rsidRDefault="00600A37" w:rsidP="00600A37">
            <w:pPr>
              <w:pStyle w:val="ListParagraph"/>
              <w:numPr>
                <w:ilvl w:val="0"/>
                <w:numId w:val="91"/>
              </w:numPr>
            </w:pPr>
            <w:r w:rsidRPr="00600A37">
              <w:t>Like / Contains (for partial match)</w:t>
            </w:r>
          </w:p>
        </w:tc>
      </w:tr>
    </w:tbl>
    <w:p w14:paraId="26D58704" w14:textId="77777777" w:rsidR="00600A37" w:rsidRDefault="00600A37" w:rsidP="00600A37">
      <w:pPr>
        <w:pStyle w:val="ListParagraph"/>
        <w:numPr>
          <w:ilvl w:val="0"/>
          <w:numId w:val="91"/>
        </w:numPr>
      </w:pPr>
      <w:r>
        <w:t>queryParam("category", "shoes")</w:t>
      </w:r>
    </w:p>
    <w:p w14:paraId="4604429E" w14:textId="68A965DD" w:rsidR="00600A37" w:rsidRDefault="00600A37" w:rsidP="00600A37">
      <w:pPr>
        <w:pStyle w:val="ListParagraph"/>
        <w:numPr>
          <w:ilvl w:val="0"/>
          <w:numId w:val="91"/>
        </w:numPr>
      </w:pPr>
      <w:r>
        <w:t xml:space="preserve">   .queryParam("price_gte", "500")</w:t>
      </w:r>
    </w:p>
    <w:p w14:paraId="6A297883" w14:textId="2119A64C" w:rsidR="00600A37" w:rsidRDefault="00600A37" w:rsidP="00600A37">
      <w:pPr>
        <w:pStyle w:val="ListParagraph"/>
        <w:numPr>
          <w:ilvl w:val="0"/>
          <w:numId w:val="91"/>
        </w:numPr>
      </w:pPr>
      <w:r w:rsidRPr="00600A37">
        <w:t xml:space="preserve">hese are </w:t>
      </w:r>
      <w:r w:rsidRPr="00600A37">
        <w:rPr>
          <w:b/>
          <w:bCs/>
        </w:rPr>
        <w:t>just parameter names</w:t>
      </w:r>
      <w:r w:rsidRPr="00600A37">
        <w:t xml:space="preserve"> chosen by the backend developer.</w:t>
      </w:r>
    </w:p>
    <w:p w14:paraId="1D8E4C93" w14:textId="2E6CF07C" w:rsidR="001741C1" w:rsidRPr="000A2592" w:rsidRDefault="005C5722" w:rsidP="005C5722">
      <w:pPr>
        <w:rPr>
          <w:color w:val="0070C0"/>
        </w:rPr>
      </w:pPr>
      <w:r w:rsidRPr="000A2592">
        <w:rPr>
          <w:color w:val="0070C0"/>
        </w:rPr>
        <w:t>FORM PARAMETER=</w:t>
      </w:r>
    </w:p>
    <w:p w14:paraId="0D02E60B" w14:textId="6BCE7857" w:rsidR="005C5722" w:rsidRDefault="005C5722" w:rsidP="00902031">
      <w:pPr>
        <w:pStyle w:val="ListParagraph"/>
        <w:numPr>
          <w:ilvl w:val="0"/>
          <w:numId w:val="91"/>
        </w:numPr>
      </w:pPr>
      <w:r>
        <w:t>USED TO PASS THE SENSITIVE DATA IN REQUEST BODY.</w:t>
      </w:r>
    </w:p>
    <w:p w14:paraId="6CCDD264" w14:textId="0638D52E" w:rsidR="005C5722" w:rsidRPr="000A2592" w:rsidRDefault="000A2592" w:rsidP="005C5722">
      <w:pPr>
        <w:rPr>
          <w:color w:val="0070C0"/>
        </w:rPr>
      </w:pPr>
      <w:r w:rsidRPr="000A2592">
        <w:rPr>
          <w:color w:val="0070C0"/>
        </w:rPr>
        <w:t>PARAM PARAMTER =</w:t>
      </w:r>
    </w:p>
    <w:p w14:paraId="19DC780E" w14:textId="755FAABD" w:rsidR="000A2592" w:rsidRDefault="000A2592" w:rsidP="00902031">
      <w:pPr>
        <w:pStyle w:val="ListParagraph"/>
        <w:numPr>
          <w:ilvl w:val="0"/>
          <w:numId w:val="91"/>
        </w:numPr>
      </w:pPr>
      <w:r>
        <w:t>IT’S A GENERIC PARAMETER FOR QUERY AND FORM PARAMTER.</w:t>
      </w:r>
    </w:p>
    <w:p w14:paraId="11C9AC9C" w14:textId="4F4A7AA2" w:rsidR="00EF77C3" w:rsidRDefault="00EF77C3" w:rsidP="00EF77C3">
      <w:pPr>
        <w:pStyle w:val="Heading1"/>
      </w:pPr>
      <w:r>
        <w:t>ATHENTICATION=</w:t>
      </w:r>
    </w:p>
    <w:p w14:paraId="6CA9CB70" w14:textId="3378CDAA" w:rsidR="007E71CE" w:rsidRDefault="007E71CE" w:rsidP="00902031">
      <w:pPr>
        <w:pStyle w:val="ListParagraph"/>
        <w:numPr>
          <w:ilvl w:val="0"/>
          <w:numId w:val="91"/>
        </w:numPr>
      </w:pPr>
      <w:r>
        <w:t>ALL THE API AVIALABLE IN THE SERFVER WILL BE SECUTED.</w:t>
      </w:r>
    </w:p>
    <w:p w14:paraId="283D10DB" w14:textId="1F9CE0A9" w:rsidR="00C30C49" w:rsidRDefault="00C30C49" w:rsidP="00902031">
      <w:pPr>
        <w:pStyle w:val="ListParagraph"/>
        <w:numPr>
          <w:ilvl w:val="0"/>
          <w:numId w:val="91"/>
        </w:numPr>
      </w:pPr>
      <w:r>
        <w:t>ANY APPLICATION DEVELOPED WE CAN ENABLE ONLY 1 TYPE OF AUTHENTICATION .</w:t>
      </w:r>
    </w:p>
    <w:p w14:paraId="608269C7" w14:textId="2B7052E2" w:rsidR="00C30C49" w:rsidRPr="007E71CE" w:rsidRDefault="00E80880" w:rsidP="00902031">
      <w:pPr>
        <w:pStyle w:val="ListParagraph"/>
        <w:numPr>
          <w:ilvl w:val="0"/>
          <w:numId w:val="91"/>
        </w:numPr>
      </w:pPr>
      <w:r>
        <w:t>TO AXCESS BASIC AUTH BEFORE EXECUTION OF API WE NEED TO SET THAT.</w:t>
      </w:r>
    </w:p>
    <w:p w14:paraId="3CA250FA" w14:textId="5458C318" w:rsidR="00EF77C3" w:rsidRDefault="00ED26A9" w:rsidP="00ED26A9">
      <w:r w:rsidRPr="00E0054B">
        <w:rPr>
          <w:b/>
          <w:bCs/>
        </w:rPr>
        <w:t>AUTHENTICATION</w:t>
      </w:r>
      <w:r>
        <w:t xml:space="preserve"> = WHO YOU ARE.</w:t>
      </w:r>
    </w:p>
    <w:p w14:paraId="01C00DD7" w14:textId="7749BD2E" w:rsidR="00AE03F9" w:rsidRDefault="00AE03F9" w:rsidP="00902031">
      <w:pPr>
        <w:pStyle w:val="ListParagraph"/>
        <w:numPr>
          <w:ilvl w:val="0"/>
          <w:numId w:val="91"/>
        </w:numPr>
      </w:pPr>
      <w:r>
        <w:t xml:space="preserve">1 </w:t>
      </w:r>
      <w:r w:rsidR="001614BD">
        <w:t xml:space="preserve">USED TO CHECK WHATEVER YOU ARE VALIDE USER OR NOT. </w:t>
      </w:r>
    </w:p>
    <w:p w14:paraId="02511484" w14:textId="1B697D52" w:rsidR="001614BD" w:rsidRDefault="001614BD" w:rsidP="00902031">
      <w:pPr>
        <w:pStyle w:val="ListParagraph"/>
        <w:numPr>
          <w:ilvl w:val="0"/>
          <w:numId w:val="91"/>
        </w:numPr>
      </w:pPr>
      <w:r>
        <w:t xml:space="preserve">2 </w:t>
      </w:r>
      <w:r w:rsidR="00557105">
        <w:t>AXECSS BUILDING.</w:t>
      </w:r>
    </w:p>
    <w:p w14:paraId="1F736757" w14:textId="04C02454" w:rsidR="00ED26A9" w:rsidRDefault="00ED26A9" w:rsidP="00ED26A9">
      <w:r w:rsidRPr="00E0054B">
        <w:rPr>
          <w:b/>
          <w:bCs/>
        </w:rPr>
        <w:t>AUTHORIZATION</w:t>
      </w:r>
      <w:r>
        <w:t xml:space="preserve"> = WHAT YOU CAN DO.</w:t>
      </w:r>
    </w:p>
    <w:p w14:paraId="5408A289" w14:textId="3A081154" w:rsidR="00557105" w:rsidRDefault="00557105" w:rsidP="00902031">
      <w:pPr>
        <w:pStyle w:val="ListParagraph"/>
        <w:numPr>
          <w:ilvl w:val="0"/>
          <w:numId w:val="93"/>
        </w:numPr>
      </w:pPr>
      <w:r>
        <w:t xml:space="preserve">1 USED TO CHECK YOUR PERMISSION </w:t>
      </w:r>
      <w:r w:rsidR="007E71CE">
        <w:t>/AXCESS TO THE RESOURCE OR NOT.</w:t>
      </w:r>
    </w:p>
    <w:p w14:paraId="3FBF99F8" w14:textId="78A3DD2C" w:rsidR="00E0054B" w:rsidRDefault="00E0054B" w:rsidP="00902031">
      <w:pPr>
        <w:pStyle w:val="ListParagraph"/>
        <w:numPr>
          <w:ilvl w:val="0"/>
          <w:numId w:val="93"/>
        </w:numPr>
      </w:pPr>
      <w:r>
        <w:t>2 AXCESS TO ROOMS</w:t>
      </w:r>
    </w:p>
    <w:p w14:paraId="33ABEEE7" w14:textId="15F7947F" w:rsidR="00E808D4" w:rsidRDefault="006641E3" w:rsidP="006641E3">
      <w:pPr>
        <w:rPr>
          <w:color w:val="FF0000"/>
        </w:rPr>
      </w:pPr>
      <w:r w:rsidRPr="00364746">
        <w:rPr>
          <w:color w:val="FF0000"/>
        </w:rPr>
        <w:t>EXAMPLE</w:t>
      </w:r>
      <w:r>
        <w:t xml:space="preserve">= </w:t>
      </w:r>
      <w:r w:rsidR="00364746">
        <w:t>ENTER UN AND PWD GET TOKEN</w:t>
      </w:r>
      <w:r w:rsidR="00364746" w:rsidRPr="00364746">
        <w:rPr>
          <w:color w:val="FF0000"/>
        </w:rPr>
        <w:t>(AUTHENTICATION)</w:t>
      </w:r>
      <w:r w:rsidR="00364746">
        <w:rPr>
          <w:color w:val="FF0000"/>
        </w:rPr>
        <w:t xml:space="preserve"> </w:t>
      </w:r>
    </w:p>
    <w:p w14:paraId="188889C9" w14:textId="701E32DE" w:rsidR="006641E3" w:rsidRDefault="00E808D4" w:rsidP="006641E3">
      <w:r w:rsidRPr="00E808D4">
        <w:t>PASS T</w:t>
      </w:r>
      <w:r w:rsidR="00684D14">
        <w:t>HE TOKEN</w:t>
      </w:r>
      <w:r w:rsidRPr="00E808D4">
        <w:t xml:space="preserve"> EVERY API WHICH ARE SECURED APIS</w:t>
      </w:r>
      <w:r w:rsidRPr="00E808D4">
        <w:rPr>
          <w:color w:val="FF0000"/>
        </w:rPr>
        <w:t xml:space="preserve"> </w:t>
      </w:r>
      <w:r>
        <w:rPr>
          <w:color w:val="FF0000"/>
        </w:rPr>
        <w:t>(AUTORIZATION)</w:t>
      </w:r>
    </w:p>
    <w:p w14:paraId="1615EB69" w14:textId="4105D40F" w:rsidR="00E0054B" w:rsidRDefault="00E0054B" w:rsidP="00E0054B">
      <w:r>
        <w:t>EXAMPLE=</w:t>
      </w:r>
    </w:p>
    <w:p w14:paraId="32A105BB" w14:textId="5B9FBEB5" w:rsidR="00E0054B" w:rsidRDefault="00EC08BB" w:rsidP="00902031">
      <w:pPr>
        <w:pStyle w:val="ListParagraph"/>
        <w:numPr>
          <w:ilvl w:val="0"/>
          <w:numId w:val="94"/>
        </w:numPr>
      </w:pPr>
      <w:r>
        <w:lastRenderedPageBreak/>
        <w:t xml:space="preserve">IF I WANT TO ENTER INTO ORGANIZATION I SHOULD REQUIRE </w:t>
      </w:r>
      <w:r w:rsidR="003D7BFF">
        <w:t>EMPLOYE ID , OR CANNOT ENTER THIS IS AUTHNTICATION.</w:t>
      </w:r>
    </w:p>
    <w:p w14:paraId="0AA18CC3" w14:textId="2C1D708E" w:rsidR="003D7BFF" w:rsidRDefault="003D7BFF" w:rsidP="00902031">
      <w:pPr>
        <w:pStyle w:val="ListParagraph"/>
        <w:numPr>
          <w:ilvl w:val="0"/>
          <w:numId w:val="94"/>
        </w:numPr>
      </w:pPr>
      <w:r>
        <w:t xml:space="preserve">INSIDE SERVER ROOM ONLY ADMIN </w:t>
      </w:r>
      <w:r w:rsidR="00C320CB">
        <w:t>WILL HAVE  AXCESS TO THAT SO NOT A AUTHORIZED PERSON TO ENTER THE ROOM THIS IS AUTHORIZATION.</w:t>
      </w:r>
    </w:p>
    <w:p w14:paraId="416A52E1" w14:textId="0ACBCFC2" w:rsidR="0057132F" w:rsidRDefault="0057132F" w:rsidP="00DE6A16">
      <w:pPr>
        <w:pStyle w:val="Heading2"/>
      </w:pPr>
      <w:r w:rsidRPr="00F1597E">
        <w:rPr>
          <w:color w:val="0070C0"/>
        </w:rPr>
        <w:t>AUTH</w:t>
      </w:r>
      <w:r w:rsidR="00DE6A16">
        <w:t>=</w:t>
      </w:r>
    </w:p>
    <w:p w14:paraId="0B38FF61" w14:textId="101850C5" w:rsidR="00DE6A16" w:rsidRPr="00DE6A16" w:rsidRDefault="00DE6A16" w:rsidP="00902031">
      <w:pPr>
        <w:pStyle w:val="ListParagraph"/>
        <w:numPr>
          <w:ilvl w:val="0"/>
          <w:numId w:val="103"/>
        </w:numPr>
      </w:pPr>
      <w:r>
        <w:t xml:space="preserve">IS AN OPEN STANDARD FOR AUTHORIZATION PROTOCOL , WIDLEY USED IN WEB APPLICATION </w:t>
      </w:r>
      <w:r w:rsidR="00EF7EF8">
        <w:t xml:space="preserve">, WHICH ALLOWS API SERVIECES TO AXCESS USER DATA </w:t>
      </w:r>
      <w:r w:rsidR="00C22E7E">
        <w:t>WITHOUT SHARING IS PASSWORD.</w:t>
      </w:r>
    </w:p>
    <w:p w14:paraId="71734B1A" w14:textId="32FF06B9" w:rsidR="00C320CB" w:rsidRPr="00F1597E" w:rsidRDefault="00484C7F" w:rsidP="00484C7F">
      <w:pPr>
        <w:pStyle w:val="Heading3"/>
        <w:rPr>
          <w:color w:val="0070C0"/>
        </w:rPr>
      </w:pPr>
      <w:r w:rsidRPr="00F1597E">
        <w:rPr>
          <w:color w:val="0070C0"/>
        </w:rPr>
        <w:t>TYPES OF AUTH=</w:t>
      </w:r>
    </w:p>
    <w:p w14:paraId="48117482" w14:textId="042A961B" w:rsidR="00484C7F" w:rsidRDefault="00484C7F" w:rsidP="00902031">
      <w:pPr>
        <w:pStyle w:val="ListParagraph"/>
        <w:numPr>
          <w:ilvl w:val="0"/>
          <w:numId w:val="95"/>
        </w:numPr>
      </w:pPr>
      <w:r>
        <w:t xml:space="preserve">1 BASIC AUTH </w:t>
      </w:r>
      <w:r w:rsidR="007D0F85">
        <w:sym w:font="Wingdings" w:char="F0E0"/>
      </w:r>
      <w:r w:rsidR="007D0F85">
        <w:t xml:space="preserve"> </w:t>
      </w:r>
      <w:r w:rsidR="007D0F85">
        <w:sym w:font="Wingdings" w:char="F0E0"/>
      </w:r>
      <w:r w:rsidR="007D0F85">
        <w:t xml:space="preserve"> </w:t>
      </w:r>
      <w:r w:rsidR="007D0F85">
        <w:sym w:font="Wingdings" w:char="F0E0"/>
      </w:r>
      <w:r w:rsidR="007D0F85">
        <w:t xml:space="preserve"> </w:t>
      </w:r>
      <w:r w:rsidR="007D0F85">
        <w:sym w:font="Wingdings" w:char="F0E0"/>
      </w:r>
      <w:r w:rsidR="007D0F85">
        <w:t xml:space="preserve"> </w:t>
      </w:r>
      <w:r w:rsidR="007D0F85">
        <w:sym w:font="Wingdings" w:char="F0E0"/>
      </w:r>
      <w:r w:rsidR="007D0F85">
        <w:t xml:space="preserve"> </w:t>
      </w:r>
      <w:r w:rsidR="007D0F85">
        <w:sym w:font="Wingdings" w:char="F0E0"/>
      </w:r>
      <w:r w:rsidR="004E2680">
        <w:t xml:space="preserve">  </w:t>
      </w:r>
      <w:r>
        <w:t>A.DEGESTIVE AUTH      ,         B. PREEMPTIVE AUTH.</w:t>
      </w:r>
    </w:p>
    <w:p w14:paraId="6BAC3BDA" w14:textId="48A67A40" w:rsidR="00484C7F" w:rsidRDefault="00484C7F" w:rsidP="00902031">
      <w:pPr>
        <w:pStyle w:val="ListParagraph"/>
        <w:numPr>
          <w:ilvl w:val="0"/>
          <w:numId w:val="95"/>
        </w:numPr>
      </w:pPr>
      <w:r>
        <w:t xml:space="preserve">2 </w:t>
      </w:r>
      <w:r w:rsidR="0042321C">
        <w:t>BEARER TOKEN.</w:t>
      </w:r>
    </w:p>
    <w:p w14:paraId="425FFD06" w14:textId="2C16A041" w:rsidR="0042321C" w:rsidRDefault="0042321C" w:rsidP="00902031">
      <w:pPr>
        <w:pStyle w:val="ListParagraph"/>
        <w:numPr>
          <w:ilvl w:val="0"/>
          <w:numId w:val="95"/>
        </w:numPr>
      </w:pPr>
      <w:r>
        <w:t>3 OAUTH 2.0</w:t>
      </w:r>
    </w:p>
    <w:p w14:paraId="7B9B7199" w14:textId="70063380" w:rsidR="0042321C" w:rsidRDefault="0042321C" w:rsidP="00902031">
      <w:pPr>
        <w:pStyle w:val="ListParagraph"/>
        <w:numPr>
          <w:ilvl w:val="0"/>
          <w:numId w:val="95"/>
        </w:numPr>
      </w:pPr>
      <w:r>
        <w:t>4 OAUTH 1.0</w:t>
      </w:r>
    </w:p>
    <w:p w14:paraId="4F8E0A74" w14:textId="4E9823EF" w:rsidR="0042321C" w:rsidRPr="00F1597E" w:rsidRDefault="00DD5538" w:rsidP="0042321C">
      <w:pPr>
        <w:pStyle w:val="Heading2"/>
        <w:rPr>
          <w:color w:val="0070C0"/>
        </w:rPr>
      </w:pPr>
      <w:r w:rsidRPr="00F1597E">
        <w:rPr>
          <w:color w:val="0070C0"/>
        </w:rPr>
        <w:t>A</w:t>
      </w:r>
      <w:r w:rsidR="0042321C" w:rsidRPr="00F1597E">
        <w:rPr>
          <w:color w:val="0070C0"/>
        </w:rPr>
        <w:t xml:space="preserve"> BASIC AUTH=</w:t>
      </w:r>
    </w:p>
    <w:p w14:paraId="43FE5CC7" w14:textId="12A3525C" w:rsidR="0042321C" w:rsidRDefault="00C1733D" w:rsidP="00902031">
      <w:pPr>
        <w:pStyle w:val="ListParagraph"/>
        <w:numPr>
          <w:ilvl w:val="0"/>
          <w:numId w:val="96"/>
        </w:numPr>
      </w:pPr>
      <w:r>
        <w:t xml:space="preserve">THERE ARE 2 TYPES IN THIS  DIGESTIVEAUTH AND PREEMPTIVE </w:t>
      </w:r>
      <w:r w:rsidR="003812F7">
        <w:t>AUTH.</w:t>
      </w:r>
    </w:p>
    <w:p w14:paraId="49B04C8C" w14:textId="16964B58" w:rsidR="003812F7" w:rsidRDefault="003812F7" w:rsidP="00902031">
      <w:pPr>
        <w:pStyle w:val="ListParagraph"/>
        <w:numPr>
          <w:ilvl w:val="0"/>
          <w:numId w:val="96"/>
        </w:numPr>
      </w:pPr>
      <w:r>
        <w:t>IN ORDER TO AXCESS THE RESOURCE VIA USERNAME AND PASSWORD WE A</w:t>
      </w:r>
      <w:r w:rsidR="00D80A6A">
        <w:t>RE</w:t>
      </w:r>
      <w:r>
        <w:t xml:space="preserve"> GOING TO USE BASIC AUTHENTICATION .</w:t>
      </w:r>
    </w:p>
    <w:p w14:paraId="28FC924B" w14:textId="77777777" w:rsidR="00CA42A1" w:rsidRDefault="002A3FE9" w:rsidP="00902031">
      <w:pPr>
        <w:pStyle w:val="ListParagraph"/>
        <w:numPr>
          <w:ilvl w:val="0"/>
          <w:numId w:val="96"/>
        </w:numPr>
      </w:pPr>
      <w:r>
        <w:t xml:space="preserve">IN CASE OF BASIC AUTHENTICATION UN AND PWD GOES ALONG WITH HTTP </w:t>
      </w:r>
      <w:r w:rsidR="00CA42A1">
        <w:t>REQUEST BUT THE DATA WILL BE ENCODED.</w:t>
      </w:r>
    </w:p>
    <w:p w14:paraId="1C279DA2" w14:textId="3AA199AF" w:rsidR="002A3FE9" w:rsidRDefault="00CA42A1" w:rsidP="00902031">
      <w:pPr>
        <w:pStyle w:val="ListParagraph"/>
        <w:numPr>
          <w:ilvl w:val="0"/>
          <w:numId w:val="96"/>
        </w:numPr>
      </w:pPr>
      <w:r>
        <w:t xml:space="preserve"> IT IS NOT MORE SECURED IF ANY BODY KNOW HOW </w:t>
      </w:r>
      <w:r w:rsidR="009F3282">
        <w:t>TO DECODE PASSOWRD THEY CAN HACK THE DATA.</w:t>
      </w:r>
    </w:p>
    <w:p w14:paraId="431C1A80" w14:textId="691ACC74" w:rsidR="009F3282" w:rsidRDefault="009F3282" w:rsidP="00902031">
      <w:pPr>
        <w:pStyle w:val="ListParagraph"/>
        <w:numPr>
          <w:ilvl w:val="0"/>
          <w:numId w:val="96"/>
        </w:numPr>
      </w:pPr>
      <w:r>
        <w:t>THAT’S THE REASON WE HAVE DIGESTIVE AUTH.</w:t>
      </w:r>
    </w:p>
    <w:p w14:paraId="775C09E9" w14:textId="6A24E68E" w:rsidR="009F3282" w:rsidRDefault="009F3282" w:rsidP="00902031">
      <w:pPr>
        <w:pStyle w:val="Heading3"/>
        <w:numPr>
          <w:ilvl w:val="1"/>
          <w:numId w:val="97"/>
        </w:numPr>
      </w:pPr>
      <w:r>
        <w:t>BASIC AUTH=</w:t>
      </w:r>
    </w:p>
    <w:p w14:paraId="58A26C63" w14:textId="781AB58B" w:rsidR="009F3282" w:rsidRDefault="005B3A4A" w:rsidP="00902031">
      <w:pPr>
        <w:pStyle w:val="ListParagraph"/>
        <w:numPr>
          <w:ilvl w:val="0"/>
          <w:numId w:val="98"/>
        </w:numPr>
      </w:pPr>
      <w:r>
        <w:t xml:space="preserve">THE CLIENT SENDS THE UN AND PWD IN CLEAR TEXT WITH EACH REQUEST </w:t>
      </w:r>
      <w:r w:rsidR="00F53D4A">
        <w:t>,</w:t>
      </w:r>
    </w:p>
    <w:p w14:paraId="0886282E" w14:textId="63A05E4B" w:rsidR="00F53D4A" w:rsidRDefault="00F53D4A" w:rsidP="00902031">
      <w:pPr>
        <w:pStyle w:val="ListParagraph"/>
        <w:numPr>
          <w:ilvl w:val="0"/>
          <w:numId w:val="98"/>
        </w:numPr>
      </w:pPr>
      <w:r>
        <w:t xml:space="preserve">THIS CREDENTIALS ARE TYPICALLY ENCODED WITH BASE64 </w:t>
      </w:r>
      <w:r w:rsidR="005E3BE8">
        <w:t>BUT NOT ENCRYPTED.</w:t>
      </w:r>
    </w:p>
    <w:p w14:paraId="3BC771AC" w14:textId="56368438" w:rsidR="005921CF" w:rsidRDefault="005E3BE8" w:rsidP="00902031">
      <w:pPr>
        <w:pStyle w:val="ListParagraph"/>
        <w:numPr>
          <w:ilvl w:val="0"/>
          <w:numId w:val="98"/>
        </w:numPr>
      </w:pPr>
      <w:r>
        <w:t xml:space="preserve">WHICH MEANS </w:t>
      </w:r>
      <w:r w:rsidR="005921CF">
        <w:t>THEY CAN BE EASILY INTERCEPTED AND DECODED.</w:t>
      </w:r>
    </w:p>
    <w:p w14:paraId="098B1559" w14:textId="15BA2668" w:rsidR="009E3BD1" w:rsidRDefault="009E3BD1" w:rsidP="00902031">
      <w:pPr>
        <w:pStyle w:val="ListParagraph"/>
        <w:numPr>
          <w:ilvl w:val="0"/>
          <w:numId w:val="98"/>
        </w:numPr>
      </w:pPr>
      <w:r>
        <w:t xml:space="preserve">DIS </w:t>
      </w:r>
      <w:r>
        <w:sym w:font="Wingdings" w:char="F0E0"/>
      </w:r>
      <w:r>
        <w:t xml:space="preserve"> USING HOWER CREDENTIALS </w:t>
      </w:r>
      <w:r w:rsidR="003616F7">
        <w:t>TO AXCESS THE RESOURCE OTHERS CAN MODIFY.</w:t>
      </w:r>
    </w:p>
    <w:p w14:paraId="24E1C9D6" w14:textId="77777777" w:rsidR="00622E3D" w:rsidRDefault="00622E3D" w:rsidP="00622E3D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BasicAuthTest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4BD92B" w14:textId="77777777" w:rsidR="00622E3D" w:rsidRDefault="00622E3D" w:rsidP="00622E3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5E35D4B8" w14:textId="19AC7C13" w:rsidR="00622E3D" w:rsidRDefault="00622E3D" w:rsidP="00622E3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sampleTest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2E7A0C" w14:textId="77777777" w:rsidR="00622E3D" w:rsidRDefault="00622E3D" w:rsidP="00622E3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given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5C0D0B14" w14:textId="77777777" w:rsidR="00622E3D" w:rsidRDefault="00622E3D" w:rsidP="00622E3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auth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basic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"rmgyantra"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"rmgy@9999"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//Encoded</w:t>
      </w:r>
    </w:p>
    <w:p w14:paraId="7B6EED9B" w14:textId="77777777" w:rsidR="00622E3D" w:rsidRDefault="00622E3D" w:rsidP="00622E3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699E505D" w14:textId="77777777" w:rsidR="00622E3D" w:rsidRDefault="00622E3D" w:rsidP="00622E3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when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797DDFC4" w14:textId="77777777" w:rsidR="00622E3D" w:rsidRDefault="00622E3D" w:rsidP="00622E3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"http://49.249.29.5:8091/login"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6CFE5631" w14:textId="77777777" w:rsidR="00622E3D" w:rsidRDefault="00622E3D" w:rsidP="00622E3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743D7688" w14:textId="77777777" w:rsidR="00622E3D" w:rsidRDefault="00622E3D" w:rsidP="00622E3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4F92C6D" w14:textId="77777777" w:rsidR="00622E3D" w:rsidRDefault="00622E3D" w:rsidP="00622E3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051BAAB" w14:textId="77777777" w:rsidR="003616F7" w:rsidRDefault="003616F7" w:rsidP="003616F7"/>
    <w:p w14:paraId="4199BD63" w14:textId="23EA71EB" w:rsidR="00622E3D" w:rsidRPr="00F1597E" w:rsidRDefault="000A638D" w:rsidP="00902031">
      <w:pPr>
        <w:pStyle w:val="Heading2"/>
        <w:numPr>
          <w:ilvl w:val="0"/>
          <w:numId w:val="97"/>
        </w:numPr>
        <w:rPr>
          <w:color w:val="0070C0"/>
        </w:rPr>
      </w:pPr>
      <w:r w:rsidRPr="00F1597E">
        <w:rPr>
          <w:color w:val="0070C0"/>
        </w:rPr>
        <w:t>DIGESTIVE AUTH=</w:t>
      </w:r>
    </w:p>
    <w:p w14:paraId="5C0AC312" w14:textId="4480E927" w:rsidR="000A638D" w:rsidRDefault="008832B5" w:rsidP="00902031">
      <w:pPr>
        <w:pStyle w:val="ListParagraph"/>
        <w:numPr>
          <w:ilvl w:val="0"/>
          <w:numId w:val="99"/>
        </w:numPr>
      </w:pPr>
      <w:r>
        <w:t>COMPARED TO BASIC AUTH DIGESTIVE AUTH IS MORE SECURED .</w:t>
      </w:r>
    </w:p>
    <w:p w14:paraId="014972E1" w14:textId="2AAFEC8D" w:rsidR="008832B5" w:rsidRDefault="008832B5" w:rsidP="00902031">
      <w:pPr>
        <w:pStyle w:val="ListParagraph"/>
        <w:numPr>
          <w:ilvl w:val="0"/>
          <w:numId w:val="99"/>
        </w:numPr>
      </w:pPr>
      <w:r>
        <w:t xml:space="preserve">WHEN WE SEND UN AND PWD </w:t>
      </w:r>
      <w:r w:rsidR="003F6046">
        <w:t>VIA HTTP REQEUST IT IS ENCODED AND ALSO ENCRYPTED .</w:t>
      </w:r>
    </w:p>
    <w:p w14:paraId="7AD4D4AE" w14:textId="15DDA551" w:rsidR="003F6046" w:rsidRDefault="003F6046" w:rsidP="00902031">
      <w:pPr>
        <w:pStyle w:val="ListParagraph"/>
        <w:numPr>
          <w:ilvl w:val="0"/>
          <w:numId w:val="99"/>
        </w:numPr>
      </w:pPr>
      <w:r>
        <w:t xml:space="preserve">USING MD5 [ </w:t>
      </w:r>
      <w:r w:rsidR="0036733E">
        <w:t xml:space="preserve">MESSAGE DIGESTIVE ALGORITHEM TECHNIQUE ] PROTOCOL </w:t>
      </w:r>
      <w:r w:rsidR="00B46CE4">
        <w:t>IT SI GOING TO BE ENCYPTED.</w:t>
      </w:r>
    </w:p>
    <w:p w14:paraId="0EADB99D" w14:textId="43F58F2B" w:rsidR="00B46CE4" w:rsidRDefault="00B46CE4" w:rsidP="00B46CE4">
      <w:pPr>
        <w:pStyle w:val="Heading3"/>
      </w:pPr>
      <w:r>
        <w:t>2.2 DIGESTIVE AUTH=</w:t>
      </w:r>
    </w:p>
    <w:p w14:paraId="615AD796" w14:textId="7D496413" w:rsidR="00B46CE4" w:rsidRDefault="0035372A" w:rsidP="00902031">
      <w:pPr>
        <w:pStyle w:val="ListParagraph"/>
        <w:numPr>
          <w:ilvl w:val="0"/>
          <w:numId w:val="100"/>
        </w:numPr>
      </w:pPr>
      <w:r>
        <w:t xml:space="preserve">THE CLIENT SENDS THE UN AND PWD IN ENCRYPTED WITH MD5 AND PASSOWRD </w:t>
      </w:r>
      <w:r w:rsidR="00BF1688">
        <w:t xml:space="preserve">IT IS NOT EXPOSED IN THE NETWORK AND CANT BE DECODED , ITS MORE SECURE THEN </w:t>
      </w:r>
      <w:r w:rsidR="00674128">
        <w:t>BASIC AUTH.</w:t>
      </w:r>
    </w:p>
    <w:p w14:paraId="350BE9D4" w14:textId="234B0E64" w:rsidR="0073226A" w:rsidRDefault="0073226A" w:rsidP="0073226A">
      <w:r w:rsidRPr="001310CB">
        <w:rPr>
          <w:color w:val="FF0000"/>
        </w:rPr>
        <w:t>EXA</w:t>
      </w:r>
      <w:r w:rsidR="003D3395" w:rsidRPr="001310CB">
        <w:rPr>
          <w:color w:val="FF0000"/>
        </w:rPr>
        <w:t xml:space="preserve">MPLE </w:t>
      </w:r>
      <w:r w:rsidR="003D3395">
        <w:t>= USED FOR EVERY TIME LOGIN PAYMENT GATEWAY , UPI , PSP,</w:t>
      </w:r>
    </w:p>
    <w:p w14:paraId="3CFC0F77" w14:textId="77777777" w:rsidR="002C556F" w:rsidRDefault="002C556F" w:rsidP="002C556F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DigestAuth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3D5399" w14:textId="77777777" w:rsidR="002C556F" w:rsidRDefault="002C556F" w:rsidP="002C556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55F715DD" w14:textId="7ADD237A" w:rsidR="002C556F" w:rsidRDefault="002C556F" w:rsidP="002C556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sampleTest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0E9588" w14:textId="77777777" w:rsidR="002C556F" w:rsidRDefault="002C556F" w:rsidP="002C556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given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                 </w:t>
      </w:r>
      <w:r>
        <w:rPr>
          <w:rFonts w:ascii="Consolas" w:hAnsi="Consolas"/>
          <w:color w:val="808080"/>
          <w:sz w:val="20"/>
          <w:szCs w:val="20"/>
        </w:rPr>
        <w:t xml:space="preserve">//Encoded and Encrypted in the </w:t>
      </w:r>
      <w:r>
        <w:rPr>
          <w:rFonts w:ascii="Consolas" w:hAnsi="Consolas"/>
          <w:color w:val="808080"/>
          <w:sz w:val="20"/>
          <w:szCs w:val="20"/>
          <w:u w:val="single"/>
        </w:rPr>
        <w:t>backend</w:t>
      </w:r>
    </w:p>
    <w:p w14:paraId="618B3881" w14:textId="77777777" w:rsidR="002C556F" w:rsidRDefault="002C556F" w:rsidP="002C556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   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auth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digest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"rmgyantra"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"rmgy@9999"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35038C40" w14:textId="77777777" w:rsidR="002C556F" w:rsidRDefault="002C556F" w:rsidP="002C556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                              </w:t>
      </w:r>
      <w:r>
        <w:rPr>
          <w:rFonts w:ascii="Consolas" w:hAnsi="Consolas"/>
          <w:color w:val="808080"/>
          <w:sz w:val="20"/>
          <w:szCs w:val="20"/>
        </w:rPr>
        <w:t>//using md5 protocol</w:t>
      </w:r>
    </w:p>
    <w:p w14:paraId="6428467E" w14:textId="77777777" w:rsidR="002C556F" w:rsidRDefault="002C556F" w:rsidP="002C556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when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78254868" w14:textId="77777777" w:rsidR="002C556F" w:rsidRDefault="002C556F" w:rsidP="002C556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"http://49.249.29.5:8091/login"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4957A88E" w14:textId="77777777" w:rsidR="002C556F" w:rsidRDefault="002C556F" w:rsidP="002C556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61DE953C" w14:textId="77777777" w:rsidR="002C556F" w:rsidRDefault="002C556F" w:rsidP="002C556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09A16B" w14:textId="7BBE7B68" w:rsidR="002C556F" w:rsidRDefault="002C556F" w:rsidP="002C556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CCCC"/>
          <w:sz w:val="20"/>
          <w:szCs w:val="20"/>
        </w:rPr>
        <w:t xml:space="preserve">    }</w:t>
      </w:r>
    </w:p>
    <w:p w14:paraId="6E2E88C4" w14:textId="77777777" w:rsidR="00DD5538" w:rsidRDefault="00DD5538" w:rsidP="00DD5538">
      <w:pPr>
        <w:pStyle w:val="Heading2"/>
      </w:pPr>
    </w:p>
    <w:p w14:paraId="09B8E415" w14:textId="7490B2F6" w:rsidR="000A2592" w:rsidRPr="00F1597E" w:rsidRDefault="00DD5538" w:rsidP="00DD5538">
      <w:pPr>
        <w:pStyle w:val="Heading2"/>
        <w:rPr>
          <w:color w:val="0070C0"/>
        </w:rPr>
      </w:pPr>
      <w:r w:rsidRPr="00F1597E">
        <w:rPr>
          <w:color w:val="0070C0"/>
        </w:rPr>
        <w:t>3 PREEMPTIVE AUTH=</w:t>
      </w:r>
    </w:p>
    <w:p w14:paraId="4C149CCA" w14:textId="719C000E" w:rsidR="00DD5538" w:rsidRDefault="009C2B0B" w:rsidP="00902031">
      <w:pPr>
        <w:pStyle w:val="ListParagraph"/>
        <w:numPr>
          <w:ilvl w:val="0"/>
          <w:numId w:val="100"/>
        </w:numPr>
      </w:pPr>
      <w:r>
        <w:t xml:space="preserve">UN AND PWD ARE NOT </w:t>
      </w:r>
      <w:r w:rsidR="002E7984">
        <w:t>encrypted</w:t>
      </w:r>
      <w:r>
        <w:t xml:space="preserve"> ENTIRE UN AND PWD WE CAN SEE IN THE HEADER </w:t>
      </w:r>
      <w:r w:rsidR="002A5485">
        <w:t>AS IT IS .</w:t>
      </w:r>
    </w:p>
    <w:p w14:paraId="66C2FA28" w14:textId="09DAA8B9" w:rsidR="002A5485" w:rsidRDefault="002A5485" w:rsidP="00902031">
      <w:pPr>
        <w:pStyle w:val="ListParagraph"/>
        <w:numPr>
          <w:ilvl w:val="0"/>
          <w:numId w:val="100"/>
        </w:numPr>
      </w:pPr>
      <w:r>
        <w:t>IT IS NOT SECURED AND , IT IS SIMPLE.</w:t>
      </w:r>
    </w:p>
    <w:p w14:paraId="7E46445C" w14:textId="374D3FD9" w:rsidR="00DB17DF" w:rsidRDefault="00DB17DF" w:rsidP="00902031">
      <w:pPr>
        <w:pStyle w:val="ListParagraph"/>
        <w:numPr>
          <w:ilvl w:val="0"/>
          <w:numId w:val="100"/>
        </w:numPr>
      </w:pPr>
      <w:r>
        <w:t>ADV = SERVER DOES NOT REQUIRE ADDITIONAL PROGRAM</w:t>
      </w:r>
      <w:r w:rsidR="00A9733C">
        <w:t>ING , ADDITIONAL CALL TO UNDERSTAND UN AND PWD.</w:t>
      </w:r>
    </w:p>
    <w:p w14:paraId="3CBC76B8" w14:textId="1BD2052C" w:rsidR="007A4B87" w:rsidRDefault="007A4B87" w:rsidP="007A4B87">
      <w:pPr>
        <w:pStyle w:val="Heading3"/>
      </w:pPr>
      <w:r>
        <w:t>3.1 PREEMPTIVE AUTH=</w:t>
      </w:r>
    </w:p>
    <w:p w14:paraId="54C800F6" w14:textId="40EC8717" w:rsidR="007A4B87" w:rsidRDefault="00AE0BF6" w:rsidP="00902031">
      <w:pPr>
        <w:pStyle w:val="ListParagraph"/>
        <w:numPr>
          <w:ilvl w:val="0"/>
          <w:numId w:val="101"/>
        </w:numPr>
      </w:pPr>
      <w:r>
        <w:t xml:space="preserve">SENDS THE AUTHENTICATION DETAILS IN THE REQUEST HEADER IRRESPECTIVE OF BEING ADKED BY THE </w:t>
      </w:r>
      <w:r w:rsidR="00B03558">
        <w:t xml:space="preserve">SERVER , WE CAN AVOID THAT ADDITIONAL CALL THAT THE SERVER MAKES AND HENCE ADDITIONAL </w:t>
      </w:r>
      <w:r w:rsidR="005935D1">
        <w:t xml:space="preserve">COMPLICATIONS , PASSWORD IS EXPOSED IN NETWORK BUT ITS </w:t>
      </w:r>
      <w:r w:rsidR="00FA3E0E">
        <w:t>encoded</w:t>
      </w:r>
      <w:r w:rsidR="005935D1">
        <w:t>.</w:t>
      </w:r>
    </w:p>
    <w:p w14:paraId="353956F3" w14:textId="27913F7F" w:rsidR="001310CB" w:rsidRDefault="001310CB" w:rsidP="001310CB">
      <w:r w:rsidRPr="007D19AF">
        <w:rPr>
          <w:color w:val="FF0000"/>
        </w:rPr>
        <w:t xml:space="preserve">EXAMPLE </w:t>
      </w:r>
      <w:r>
        <w:t xml:space="preserve">= ONE TIME LOGIN </w:t>
      </w:r>
      <w:r w:rsidR="007D19AF">
        <w:t>LIKE FACEBOOK , INSTAGRAM , NETFLIX , AMAZON PRIME.</w:t>
      </w:r>
    </w:p>
    <w:p w14:paraId="31B01C34" w14:textId="77777777" w:rsidR="00C62558" w:rsidRDefault="00C62558" w:rsidP="00C62558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premeptyeAuth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887C41" w14:textId="77777777" w:rsidR="00C62558" w:rsidRDefault="00C62558" w:rsidP="00C625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5AE5357B" w14:textId="0A420C16" w:rsidR="00C62558" w:rsidRDefault="00C62558" w:rsidP="00C62558">
      <w:pPr>
        <w:rPr>
          <w:color w:val="CCCCCC"/>
        </w:rPr>
      </w:pPr>
      <w:r>
        <w:rPr>
          <w:color w:val="CCCCCC"/>
        </w:rPr>
        <w:t xml:space="preserve">        </w:t>
      </w:r>
      <w:r>
        <w:t>public</w:t>
      </w:r>
      <w:r>
        <w:rPr>
          <w:color w:val="D9E8F7"/>
        </w:rPr>
        <w:t xml:space="preserve"> </w:t>
      </w:r>
      <w:r>
        <w:t>void</w:t>
      </w:r>
      <w:r>
        <w:rPr>
          <w:color w:val="D9E8F7"/>
        </w:rPr>
        <w:t xml:space="preserve"> </w:t>
      </w:r>
      <w:r>
        <w:rPr>
          <w:color w:val="1EB540"/>
        </w:rPr>
        <w:t>sampleTest</w:t>
      </w:r>
      <w:r>
        <w:rPr>
          <w:color w:val="F9FAF4"/>
        </w:rPr>
        <w:t>()</w:t>
      </w:r>
      <w:r>
        <w:rPr>
          <w:color w:val="D9E8F7"/>
        </w:rPr>
        <w:t xml:space="preserve"> </w:t>
      </w:r>
      <w:r>
        <w:rPr>
          <w:color w:val="F9FAF4"/>
        </w:rPr>
        <w:t>{</w:t>
      </w:r>
    </w:p>
    <w:p w14:paraId="26418B9F" w14:textId="77777777" w:rsidR="00C62558" w:rsidRDefault="00C62558" w:rsidP="00C625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given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3B9627BB" w14:textId="77777777" w:rsidR="00C62558" w:rsidRDefault="00C62558" w:rsidP="00C625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</w:t>
      </w:r>
      <w:r>
        <w:rPr>
          <w:rFonts w:ascii="Consolas" w:hAnsi="Consolas"/>
          <w:color w:val="808080"/>
          <w:sz w:val="20"/>
          <w:szCs w:val="20"/>
          <w:u w:val="single"/>
        </w:rPr>
        <w:t>un</w:t>
      </w:r>
      <w:r>
        <w:rPr>
          <w:rFonts w:ascii="Consolas" w:hAnsi="Consolas"/>
          <w:color w:val="808080"/>
          <w:sz w:val="20"/>
          <w:szCs w:val="20"/>
        </w:rPr>
        <w:t xml:space="preserve"> and </w:t>
      </w:r>
      <w:r>
        <w:rPr>
          <w:rFonts w:ascii="Consolas" w:hAnsi="Consolas"/>
          <w:color w:val="808080"/>
          <w:sz w:val="20"/>
          <w:szCs w:val="20"/>
          <w:u w:val="single"/>
        </w:rPr>
        <w:t>pud</w:t>
      </w:r>
      <w:r>
        <w:rPr>
          <w:rFonts w:ascii="Consolas" w:hAnsi="Consolas"/>
          <w:color w:val="808080"/>
          <w:sz w:val="20"/>
          <w:szCs w:val="20"/>
        </w:rPr>
        <w:t xml:space="preserve"> it will visible for everyone</w:t>
      </w:r>
    </w:p>
    <w:p w14:paraId="0A7F0A07" w14:textId="6B646133" w:rsidR="00C62558" w:rsidRDefault="00C62558" w:rsidP="00C625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noProof/>
          <w:color w:val="D9E8F7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7BDE0360" wp14:editId="1377E4E6">
                <wp:simplePos x="0" y="0"/>
                <wp:positionH relativeFrom="column">
                  <wp:posOffset>1834515</wp:posOffset>
                </wp:positionH>
                <wp:positionV relativeFrom="paragraph">
                  <wp:posOffset>-427990</wp:posOffset>
                </wp:positionV>
                <wp:extent cx="1184275" cy="885825"/>
                <wp:effectExtent l="38100" t="38100" r="34925" b="47625"/>
                <wp:wrapNone/>
                <wp:docPr id="59385522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184275" cy="885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668FE" id="Ink 17" o:spid="_x0000_s1026" type="#_x0000_t75" style="position:absolute;margin-left:144.1pt;margin-top:-34.05pt;width:93.95pt;height:70.45pt;z-index:251658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">
                <v:imagedata r:id="rId108" o:title=""/>
              </v:shape>
            </w:pict>
          </mc:Fallback>
        </mc:AlternateContent>
      </w:r>
      <w:r>
        <w:rPr>
          <w:rFonts w:ascii="Consolas" w:hAnsi="Consolas"/>
          <w:color w:val="D9E8F7"/>
          <w:sz w:val="20"/>
          <w:szCs w:val="20"/>
        </w:rPr>
        <w:tab/>
        <w:t xml:space="preserve">     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auth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preemptive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basic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"rmgyantra"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"rmgy@9999"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6B060E5" w14:textId="77777777" w:rsidR="00C62558" w:rsidRDefault="00C62558" w:rsidP="00C625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                              </w:t>
      </w:r>
      <w:r>
        <w:rPr>
          <w:rFonts w:ascii="Consolas" w:hAnsi="Consolas"/>
          <w:color w:val="808080"/>
          <w:sz w:val="20"/>
          <w:szCs w:val="20"/>
        </w:rPr>
        <w:t>//using md5 protocol</w:t>
      </w:r>
    </w:p>
    <w:p w14:paraId="77820D6D" w14:textId="2B0FF945" w:rsidR="00C62558" w:rsidRDefault="00C62558" w:rsidP="00C625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when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5349FF70" w14:textId="77777777" w:rsidR="00C62558" w:rsidRDefault="00C62558" w:rsidP="00C625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"http://49.249.29.5:8091/login"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58D95ACE" w14:textId="77777777" w:rsidR="00C62558" w:rsidRDefault="00C62558" w:rsidP="00C625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then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49AD58CA" w14:textId="4901346D" w:rsidR="00C62558" w:rsidRDefault="00C62558" w:rsidP="00C625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CCCCCC"/>
          <w:sz w:val="20"/>
          <w:szCs w:val="20"/>
        </w:rPr>
        <w:t xml:space="preserve"> }</w:t>
      </w:r>
    </w:p>
    <w:p w14:paraId="4B40FEC6" w14:textId="177AC5A1" w:rsidR="00C62558" w:rsidRDefault="00C62558" w:rsidP="00C62558">
      <w:pPr>
        <w:tabs>
          <w:tab w:val="left" w:pos="1332"/>
        </w:tabs>
        <w:rPr>
          <w:lang w:eastAsia="en-IN"/>
        </w:rPr>
      </w:pPr>
      <w:r>
        <w:rPr>
          <w:lang w:eastAsia="en-IN"/>
        </w:rPr>
        <w:tab/>
      </w:r>
    </w:p>
    <w:p w14:paraId="6C4C098B" w14:textId="59FF92CB" w:rsidR="00051C8C" w:rsidRDefault="00051C8C" w:rsidP="00542407">
      <w:pPr>
        <w:pStyle w:val="Heading2"/>
        <w:rPr>
          <w:lang w:eastAsia="en-IN"/>
        </w:rPr>
      </w:pPr>
      <w:r>
        <w:rPr>
          <w:lang w:eastAsia="en-IN"/>
        </w:rPr>
        <w:t>EXAMPLE=</w:t>
      </w:r>
    </w:p>
    <w:p w14:paraId="2EE5C423" w14:textId="1E307122" w:rsidR="00051C8C" w:rsidRDefault="00051C8C" w:rsidP="00902031">
      <w:pPr>
        <w:pStyle w:val="ListParagraph"/>
        <w:numPr>
          <w:ilvl w:val="0"/>
          <w:numId w:val="101"/>
        </w:numPr>
        <w:rPr>
          <w:lang w:eastAsia="en-IN"/>
        </w:rPr>
      </w:pPr>
      <w:r>
        <w:rPr>
          <w:lang w:eastAsia="en-IN"/>
        </w:rPr>
        <w:t xml:space="preserve">APPLICATION SECURED WITH BEARER TOKEN </w:t>
      </w:r>
      <w:r w:rsidR="0056073A">
        <w:rPr>
          <w:lang w:eastAsia="en-IN"/>
        </w:rPr>
        <w:t xml:space="preserve">AUTHENTICATION </w:t>
      </w:r>
      <w:r w:rsidR="0056073A">
        <w:rPr>
          <w:lang w:eastAsia="en-IN"/>
        </w:rPr>
        <w:sym w:font="Wingdings" w:char="F0E0"/>
      </w:r>
      <w:r w:rsidR="0056073A">
        <w:rPr>
          <w:lang w:eastAsia="en-IN"/>
        </w:rPr>
        <w:t xml:space="preserve"> LOGIN TO APPLICATION </w:t>
      </w:r>
      <w:r w:rsidR="0056073A">
        <w:rPr>
          <w:lang w:eastAsia="en-IN"/>
        </w:rPr>
        <w:sym w:font="Wingdings" w:char="F0E0"/>
      </w:r>
      <w:r w:rsidR="0056073A">
        <w:rPr>
          <w:lang w:eastAsia="en-IN"/>
        </w:rPr>
        <w:t xml:space="preserve"> SETTING </w:t>
      </w:r>
      <w:r w:rsidR="0056073A">
        <w:rPr>
          <w:lang w:eastAsia="en-IN"/>
        </w:rPr>
        <w:sym w:font="Wingdings" w:char="F0E0"/>
      </w:r>
      <w:r w:rsidR="0056073A">
        <w:rPr>
          <w:lang w:eastAsia="en-IN"/>
        </w:rPr>
        <w:t xml:space="preserve"> DEVELOPER SETTING </w:t>
      </w:r>
      <w:r w:rsidR="0056073A">
        <w:rPr>
          <w:lang w:eastAsia="en-IN"/>
        </w:rPr>
        <w:sym w:font="Wingdings" w:char="F0E0"/>
      </w:r>
      <w:r w:rsidR="0056073A">
        <w:rPr>
          <w:lang w:eastAsia="en-IN"/>
        </w:rPr>
        <w:t xml:space="preserve"> </w:t>
      </w:r>
      <w:r w:rsidR="005660C2">
        <w:rPr>
          <w:lang w:eastAsia="en-IN"/>
        </w:rPr>
        <w:t xml:space="preserve">BEARER TOKEN </w:t>
      </w:r>
      <w:r w:rsidR="005660C2">
        <w:rPr>
          <w:lang w:eastAsia="en-IN"/>
        </w:rPr>
        <w:sym w:font="Wingdings" w:char="F0E0"/>
      </w:r>
      <w:r w:rsidR="005660C2">
        <w:rPr>
          <w:lang w:eastAsia="en-IN"/>
        </w:rPr>
        <w:t xml:space="preserve"> YOU CAN GENERATE A BEARER TOKEN / CREATE TOKEN.</w:t>
      </w:r>
    </w:p>
    <w:p w14:paraId="5AFEB167" w14:textId="3F3FCE1C" w:rsidR="005660C2" w:rsidRDefault="00230252" w:rsidP="00902031">
      <w:pPr>
        <w:pStyle w:val="ListParagraph"/>
        <w:numPr>
          <w:ilvl w:val="0"/>
          <w:numId w:val="101"/>
        </w:numPr>
        <w:rPr>
          <w:lang w:eastAsia="en-IN"/>
        </w:rPr>
      </w:pPr>
      <w:r>
        <w:rPr>
          <w:lang w:eastAsia="en-IN"/>
        </w:rPr>
        <w:t>IT’S A ALPHA NUMERIC CHARACTER WITH N NUMBER OF LENGTH.</w:t>
      </w:r>
    </w:p>
    <w:p w14:paraId="6C74F2EF" w14:textId="23E88A2E" w:rsidR="00230252" w:rsidRDefault="00230252" w:rsidP="00902031">
      <w:pPr>
        <w:pStyle w:val="ListParagraph"/>
        <w:numPr>
          <w:ilvl w:val="0"/>
          <w:numId w:val="101"/>
        </w:numPr>
        <w:rPr>
          <w:lang w:eastAsia="en-IN"/>
        </w:rPr>
      </w:pPr>
      <w:r>
        <w:rPr>
          <w:lang w:eastAsia="en-IN"/>
        </w:rPr>
        <w:t xml:space="preserve">SOME COMPANY DEVELOPER </w:t>
      </w:r>
      <w:r w:rsidR="00474D44">
        <w:rPr>
          <w:lang w:eastAsia="en-IN"/>
        </w:rPr>
        <w:t>WILL CREATE BEARER TOKEN GIVE IT TO TEST ENGINEER ,OR WE WILL GET AXCESS TO LOGIN TO THE APPLICATION TO GENRATE BEARIER TOKEN.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709"/>
        <w:gridCol w:w="3309"/>
      </w:tblGrid>
      <w:tr w:rsidR="00563B37" w:rsidRPr="00563B37" w14:paraId="6F2E2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B6AEF" w14:textId="77777777" w:rsidR="00563B37" w:rsidRPr="00563B37" w:rsidRDefault="00563B37" w:rsidP="00563B37">
            <w:pPr>
              <w:rPr>
                <w:b/>
                <w:bCs/>
                <w:lang w:eastAsia="en-IN"/>
              </w:rPr>
            </w:pPr>
            <w:r w:rsidRPr="00563B37">
              <w:rPr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924864" w14:textId="77777777" w:rsidR="00563B37" w:rsidRPr="00563B37" w:rsidRDefault="00563B37" w:rsidP="00563B37">
            <w:pPr>
              <w:rPr>
                <w:b/>
                <w:bCs/>
                <w:lang w:eastAsia="en-IN"/>
              </w:rPr>
            </w:pPr>
            <w:r w:rsidRPr="00563B37">
              <w:rPr>
                <w:b/>
                <w:bCs/>
                <w:lang w:eastAsia="en-IN"/>
              </w:rPr>
              <w:t>Preemptive Auth</w:t>
            </w:r>
          </w:p>
        </w:tc>
        <w:tc>
          <w:tcPr>
            <w:tcW w:w="0" w:type="auto"/>
            <w:vAlign w:val="center"/>
            <w:hideMark/>
          </w:tcPr>
          <w:p w14:paraId="3FEFD794" w14:textId="77777777" w:rsidR="00563B37" w:rsidRPr="00563B37" w:rsidRDefault="00563B37" w:rsidP="00563B37">
            <w:pPr>
              <w:rPr>
                <w:b/>
                <w:bCs/>
                <w:lang w:eastAsia="en-IN"/>
              </w:rPr>
            </w:pPr>
            <w:r w:rsidRPr="00563B37">
              <w:rPr>
                <w:b/>
                <w:bCs/>
                <w:lang w:eastAsia="en-IN"/>
              </w:rPr>
              <w:t>Digest Auth</w:t>
            </w:r>
          </w:p>
        </w:tc>
      </w:tr>
      <w:tr w:rsidR="00563B37" w:rsidRPr="00563B37" w14:paraId="67DB1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9B20" w14:textId="77777777" w:rsidR="00563B37" w:rsidRPr="00563B37" w:rsidRDefault="00563B37" w:rsidP="00563B37">
            <w:pPr>
              <w:rPr>
                <w:lang w:eastAsia="en-IN"/>
              </w:rPr>
            </w:pPr>
            <w:r w:rsidRPr="00563B37">
              <w:rPr>
                <w:b/>
                <w:bCs/>
                <w:lang w:eastAsia="en-IN"/>
              </w:rPr>
              <w:t>HTTP Header</w:t>
            </w:r>
          </w:p>
        </w:tc>
        <w:tc>
          <w:tcPr>
            <w:tcW w:w="0" w:type="auto"/>
            <w:vAlign w:val="center"/>
            <w:hideMark/>
          </w:tcPr>
          <w:p w14:paraId="09D7CEEE" w14:textId="77777777" w:rsidR="00563B37" w:rsidRPr="00563B37" w:rsidRDefault="00563B37" w:rsidP="00563B37">
            <w:pPr>
              <w:rPr>
                <w:lang w:eastAsia="en-IN"/>
              </w:rPr>
            </w:pPr>
            <w:r w:rsidRPr="00563B37">
              <w:rPr>
                <w:lang w:eastAsia="en-IN"/>
              </w:rPr>
              <w:t>Authorization: Basic &lt;base64(username:password)&gt;</w:t>
            </w:r>
          </w:p>
        </w:tc>
        <w:tc>
          <w:tcPr>
            <w:tcW w:w="0" w:type="auto"/>
            <w:vAlign w:val="center"/>
            <w:hideMark/>
          </w:tcPr>
          <w:p w14:paraId="372A2BB2" w14:textId="77777777" w:rsidR="00563B37" w:rsidRPr="00563B37" w:rsidRDefault="00563B37" w:rsidP="00563B37">
            <w:pPr>
              <w:rPr>
                <w:lang w:eastAsia="en-IN"/>
              </w:rPr>
            </w:pPr>
            <w:r w:rsidRPr="00563B37">
              <w:rPr>
                <w:lang w:eastAsia="en-IN"/>
              </w:rPr>
              <w:t>Authorization: Digest username="user", response="hash", nonce="abc123", ...</w:t>
            </w:r>
          </w:p>
        </w:tc>
      </w:tr>
      <w:tr w:rsidR="00563B37" w:rsidRPr="00563B37" w14:paraId="0EC18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0456" w14:textId="77777777" w:rsidR="00563B37" w:rsidRPr="00563B37" w:rsidRDefault="00563B37" w:rsidP="00563B37">
            <w:pPr>
              <w:rPr>
                <w:lang w:eastAsia="en-IN"/>
              </w:rPr>
            </w:pPr>
            <w:r w:rsidRPr="00563B37">
              <w:rPr>
                <w:b/>
                <w:bCs/>
                <w:lang w:eastAsia="en-IN"/>
              </w:rPr>
              <w:lastRenderedPageBreak/>
              <w:t>Encoding/Encryption</w:t>
            </w:r>
          </w:p>
        </w:tc>
        <w:tc>
          <w:tcPr>
            <w:tcW w:w="0" w:type="auto"/>
            <w:vAlign w:val="center"/>
            <w:hideMark/>
          </w:tcPr>
          <w:p w14:paraId="069948FD" w14:textId="77777777" w:rsidR="00563B37" w:rsidRPr="00563B37" w:rsidRDefault="00563B37" w:rsidP="00563B37">
            <w:pPr>
              <w:rPr>
                <w:lang w:eastAsia="en-IN"/>
              </w:rPr>
            </w:pPr>
            <w:r w:rsidRPr="00563B37">
              <w:rPr>
                <w:b/>
                <w:bCs/>
                <w:lang w:eastAsia="en-IN"/>
              </w:rPr>
              <w:t>Base64 encoded</w:t>
            </w:r>
            <w:r w:rsidRPr="00563B37">
              <w:rPr>
                <w:lang w:eastAsia="en-IN"/>
              </w:rPr>
              <w:t xml:space="preserve"> </w:t>
            </w:r>
            <w:r w:rsidRPr="00563B37">
              <w:rPr>
                <w:rFonts w:ascii="Arial" w:hAnsi="Arial" w:cs="Arial"/>
                <w:lang w:eastAsia="en-IN"/>
              </w:rPr>
              <w:t>→</w:t>
            </w:r>
            <w:r w:rsidRPr="00563B37">
              <w:rPr>
                <w:lang w:eastAsia="en-IN"/>
              </w:rPr>
              <w:t xml:space="preserve"> not encrypted </w:t>
            </w:r>
            <w:r w:rsidRPr="00563B37">
              <w:rPr>
                <w:rFonts w:ascii="Arial" w:hAnsi="Arial" w:cs="Arial"/>
                <w:lang w:eastAsia="en-IN"/>
              </w:rPr>
              <w:t>→</w:t>
            </w:r>
            <w:r w:rsidRPr="00563B37">
              <w:rPr>
                <w:lang w:eastAsia="en-IN"/>
              </w:rPr>
              <w:t xml:space="preserve"> easily decoded if intercepted</w:t>
            </w:r>
          </w:p>
        </w:tc>
        <w:tc>
          <w:tcPr>
            <w:tcW w:w="0" w:type="auto"/>
            <w:vAlign w:val="center"/>
            <w:hideMark/>
          </w:tcPr>
          <w:p w14:paraId="4191BB0C" w14:textId="77777777" w:rsidR="00563B37" w:rsidRPr="00563B37" w:rsidRDefault="00563B37" w:rsidP="00563B37">
            <w:pPr>
              <w:rPr>
                <w:lang w:eastAsia="en-IN"/>
              </w:rPr>
            </w:pPr>
            <w:r w:rsidRPr="00563B37">
              <w:rPr>
                <w:b/>
                <w:bCs/>
                <w:lang w:eastAsia="en-IN"/>
              </w:rPr>
              <w:t>Hashed/encrypted</w:t>
            </w:r>
            <w:r w:rsidRPr="00563B37">
              <w:rPr>
                <w:lang w:eastAsia="en-IN"/>
              </w:rPr>
              <w:t xml:space="preserve"> (MD5/nonce + credentials) </w:t>
            </w:r>
            <w:r w:rsidRPr="00563B37">
              <w:rPr>
                <w:rFonts w:ascii="Arial" w:hAnsi="Arial" w:cs="Arial"/>
                <w:lang w:eastAsia="en-IN"/>
              </w:rPr>
              <w:t>→</w:t>
            </w:r>
            <w:r w:rsidRPr="00563B37">
              <w:rPr>
                <w:lang w:eastAsia="en-IN"/>
              </w:rPr>
              <w:t xml:space="preserve"> password not sent in plain text</w:t>
            </w:r>
          </w:p>
        </w:tc>
      </w:tr>
      <w:tr w:rsidR="00563B37" w:rsidRPr="00563B37" w14:paraId="636E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89B2" w14:textId="77777777" w:rsidR="00563B37" w:rsidRPr="00563B37" w:rsidRDefault="00563B37" w:rsidP="00563B37">
            <w:pPr>
              <w:rPr>
                <w:lang w:eastAsia="en-IN"/>
              </w:rPr>
            </w:pPr>
            <w:r w:rsidRPr="00563B37">
              <w:rPr>
                <w:b/>
                <w:bCs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DB1328E" w14:textId="77777777" w:rsidR="00563B37" w:rsidRPr="00563B37" w:rsidRDefault="00563B37" w:rsidP="00563B37">
            <w:pPr>
              <w:rPr>
                <w:lang w:eastAsia="en-IN"/>
              </w:rPr>
            </w:pPr>
            <w:r w:rsidRPr="00563B37">
              <w:rPr>
                <w:lang w:eastAsia="en-IN"/>
              </w:rPr>
              <w:t xml:space="preserve">Less secure </w:t>
            </w:r>
            <w:r w:rsidRPr="00563B37">
              <w:rPr>
                <w:rFonts w:ascii="Arial" w:hAnsi="Arial" w:cs="Arial"/>
                <w:lang w:eastAsia="en-IN"/>
              </w:rPr>
              <w:t>→</w:t>
            </w:r>
            <w:r w:rsidRPr="00563B37">
              <w:rPr>
                <w:lang w:eastAsia="en-IN"/>
              </w:rPr>
              <w:t xml:space="preserve"> anyone capturing traffic can decode base64</w:t>
            </w:r>
          </w:p>
        </w:tc>
        <w:tc>
          <w:tcPr>
            <w:tcW w:w="0" w:type="auto"/>
            <w:vAlign w:val="center"/>
            <w:hideMark/>
          </w:tcPr>
          <w:p w14:paraId="61ED3099" w14:textId="77777777" w:rsidR="00563B37" w:rsidRPr="00563B37" w:rsidRDefault="00563B37" w:rsidP="00563B37">
            <w:pPr>
              <w:rPr>
                <w:lang w:eastAsia="en-IN"/>
              </w:rPr>
            </w:pPr>
            <w:r w:rsidRPr="00563B37">
              <w:rPr>
                <w:lang w:eastAsia="en-IN"/>
              </w:rPr>
              <w:t xml:space="preserve">More secure </w:t>
            </w:r>
            <w:r w:rsidRPr="00563B37">
              <w:rPr>
                <w:rFonts w:ascii="Arial" w:hAnsi="Arial" w:cs="Arial"/>
                <w:lang w:eastAsia="en-IN"/>
              </w:rPr>
              <w:t>→</w:t>
            </w:r>
            <w:r w:rsidRPr="00563B37">
              <w:rPr>
                <w:lang w:eastAsia="en-IN"/>
              </w:rPr>
              <w:t xml:space="preserve"> intercepted hash cannot be used to recover password directly</w:t>
            </w:r>
          </w:p>
        </w:tc>
      </w:tr>
      <w:tr w:rsidR="00563B37" w:rsidRPr="00563B37" w14:paraId="04AB5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F371" w14:textId="77777777" w:rsidR="00563B37" w:rsidRPr="00563B37" w:rsidRDefault="00563B37" w:rsidP="00563B37">
            <w:pPr>
              <w:rPr>
                <w:lang w:eastAsia="en-IN"/>
              </w:rPr>
            </w:pPr>
            <w:r w:rsidRPr="00563B37">
              <w:rPr>
                <w:b/>
                <w:bCs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A86F117" w14:textId="77777777" w:rsidR="00563B37" w:rsidRPr="00563B37" w:rsidRDefault="00563B37" w:rsidP="00563B37">
            <w:pPr>
              <w:rPr>
                <w:lang w:eastAsia="en-IN"/>
              </w:rPr>
            </w:pPr>
            <w:r w:rsidRPr="00563B37">
              <w:rPr>
                <w:lang w:eastAsia="en-IN"/>
              </w:rPr>
              <w:t>Trusted/internal environments, faster testing</w:t>
            </w:r>
          </w:p>
        </w:tc>
        <w:tc>
          <w:tcPr>
            <w:tcW w:w="0" w:type="auto"/>
            <w:vAlign w:val="center"/>
            <w:hideMark/>
          </w:tcPr>
          <w:p w14:paraId="25DC04A8" w14:textId="77777777" w:rsidR="00563B37" w:rsidRPr="00563B37" w:rsidRDefault="00563B37" w:rsidP="00563B37">
            <w:pPr>
              <w:rPr>
                <w:lang w:eastAsia="en-IN"/>
              </w:rPr>
            </w:pPr>
            <w:r w:rsidRPr="00563B37">
              <w:rPr>
                <w:lang w:eastAsia="en-IN"/>
              </w:rPr>
              <w:t>Public APIs, sensitive data, higher security requirement</w:t>
            </w:r>
          </w:p>
        </w:tc>
      </w:tr>
    </w:tbl>
    <w:p w14:paraId="27ECA916" w14:textId="77777777" w:rsidR="00563B37" w:rsidRPr="00051C8C" w:rsidRDefault="00563B37" w:rsidP="00563B37">
      <w:pPr>
        <w:rPr>
          <w:lang w:eastAsia="en-IN"/>
        </w:rPr>
      </w:pPr>
    </w:p>
    <w:p w14:paraId="78725CA7" w14:textId="7FE416CF" w:rsidR="00542407" w:rsidRPr="00F1597E" w:rsidRDefault="00542407" w:rsidP="00542407">
      <w:pPr>
        <w:pStyle w:val="Heading2"/>
        <w:rPr>
          <w:color w:val="0070C0"/>
          <w:lang w:eastAsia="en-IN"/>
        </w:rPr>
      </w:pPr>
      <w:r w:rsidRPr="00F1597E">
        <w:rPr>
          <w:color w:val="0070C0"/>
          <w:lang w:eastAsia="en-IN"/>
        </w:rPr>
        <w:t>B . BEARER TOKEN=</w:t>
      </w:r>
    </w:p>
    <w:p w14:paraId="710C138E" w14:textId="5FC41199" w:rsidR="00542407" w:rsidRDefault="00542407" w:rsidP="00902031">
      <w:pPr>
        <w:pStyle w:val="ListParagraph"/>
        <w:numPr>
          <w:ilvl w:val="0"/>
          <w:numId w:val="101"/>
        </w:numPr>
        <w:rPr>
          <w:lang w:eastAsia="en-IN"/>
        </w:rPr>
      </w:pPr>
      <w:r>
        <w:rPr>
          <w:lang w:eastAsia="en-IN"/>
        </w:rPr>
        <w:t xml:space="preserve">WITHOUT PROVIDING UN AND PWD YOU CAN AXCESS A RESOURCE BY TAKING HELP OF THE </w:t>
      </w:r>
      <w:r w:rsidR="00051C8C">
        <w:rPr>
          <w:lang w:eastAsia="en-IN"/>
        </w:rPr>
        <w:t>TOKEN ID.</w:t>
      </w:r>
    </w:p>
    <w:p w14:paraId="44AAC85C" w14:textId="122E626B" w:rsidR="002E333D" w:rsidRDefault="002E333D" w:rsidP="00902031">
      <w:pPr>
        <w:pStyle w:val="ListParagraph"/>
        <w:numPr>
          <w:ilvl w:val="0"/>
          <w:numId w:val="101"/>
        </w:numPr>
        <w:rPr>
          <w:lang w:eastAsia="en-IN"/>
        </w:rPr>
      </w:pPr>
      <w:r>
        <w:rPr>
          <w:lang w:eastAsia="en-IN"/>
        </w:rPr>
        <w:t xml:space="preserve">BEARER TOKEN WILL HAVE EXPIRY </w:t>
      </w:r>
      <w:r w:rsidR="0006474D">
        <w:rPr>
          <w:lang w:eastAsia="en-IN"/>
        </w:rPr>
        <w:t>DATA / HOUR , EXPIRY SET BY DEVELOPER</w:t>
      </w:r>
      <w:r w:rsidR="00203F60">
        <w:rPr>
          <w:lang w:eastAsia="en-IN"/>
        </w:rPr>
        <w:t xml:space="preserve"> </w:t>
      </w:r>
    </w:p>
    <w:p w14:paraId="5E22C461" w14:textId="46F273ED" w:rsidR="00203F60" w:rsidRDefault="00203F60" w:rsidP="00902031">
      <w:pPr>
        <w:pStyle w:val="ListParagraph"/>
        <w:numPr>
          <w:ilvl w:val="0"/>
          <w:numId w:val="101"/>
        </w:numPr>
        <w:rPr>
          <w:lang w:eastAsia="en-IN"/>
        </w:rPr>
      </w:pPr>
      <w:r>
        <w:rPr>
          <w:lang w:eastAsia="en-IN"/>
        </w:rPr>
        <w:t>TOKEN IS UNIQUE AND DYNAMIC.</w:t>
      </w:r>
    </w:p>
    <w:p w14:paraId="288F0B7A" w14:textId="580D9066" w:rsidR="00203F60" w:rsidRDefault="00203F60" w:rsidP="00902031">
      <w:pPr>
        <w:pStyle w:val="ListParagraph"/>
        <w:numPr>
          <w:ilvl w:val="0"/>
          <w:numId w:val="101"/>
        </w:numPr>
        <w:rPr>
          <w:lang w:eastAsia="en-IN"/>
        </w:rPr>
      </w:pPr>
      <w:r>
        <w:rPr>
          <w:lang w:eastAsia="en-IN"/>
        </w:rPr>
        <w:t xml:space="preserve">IT IS NOT HIGHLY </w:t>
      </w:r>
      <w:r w:rsidR="00977BF7">
        <w:rPr>
          <w:lang w:eastAsia="en-IN"/>
        </w:rPr>
        <w:t>SECURED IF WE SHARE MISTAKENLY THEY CAN MODIFY.</w:t>
      </w:r>
    </w:p>
    <w:p w14:paraId="41578E09" w14:textId="3858B02B" w:rsidR="00261DA8" w:rsidRDefault="00261DA8" w:rsidP="00261DA8">
      <w:pPr>
        <w:pStyle w:val="Heading3"/>
        <w:rPr>
          <w:lang w:eastAsia="en-IN"/>
        </w:rPr>
      </w:pPr>
      <w:r>
        <w:rPr>
          <w:lang w:eastAsia="en-IN"/>
        </w:rPr>
        <w:t>B.1 BEARER TOKEN AUTHENTICATION=</w:t>
      </w:r>
    </w:p>
    <w:p w14:paraId="0F46F4BF" w14:textId="0C7BB17B" w:rsidR="00261DA8" w:rsidRDefault="00261DA8" w:rsidP="00902031">
      <w:pPr>
        <w:pStyle w:val="ListParagraph"/>
        <w:numPr>
          <w:ilvl w:val="0"/>
          <w:numId w:val="102"/>
        </w:numPr>
        <w:rPr>
          <w:lang w:eastAsia="en-IN"/>
        </w:rPr>
      </w:pPr>
      <w:r>
        <w:rPr>
          <w:lang w:eastAsia="en-IN"/>
        </w:rPr>
        <w:t xml:space="preserve">BEARER TOKEN IS A TYPE </w:t>
      </w:r>
      <w:r w:rsidR="00F932B4">
        <w:rPr>
          <w:lang w:eastAsia="en-IN"/>
        </w:rPr>
        <w:t xml:space="preserve">OF TOKEN USED FOR AUTHENTICATION , THE BEARER TOKEN IS A CRYPTIC STRING AND CLIENT MUST SEND THIS TOKEN IN THE AUTHRIZATION </w:t>
      </w:r>
      <w:r w:rsidR="0057132F">
        <w:rPr>
          <w:lang w:eastAsia="en-IN"/>
        </w:rPr>
        <w:t>HEADER WHEN MAKING REQEUSTS TO PROTECT RESOURCE.</w:t>
      </w:r>
    </w:p>
    <w:p w14:paraId="54D47EE6" w14:textId="1ACE71F4" w:rsidR="00806395" w:rsidRDefault="00806395" w:rsidP="00806395">
      <w:pPr>
        <w:rPr>
          <w:lang w:eastAsia="en-IN"/>
        </w:rPr>
      </w:pPr>
      <w:r w:rsidRPr="00806395">
        <w:rPr>
          <w:noProof/>
          <w:lang w:eastAsia="en-IN"/>
        </w:rPr>
        <w:drawing>
          <wp:inline distT="0" distB="0" distL="0" distR="0" wp14:anchorId="7CF64B7E" wp14:editId="2051F85C">
            <wp:extent cx="2948940" cy="1264920"/>
            <wp:effectExtent l="0" t="0" r="3810" b="0"/>
            <wp:docPr id="76938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305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949213" cy="126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B212" w14:textId="77777777" w:rsidR="003C0AD5" w:rsidRPr="003C0AD5" w:rsidRDefault="003C0AD5" w:rsidP="003C0AD5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C0AD5">
        <w:rPr>
          <w:rFonts w:ascii="Consolas" w:hAnsi="Consolas"/>
          <w:color w:val="CC6C1D"/>
          <w:sz w:val="14"/>
          <w:szCs w:val="14"/>
        </w:rPr>
        <w:t>public</w:t>
      </w:r>
      <w:r w:rsidRPr="003C0AD5">
        <w:rPr>
          <w:rFonts w:ascii="Consolas" w:hAnsi="Consolas"/>
          <w:color w:val="D9E8F7"/>
          <w:sz w:val="14"/>
          <w:szCs w:val="14"/>
        </w:rPr>
        <w:t xml:space="preserve"> </w:t>
      </w:r>
      <w:r w:rsidRPr="003C0AD5">
        <w:rPr>
          <w:rFonts w:ascii="Consolas" w:hAnsi="Consolas"/>
          <w:color w:val="CC6C1D"/>
          <w:sz w:val="14"/>
          <w:szCs w:val="14"/>
        </w:rPr>
        <w:t>class</w:t>
      </w:r>
      <w:r w:rsidRPr="003C0AD5">
        <w:rPr>
          <w:rFonts w:ascii="Consolas" w:hAnsi="Consolas"/>
          <w:color w:val="D9E8F7"/>
          <w:sz w:val="14"/>
          <w:szCs w:val="14"/>
        </w:rPr>
        <w:t xml:space="preserve"> </w:t>
      </w:r>
      <w:r w:rsidRPr="003C0AD5">
        <w:rPr>
          <w:rFonts w:ascii="Consolas" w:hAnsi="Consolas"/>
          <w:color w:val="1290C3"/>
          <w:sz w:val="14"/>
          <w:szCs w:val="14"/>
        </w:rPr>
        <w:t>BearearTokenAuthTest</w:t>
      </w:r>
      <w:r w:rsidRPr="003C0AD5">
        <w:rPr>
          <w:rFonts w:ascii="Consolas" w:hAnsi="Consolas"/>
          <w:color w:val="D9E8F7"/>
          <w:sz w:val="14"/>
          <w:szCs w:val="14"/>
        </w:rPr>
        <w:t xml:space="preserve"> </w:t>
      </w:r>
      <w:r w:rsidRPr="003C0AD5">
        <w:rPr>
          <w:rFonts w:ascii="Consolas" w:hAnsi="Consolas"/>
          <w:color w:val="F9FAF4"/>
          <w:sz w:val="14"/>
          <w:szCs w:val="14"/>
        </w:rPr>
        <w:t>{</w:t>
      </w:r>
    </w:p>
    <w:p w14:paraId="4AA42691" w14:textId="77777777" w:rsidR="003C0AD5" w:rsidRPr="003C0AD5" w:rsidRDefault="003C0AD5" w:rsidP="003C0AD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C0AD5">
        <w:rPr>
          <w:rFonts w:ascii="Consolas" w:hAnsi="Consolas"/>
          <w:color w:val="D9E8F7"/>
          <w:sz w:val="14"/>
          <w:szCs w:val="14"/>
        </w:rPr>
        <w:t xml:space="preserve">             </w:t>
      </w:r>
      <w:r w:rsidRPr="003C0AD5">
        <w:rPr>
          <w:rFonts w:ascii="Consolas" w:hAnsi="Consolas"/>
          <w:color w:val="808080"/>
          <w:sz w:val="14"/>
          <w:szCs w:val="14"/>
        </w:rPr>
        <w:t xml:space="preserve">//not </w:t>
      </w:r>
      <w:r w:rsidRPr="003C0AD5">
        <w:rPr>
          <w:rFonts w:ascii="Consolas" w:hAnsi="Consolas"/>
          <w:color w:val="808080"/>
          <w:sz w:val="14"/>
          <w:szCs w:val="14"/>
          <w:u w:val="single"/>
        </w:rPr>
        <w:t>sepperate</w:t>
      </w:r>
      <w:r w:rsidRPr="003C0AD5">
        <w:rPr>
          <w:rFonts w:ascii="Consolas" w:hAnsi="Consolas"/>
          <w:color w:val="808080"/>
          <w:sz w:val="14"/>
          <w:szCs w:val="14"/>
        </w:rPr>
        <w:t xml:space="preserve"> client </w:t>
      </w:r>
      <w:r w:rsidRPr="003C0AD5">
        <w:rPr>
          <w:rFonts w:ascii="Consolas" w:hAnsi="Consolas"/>
          <w:color w:val="808080"/>
          <w:sz w:val="14"/>
          <w:szCs w:val="14"/>
          <w:u w:val="single"/>
        </w:rPr>
        <w:t>app</w:t>
      </w:r>
      <w:r w:rsidRPr="003C0AD5">
        <w:rPr>
          <w:rFonts w:ascii="Consolas" w:hAnsi="Consolas"/>
          <w:color w:val="808080"/>
          <w:sz w:val="14"/>
          <w:szCs w:val="14"/>
        </w:rPr>
        <w:t xml:space="preserve"> for token</w:t>
      </w:r>
    </w:p>
    <w:p w14:paraId="16687433" w14:textId="77777777" w:rsidR="003C0AD5" w:rsidRPr="003C0AD5" w:rsidRDefault="003C0AD5" w:rsidP="003C0AD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403E951B" w14:textId="77777777" w:rsidR="003C0AD5" w:rsidRPr="003C0AD5" w:rsidRDefault="003C0AD5" w:rsidP="003C0AD5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color w:val="CC6C1D"/>
          <w:sz w:val="14"/>
          <w:szCs w:val="14"/>
        </w:rPr>
        <w:t>public</w:t>
      </w:r>
      <w:r w:rsidRPr="003C0AD5">
        <w:rPr>
          <w:rFonts w:ascii="Consolas" w:hAnsi="Consolas"/>
          <w:color w:val="D9E8F7"/>
          <w:sz w:val="14"/>
          <w:szCs w:val="14"/>
        </w:rPr>
        <w:t xml:space="preserve"> </w:t>
      </w:r>
      <w:r w:rsidRPr="003C0AD5">
        <w:rPr>
          <w:rFonts w:ascii="Consolas" w:hAnsi="Consolas"/>
          <w:color w:val="CC6C1D"/>
          <w:sz w:val="14"/>
          <w:szCs w:val="14"/>
        </w:rPr>
        <w:t>void</w:t>
      </w:r>
      <w:r w:rsidRPr="003C0AD5">
        <w:rPr>
          <w:rFonts w:ascii="Consolas" w:hAnsi="Consolas"/>
          <w:color w:val="D9E8F7"/>
          <w:sz w:val="14"/>
          <w:szCs w:val="14"/>
        </w:rPr>
        <w:t xml:space="preserve"> </w:t>
      </w:r>
      <w:r w:rsidRPr="003C0AD5">
        <w:rPr>
          <w:rFonts w:ascii="Consolas" w:hAnsi="Consolas"/>
          <w:color w:val="1EB540"/>
          <w:sz w:val="14"/>
          <w:szCs w:val="14"/>
        </w:rPr>
        <w:t>sampleTest</w:t>
      </w:r>
      <w:r w:rsidRPr="003C0AD5">
        <w:rPr>
          <w:rFonts w:ascii="Consolas" w:hAnsi="Consolas"/>
          <w:color w:val="F9FAF4"/>
          <w:sz w:val="14"/>
          <w:szCs w:val="14"/>
        </w:rPr>
        <w:t>()</w:t>
      </w:r>
      <w:r w:rsidRPr="003C0AD5">
        <w:rPr>
          <w:rFonts w:ascii="Consolas" w:hAnsi="Consolas"/>
          <w:color w:val="D9E8F7"/>
          <w:sz w:val="14"/>
          <w:szCs w:val="14"/>
        </w:rPr>
        <w:t xml:space="preserve"> </w:t>
      </w:r>
      <w:r w:rsidRPr="003C0AD5">
        <w:rPr>
          <w:rFonts w:ascii="Consolas" w:hAnsi="Consolas"/>
          <w:color w:val="F9FAF4"/>
          <w:sz w:val="14"/>
          <w:szCs w:val="14"/>
        </w:rPr>
        <w:t>{</w:t>
      </w:r>
    </w:p>
    <w:p w14:paraId="3BEAF8B6" w14:textId="77777777" w:rsidR="003C0AD5" w:rsidRPr="003C0AD5" w:rsidRDefault="003C0AD5" w:rsidP="003C0AD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3C0AD5">
        <w:rPr>
          <w:rFonts w:ascii="Consolas" w:hAnsi="Consolas"/>
          <w:color w:val="F9FAF4"/>
          <w:sz w:val="14"/>
          <w:szCs w:val="14"/>
        </w:rPr>
        <w:t>()</w:t>
      </w:r>
      <w:r w:rsidRPr="003C0AD5">
        <w:rPr>
          <w:rFonts w:ascii="Consolas" w:hAnsi="Consolas"/>
          <w:color w:val="D9E8F7"/>
          <w:sz w:val="14"/>
          <w:szCs w:val="14"/>
        </w:rPr>
        <w:t xml:space="preserve">    </w:t>
      </w:r>
      <w:r w:rsidRPr="003C0AD5">
        <w:rPr>
          <w:rFonts w:ascii="Consolas" w:hAnsi="Consolas"/>
          <w:color w:val="808080"/>
          <w:sz w:val="14"/>
          <w:szCs w:val="14"/>
        </w:rPr>
        <w:t>// for bearer we need to use oauthe2 and pass token</w:t>
      </w:r>
    </w:p>
    <w:p w14:paraId="40543808" w14:textId="77777777" w:rsidR="003C0AD5" w:rsidRPr="003C0AD5" w:rsidRDefault="003C0AD5" w:rsidP="003C0AD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color w:val="E6E6FA"/>
          <w:sz w:val="14"/>
          <w:szCs w:val="14"/>
        </w:rPr>
        <w:t>.</w:t>
      </w:r>
      <w:r w:rsidRPr="003C0AD5">
        <w:rPr>
          <w:rFonts w:ascii="Consolas" w:hAnsi="Consolas"/>
          <w:color w:val="80F6A7"/>
          <w:sz w:val="14"/>
          <w:szCs w:val="14"/>
        </w:rPr>
        <w:t>auth</w:t>
      </w:r>
      <w:r w:rsidRPr="003C0AD5">
        <w:rPr>
          <w:rFonts w:ascii="Consolas" w:hAnsi="Consolas"/>
          <w:color w:val="F9FAF4"/>
          <w:sz w:val="14"/>
          <w:szCs w:val="14"/>
        </w:rPr>
        <w:t>()</w:t>
      </w:r>
      <w:r w:rsidRPr="003C0AD5">
        <w:rPr>
          <w:rFonts w:ascii="Consolas" w:hAnsi="Consolas"/>
          <w:color w:val="E6E6FA"/>
          <w:sz w:val="14"/>
          <w:szCs w:val="14"/>
        </w:rPr>
        <w:t>.</w:t>
      </w:r>
      <w:r w:rsidRPr="003C0AD5">
        <w:rPr>
          <w:rFonts w:ascii="Consolas" w:hAnsi="Consolas"/>
          <w:color w:val="80F6A7"/>
          <w:sz w:val="14"/>
          <w:szCs w:val="14"/>
        </w:rPr>
        <w:t>oauth2</w:t>
      </w:r>
      <w:r w:rsidRPr="003C0AD5">
        <w:rPr>
          <w:rFonts w:ascii="Consolas" w:hAnsi="Consolas"/>
          <w:color w:val="F9FAF4"/>
          <w:sz w:val="14"/>
          <w:szCs w:val="14"/>
        </w:rPr>
        <w:t>(</w:t>
      </w:r>
      <w:r w:rsidRPr="003C0AD5">
        <w:rPr>
          <w:rFonts w:ascii="Consolas" w:hAnsi="Consolas"/>
          <w:color w:val="17C6A3"/>
          <w:sz w:val="14"/>
          <w:szCs w:val="14"/>
        </w:rPr>
        <w:t>"eyJhbGciOiJSUzI1NiIsInR5cCIgOiAiSldUIiwia2lkIiA6ICJsZUN3YUNPai00RXVlbzJkTFFrTmZuLXh2M0F3Nm5ZdWZtS0pINXBFWkNNIn0.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.ekaCGyfF1mNDRba2eSC2f7MUwG2J6IOB140vjhY9M8WDX5vdfokcHP-7wIYVeU-IaTUMWqlcw_DfiTs0x3PB4hB17pmZC0ctF5IMdZnBs6u_sQJFitjaUgx4Wl9kxVd5Sx4SwjKJMscOFkPgamDOKQiEOfRCdlQ3Qzib3E06-mbwvOyIOc4tnL9IS0564q4_2LGmtTA2GEpOhOzb6pRVvi1DlpWyQCEbP2WKU5_EGwNVymxdWXLZAvRwZ1kXnhVIa-1Wb9TaFkOvrz8V7jQSqb4MJkyGGOoCj2c7lnNEsi-5m64sRlY9Mnxr29meL5g4qjuAr0PsqSI6hgp0ZDOh9w"</w:t>
      </w:r>
      <w:r w:rsidRPr="003C0AD5">
        <w:rPr>
          <w:rFonts w:ascii="Consolas" w:hAnsi="Consolas"/>
          <w:color w:val="F9FAF4"/>
          <w:sz w:val="14"/>
          <w:szCs w:val="14"/>
        </w:rPr>
        <w:t>)</w:t>
      </w:r>
    </w:p>
    <w:p w14:paraId="79F6638B" w14:textId="77777777" w:rsidR="003C0AD5" w:rsidRPr="003C0AD5" w:rsidRDefault="003C0AD5" w:rsidP="003C0AD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color w:val="D9E8F7"/>
          <w:sz w:val="14"/>
          <w:szCs w:val="14"/>
        </w:rPr>
        <w:tab/>
        <w:t xml:space="preserve">     </w:t>
      </w:r>
      <w:r w:rsidRPr="003C0AD5">
        <w:rPr>
          <w:rFonts w:ascii="Consolas" w:hAnsi="Consolas"/>
          <w:color w:val="E6E6FA"/>
          <w:sz w:val="14"/>
          <w:szCs w:val="14"/>
        </w:rPr>
        <w:t>.</w:t>
      </w:r>
      <w:r w:rsidRPr="003C0AD5">
        <w:rPr>
          <w:rFonts w:ascii="Consolas" w:hAnsi="Consolas"/>
          <w:color w:val="80F6A7"/>
          <w:sz w:val="14"/>
          <w:szCs w:val="14"/>
        </w:rPr>
        <w:t>log</w:t>
      </w:r>
      <w:r w:rsidRPr="003C0AD5">
        <w:rPr>
          <w:rFonts w:ascii="Consolas" w:hAnsi="Consolas"/>
          <w:color w:val="F9FAF4"/>
          <w:sz w:val="14"/>
          <w:szCs w:val="14"/>
        </w:rPr>
        <w:t>()</w:t>
      </w:r>
      <w:r w:rsidRPr="003C0AD5">
        <w:rPr>
          <w:rFonts w:ascii="Consolas" w:hAnsi="Consolas"/>
          <w:color w:val="E6E6FA"/>
          <w:sz w:val="14"/>
          <w:szCs w:val="14"/>
        </w:rPr>
        <w:t>.</w:t>
      </w:r>
      <w:r w:rsidRPr="003C0AD5">
        <w:rPr>
          <w:rFonts w:ascii="Consolas" w:hAnsi="Consolas"/>
          <w:color w:val="80F6A7"/>
          <w:sz w:val="14"/>
          <w:szCs w:val="14"/>
        </w:rPr>
        <w:t>all</w:t>
      </w:r>
      <w:r w:rsidRPr="003C0AD5">
        <w:rPr>
          <w:rFonts w:ascii="Consolas" w:hAnsi="Consolas"/>
          <w:color w:val="F9FAF4"/>
          <w:sz w:val="14"/>
          <w:szCs w:val="14"/>
        </w:rPr>
        <w:t>()</w:t>
      </w:r>
      <w:r w:rsidRPr="003C0AD5">
        <w:rPr>
          <w:rFonts w:ascii="Consolas" w:hAnsi="Consolas"/>
          <w:color w:val="D9E8F7"/>
          <w:sz w:val="14"/>
          <w:szCs w:val="14"/>
        </w:rPr>
        <w:t xml:space="preserve"> </w:t>
      </w:r>
      <w:r w:rsidRPr="003C0AD5">
        <w:rPr>
          <w:rFonts w:ascii="Consolas" w:hAnsi="Consolas"/>
          <w:color w:val="808080"/>
          <w:sz w:val="14"/>
          <w:szCs w:val="14"/>
        </w:rPr>
        <w:t xml:space="preserve">//passing the token directly </w:t>
      </w:r>
    </w:p>
    <w:p w14:paraId="7C55C720" w14:textId="77777777" w:rsidR="003C0AD5" w:rsidRPr="003C0AD5" w:rsidRDefault="003C0AD5" w:rsidP="003C0AD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color w:val="E6E6FA"/>
          <w:sz w:val="14"/>
          <w:szCs w:val="14"/>
        </w:rPr>
        <w:t>.</w:t>
      </w:r>
      <w:r w:rsidRPr="003C0AD5">
        <w:rPr>
          <w:rFonts w:ascii="Consolas" w:hAnsi="Consolas"/>
          <w:color w:val="80F6A7"/>
          <w:sz w:val="14"/>
          <w:szCs w:val="14"/>
        </w:rPr>
        <w:t>when</w:t>
      </w:r>
      <w:r w:rsidRPr="003C0AD5">
        <w:rPr>
          <w:rFonts w:ascii="Consolas" w:hAnsi="Consolas"/>
          <w:color w:val="F9FAF4"/>
          <w:sz w:val="14"/>
          <w:szCs w:val="14"/>
        </w:rPr>
        <w:t>()</w:t>
      </w:r>
    </w:p>
    <w:p w14:paraId="01C50BBE" w14:textId="77777777" w:rsidR="003C0AD5" w:rsidRPr="003C0AD5" w:rsidRDefault="003C0AD5" w:rsidP="003C0AD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color w:val="D9E8F7"/>
          <w:sz w:val="14"/>
          <w:szCs w:val="14"/>
        </w:rPr>
        <w:tab/>
        <w:t xml:space="preserve">      </w:t>
      </w:r>
      <w:r w:rsidRPr="003C0AD5">
        <w:rPr>
          <w:rFonts w:ascii="Consolas" w:hAnsi="Consolas"/>
          <w:color w:val="E6E6FA"/>
          <w:sz w:val="14"/>
          <w:szCs w:val="14"/>
        </w:rPr>
        <w:t>.</w:t>
      </w:r>
      <w:r w:rsidRPr="003C0AD5">
        <w:rPr>
          <w:rFonts w:ascii="Consolas" w:hAnsi="Consolas"/>
          <w:color w:val="80F6A7"/>
          <w:sz w:val="14"/>
          <w:szCs w:val="14"/>
        </w:rPr>
        <w:t>get</w:t>
      </w:r>
      <w:r w:rsidRPr="003C0AD5">
        <w:rPr>
          <w:rFonts w:ascii="Consolas" w:hAnsi="Consolas"/>
          <w:color w:val="F9FAF4"/>
          <w:sz w:val="14"/>
          <w:szCs w:val="14"/>
        </w:rPr>
        <w:t>(</w:t>
      </w:r>
      <w:r w:rsidRPr="003C0AD5">
        <w:rPr>
          <w:rFonts w:ascii="Consolas" w:hAnsi="Consolas"/>
          <w:color w:val="17C6A3"/>
          <w:sz w:val="14"/>
          <w:szCs w:val="14"/>
        </w:rPr>
        <w:t>"http://49.249.28.218:8091//projects"</w:t>
      </w:r>
      <w:r w:rsidRPr="003C0AD5">
        <w:rPr>
          <w:rFonts w:ascii="Consolas" w:hAnsi="Consolas"/>
          <w:color w:val="F9FAF4"/>
          <w:sz w:val="14"/>
          <w:szCs w:val="14"/>
        </w:rPr>
        <w:t>)</w:t>
      </w:r>
    </w:p>
    <w:p w14:paraId="7F6027E6" w14:textId="77777777" w:rsidR="003C0AD5" w:rsidRPr="003C0AD5" w:rsidRDefault="003C0AD5" w:rsidP="003C0AD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color w:val="E6E6FA"/>
          <w:sz w:val="14"/>
          <w:szCs w:val="14"/>
        </w:rPr>
        <w:t>.</w:t>
      </w:r>
      <w:r w:rsidRPr="003C0AD5">
        <w:rPr>
          <w:rFonts w:ascii="Consolas" w:hAnsi="Consolas"/>
          <w:color w:val="80F6A7"/>
          <w:sz w:val="14"/>
          <w:szCs w:val="14"/>
        </w:rPr>
        <w:t>then</w:t>
      </w:r>
      <w:r w:rsidRPr="003C0AD5">
        <w:rPr>
          <w:rFonts w:ascii="Consolas" w:hAnsi="Consolas"/>
          <w:color w:val="F9FAF4"/>
          <w:sz w:val="14"/>
          <w:szCs w:val="14"/>
        </w:rPr>
        <w:t>()</w:t>
      </w:r>
    </w:p>
    <w:p w14:paraId="26E7A562" w14:textId="77777777" w:rsidR="003C0AD5" w:rsidRPr="003C0AD5" w:rsidRDefault="003C0AD5" w:rsidP="003C0AD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color w:val="D9E8F7"/>
          <w:sz w:val="14"/>
          <w:szCs w:val="14"/>
        </w:rPr>
        <w:tab/>
        <w:t xml:space="preserve">     </w:t>
      </w:r>
      <w:r w:rsidRPr="003C0AD5">
        <w:rPr>
          <w:rFonts w:ascii="Consolas" w:hAnsi="Consolas"/>
          <w:color w:val="E6E6FA"/>
          <w:sz w:val="14"/>
          <w:szCs w:val="14"/>
        </w:rPr>
        <w:t>.</w:t>
      </w:r>
      <w:r w:rsidRPr="003C0AD5">
        <w:rPr>
          <w:rFonts w:ascii="Consolas" w:hAnsi="Consolas"/>
          <w:color w:val="80F6A7"/>
          <w:sz w:val="14"/>
          <w:szCs w:val="14"/>
        </w:rPr>
        <w:t>log</w:t>
      </w:r>
      <w:r w:rsidRPr="003C0AD5">
        <w:rPr>
          <w:rFonts w:ascii="Consolas" w:hAnsi="Consolas"/>
          <w:color w:val="F9FAF4"/>
          <w:sz w:val="14"/>
          <w:szCs w:val="14"/>
        </w:rPr>
        <w:t>()</w:t>
      </w:r>
      <w:r w:rsidRPr="003C0AD5">
        <w:rPr>
          <w:rFonts w:ascii="Consolas" w:hAnsi="Consolas"/>
          <w:color w:val="E6E6FA"/>
          <w:sz w:val="14"/>
          <w:szCs w:val="14"/>
        </w:rPr>
        <w:t>.</w:t>
      </w:r>
      <w:r w:rsidRPr="003C0AD5">
        <w:rPr>
          <w:rFonts w:ascii="Consolas" w:hAnsi="Consolas"/>
          <w:color w:val="80F6A7"/>
          <w:sz w:val="14"/>
          <w:szCs w:val="14"/>
        </w:rPr>
        <w:t>all</w:t>
      </w:r>
      <w:r w:rsidRPr="003C0AD5">
        <w:rPr>
          <w:rFonts w:ascii="Consolas" w:hAnsi="Consolas"/>
          <w:color w:val="F9FAF4"/>
          <w:sz w:val="14"/>
          <w:szCs w:val="14"/>
        </w:rPr>
        <w:t>()</w:t>
      </w:r>
      <w:r w:rsidRPr="003C0AD5">
        <w:rPr>
          <w:rFonts w:ascii="Consolas" w:hAnsi="Consolas"/>
          <w:color w:val="E6E6FA"/>
          <w:sz w:val="14"/>
          <w:szCs w:val="14"/>
        </w:rPr>
        <w:t>;</w:t>
      </w:r>
    </w:p>
    <w:p w14:paraId="34B06389" w14:textId="77BCF8E2" w:rsidR="003C0AD5" w:rsidRPr="003C0AD5" w:rsidRDefault="003C0AD5" w:rsidP="003C0AD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C0AD5">
        <w:rPr>
          <w:rFonts w:ascii="Consolas" w:hAnsi="Consolas"/>
          <w:color w:val="D9E8F7"/>
          <w:sz w:val="14"/>
          <w:szCs w:val="14"/>
        </w:rPr>
        <w:tab/>
      </w:r>
      <w:r w:rsidRPr="003C0AD5">
        <w:rPr>
          <w:rFonts w:ascii="Consolas" w:hAnsi="Consolas"/>
          <w:color w:val="F9FAF4"/>
          <w:sz w:val="14"/>
          <w:szCs w:val="14"/>
        </w:rPr>
        <w:t>}</w:t>
      </w:r>
    </w:p>
    <w:p w14:paraId="3974982E" w14:textId="77777777" w:rsidR="00BA27B5" w:rsidRDefault="00BA27B5" w:rsidP="00BA27B5">
      <w:pPr>
        <w:rPr>
          <w:lang w:eastAsia="en-IN"/>
        </w:rPr>
      </w:pPr>
    </w:p>
    <w:p w14:paraId="0A9EC2FA" w14:textId="13A64CDE" w:rsidR="004F5889" w:rsidRDefault="004F5889" w:rsidP="004F5889">
      <w:pPr>
        <w:rPr>
          <w:lang w:eastAsia="en-IN"/>
        </w:rPr>
      </w:pPr>
      <w:r>
        <w:rPr>
          <w:lang w:eastAsia="en-IN"/>
        </w:rPr>
        <w:t xml:space="preserve">OTP </w:t>
      </w:r>
      <w:r>
        <w:rPr>
          <w:lang w:eastAsia="en-IN"/>
        </w:rPr>
        <w:sym w:font="Wingdings" w:char="F0E0"/>
      </w:r>
      <w:r>
        <w:rPr>
          <w:lang w:eastAsia="en-IN"/>
        </w:rPr>
        <w:t xml:space="preserve"> OTP SERVER </w:t>
      </w:r>
      <w:r>
        <w:rPr>
          <w:lang w:eastAsia="en-IN"/>
        </w:rPr>
        <w:sym w:font="Wingdings" w:char="F0E0"/>
      </w:r>
      <w:r>
        <w:rPr>
          <w:lang w:eastAsia="en-IN"/>
        </w:rPr>
        <w:t xml:space="preserve"> APPLICATION SERVER</w:t>
      </w:r>
    </w:p>
    <w:p w14:paraId="7F645640" w14:textId="23D056CD" w:rsidR="003C0AD5" w:rsidRPr="00F1597E" w:rsidRDefault="00012BE0" w:rsidP="00012BE0">
      <w:pPr>
        <w:pStyle w:val="Heading2"/>
        <w:rPr>
          <w:color w:val="0070C0"/>
          <w:lang w:eastAsia="en-IN"/>
        </w:rPr>
      </w:pPr>
      <w:r w:rsidRPr="00F1597E">
        <w:rPr>
          <w:color w:val="0070C0"/>
          <w:lang w:eastAsia="en-IN"/>
        </w:rPr>
        <w:lastRenderedPageBreak/>
        <w:t>C OAUTH 2.0=</w:t>
      </w:r>
    </w:p>
    <w:p w14:paraId="68A6A989" w14:textId="28B7C3C4" w:rsidR="00012BE0" w:rsidRDefault="00012BE0" w:rsidP="00902031">
      <w:pPr>
        <w:pStyle w:val="ListParagraph"/>
        <w:numPr>
          <w:ilvl w:val="0"/>
          <w:numId w:val="102"/>
        </w:numPr>
        <w:rPr>
          <w:lang w:eastAsia="en-IN"/>
        </w:rPr>
      </w:pPr>
      <w:r>
        <w:rPr>
          <w:lang w:eastAsia="en-IN"/>
        </w:rPr>
        <w:t xml:space="preserve">FROM THE SERVER APPLICATION SIDE </w:t>
      </w:r>
      <w:r w:rsidR="004F5889">
        <w:rPr>
          <w:lang w:eastAsia="en-IN"/>
        </w:rPr>
        <w:t xml:space="preserve">WE ARE GOING TO CREATE CLIENT APP </w:t>
      </w:r>
      <w:r w:rsidR="00560E34">
        <w:rPr>
          <w:lang w:eastAsia="en-IN"/>
        </w:rPr>
        <w:t xml:space="preserve">THIS IS ADDITIONAL APPLICATION WHICH PROVIDES SECURITY FOR THE APPLICATION </w:t>
      </w:r>
      <w:r w:rsidR="00555189">
        <w:rPr>
          <w:lang w:eastAsia="en-IN"/>
        </w:rPr>
        <w:t>LIKE INTERMEDIATE.</w:t>
      </w:r>
    </w:p>
    <w:p w14:paraId="5C00BFDA" w14:textId="08A65422" w:rsidR="00555189" w:rsidRDefault="00555189" w:rsidP="00902031">
      <w:pPr>
        <w:pStyle w:val="ListParagraph"/>
        <w:numPr>
          <w:ilvl w:val="0"/>
          <w:numId w:val="102"/>
        </w:numPr>
        <w:rPr>
          <w:lang w:eastAsia="en-IN"/>
        </w:rPr>
      </w:pPr>
      <w:r>
        <w:rPr>
          <w:lang w:eastAsia="en-IN"/>
        </w:rPr>
        <w:t>IT IS GOING TO CREATE TOKEN .</w:t>
      </w:r>
    </w:p>
    <w:p w14:paraId="557E5F6A" w14:textId="4573C384" w:rsidR="00555189" w:rsidRDefault="00555189" w:rsidP="00902031">
      <w:pPr>
        <w:pStyle w:val="ListParagraph"/>
        <w:numPr>
          <w:ilvl w:val="0"/>
          <w:numId w:val="102"/>
        </w:numPr>
        <w:rPr>
          <w:lang w:eastAsia="en-IN"/>
        </w:rPr>
      </w:pPr>
      <w:r>
        <w:rPr>
          <w:lang w:eastAsia="en-IN"/>
        </w:rPr>
        <w:t xml:space="preserve">IT IS GOING TO PROVIDE </w:t>
      </w:r>
      <w:r w:rsidR="00EA0260">
        <w:rPr>
          <w:lang w:eastAsia="en-IN"/>
        </w:rPr>
        <w:t>CLIENT ID , CLIENT SECRET , URI FOR TOKEN GENERATION.</w:t>
      </w:r>
    </w:p>
    <w:p w14:paraId="4C02DBAF" w14:textId="22AB1C6D" w:rsidR="00EA0260" w:rsidRDefault="00EA0260" w:rsidP="00EA0260">
      <w:pPr>
        <w:rPr>
          <w:lang w:eastAsia="en-IN"/>
        </w:rPr>
      </w:pPr>
      <w:r>
        <w:rPr>
          <w:lang w:eastAsia="en-IN"/>
        </w:rPr>
        <w:t>EXAMPLE=</w:t>
      </w:r>
    </w:p>
    <w:p w14:paraId="38B6D4DF" w14:textId="2CB98969" w:rsidR="00EA0260" w:rsidRDefault="0056530E" w:rsidP="0081755A">
      <w:pPr>
        <w:rPr>
          <w:lang w:eastAsia="en-IN"/>
        </w:rPr>
      </w:pPr>
      <w:r>
        <w:rPr>
          <w:lang w:eastAsia="en-IN"/>
        </w:rPr>
        <w:t xml:space="preserve">EXECUTE API </w:t>
      </w:r>
      <w:r>
        <w:rPr>
          <w:lang w:eastAsia="en-IN"/>
        </w:rPr>
        <w:sym w:font="Wingdings" w:char="F0E0"/>
      </w:r>
      <w:r>
        <w:rPr>
          <w:lang w:eastAsia="en-IN"/>
        </w:rPr>
        <w:t xml:space="preserve">1 GENERATE OF API TOKEN </w:t>
      </w:r>
      <w:r>
        <w:rPr>
          <w:lang w:eastAsia="en-IN"/>
        </w:rPr>
        <w:sym w:font="Wingdings" w:char="F0E0"/>
      </w:r>
      <w:r>
        <w:rPr>
          <w:lang w:eastAsia="en-IN"/>
        </w:rPr>
        <w:t xml:space="preserve"> THIS IS GOING TO HIT AUTH2.0 PROTOCOL , IT IS GOING TO GENRATE A TOKEN </w:t>
      </w:r>
      <w:r w:rsidR="00A058DC">
        <w:rPr>
          <w:lang w:eastAsia="en-IN"/>
        </w:rPr>
        <w:t>, THIS TOKEN SIMILAR TO OTP .</w:t>
      </w:r>
    </w:p>
    <w:p w14:paraId="10E1656E" w14:textId="52988E6F" w:rsidR="003056A9" w:rsidRDefault="00A058DC" w:rsidP="00902031">
      <w:pPr>
        <w:pStyle w:val="ListParagraph"/>
        <w:numPr>
          <w:ilvl w:val="0"/>
          <w:numId w:val="104"/>
        </w:numPr>
        <w:rPr>
          <w:lang w:eastAsia="en-IN"/>
        </w:rPr>
      </w:pPr>
      <w:r>
        <w:rPr>
          <w:lang w:eastAsia="en-IN"/>
        </w:rPr>
        <w:t xml:space="preserve">BEFORE SENDING API WE NEED TO SEND CLIENT ID AND CLIENT SECRET </w:t>
      </w:r>
      <w:r w:rsidR="00104264">
        <w:rPr>
          <w:lang w:eastAsia="en-IN"/>
        </w:rPr>
        <w:t>BY TAKING TOKEN IT ITS HIT ACUTAL API..</w:t>
      </w:r>
    </w:p>
    <w:p w14:paraId="683EAAF6" w14:textId="5A45EE09" w:rsidR="00104264" w:rsidRDefault="00104264" w:rsidP="00902031">
      <w:pPr>
        <w:pStyle w:val="ListParagraph"/>
        <w:numPr>
          <w:ilvl w:val="0"/>
          <w:numId w:val="104"/>
        </w:numPr>
        <w:rPr>
          <w:lang w:eastAsia="en-IN"/>
        </w:rPr>
      </w:pPr>
      <w:r>
        <w:rPr>
          <w:lang w:eastAsia="en-IN"/>
        </w:rPr>
        <w:t xml:space="preserve">ADV </w:t>
      </w:r>
      <w:r>
        <w:rPr>
          <w:lang w:eastAsia="en-IN"/>
        </w:rPr>
        <w:sym w:font="Wingdings" w:char="F0E0"/>
      </w:r>
      <w:r>
        <w:rPr>
          <w:lang w:eastAsia="en-IN"/>
        </w:rPr>
        <w:t xml:space="preserve"> EVERY API REQEUST IT IS GOING TO GENRATE DEFFERENT </w:t>
      </w:r>
      <w:r w:rsidR="005D47A3">
        <w:rPr>
          <w:lang w:eastAsia="en-IN"/>
        </w:rPr>
        <w:t>TOEKN HIGHLY SECURED.</w:t>
      </w:r>
    </w:p>
    <w:p w14:paraId="21521E45" w14:textId="67BC01D0" w:rsidR="00A47516" w:rsidRDefault="0003773B" w:rsidP="00A47516">
      <w:pPr>
        <w:rPr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39115F15" wp14:editId="7A3E595F">
                <wp:simplePos x="0" y="0"/>
                <wp:positionH relativeFrom="column">
                  <wp:posOffset>4312920</wp:posOffset>
                </wp:positionH>
                <wp:positionV relativeFrom="paragraph">
                  <wp:posOffset>90170</wp:posOffset>
                </wp:positionV>
                <wp:extent cx="1805940" cy="1394460"/>
                <wp:effectExtent l="0" t="0" r="22860" b="15240"/>
                <wp:wrapNone/>
                <wp:docPr id="76541770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1394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22559" w14:textId="0A79E47F" w:rsidR="003056A9" w:rsidRPr="0003773B" w:rsidRDefault="000377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15F15" id="Text Box 19" o:spid="_x0000_s1049" type="#_x0000_t202" style="position:absolute;margin-left:339.6pt;margin-top:7.1pt;width:142.2pt;height:109.8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" fillcolor="white [3201]" strokeweight=".5pt">
                <v:textbox>
                  <w:txbxContent>
                    <w:p w14:paraId="5BB22559" w14:textId="0A79E47F" w:rsidR="003056A9" w:rsidRPr="0003773B" w:rsidRDefault="000377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SERVER</w:t>
                      </w:r>
                    </w:p>
                  </w:txbxContent>
                </v:textbox>
              </v:shape>
            </w:pict>
          </mc:Fallback>
        </mc:AlternateContent>
      </w:r>
      <w:r w:rsidR="003056A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21BD974C" wp14:editId="3DCC9D48">
                <wp:simplePos x="0" y="0"/>
                <wp:positionH relativeFrom="column">
                  <wp:posOffset>2941320</wp:posOffset>
                </wp:positionH>
                <wp:positionV relativeFrom="paragraph">
                  <wp:posOffset>113030</wp:posOffset>
                </wp:positionV>
                <wp:extent cx="1066800" cy="1135380"/>
                <wp:effectExtent l="0" t="0" r="19050" b="26670"/>
                <wp:wrapNone/>
                <wp:docPr id="171623292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1135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93688" w14:textId="76A7EC0E" w:rsidR="003056A9" w:rsidRDefault="009D77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CLIENT APP</w:t>
                            </w:r>
                          </w:p>
                          <w:p w14:paraId="63FF6DF8" w14:textId="132E8DD4" w:rsidR="009D7779" w:rsidRDefault="009D77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CLIENT ID</w:t>
                            </w:r>
                          </w:p>
                          <w:p w14:paraId="38ADF30D" w14:textId="275FE430" w:rsidR="009D7779" w:rsidRDefault="009D77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CLIENT SECRET</w:t>
                            </w:r>
                          </w:p>
                          <w:p w14:paraId="470E0FAA" w14:textId="4927C39E" w:rsidR="009D7779" w:rsidRPr="009D7779" w:rsidRDefault="00EB04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BD974C" id="Text Box 20" o:spid="_x0000_s1050" type="#_x0000_t202" style="position:absolute;margin-left:231.6pt;margin-top:8.9pt;width:84pt;height:89.4pt;z-index:25165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" fillcolor="white [3201]" strokeweight=".5pt">
                <v:textbox>
                  <w:txbxContent>
                    <w:p w14:paraId="53493688" w14:textId="76A7EC0E" w:rsidR="003056A9" w:rsidRDefault="009D77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CLIENT APP</w:t>
                      </w:r>
                    </w:p>
                    <w:p w14:paraId="63FF6DF8" w14:textId="132E8DD4" w:rsidR="009D7779" w:rsidRDefault="009D77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CLIENT ID</w:t>
                      </w:r>
                    </w:p>
                    <w:p w14:paraId="38ADF30D" w14:textId="275FE430" w:rsidR="009D7779" w:rsidRDefault="009D77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CLIENT SECRET</w:t>
                      </w:r>
                    </w:p>
                    <w:p w14:paraId="470E0FAA" w14:textId="4927C39E" w:rsidR="009D7779" w:rsidRPr="009D7779" w:rsidRDefault="00EB04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URI</w:t>
                      </w:r>
                    </w:p>
                  </w:txbxContent>
                </v:textbox>
              </v:shape>
            </w:pict>
          </mc:Fallback>
        </mc:AlternateContent>
      </w:r>
      <w:r w:rsidR="00A47516">
        <w:rPr>
          <w:lang w:eastAsia="en-IN"/>
        </w:rPr>
        <w:t xml:space="preserve">                                                       </w:t>
      </w:r>
    </w:p>
    <w:p w14:paraId="1013B3FF" w14:textId="1E6BDC2F" w:rsidR="003056A9" w:rsidRDefault="0081755A" w:rsidP="00A47516">
      <w:pPr>
        <w:tabs>
          <w:tab w:val="left" w:pos="2796"/>
        </w:tabs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97" behindDoc="0" locked="0" layoutInCell="1" allowOverlap="1" wp14:anchorId="0D6C4A0C" wp14:editId="03740162">
                <wp:simplePos x="0" y="0"/>
                <wp:positionH relativeFrom="column">
                  <wp:posOffset>1318260</wp:posOffset>
                </wp:positionH>
                <wp:positionV relativeFrom="paragraph">
                  <wp:posOffset>71755</wp:posOffset>
                </wp:positionV>
                <wp:extent cx="1736640" cy="169200"/>
                <wp:effectExtent l="38100" t="38100" r="35560" b="40640"/>
                <wp:wrapNone/>
                <wp:docPr id="57753336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73664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759A3" id="Ink 37" o:spid="_x0000_s1026" type="#_x0000_t75" style="position:absolute;margin-left:103.45pt;margin-top:5.3pt;width:137.45pt;height:14pt;z-index:251658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">
                <v:imagedata r:id="rId11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1F71CD31" wp14:editId="76E1E42A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1531620" cy="1104900"/>
                <wp:effectExtent l="0" t="0" r="11430" b="19050"/>
                <wp:wrapNone/>
                <wp:docPr id="25816825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4D9018" w14:textId="2A224EF3" w:rsidR="003056A9" w:rsidRDefault="004075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="003056A9">
                              <w:rPr>
                                <w:lang w:val="en-US"/>
                              </w:rPr>
                              <w:t>API -1 (URI)</w:t>
                            </w:r>
                            <w:r w:rsidR="0081755A">
                              <w:rPr>
                                <w:lang w:val="en-US"/>
                              </w:rPr>
                              <w:t xml:space="preserve">                    </w:t>
                            </w:r>
                          </w:p>
                          <w:p w14:paraId="10D0BC5C" w14:textId="77777777" w:rsidR="00407532" w:rsidRDefault="0040753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06C1AA6" w14:textId="7C8C31E8" w:rsidR="00407532" w:rsidRPr="003056A9" w:rsidRDefault="004075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API -2</w:t>
                            </w:r>
                            <w:r w:rsidR="00902031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1CD31" id="Text Box 18" o:spid="_x0000_s1051" type="#_x0000_t202" style="position:absolute;margin-left:0;margin-top:.3pt;width:120.6pt;height:87pt;z-index:25165828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qkoOwIAAIUEAAAOAAAAZHJzL2Uyb0RvYy54bWysVE1v2zAMvQ/YfxB0X2ynSdY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" fillcolor="white [3201]" strokeweight=".5pt">
                <v:textbox>
                  <w:txbxContent>
                    <w:p w14:paraId="594D9018" w14:textId="2A224EF3" w:rsidR="003056A9" w:rsidRDefault="004075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r w:rsidR="003056A9">
                        <w:rPr>
                          <w:lang w:val="en-US"/>
                        </w:rPr>
                        <w:t>API -1 (URI)</w:t>
                      </w:r>
                      <w:r w:rsidR="0081755A">
                        <w:rPr>
                          <w:lang w:val="en-US"/>
                        </w:rPr>
                        <w:t xml:space="preserve">                    </w:t>
                      </w:r>
                    </w:p>
                    <w:p w14:paraId="10D0BC5C" w14:textId="77777777" w:rsidR="00407532" w:rsidRDefault="00407532">
                      <w:pPr>
                        <w:rPr>
                          <w:lang w:val="en-US"/>
                        </w:rPr>
                      </w:pPr>
                    </w:p>
                    <w:p w14:paraId="506C1AA6" w14:textId="7C8C31E8" w:rsidR="00407532" w:rsidRPr="003056A9" w:rsidRDefault="004075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API -2</w:t>
                      </w:r>
                      <w:r w:rsidR="00902031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95" behindDoc="0" locked="0" layoutInCell="1" allowOverlap="1" wp14:anchorId="6CAA8529" wp14:editId="6A09B8DD">
                <wp:simplePos x="0" y="0"/>
                <wp:positionH relativeFrom="column">
                  <wp:posOffset>2362165</wp:posOffset>
                </wp:positionH>
                <wp:positionV relativeFrom="paragraph">
                  <wp:posOffset>3810</wp:posOffset>
                </wp:positionV>
                <wp:extent cx="614520" cy="116280"/>
                <wp:effectExtent l="0" t="38100" r="14605" b="36195"/>
                <wp:wrapNone/>
                <wp:docPr id="93173328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614520" cy="116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EC2A4" id="Ink 31" o:spid="_x0000_s1026" type="#_x0000_t75" style="position:absolute;margin-left:185.65pt;margin-top:-.05pt;width:49.1pt;height:9.85pt;z-index:251658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">
                <v:imagedata r:id="rId113" o:title=""/>
              </v:shape>
            </w:pict>
          </mc:Fallback>
        </mc:AlternateContent>
      </w:r>
      <w:r w:rsidR="0003773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055C4E31" wp14:editId="6BFCE581">
                <wp:simplePos x="0" y="0"/>
                <wp:positionH relativeFrom="column">
                  <wp:posOffset>4503420</wp:posOffset>
                </wp:positionH>
                <wp:positionV relativeFrom="paragraph">
                  <wp:posOffset>186690</wp:posOffset>
                </wp:positionV>
                <wp:extent cx="487680" cy="312420"/>
                <wp:effectExtent l="0" t="0" r="26670" b="11430"/>
                <wp:wrapNone/>
                <wp:docPr id="68871364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B7D26" w14:textId="5706A1DD" w:rsidR="0003773B" w:rsidRPr="0003773B" w:rsidRDefault="0003773B" w:rsidP="00037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5C4E31" id="Rectangle 23" o:spid="_x0000_s1052" style="position:absolute;margin-left:354.6pt;margin-top:14.7pt;width:38.4pt;height:24.6pt;z-index:2516582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" fillcolor="white [3201]" strokecolor="#918655 [3209]" strokeweight="1.5pt">
                <v:stroke endcap="round"/>
                <v:textbox>
                  <w:txbxContent>
                    <w:p w14:paraId="15FB7D26" w14:textId="5706A1DD" w:rsidR="0003773B" w:rsidRPr="0003773B" w:rsidRDefault="0003773B" w:rsidP="0003773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API</w:t>
                      </w:r>
                    </w:p>
                  </w:txbxContent>
                </v:textbox>
              </v:rect>
            </w:pict>
          </mc:Fallback>
        </mc:AlternateContent>
      </w:r>
      <w:r w:rsidR="0003773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690882F5" wp14:editId="35A65D29">
                <wp:simplePos x="0" y="0"/>
                <wp:positionH relativeFrom="column">
                  <wp:posOffset>5288280</wp:posOffset>
                </wp:positionH>
                <wp:positionV relativeFrom="paragraph">
                  <wp:posOffset>217170</wp:posOffset>
                </wp:positionV>
                <wp:extent cx="571500" cy="266700"/>
                <wp:effectExtent l="0" t="0" r="19050" b="19050"/>
                <wp:wrapNone/>
                <wp:docPr id="93728101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8D2A9" w14:textId="0A4B6937" w:rsidR="0003773B" w:rsidRPr="0003773B" w:rsidRDefault="0003773B" w:rsidP="00037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0882F5" id="Rectangle 25" o:spid="_x0000_s1053" style="position:absolute;margin-left:416.4pt;margin-top:17.1pt;width:45pt;height:21pt;z-index:251658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" fillcolor="white [3201]" strokecolor="#918655 [3209]" strokeweight="1.5pt">
                <v:stroke endcap="round"/>
                <v:textbox>
                  <w:txbxContent>
                    <w:p w14:paraId="26A8D2A9" w14:textId="0A4B6937" w:rsidR="0003773B" w:rsidRPr="0003773B" w:rsidRDefault="0003773B" w:rsidP="0003773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API</w:t>
                      </w:r>
                    </w:p>
                  </w:txbxContent>
                </v:textbox>
              </v:rect>
            </w:pict>
          </mc:Fallback>
        </mc:AlternateContent>
      </w:r>
      <w:r w:rsidR="00EB048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3CE1D4F4" wp14:editId="0D1B041B">
                <wp:simplePos x="0" y="0"/>
                <wp:positionH relativeFrom="column">
                  <wp:posOffset>2948940</wp:posOffset>
                </wp:positionH>
                <wp:positionV relativeFrom="paragraph">
                  <wp:posOffset>118110</wp:posOffset>
                </wp:positionV>
                <wp:extent cx="1059180" cy="7620"/>
                <wp:effectExtent l="0" t="0" r="26670" b="30480"/>
                <wp:wrapNone/>
                <wp:docPr id="174897254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9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01F27" id="Straight Connector 22" o:spid="_x0000_s1026" style="position:absolute;flip:y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2pt,9.3pt" to="315.6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" strokecolor="black [3200]" strokeweight="1pt">
                <v:stroke endcap="round"/>
              </v:line>
            </w:pict>
          </mc:Fallback>
        </mc:AlternateContent>
      </w:r>
      <w:r w:rsidR="00A47516">
        <w:rPr>
          <w:lang w:eastAsia="en-IN"/>
        </w:rPr>
        <w:tab/>
        <w:t>C</w:t>
      </w:r>
      <w:r w:rsidR="00196373">
        <w:rPr>
          <w:lang w:eastAsia="en-IN"/>
        </w:rPr>
        <w:t>.</w:t>
      </w:r>
      <w:r w:rsidR="00A47516">
        <w:rPr>
          <w:lang w:eastAsia="en-IN"/>
        </w:rPr>
        <w:t xml:space="preserve">ID &amp; </w:t>
      </w:r>
      <w:r w:rsidR="00196373">
        <w:rPr>
          <w:lang w:eastAsia="en-IN"/>
        </w:rPr>
        <w:t>C.SECRET</w:t>
      </w:r>
    </w:p>
    <w:p w14:paraId="17EFB8FA" w14:textId="3364774E" w:rsidR="003056A9" w:rsidRDefault="0081755A" w:rsidP="00196373">
      <w:pPr>
        <w:tabs>
          <w:tab w:val="left" w:pos="3288"/>
        </w:tabs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96" behindDoc="0" locked="0" layoutInCell="1" allowOverlap="1" wp14:anchorId="218C0464" wp14:editId="66FAD3E4">
                <wp:simplePos x="0" y="0"/>
                <wp:positionH relativeFrom="column">
                  <wp:posOffset>1539240</wp:posOffset>
                </wp:positionH>
                <wp:positionV relativeFrom="paragraph">
                  <wp:posOffset>16425</wp:posOffset>
                </wp:positionV>
                <wp:extent cx="360" cy="360"/>
                <wp:effectExtent l="38100" t="38100" r="38100" b="38100"/>
                <wp:wrapNone/>
                <wp:docPr id="496145690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1283F" id="Ink 34" o:spid="_x0000_s1026" type="#_x0000_t75" style="position:absolute;margin-left:120.85pt;margin-top:.95pt;width:.75pt;height:.75pt;z-index:251658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JMfhP8sBAACUBAAAEAAAAAAAAAAAAAAAAADTAwAA&#10;ZHJzL2luay9pbmsxLnhtbFBLAQItABQABgAIAAAAIQBxv6+f3AAAAAcBAAAPAAAAAAAAAAAAAAAA&#10;AMwFAABkcnMvZG93bnJldi54bWxQSwECLQAUAAYACAAAACEAeRi8nb8AAAAhAQAAGQAAAAAAAAAA&#10;AAAAAADVBgAAZHJzL19yZWxzL2Uyb0RvYy54bWwucmVsc1BLBQYAAAAABgAGAHgBAADLBwAAAAA=&#10;">
                <v:imagedata r:id="rId7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37B795D1" wp14:editId="1C1A838F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24000" cy="7620"/>
                <wp:effectExtent l="0" t="0" r="19050" b="30480"/>
                <wp:wrapNone/>
                <wp:docPr id="175527686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E7736" id="Straight Connector 21" o:spid="_x0000_s1026" style="position:absolute;flip:y;z-index:251658289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75pt" to="120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" strokecolor="black [3200]" strokeweight="1pt">
                <v:stroke endcap="round"/>
                <w10:wrap anchorx="margin"/>
              </v:line>
            </w:pict>
          </mc:Fallback>
        </mc:AlternateContent>
      </w:r>
      <w:r w:rsidR="00196373">
        <w:rPr>
          <w:lang w:eastAsia="en-IN"/>
        </w:rPr>
        <w:tab/>
      </w:r>
    </w:p>
    <w:p w14:paraId="7CC80D57" w14:textId="41D9489B" w:rsidR="003056A9" w:rsidRDefault="00196373" w:rsidP="003056A9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298" behindDoc="0" locked="0" layoutInCell="1" allowOverlap="1" wp14:anchorId="7EEB1C77" wp14:editId="0A979560">
                <wp:simplePos x="0" y="0"/>
                <wp:positionH relativeFrom="column">
                  <wp:posOffset>1113155</wp:posOffset>
                </wp:positionH>
                <wp:positionV relativeFrom="paragraph">
                  <wp:posOffset>32385</wp:posOffset>
                </wp:positionV>
                <wp:extent cx="1819910" cy="129540"/>
                <wp:effectExtent l="38100" t="38100" r="46990" b="41910"/>
                <wp:wrapNone/>
                <wp:docPr id="30932745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81991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151F6" id="Ink 40" o:spid="_x0000_s1026" type="#_x0000_t75" style="position:absolute;margin-left:87.3pt;margin-top:2.2pt;width:2in;height:10.9pt;z-index:2516582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">
                <v:imagedata r:id="rId116" o:title=""/>
              </v:shape>
            </w:pict>
          </mc:Fallback>
        </mc:AlternateContent>
      </w:r>
      <w:r w:rsidR="0003773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1CB6B57A" wp14:editId="4066B7AD">
                <wp:simplePos x="0" y="0"/>
                <wp:positionH relativeFrom="column">
                  <wp:posOffset>5280660</wp:posOffset>
                </wp:positionH>
                <wp:positionV relativeFrom="paragraph">
                  <wp:posOffset>197485</wp:posOffset>
                </wp:positionV>
                <wp:extent cx="640080" cy="320040"/>
                <wp:effectExtent l="0" t="0" r="26670" b="22860"/>
                <wp:wrapNone/>
                <wp:docPr id="102327583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6389D" w14:textId="0478D4BC" w:rsidR="0003773B" w:rsidRPr="0003773B" w:rsidRDefault="0003773B" w:rsidP="00037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6B57A" id="Rectangle 26" o:spid="_x0000_s1054" style="position:absolute;margin-left:415.8pt;margin-top:15.55pt;width:50.4pt;height:25.2pt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" fillcolor="white [3201]" strokecolor="#918655 [3209]" strokeweight="1.5pt">
                <v:stroke endcap="round"/>
                <v:textbox>
                  <w:txbxContent>
                    <w:p w14:paraId="4676389D" w14:textId="0478D4BC" w:rsidR="0003773B" w:rsidRPr="0003773B" w:rsidRDefault="0003773B" w:rsidP="0003773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API</w:t>
                      </w:r>
                    </w:p>
                  </w:txbxContent>
                </v:textbox>
              </v:rect>
            </w:pict>
          </mc:Fallback>
        </mc:AlternateContent>
      </w:r>
      <w:r w:rsidR="0003773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4E3894DF" wp14:editId="1BEC375B">
                <wp:simplePos x="0" y="0"/>
                <wp:positionH relativeFrom="column">
                  <wp:posOffset>4503420</wp:posOffset>
                </wp:positionH>
                <wp:positionV relativeFrom="paragraph">
                  <wp:posOffset>197485</wp:posOffset>
                </wp:positionV>
                <wp:extent cx="541020" cy="373380"/>
                <wp:effectExtent l="0" t="0" r="11430" b="26670"/>
                <wp:wrapNone/>
                <wp:docPr id="129446092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D741D" w14:textId="60FC3787" w:rsidR="0003773B" w:rsidRPr="0003773B" w:rsidRDefault="0003773B" w:rsidP="000377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894DF" id="Rectangle 24" o:spid="_x0000_s1055" style="position:absolute;margin-left:354.6pt;margin-top:15.55pt;width:42.6pt;height:29.4pt;z-index:251658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" fillcolor="white [3201]" strokecolor="#918655 [3209]" strokeweight="1.5pt">
                <v:stroke endcap="round"/>
                <v:textbox>
                  <w:txbxContent>
                    <w:p w14:paraId="23CD741D" w14:textId="60FC3787" w:rsidR="0003773B" w:rsidRPr="0003773B" w:rsidRDefault="0003773B" w:rsidP="0003773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eastAsia="en-IN"/>
        </w:rPr>
        <w:t xml:space="preserve">                                                  TOKEN</w:t>
      </w:r>
    </w:p>
    <w:p w14:paraId="2B0D5A21" w14:textId="7C64576F" w:rsidR="003056A9" w:rsidRDefault="003056A9" w:rsidP="003056A9">
      <w:pPr>
        <w:rPr>
          <w:lang w:eastAsia="en-IN"/>
        </w:rPr>
      </w:pPr>
    </w:p>
    <w:p w14:paraId="6724D454" w14:textId="05335750" w:rsidR="003056A9" w:rsidRDefault="003056A9" w:rsidP="003056A9">
      <w:pPr>
        <w:rPr>
          <w:lang w:eastAsia="en-IN"/>
        </w:rPr>
      </w:pPr>
    </w:p>
    <w:p w14:paraId="2088B067" w14:textId="21AC0BCA" w:rsidR="005D47A3" w:rsidRDefault="005D47A3" w:rsidP="005D47A3">
      <w:pPr>
        <w:pStyle w:val="Heading3"/>
        <w:rPr>
          <w:lang w:eastAsia="en-IN"/>
        </w:rPr>
      </w:pPr>
      <w:r>
        <w:rPr>
          <w:lang w:eastAsia="en-IN"/>
        </w:rPr>
        <w:t>C.1 OAUTH 2.0=</w:t>
      </w:r>
    </w:p>
    <w:p w14:paraId="4CCF5744" w14:textId="7192A437" w:rsidR="00EA5C2C" w:rsidRDefault="005D47A3" w:rsidP="00902031">
      <w:pPr>
        <w:pStyle w:val="ListParagraph"/>
        <w:numPr>
          <w:ilvl w:val="0"/>
          <w:numId w:val="105"/>
        </w:numPr>
        <w:rPr>
          <w:lang w:eastAsia="en-IN"/>
        </w:rPr>
      </w:pPr>
      <w:r>
        <w:rPr>
          <w:lang w:eastAsia="en-IN"/>
        </w:rPr>
        <w:t xml:space="preserve">IT IS LATEST VERSION OF OAUTH PROTOCOL AND WIDLY FOR API </w:t>
      </w:r>
      <w:r w:rsidR="00D4445D">
        <w:rPr>
          <w:lang w:eastAsia="en-IN"/>
        </w:rPr>
        <w:t xml:space="preserve">SECURITY IN APPLICATION DEVELOPMENT , IN ORDER TO AXCESS THE OAUTH 2.0 IMPLEMENTED </w:t>
      </w:r>
      <w:r w:rsidR="009E10DA">
        <w:rPr>
          <w:lang w:eastAsia="en-IN"/>
        </w:rPr>
        <w:t xml:space="preserve">APIS , WE SHOULD PASS </w:t>
      </w:r>
      <w:r w:rsidR="003F7E48">
        <w:rPr>
          <w:lang w:eastAsia="en-IN"/>
        </w:rPr>
        <w:t>.</w:t>
      </w:r>
      <w:r w:rsidR="009E10DA">
        <w:rPr>
          <w:lang w:eastAsia="en-IN"/>
        </w:rPr>
        <w:t>CLIENT ID AND CLIENT SECRET TO OAUTH2.0 SECUTIRY APP VIA TOKEN GENERATE API , LATER OAUTH2.0 PROVIDE UNIQUE BEARER TOKEN</w:t>
      </w:r>
      <w:r w:rsidR="00EA5C2C">
        <w:rPr>
          <w:lang w:eastAsia="en-IN"/>
        </w:rPr>
        <w:t xml:space="preserve"> FOR EVERY EXECUTION.</w:t>
      </w:r>
    </w:p>
    <w:p w14:paraId="7D47C20E" w14:textId="44EC82E2" w:rsidR="00EA5C2C" w:rsidRDefault="00EA5C2C" w:rsidP="00902031">
      <w:pPr>
        <w:pStyle w:val="ListParagraph"/>
        <w:numPr>
          <w:ilvl w:val="0"/>
          <w:numId w:val="105"/>
        </w:numPr>
        <w:rPr>
          <w:lang w:eastAsia="en-IN"/>
        </w:rPr>
      </w:pPr>
      <w:r>
        <w:rPr>
          <w:lang w:eastAsia="en-IN"/>
        </w:rPr>
        <w:t xml:space="preserve"> </w:t>
      </w:r>
    </w:p>
    <w:p w14:paraId="1FC09617" w14:textId="56840037" w:rsidR="00EA5C2C" w:rsidRDefault="00EA5C2C" w:rsidP="00902031">
      <w:pPr>
        <w:pStyle w:val="ListParagraph"/>
        <w:numPr>
          <w:ilvl w:val="0"/>
          <w:numId w:val="105"/>
        </w:numPr>
        <w:rPr>
          <w:lang w:eastAsia="en-IN"/>
        </w:rPr>
      </w:pPr>
      <w:r>
        <w:rPr>
          <w:lang w:eastAsia="en-IN"/>
        </w:rPr>
        <w:t>PROVIDE ONE LEVEL OF AUTHORIZATION .</w:t>
      </w:r>
    </w:p>
    <w:p w14:paraId="780E407D" w14:textId="1A881E81" w:rsidR="00EA5C2C" w:rsidRDefault="00483D45" w:rsidP="00902031">
      <w:pPr>
        <w:pStyle w:val="ListParagraph"/>
        <w:numPr>
          <w:ilvl w:val="0"/>
          <w:numId w:val="105"/>
        </w:numPr>
        <w:rPr>
          <w:lang w:eastAsia="en-IN"/>
        </w:rPr>
      </w:pPr>
      <w:r>
        <w:rPr>
          <w:lang w:eastAsia="en-IN"/>
        </w:rPr>
        <w:t>THE BEARER TOKEN AND THAT TOKEN WILL HAVE EXPIRY DATA AND TIME .</w:t>
      </w:r>
    </w:p>
    <w:p w14:paraId="6F64C992" w14:textId="5D34A184" w:rsidR="00483D45" w:rsidRDefault="00483D45" w:rsidP="00902031">
      <w:pPr>
        <w:pStyle w:val="ListParagraph"/>
        <w:numPr>
          <w:ilvl w:val="0"/>
          <w:numId w:val="105"/>
        </w:numPr>
        <w:rPr>
          <w:lang w:eastAsia="en-IN"/>
        </w:rPr>
      </w:pPr>
      <w:r>
        <w:rPr>
          <w:lang w:eastAsia="en-IN"/>
        </w:rPr>
        <w:t xml:space="preserve">SCOPE = CLEINT CREDENTIALS , PASSWORD CREDENTIALS , AUTHRIZATION </w:t>
      </w:r>
      <w:r w:rsidR="00BC30FF">
        <w:rPr>
          <w:lang w:eastAsia="en-IN"/>
        </w:rPr>
        <w:t>CODE ETC..(WE CAN SEND IN THIS FORMATE)</w:t>
      </w:r>
    </w:p>
    <w:p w14:paraId="39166822" w14:textId="7ACDEFD6" w:rsidR="00775675" w:rsidRDefault="00775675" w:rsidP="00902031">
      <w:pPr>
        <w:pStyle w:val="ListParagraph"/>
        <w:numPr>
          <w:ilvl w:val="0"/>
          <w:numId w:val="105"/>
        </w:numPr>
        <w:rPr>
          <w:lang w:eastAsia="en-IN"/>
        </w:rPr>
      </w:pPr>
      <w:r>
        <w:rPr>
          <w:lang w:eastAsia="en-IN"/>
        </w:rPr>
        <w:t>SIMPLE AND SECURE.</w:t>
      </w:r>
    </w:p>
    <w:p w14:paraId="70EF2D05" w14:textId="61F588DA" w:rsidR="00775675" w:rsidRDefault="00775675" w:rsidP="00902031">
      <w:pPr>
        <w:pStyle w:val="ListParagraph"/>
        <w:numPr>
          <w:ilvl w:val="0"/>
          <w:numId w:val="105"/>
        </w:numPr>
        <w:rPr>
          <w:lang w:eastAsia="en-IN"/>
        </w:rPr>
      </w:pPr>
      <w:r>
        <w:rPr>
          <w:lang w:eastAsia="en-IN"/>
        </w:rPr>
        <w:t>OPEN SOURCE TOOL PROVIDE OAUTH 2.O PROTOCOL ( KEY CLOAK WEBSITE).</w:t>
      </w:r>
    </w:p>
    <w:p w14:paraId="479A6BFC" w14:textId="1C5A78A7" w:rsidR="0054333B" w:rsidRDefault="0054333B" w:rsidP="00902031">
      <w:pPr>
        <w:pStyle w:val="ListParagraph"/>
        <w:numPr>
          <w:ilvl w:val="0"/>
          <w:numId w:val="105"/>
        </w:numPr>
        <w:rPr>
          <w:lang w:eastAsia="en-IN"/>
        </w:rPr>
      </w:pPr>
      <w:r>
        <w:rPr>
          <w:lang w:eastAsia="en-IN"/>
        </w:rPr>
        <w:t>AT THE TIME OF CREATING TOKEN USING CLIENT APP WE ARE GOING TO GIVE AUTHRIZATION LIKE READ , WRITE , UPDATE , DELETE.</w:t>
      </w:r>
    </w:p>
    <w:p w14:paraId="23A0497A" w14:textId="77777777" w:rsidR="00DA39B4" w:rsidRDefault="00DA39B4" w:rsidP="00DA39B4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Auth2_0_Test2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6EFF6F2" w14:textId="77777777" w:rsid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0FF19008" w14:textId="2494B972" w:rsid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sampleTest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2F4DC3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D9E8F7"/>
          <w:sz w:val="20"/>
          <w:szCs w:val="20"/>
        </w:rPr>
        <w:tab/>
      </w:r>
      <w:r w:rsidRPr="00DA39B4">
        <w:rPr>
          <w:rFonts w:ascii="Consolas" w:hAnsi="Consolas"/>
          <w:color w:val="D9E8F7"/>
          <w:sz w:val="16"/>
          <w:szCs w:val="16"/>
        </w:rPr>
        <w:tab/>
      </w:r>
    </w:p>
    <w:p w14:paraId="4EC6F6EC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80F2F6"/>
          <w:sz w:val="16"/>
          <w:szCs w:val="16"/>
        </w:rPr>
        <w:t>Response</w:t>
      </w:r>
      <w:r w:rsidRPr="00DA39B4">
        <w:rPr>
          <w:rFonts w:ascii="Consolas" w:hAnsi="Consolas"/>
          <w:color w:val="D9E8F7"/>
          <w:sz w:val="16"/>
          <w:szCs w:val="16"/>
        </w:rPr>
        <w:t xml:space="preserve"> </w:t>
      </w:r>
      <w:r w:rsidRPr="00DA39B4">
        <w:rPr>
          <w:rFonts w:ascii="Consolas" w:hAnsi="Consolas"/>
          <w:color w:val="F2F200"/>
          <w:sz w:val="16"/>
          <w:szCs w:val="16"/>
        </w:rPr>
        <w:t>rsp</w:t>
      </w:r>
      <w:r w:rsidRPr="00DA39B4">
        <w:rPr>
          <w:rFonts w:ascii="Consolas" w:hAnsi="Consolas"/>
          <w:color w:val="E6E6FA"/>
          <w:sz w:val="16"/>
          <w:szCs w:val="16"/>
        </w:rPr>
        <w:t>=</w:t>
      </w: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</w:p>
    <w:p w14:paraId="41FBA7B5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D9E8F7"/>
          <w:sz w:val="16"/>
          <w:szCs w:val="16"/>
        </w:rPr>
        <w:tab/>
        <w:t xml:space="preserve">  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formParam</w:t>
      </w:r>
      <w:r w:rsidRPr="00DA39B4">
        <w:rPr>
          <w:rFonts w:ascii="Consolas" w:hAnsi="Consolas"/>
          <w:color w:val="F9FAF4"/>
          <w:sz w:val="16"/>
          <w:szCs w:val="16"/>
        </w:rPr>
        <w:t>(</w:t>
      </w:r>
      <w:r w:rsidRPr="00DA39B4">
        <w:rPr>
          <w:rFonts w:ascii="Consolas" w:hAnsi="Consolas"/>
          <w:color w:val="17C6A3"/>
          <w:sz w:val="16"/>
          <w:szCs w:val="16"/>
        </w:rPr>
        <w:t>"client_id"</w:t>
      </w:r>
      <w:r w:rsidRPr="00DA39B4">
        <w:rPr>
          <w:rFonts w:ascii="Consolas" w:hAnsi="Consolas"/>
          <w:color w:val="E6E6FA"/>
          <w:sz w:val="16"/>
          <w:szCs w:val="16"/>
        </w:rPr>
        <w:t>,</w:t>
      </w:r>
      <w:r w:rsidRPr="00DA39B4">
        <w:rPr>
          <w:rFonts w:ascii="Consolas" w:hAnsi="Consolas"/>
          <w:color w:val="D9E8F7"/>
          <w:sz w:val="16"/>
          <w:szCs w:val="16"/>
        </w:rPr>
        <w:t xml:space="preserve"> </w:t>
      </w:r>
      <w:r w:rsidRPr="00DA39B4">
        <w:rPr>
          <w:rFonts w:ascii="Consolas" w:hAnsi="Consolas"/>
          <w:color w:val="17C6A3"/>
          <w:sz w:val="16"/>
          <w:szCs w:val="16"/>
        </w:rPr>
        <w:t>"ninza-client"</w:t>
      </w:r>
      <w:r w:rsidRPr="00DA39B4">
        <w:rPr>
          <w:rFonts w:ascii="Consolas" w:hAnsi="Consolas"/>
          <w:color w:val="F9FAF4"/>
          <w:sz w:val="16"/>
          <w:szCs w:val="16"/>
        </w:rPr>
        <w:t>)</w:t>
      </w:r>
    </w:p>
    <w:p w14:paraId="6E5D9AC6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D9E8F7"/>
          <w:sz w:val="16"/>
          <w:szCs w:val="16"/>
        </w:rPr>
        <w:tab/>
        <w:t xml:space="preserve">  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formParam</w:t>
      </w:r>
      <w:r w:rsidRPr="00DA39B4">
        <w:rPr>
          <w:rFonts w:ascii="Consolas" w:hAnsi="Consolas"/>
          <w:color w:val="F9FAF4"/>
          <w:sz w:val="16"/>
          <w:szCs w:val="16"/>
        </w:rPr>
        <w:t>(</w:t>
      </w:r>
      <w:r w:rsidRPr="00DA39B4">
        <w:rPr>
          <w:rFonts w:ascii="Consolas" w:hAnsi="Consolas"/>
          <w:color w:val="17C6A3"/>
          <w:sz w:val="16"/>
          <w:szCs w:val="16"/>
        </w:rPr>
        <w:t>"client_secret"</w:t>
      </w:r>
      <w:r w:rsidRPr="00DA39B4">
        <w:rPr>
          <w:rFonts w:ascii="Consolas" w:hAnsi="Consolas"/>
          <w:color w:val="E6E6FA"/>
          <w:sz w:val="16"/>
          <w:szCs w:val="16"/>
        </w:rPr>
        <w:t>,</w:t>
      </w:r>
      <w:r w:rsidRPr="00DA39B4">
        <w:rPr>
          <w:rFonts w:ascii="Consolas" w:hAnsi="Consolas"/>
          <w:color w:val="17C6A3"/>
          <w:sz w:val="16"/>
          <w:szCs w:val="16"/>
        </w:rPr>
        <w:t>"gPQBf1Yxew5OMccMhzos1GefIyiSnXzM"</w:t>
      </w:r>
      <w:r w:rsidRPr="00DA39B4">
        <w:rPr>
          <w:rFonts w:ascii="Consolas" w:hAnsi="Consolas"/>
          <w:color w:val="F9FAF4"/>
          <w:sz w:val="16"/>
          <w:szCs w:val="16"/>
        </w:rPr>
        <w:t>)</w:t>
      </w:r>
    </w:p>
    <w:p w14:paraId="18079DD6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D9E8F7"/>
          <w:sz w:val="16"/>
          <w:szCs w:val="16"/>
        </w:rPr>
        <w:tab/>
        <w:t xml:space="preserve">  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formParam</w:t>
      </w:r>
      <w:r w:rsidRPr="00DA39B4">
        <w:rPr>
          <w:rFonts w:ascii="Consolas" w:hAnsi="Consolas"/>
          <w:color w:val="F9FAF4"/>
          <w:sz w:val="16"/>
          <w:szCs w:val="16"/>
        </w:rPr>
        <w:t>(</w:t>
      </w:r>
      <w:r w:rsidRPr="00DA39B4">
        <w:rPr>
          <w:rFonts w:ascii="Consolas" w:hAnsi="Consolas"/>
          <w:color w:val="17C6A3"/>
          <w:sz w:val="16"/>
          <w:szCs w:val="16"/>
        </w:rPr>
        <w:t>"grant_type"</w:t>
      </w:r>
      <w:r w:rsidRPr="00DA39B4">
        <w:rPr>
          <w:rFonts w:ascii="Consolas" w:hAnsi="Consolas"/>
          <w:color w:val="E6E6FA"/>
          <w:sz w:val="16"/>
          <w:szCs w:val="16"/>
        </w:rPr>
        <w:t>,</w:t>
      </w:r>
      <w:r w:rsidRPr="00DA39B4">
        <w:rPr>
          <w:rFonts w:ascii="Consolas" w:hAnsi="Consolas"/>
          <w:color w:val="17C6A3"/>
          <w:sz w:val="16"/>
          <w:szCs w:val="16"/>
        </w:rPr>
        <w:t>"client_credentials"</w:t>
      </w:r>
      <w:r w:rsidRPr="00DA39B4">
        <w:rPr>
          <w:rFonts w:ascii="Consolas" w:hAnsi="Consolas"/>
          <w:color w:val="F9FAF4"/>
          <w:sz w:val="16"/>
          <w:szCs w:val="16"/>
        </w:rPr>
        <w:t>)</w:t>
      </w:r>
    </w:p>
    <w:p w14:paraId="773ED09D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when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</w:p>
    <w:p w14:paraId="3FD607E1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D9E8F7"/>
          <w:sz w:val="16"/>
          <w:szCs w:val="16"/>
        </w:rPr>
        <w:tab/>
        <w:t xml:space="preserve">  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post</w:t>
      </w:r>
      <w:r w:rsidRPr="00DA39B4">
        <w:rPr>
          <w:rFonts w:ascii="Consolas" w:hAnsi="Consolas"/>
          <w:color w:val="F9FAF4"/>
          <w:sz w:val="16"/>
          <w:szCs w:val="16"/>
        </w:rPr>
        <w:t>(</w:t>
      </w:r>
      <w:r w:rsidRPr="00DA39B4">
        <w:rPr>
          <w:rFonts w:ascii="Consolas" w:hAnsi="Consolas"/>
          <w:color w:val="17C6A3"/>
          <w:sz w:val="16"/>
          <w:szCs w:val="16"/>
        </w:rPr>
        <w:t>"http://49.249.28.218:8180/auth/realms/ninza/protocol/openid-connect/token"</w:t>
      </w:r>
      <w:r w:rsidRPr="00DA39B4">
        <w:rPr>
          <w:rFonts w:ascii="Consolas" w:hAnsi="Consolas"/>
          <w:color w:val="F9FAF4"/>
          <w:sz w:val="16"/>
          <w:szCs w:val="16"/>
        </w:rPr>
        <w:t>)</w:t>
      </w:r>
      <w:r w:rsidRPr="00DA39B4">
        <w:rPr>
          <w:rFonts w:ascii="Consolas" w:hAnsi="Consolas"/>
          <w:color w:val="E6E6FA"/>
          <w:sz w:val="16"/>
          <w:szCs w:val="16"/>
        </w:rPr>
        <w:t>;</w:t>
      </w:r>
    </w:p>
    <w:p w14:paraId="10F90B7F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D9E8F7"/>
          <w:sz w:val="16"/>
          <w:szCs w:val="16"/>
        </w:rPr>
        <w:tab/>
        <w:t xml:space="preserve">  </w:t>
      </w:r>
      <w:r w:rsidRPr="00DA39B4">
        <w:rPr>
          <w:rFonts w:ascii="Consolas" w:hAnsi="Consolas"/>
          <w:color w:val="808080"/>
          <w:sz w:val="16"/>
          <w:szCs w:val="16"/>
        </w:rPr>
        <w:t>// for every execution generate unique token</w:t>
      </w:r>
    </w:p>
    <w:p w14:paraId="3D3AC8ED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F3EC79"/>
          <w:sz w:val="16"/>
          <w:szCs w:val="16"/>
        </w:rPr>
        <w:t>rsp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then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</w:p>
    <w:p w14:paraId="133AF202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D9E8F7"/>
          <w:sz w:val="16"/>
          <w:szCs w:val="16"/>
        </w:rPr>
        <w:tab/>
        <w:t xml:space="preserve">  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log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all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  <w:r w:rsidRPr="00DA39B4">
        <w:rPr>
          <w:rFonts w:ascii="Consolas" w:hAnsi="Consolas"/>
          <w:color w:val="E6E6FA"/>
          <w:sz w:val="16"/>
          <w:szCs w:val="16"/>
        </w:rPr>
        <w:t>;</w:t>
      </w:r>
    </w:p>
    <w:p w14:paraId="5762FC42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D9E8F7"/>
          <w:sz w:val="16"/>
          <w:szCs w:val="16"/>
        </w:rPr>
        <w:tab/>
      </w:r>
    </w:p>
    <w:p w14:paraId="0B745F66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808080"/>
          <w:sz w:val="16"/>
          <w:szCs w:val="16"/>
        </w:rPr>
        <w:t xml:space="preserve">//capture token from the response [ </w:t>
      </w:r>
      <w:r w:rsidRPr="00DA39B4">
        <w:rPr>
          <w:rFonts w:ascii="Consolas" w:hAnsi="Consolas"/>
          <w:color w:val="808080"/>
          <w:sz w:val="16"/>
          <w:szCs w:val="16"/>
          <w:u w:val="single"/>
        </w:rPr>
        <w:t>keyclock</w:t>
      </w:r>
      <w:r w:rsidRPr="00DA39B4">
        <w:rPr>
          <w:rFonts w:ascii="Consolas" w:hAnsi="Consolas"/>
          <w:color w:val="808080"/>
          <w:sz w:val="16"/>
          <w:szCs w:val="16"/>
        </w:rPr>
        <w:t xml:space="preserve"> oauth2.0 ]</w:t>
      </w:r>
    </w:p>
    <w:p w14:paraId="0A7C835B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 xml:space="preserve">  </w:t>
      </w:r>
      <w:r w:rsidRPr="00DA39B4">
        <w:rPr>
          <w:rFonts w:ascii="Consolas" w:hAnsi="Consolas"/>
          <w:color w:val="1290C3"/>
          <w:sz w:val="16"/>
          <w:szCs w:val="16"/>
        </w:rPr>
        <w:t>String</w:t>
      </w:r>
      <w:r w:rsidRPr="00DA39B4">
        <w:rPr>
          <w:rFonts w:ascii="Consolas" w:hAnsi="Consolas"/>
          <w:color w:val="D9E8F7"/>
          <w:sz w:val="16"/>
          <w:szCs w:val="16"/>
        </w:rPr>
        <w:t xml:space="preserve"> </w:t>
      </w:r>
      <w:r w:rsidRPr="00DA39B4">
        <w:rPr>
          <w:rFonts w:ascii="Consolas" w:hAnsi="Consolas"/>
          <w:color w:val="F2F200"/>
          <w:sz w:val="16"/>
          <w:szCs w:val="16"/>
        </w:rPr>
        <w:t>token</w:t>
      </w:r>
      <w:r w:rsidRPr="00DA39B4">
        <w:rPr>
          <w:rFonts w:ascii="Consolas" w:hAnsi="Consolas"/>
          <w:color w:val="E6E6FA"/>
          <w:sz w:val="16"/>
          <w:szCs w:val="16"/>
        </w:rPr>
        <w:t>=</w:t>
      </w:r>
      <w:r w:rsidRPr="00DA39B4">
        <w:rPr>
          <w:rFonts w:ascii="Consolas" w:hAnsi="Consolas"/>
          <w:color w:val="D9E8F7"/>
          <w:sz w:val="16"/>
          <w:szCs w:val="16"/>
        </w:rPr>
        <w:t xml:space="preserve">  </w:t>
      </w:r>
      <w:r w:rsidRPr="00DA39B4">
        <w:rPr>
          <w:rFonts w:ascii="Consolas" w:hAnsi="Consolas"/>
          <w:color w:val="F3EC79"/>
          <w:sz w:val="16"/>
          <w:szCs w:val="16"/>
        </w:rPr>
        <w:t>rsp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jsonPath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A7EC21"/>
          <w:sz w:val="16"/>
          <w:szCs w:val="16"/>
        </w:rPr>
        <w:t>get</w:t>
      </w:r>
      <w:r w:rsidRPr="00DA39B4">
        <w:rPr>
          <w:rFonts w:ascii="Consolas" w:hAnsi="Consolas"/>
          <w:color w:val="F9FAF4"/>
          <w:sz w:val="16"/>
          <w:szCs w:val="16"/>
        </w:rPr>
        <w:t>(</w:t>
      </w:r>
      <w:r w:rsidRPr="00DA39B4">
        <w:rPr>
          <w:rFonts w:ascii="Consolas" w:hAnsi="Consolas"/>
          <w:color w:val="17C6A3"/>
          <w:sz w:val="16"/>
          <w:szCs w:val="16"/>
        </w:rPr>
        <w:t>"access_token"</w:t>
      </w:r>
      <w:r w:rsidRPr="00DA39B4">
        <w:rPr>
          <w:rFonts w:ascii="Consolas" w:hAnsi="Consolas"/>
          <w:color w:val="F9FAF4"/>
          <w:sz w:val="16"/>
          <w:szCs w:val="16"/>
        </w:rPr>
        <w:t>)</w:t>
      </w:r>
      <w:r w:rsidRPr="00DA39B4">
        <w:rPr>
          <w:rFonts w:ascii="Consolas" w:hAnsi="Consolas"/>
          <w:color w:val="E6E6FA"/>
          <w:sz w:val="16"/>
          <w:szCs w:val="16"/>
        </w:rPr>
        <w:t>;</w:t>
      </w:r>
      <w:r w:rsidRPr="00DA39B4">
        <w:rPr>
          <w:rFonts w:ascii="Consolas" w:hAnsi="Consolas"/>
          <w:color w:val="D9E8F7"/>
          <w:sz w:val="16"/>
          <w:szCs w:val="16"/>
        </w:rPr>
        <w:tab/>
      </w:r>
    </w:p>
    <w:p w14:paraId="65C7EF7B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 xml:space="preserve">  </w:t>
      </w:r>
    </w:p>
    <w:p w14:paraId="423B2F14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 xml:space="preserve">  </w:t>
      </w:r>
      <w:r w:rsidRPr="00DA39B4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</w:p>
    <w:p w14:paraId="7389F398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 xml:space="preserve">  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auth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oauth2</w:t>
      </w:r>
      <w:r w:rsidRPr="00DA39B4">
        <w:rPr>
          <w:rFonts w:ascii="Consolas" w:hAnsi="Consolas"/>
          <w:color w:val="F9FAF4"/>
          <w:sz w:val="16"/>
          <w:szCs w:val="16"/>
        </w:rPr>
        <w:t>(</w:t>
      </w:r>
      <w:r w:rsidRPr="00DA39B4">
        <w:rPr>
          <w:rFonts w:ascii="Consolas" w:hAnsi="Consolas"/>
          <w:color w:val="F3EC79"/>
          <w:sz w:val="16"/>
          <w:szCs w:val="16"/>
        </w:rPr>
        <w:t>token</w:t>
      </w:r>
      <w:r w:rsidRPr="00DA39B4">
        <w:rPr>
          <w:rFonts w:ascii="Consolas" w:hAnsi="Consolas"/>
          <w:color w:val="F9FAF4"/>
          <w:sz w:val="16"/>
          <w:szCs w:val="16"/>
        </w:rPr>
        <w:t>)</w:t>
      </w:r>
    </w:p>
    <w:p w14:paraId="0E530C8D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 xml:space="preserve">  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log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all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</w:p>
    <w:p w14:paraId="23153A4B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lastRenderedPageBreak/>
        <w:t xml:space="preserve">  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when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</w:p>
    <w:p w14:paraId="006A0426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 xml:space="preserve">  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get</w:t>
      </w:r>
      <w:r w:rsidRPr="00DA39B4">
        <w:rPr>
          <w:rFonts w:ascii="Consolas" w:hAnsi="Consolas"/>
          <w:color w:val="F9FAF4"/>
          <w:sz w:val="16"/>
          <w:szCs w:val="16"/>
        </w:rPr>
        <w:t>(</w:t>
      </w:r>
      <w:r w:rsidRPr="00DA39B4">
        <w:rPr>
          <w:rFonts w:ascii="Consolas" w:hAnsi="Consolas"/>
          <w:color w:val="17C6A3"/>
          <w:sz w:val="16"/>
          <w:szCs w:val="16"/>
        </w:rPr>
        <w:t>"http://49.249.28.218:8091/admin/payrolls"</w:t>
      </w:r>
      <w:r w:rsidRPr="00DA39B4">
        <w:rPr>
          <w:rFonts w:ascii="Consolas" w:hAnsi="Consolas"/>
          <w:color w:val="F9FAF4"/>
          <w:sz w:val="16"/>
          <w:szCs w:val="16"/>
        </w:rPr>
        <w:t>)</w:t>
      </w:r>
    </w:p>
    <w:p w14:paraId="7E2DE26B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 xml:space="preserve">  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then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</w:p>
    <w:p w14:paraId="4154210D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 xml:space="preserve">  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log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  <w:r w:rsidRPr="00DA39B4">
        <w:rPr>
          <w:rFonts w:ascii="Consolas" w:hAnsi="Consolas"/>
          <w:color w:val="E6E6FA"/>
          <w:sz w:val="16"/>
          <w:szCs w:val="16"/>
        </w:rPr>
        <w:t>.</w:t>
      </w:r>
      <w:r w:rsidRPr="00DA39B4">
        <w:rPr>
          <w:rFonts w:ascii="Consolas" w:hAnsi="Consolas"/>
          <w:color w:val="80F6A7"/>
          <w:sz w:val="16"/>
          <w:szCs w:val="16"/>
        </w:rPr>
        <w:t>all</w:t>
      </w:r>
      <w:r w:rsidRPr="00DA39B4">
        <w:rPr>
          <w:rFonts w:ascii="Consolas" w:hAnsi="Consolas"/>
          <w:color w:val="F9FAF4"/>
          <w:sz w:val="16"/>
          <w:szCs w:val="16"/>
        </w:rPr>
        <w:t>()</w:t>
      </w:r>
      <w:r w:rsidRPr="00DA39B4">
        <w:rPr>
          <w:rFonts w:ascii="Consolas" w:hAnsi="Consolas"/>
          <w:color w:val="E6E6FA"/>
          <w:sz w:val="16"/>
          <w:szCs w:val="16"/>
        </w:rPr>
        <w:t>;</w:t>
      </w:r>
    </w:p>
    <w:p w14:paraId="5384D374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29B0D9EA" w14:textId="77777777" w:rsidR="00DA39B4" w:rsidRPr="00DA39B4" w:rsidRDefault="00DA39B4" w:rsidP="00DA39B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DA39B4">
        <w:rPr>
          <w:rFonts w:ascii="Consolas" w:hAnsi="Consolas"/>
          <w:color w:val="D9E8F7"/>
          <w:sz w:val="16"/>
          <w:szCs w:val="16"/>
        </w:rPr>
        <w:tab/>
      </w:r>
      <w:r w:rsidRPr="00DA39B4">
        <w:rPr>
          <w:rFonts w:ascii="Consolas" w:hAnsi="Consolas"/>
          <w:color w:val="F9FAF4"/>
          <w:sz w:val="16"/>
          <w:szCs w:val="16"/>
        </w:rPr>
        <w:t>}</w:t>
      </w:r>
    </w:p>
    <w:p w14:paraId="0A805E36" w14:textId="77777777" w:rsidR="00DA39B4" w:rsidRDefault="00DA39B4" w:rsidP="00DA39B4">
      <w:pPr>
        <w:rPr>
          <w:lang w:eastAsia="en-IN"/>
        </w:rPr>
      </w:pPr>
    </w:p>
    <w:p w14:paraId="702161EF" w14:textId="5CADAAC4" w:rsidR="00DA39B4" w:rsidRPr="00F1597E" w:rsidRDefault="0054333B" w:rsidP="0054333B">
      <w:pPr>
        <w:pStyle w:val="Heading2"/>
        <w:rPr>
          <w:color w:val="0070C0"/>
          <w:lang w:eastAsia="en-IN"/>
        </w:rPr>
      </w:pPr>
      <w:r w:rsidRPr="00F1597E">
        <w:rPr>
          <w:color w:val="0070C0"/>
          <w:lang w:eastAsia="en-IN"/>
        </w:rPr>
        <w:t>D OAUTH 1.0=</w:t>
      </w:r>
    </w:p>
    <w:p w14:paraId="76FD91E4" w14:textId="1AFC0D08" w:rsidR="0054333B" w:rsidRDefault="0054333B" w:rsidP="00902031">
      <w:pPr>
        <w:pStyle w:val="ListParagraph"/>
        <w:numPr>
          <w:ilvl w:val="0"/>
          <w:numId w:val="106"/>
        </w:numPr>
        <w:rPr>
          <w:lang w:eastAsia="en-IN"/>
        </w:rPr>
      </w:pPr>
      <w:r>
        <w:rPr>
          <w:lang w:eastAsia="en-IN"/>
        </w:rPr>
        <w:t>SIMILAR TO AUTH2.</w:t>
      </w:r>
      <w:r w:rsidR="002053E9">
        <w:rPr>
          <w:lang w:eastAsia="en-IN"/>
        </w:rPr>
        <w:t>0 WHEN EVER YOU CREATE A CLIENT APP ITLL PROVIDE 4 INFORAMTION .</w:t>
      </w:r>
    </w:p>
    <w:p w14:paraId="77470A38" w14:textId="57801B3B" w:rsidR="002053E9" w:rsidRDefault="002053E9" w:rsidP="00902031">
      <w:pPr>
        <w:pStyle w:val="ListParagraph"/>
        <w:numPr>
          <w:ilvl w:val="0"/>
          <w:numId w:val="106"/>
        </w:numPr>
        <w:rPr>
          <w:lang w:eastAsia="en-IN"/>
        </w:rPr>
      </w:pPr>
      <w:r>
        <w:rPr>
          <w:lang w:eastAsia="en-IN"/>
        </w:rPr>
        <w:t xml:space="preserve">1 </w:t>
      </w:r>
      <w:r w:rsidR="00D6443C">
        <w:rPr>
          <w:lang w:eastAsia="en-IN"/>
        </w:rPr>
        <w:t>CONSUMER</w:t>
      </w:r>
      <w:r>
        <w:rPr>
          <w:lang w:eastAsia="en-IN"/>
        </w:rPr>
        <w:t xml:space="preserve"> ID , 2 </w:t>
      </w:r>
      <w:r w:rsidR="00D6443C">
        <w:rPr>
          <w:lang w:eastAsia="en-IN"/>
        </w:rPr>
        <w:t>CONSUMER SECRET , 3 AXCESS TOKEN , 4 AXCESS SECURED.</w:t>
      </w:r>
    </w:p>
    <w:p w14:paraId="16611380" w14:textId="7C252414" w:rsidR="00D6443C" w:rsidRDefault="00D6443C" w:rsidP="00902031">
      <w:pPr>
        <w:pStyle w:val="ListParagraph"/>
        <w:numPr>
          <w:ilvl w:val="0"/>
          <w:numId w:val="106"/>
        </w:numPr>
        <w:rPr>
          <w:lang w:eastAsia="en-IN"/>
        </w:rPr>
      </w:pPr>
      <w:r>
        <w:rPr>
          <w:lang w:eastAsia="en-IN"/>
        </w:rPr>
        <w:t xml:space="preserve">AFTER 2 LEVEL </w:t>
      </w:r>
      <w:r w:rsidR="006A681D">
        <w:rPr>
          <w:lang w:eastAsia="en-IN"/>
        </w:rPr>
        <w:t>AUTHENTICATION ITLL PROVIDE THE TOKEN  , USE TOKEN ID TO AXCESS A RESOURCE .</w:t>
      </w:r>
    </w:p>
    <w:p w14:paraId="101E3900" w14:textId="3E1EB723" w:rsidR="006A681D" w:rsidRDefault="006A681D" w:rsidP="00902031">
      <w:pPr>
        <w:pStyle w:val="ListParagraph"/>
        <w:numPr>
          <w:ilvl w:val="0"/>
          <w:numId w:val="106"/>
        </w:numPr>
        <w:rPr>
          <w:lang w:eastAsia="en-IN"/>
        </w:rPr>
      </w:pPr>
      <w:r>
        <w:rPr>
          <w:lang w:eastAsia="en-IN"/>
        </w:rPr>
        <w:t>1</w:t>
      </w:r>
      <w:r w:rsidRPr="006A681D">
        <w:rPr>
          <w:vertAlign w:val="superscript"/>
          <w:lang w:eastAsia="en-IN"/>
        </w:rPr>
        <w:t>ST</w:t>
      </w:r>
      <w:r>
        <w:rPr>
          <w:lang w:eastAsia="en-IN"/>
        </w:rPr>
        <w:t xml:space="preserve"> PASS CLIENT </w:t>
      </w:r>
      <w:r w:rsidR="00DF6234">
        <w:rPr>
          <w:lang w:eastAsia="en-IN"/>
        </w:rPr>
        <w:sym w:font="Wingdings" w:char="F0E0"/>
      </w:r>
      <w:r w:rsidR="00DF6234">
        <w:rPr>
          <w:lang w:eastAsia="en-IN"/>
        </w:rPr>
        <w:t xml:space="preserve"> RESPONSE  ,  2</w:t>
      </w:r>
      <w:r w:rsidR="00DF6234" w:rsidRPr="00DF6234">
        <w:rPr>
          <w:vertAlign w:val="superscript"/>
          <w:lang w:eastAsia="en-IN"/>
        </w:rPr>
        <w:t>ND</w:t>
      </w:r>
      <w:r w:rsidR="00DF6234">
        <w:rPr>
          <w:lang w:eastAsia="en-IN"/>
        </w:rPr>
        <w:t xml:space="preserve"> PASS AXCESS </w:t>
      </w:r>
      <w:r w:rsidR="00DF6234">
        <w:rPr>
          <w:lang w:eastAsia="en-IN"/>
        </w:rPr>
        <w:sym w:font="Wingdings" w:char="F0E0"/>
      </w:r>
      <w:r w:rsidR="00DF6234">
        <w:rPr>
          <w:lang w:eastAsia="en-IN"/>
        </w:rPr>
        <w:t xml:space="preserve"> THEN TOKEN.</w:t>
      </w:r>
    </w:p>
    <w:p w14:paraId="1DAE328D" w14:textId="5698547A" w:rsidR="00DF6234" w:rsidRDefault="00DF6234" w:rsidP="00902031">
      <w:pPr>
        <w:pStyle w:val="ListParagraph"/>
        <w:numPr>
          <w:ilvl w:val="0"/>
          <w:numId w:val="106"/>
        </w:numPr>
        <w:rPr>
          <w:lang w:eastAsia="en-IN"/>
        </w:rPr>
      </w:pPr>
      <w:r>
        <w:rPr>
          <w:lang w:eastAsia="en-IN"/>
        </w:rPr>
        <w:t>COMPLEX AND HIGHLY SECURED.</w:t>
      </w:r>
    </w:p>
    <w:p w14:paraId="057F6134" w14:textId="0499DA98" w:rsidR="00CE7CF6" w:rsidRDefault="00CE7CF6" w:rsidP="00CE7CF6">
      <w:pPr>
        <w:pStyle w:val="Heading3"/>
        <w:rPr>
          <w:lang w:eastAsia="en-IN"/>
        </w:rPr>
      </w:pPr>
      <w:r>
        <w:rPr>
          <w:lang w:eastAsia="en-IN"/>
        </w:rPr>
        <w:t xml:space="preserve">D.1 OAUTH 1.0= </w:t>
      </w:r>
    </w:p>
    <w:p w14:paraId="1FF2E344" w14:textId="331F8EBE" w:rsidR="00910333" w:rsidRDefault="00910333" w:rsidP="00902031">
      <w:pPr>
        <w:pStyle w:val="ListParagraph"/>
        <w:numPr>
          <w:ilvl w:val="0"/>
          <w:numId w:val="107"/>
        </w:numPr>
        <w:rPr>
          <w:lang w:eastAsia="en-IN"/>
        </w:rPr>
      </w:pPr>
      <w:r>
        <w:rPr>
          <w:lang w:eastAsia="en-IN"/>
        </w:rPr>
        <w:t xml:space="preserve">OAUTH 1.0 IS A OLD VERSION </w:t>
      </w:r>
      <w:r w:rsidR="00C042AF">
        <w:rPr>
          <w:lang w:eastAsia="en-IN"/>
        </w:rPr>
        <w:t xml:space="preserve">OF OAUTH PROTOCOL RARELY USED IN APPLICATION DEVELOPMENT </w:t>
      </w:r>
      <w:r w:rsidR="00CC30A8">
        <w:rPr>
          <w:lang w:eastAsia="en-IN"/>
        </w:rPr>
        <w:t xml:space="preserve">, CONSUMER KEY AND SECRET </w:t>
      </w:r>
      <w:r w:rsidR="005F6A70">
        <w:rPr>
          <w:lang w:eastAsia="en-IN"/>
        </w:rPr>
        <w:t xml:space="preserve">AND AXCESS TOKEN , AXCESS SECRET </w:t>
      </w:r>
      <w:r w:rsidR="00730663">
        <w:rPr>
          <w:lang w:eastAsia="en-IN"/>
        </w:rPr>
        <w:t>: THIS 4 STRINGS ARE USED TO IDENTIFY AND AUTHENTICAT</w:t>
      </w:r>
      <w:r w:rsidR="00552B55">
        <w:rPr>
          <w:lang w:eastAsia="en-IN"/>
        </w:rPr>
        <w:t>E THE CLIENT APPLICATION.</w:t>
      </w:r>
    </w:p>
    <w:p w14:paraId="7CA8BB93" w14:textId="61CCDF68" w:rsidR="00552B55" w:rsidRDefault="00552B55" w:rsidP="00902031">
      <w:pPr>
        <w:pStyle w:val="ListParagraph"/>
        <w:numPr>
          <w:ilvl w:val="0"/>
          <w:numId w:val="107"/>
        </w:numPr>
        <w:rPr>
          <w:lang w:eastAsia="en-IN"/>
        </w:rPr>
      </w:pPr>
      <w:r>
        <w:rPr>
          <w:lang w:eastAsia="en-IN"/>
        </w:rPr>
        <w:t xml:space="preserve">PROVIDE 2 LEVEL </w:t>
      </w:r>
      <w:r w:rsidR="00B21773">
        <w:rPr>
          <w:lang w:eastAsia="en-IN"/>
        </w:rPr>
        <w:t>AUTHENTICATION.</w:t>
      </w:r>
    </w:p>
    <w:p w14:paraId="1A795807" w14:textId="5493D656" w:rsidR="00B21773" w:rsidRDefault="00B21773" w:rsidP="00902031">
      <w:pPr>
        <w:pStyle w:val="ListParagraph"/>
        <w:numPr>
          <w:ilvl w:val="0"/>
          <w:numId w:val="107"/>
        </w:numPr>
        <w:rPr>
          <w:lang w:eastAsia="en-IN"/>
        </w:rPr>
      </w:pPr>
      <w:r>
        <w:rPr>
          <w:lang w:eastAsia="en-IN"/>
        </w:rPr>
        <w:t>NO TOKEN EXPIRY.</w:t>
      </w:r>
    </w:p>
    <w:p w14:paraId="7BE4CDAB" w14:textId="6F4F8A58" w:rsidR="00B21773" w:rsidRDefault="00B21773" w:rsidP="00902031">
      <w:pPr>
        <w:pStyle w:val="ListParagraph"/>
        <w:numPr>
          <w:ilvl w:val="0"/>
          <w:numId w:val="107"/>
        </w:numPr>
        <w:rPr>
          <w:lang w:eastAsia="en-IN"/>
        </w:rPr>
      </w:pPr>
      <w:r>
        <w:rPr>
          <w:lang w:eastAsia="en-IN"/>
        </w:rPr>
        <w:t>SCOPE : DOESN’T HAVE FEATURE OF SCOPE.</w:t>
      </w:r>
    </w:p>
    <w:p w14:paraId="5B9DA094" w14:textId="66C75D51" w:rsidR="000F7BB3" w:rsidRDefault="00B21773" w:rsidP="00902031">
      <w:pPr>
        <w:pStyle w:val="ListParagraph"/>
        <w:numPr>
          <w:ilvl w:val="0"/>
          <w:numId w:val="107"/>
        </w:numPr>
        <w:pBdr>
          <w:bottom w:val="double" w:sz="6" w:space="1" w:color="auto"/>
        </w:pBdr>
        <w:rPr>
          <w:lang w:eastAsia="en-IN"/>
        </w:rPr>
      </w:pPr>
      <w:r>
        <w:rPr>
          <w:lang w:eastAsia="en-IN"/>
        </w:rPr>
        <w:t>COMPLEX AND HIGHLY SECURE.</w:t>
      </w:r>
    </w:p>
    <w:p w14:paraId="572D0848" w14:textId="77777777" w:rsidR="00F1597E" w:rsidRDefault="00F1597E" w:rsidP="00963A57">
      <w:pPr>
        <w:pBdr>
          <w:bottom w:val="double" w:sz="6" w:space="1" w:color="auto"/>
        </w:pBdr>
        <w:ind w:left="360"/>
        <w:rPr>
          <w:lang w:eastAsia="en-IN"/>
        </w:rPr>
      </w:pPr>
    </w:p>
    <w:p w14:paraId="2AAE20B8" w14:textId="1A12B493" w:rsidR="00BA7E5C" w:rsidRDefault="00BA7E5C" w:rsidP="00902031">
      <w:pPr>
        <w:pStyle w:val="ListParagraph"/>
        <w:numPr>
          <w:ilvl w:val="0"/>
          <w:numId w:val="107"/>
        </w:numPr>
        <w:rPr>
          <w:lang w:eastAsia="en-IN"/>
        </w:rPr>
      </w:pPr>
      <w:r>
        <w:rPr>
          <w:lang w:eastAsia="en-IN"/>
        </w:rPr>
        <w:t xml:space="preserve">POSTING REQSETS IN 4 WAYS </w:t>
      </w:r>
      <w:r w:rsidRPr="00240803">
        <w:rPr>
          <w:color w:val="FF0000"/>
          <w:lang w:eastAsia="en-IN"/>
        </w:rPr>
        <w:t>JSONOBJECT , JSONFILE, POJO , HASHMAP.</w:t>
      </w:r>
    </w:p>
    <w:p w14:paraId="3376DE57" w14:textId="6141C292" w:rsidR="00BA7E5C" w:rsidRPr="00240803" w:rsidRDefault="00943D0E" w:rsidP="00902031">
      <w:pPr>
        <w:pStyle w:val="ListParagraph"/>
        <w:numPr>
          <w:ilvl w:val="0"/>
          <w:numId w:val="107"/>
        </w:numPr>
        <w:rPr>
          <w:color w:val="FF0000"/>
          <w:lang w:eastAsia="en-IN"/>
        </w:rPr>
      </w:pPr>
      <w:r>
        <w:rPr>
          <w:lang w:eastAsia="en-IN"/>
        </w:rPr>
        <w:t xml:space="preserve">EMPTY CONSTRUCTER FOR DESERIALIZATION IN POJO CLASS OR ELSE WE GET </w:t>
      </w:r>
      <w:r w:rsidR="0099739C">
        <w:rPr>
          <w:lang w:eastAsia="en-IN"/>
        </w:rPr>
        <w:sym w:font="Wingdings" w:char="F0E0"/>
      </w:r>
      <w:r w:rsidR="0099739C">
        <w:rPr>
          <w:lang w:eastAsia="en-IN"/>
        </w:rPr>
        <w:t xml:space="preserve"> </w:t>
      </w:r>
      <w:r w:rsidR="0099739C" w:rsidRPr="00240803">
        <w:rPr>
          <w:color w:val="FF0000"/>
          <w:lang w:eastAsia="en-IN"/>
        </w:rPr>
        <w:t>ILLEGAL DEFINITION EXCEPITON.</w:t>
      </w:r>
    </w:p>
    <w:p w14:paraId="24EC7B51" w14:textId="24A6E830" w:rsidR="00E149C3" w:rsidRDefault="009C7A16" w:rsidP="00902031">
      <w:pPr>
        <w:pStyle w:val="ListParagraph"/>
        <w:numPr>
          <w:ilvl w:val="0"/>
          <w:numId w:val="107"/>
        </w:numPr>
        <w:rPr>
          <w:lang w:eastAsia="en-IN"/>
        </w:rPr>
      </w:pPr>
      <w:r>
        <w:rPr>
          <w:lang w:eastAsia="en-IN"/>
        </w:rPr>
        <w:t xml:space="preserve">SINGLE TON CLASS </w:t>
      </w:r>
      <w:r w:rsidRPr="00240803">
        <w:rPr>
          <w:color w:val="FF0000"/>
          <w:lang w:eastAsia="en-IN"/>
        </w:rPr>
        <w:t xml:space="preserve">PRIVATE CONSTRUCTER </w:t>
      </w:r>
      <w:r>
        <w:rPr>
          <w:lang w:eastAsia="en-IN"/>
        </w:rPr>
        <w:t xml:space="preserve">ONLY ONCE WE CAN USE SO CONSTRUCTER </w:t>
      </w:r>
      <w:r w:rsidR="00D560B4">
        <w:rPr>
          <w:lang w:eastAsia="en-IN"/>
        </w:rPr>
        <w:t>PUBLIC ( WHENEVER WE CREATE AN MULTIPLE OBJECT WE WILL GET SAME VALUES).</w:t>
      </w:r>
    </w:p>
    <w:p w14:paraId="7FC94554" w14:textId="491BF8EB" w:rsidR="00D560B4" w:rsidRDefault="005E37FD" w:rsidP="00902031">
      <w:pPr>
        <w:pStyle w:val="ListParagraph"/>
        <w:numPr>
          <w:ilvl w:val="0"/>
          <w:numId w:val="107"/>
        </w:numPr>
        <w:rPr>
          <w:lang w:eastAsia="en-IN"/>
        </w:rPr>
      </w:pPr>
      <w:r>
        <w:rPr>
          <w:lang w:eastAsia="en-IN"/>
        </w:rPr>
        <w:t>OBJECTMAPPER CLASS READVALUE() ALWAYS SEARCH FOR EMPTY CONSTRUCTER</w:t>
      </w:r>
      <w:r w:rsidR="00D6183A">
        <w:rPr>
          <w:lang w:eastAsia="en-IN"/>
        </w:rPr>
        <w:t xml:space="preserve"> THEN IT WILL GO FOR DESERIALIZATION ) </w:t>
      </w:r>
    </w:p>
    <w:p w14:paraId="7DF62B76" w14:textId="3F2601AA" w:rsidR="00BC41D0" w:rsidRDefault="00BC41D0" w:rsidP="00902031">
      <w:pPr>
        <w:pStyle w:val="ListParagraph"/>
        <w:numPr>
          <w:ilvl w:val="0"/>
          <w:numId w:val="107"/>
        </w:numPr>
        <w:rPr>
          <w:lang w:eastAsia="en-IN"/>
        </w:rPr>
      </w:pPr>
      <w:r>
        <w:rPr>
          <w:lang w:eastAsia="en-IN"/>
        </w:rPr>
        <w:t>SOCKET EXCEPTION= NETWORK PROBLEM.</w:t>
      </w:r>
    </w:p>
    <w:p w14:paraId="0966213C" w14:textId="127EC287" w:rsidR="00BC41D0" w:rsidRDefault="00C445E8" w:rsidP="00902031">
      <w:pPr>
        <w:pStyle w:val="ListParagraph"/>
        <w:numPr>
          <w:ilvl w:val="0"/>
          <w:numId w:val="107"/>
        </w:numPr>
        <w:rPr>
          <w:lang w:eastAsia="en-IN"/>
        </w:rPr>
      </w:pPr>
      <w:r>
        <w:rPr>
          <w:lang w:eastAsia="en-IN"/>
        </w:rPr>
        <w:t xml:space="preserve">405 MEHTOD NOT ALLOWED </w:t>
      </w:r>
      <w:r>
        <w:rPr>
          <w:lang w:eastAsia="en-IN"/>
        </w:rPr>
        <w:sym w:font="Wingdings" w:char="F0E0"/>
      </w:r>
      <w:r>
        <w:rPr>
          <w:lang w:eastAsia="en-IN"/>
        </w:rPr>
        <w:t xml:space="preserve"> POSTMAN  ,  </w:t>
      </w:r>
      <w:r w:rsidRPr="00240803">
        <w:rPr>
          <w:color w:val="FF0000"/>
          <w:lang w:eastAsia="en-IN"/>
        </w:rPr>
        <w:t xml:space="preserve">ILLEGAL ARGUMENT EXCEPTION </w:t>
      </w:r>
      <w:r w:rsidR="00240803" w:rsidRPr="00240803">
        <w:rPr>
          <w:color w:val="FF0000"/>
          <w:lang w:eastAsia="en-IN"/>
        </w:rPr>
        <w:t xml:space="preserve"> </w:t>
      </w:r>
      <w:r w:rsidR="00240803">
        <w:rPr>
          <w:lang w:eastAsia="en-IN"/>
        </w:rPr>
        <w:sym w:font="Wingdings" w:char="F0E0"/>
      </w:r>
      <w:r w:rsidR="00240803">
        <w:rPr>
          <w:lang w:eastAsia="en-IN"/>
        </w:rPr>
        <w:t>REST ASSURED.</w:t>
      </w:r>
    </w:p>
    <w:p w14:paraId="33BDF5E2" w14:textId="16B43AD1" w:rsidR="00240803" w:rsidRDefault="00240803" w:rsidP="00902031">
      <w:pPr>
        <w:pStyle w:val="ListParagraph"/>
        <w:numPr>
          <w:ilvl w:val="0"/>
          <w:numId w:val="107"/>
        </w:numPr>
        <w:rPr>
          <w:lang w:eastAsia="en-IN"/>
        </w:rPr>
      </w:pPr>
      <w:r w:rsidRPr="00DF25C5">
        <w:rPr>
          <w:color w:val="FF0000"/>
          <w:lang w:eastAsia="en-IN"/>
        </w:rPr>
        <w:t xml:space="preserve">MEHTOD MATCHER EXCEPTION= </w:t>
      </w:r>
      <w:r>
        <w:rPr>
          <w:lang w:eastAsia="en-IN"/>
        </w:rPr>
        <w:t xml:space="preserve">IN DATAPROVIDER THERE ARE </w:t>
      </w:r>
      <w:r w:rsidR="0002063F">
        <w:rPr>
          <w:lang w:eastAsia="en-IN"/>
        </w:rPr>
        <w:t>N</w:t>
      </w:r>
      <w:r>
        <w:rPr>
          <w:lang w:eastAsia="en-IN"/>
        </w:rPr>
        <w:t xml:space="preserve"> </w:t>
      </w:r>
      <w:r w:rsidR="0002063F">
        <w:rPr>
          <w:lang w:eastAsia="en-IN"/>
        </w:rPr>
        <w:t xml:space="preserve">VARIABLES CALLED IN THE METHOD IF WE CALL MORE OR LESS  WE WILL GET METHOD MATCHER </w:t>
      </w:r>
      <w:r w:rsidR="00DF25C5">
        <w:rPr>
          <w:lang w:eastAsia="en-IN"/>
        </w:rPr>
        <w:t>EXCEPTION.</w:t>
      </w:r>
    </w:p>
    <w:p w14:paraId="4FFA3A34" w14:textId="75C97FFF" w:rsidR="000D490F" w:rsidRDefault="000D490F" w:rsidP="00902031">
      <w:pPr>
        <w:pStyle w:val="ListParagraph"/>
        <w:numPr>
          <w:ilvl w:val="0"/>
          <w:numId w:val="107"/>
        </w:numPr>
        <w:rPr>
          <w:lang w:eastAsia="en-IN"/>
        </w:rPr>
      </w:pPr>
      <w:r>
        <w:rPr>
          <w:color w:val="FF0000"/>
          <w:lang w:eastAsia="en-IN"/>
        </w:rPr>
        <w:t xml:space="preserve">GRANT </w:t>
      </w:r>
      <w:r w:rsidR="002F03F5">
        <w:rPr>
          <w:color w:val="FF0000"/>
          <w:lang w:eastAsia="en-IN"/>
        </w:rPr>
        <w:t>_TYPE = REMAIN SAME IF WE SWITCH TO ANY OTHER ENVIRONMENT.</w:t>
      </w:r>
    </w:p>
    <w:p w14:paraId="2F646B77" w14:textId="21F3D945" w:rsidR="00DF25C5" w:rsidRPr="005C72D0" w:rsidRDefault="00DF25C5" w:rsidP="00DF25C5">
      <w:pPr>
        <w:pStyle w:val="Heading3"/>
        <w:rPr>
          <w:color w:val="6B911C" w:themeColor="accent1" w:themeShade="BF"/>
          <w:lang w:eastAsia="en-IN"/>
        </w:rPr>
      </w:pPr>
      <w:r w:rsidRPr="005C72D0">
        <w:rPr>
          <w:color w:val="6B911C" w:themeColor="accent1" w:themeShade="BF"/>
          <w:lang w:eastAsia="en-IN"/>
        </w:rPr>
        <w:t xml:space="preserve">ADVANTAGES OF BDD </w:t>
      </w:r>
      <w:r w:rsidR="007A067B" w:rsidRPr="005C72D0">
        <w:rPr>
          <w:color w:val="6B911C" w:themeColor="accent1" w:themeShade="BF"/>
          <w:lang w:eastAsia="en-IN"/>
        </w:rPr>
        <w:t>/</w:t>
      </w:r>
      <w:r w:rsidR="00BF3DB0" w:rsidRPr="005C72D0">
        <w:rPr>
          <w:color w:val="6B911C" w:themeColor="accent1" w:themeShade="BF"/>
          <w:lang w:eastAsia="en-IN"/>
        </w:rPr>
        <w:t>GHARKINS KEYWORD=</w:t>
      </w:r>
    </w:p>
    <w:p w14:paraId="79DC6D28" w14:textId="64C48884" w:rsidR="00BF3DB0" w:rsidRDefault="004C70E9" w:rsidP="00902031">
      <w:pPr>
        <w:pStyle w:val="ListParagraph"/>
        <w:numPr>
          <w:ilvl w:val="0"/>
          <w:numId w:val="108"/>
        </w:numPr>
        <w:rPr>
          <w:lang w:eastAsia="en-IN"/>
        </w:rPr>
      </w:pPr>
      <w:r>
        <w:rPr>
          <w:lang w:eastAsia="en-IN"/>
        </w:rPr>
        <w:t xml:space="preserve">CODE OPTIMIZATIOIN  , UNNECESSARY OBJECT CREATION , </w:t>
      </w:r>
      <w:r w:rsidR="006D6F23">
        <w:rPr>
          <w:lang w:eastAsia="en-IN"/>
        </w:rPr>
        <w:t>MEMORY OPTIMIZE , PERFORMANCE INCREASES , LESS IMPORT STATMETNS.</w:t>
      </w:r>
    </w:p>
    <w:p w14:paraId="00EF70E4" w14:textId="50BD8F63" w:rsidR="006D6F23" w:rsidRPr="005C72D0" w:rsidRDefault="00925A16" w:rsidP="00925A16">
      <w:pPr>
        <w:pStyle w:val="Heading3"/>
        <w:rPr>
          <w:color w:val="6B911C" w:themeColor="accent1" w:themeShade="BF"/>
          <w:lang w:eastAsia="en-IN"/>
        </w:rPr>
      </w:pPr>
      <w:r w:rsidRPr="005C72D0">
        <w:rPr>
          <w:color w:val="6B911C" w:themeColor="accent1" w:themeShade="BF"/>
          <w:lang w:eastAsia="en-IN"/>
        </w:rPr>
        <w:t>WHY SERIALIZATION=</w:t>
      </w:r>
    </w:p>
    <w:p w14:paraId="030A1A8A" w14:textId="067A3A69" w:rsidR="008D73B3" w:rsidRDefault="00925A16" w:rsidP="00902031">
      <w:pPr>
        <w:pStyle w:val="ListParagraph"/>
        <w:numPr>
          <w:ilvl w:val="0"/>
          <w:numId w:val="108"/>
        </w:numPr>
        <w:rPr>
          <w:lang w:eastAsia="en-IN"/>
        </w:rPr>
      </w:pPr>
      <w:r>
        <w:rPr>
          <w:lang w:eastAsia="en-IN"/>
        </w:rPr>
        <w:t xml:space="preserve">COMMON LANGUAGE , </w:t>
      </w:r>
      <w:r w:rsidRPr="003E357A">
        <w:rPr>
          <w:color w:val="FF0000"/>
          <w:lang w:eastAsia="en-IN"/>
        </w:rPr>
        <w:t xml:space="preserve">TO STORE AND TRANSFER </w:t>
      </w:r>
      <w:r w:rsidR="008D73B3" w:rsidRPr="003E357A">
        <w:rPr>
          <w:color w:val="FF0000"/>
          <w:lang w:eastAsia="en-IN"/>
        </w:rPr>
        <w:t>THE DATA</w:t>
      </w:r>
      <w:r w:rsidR="008D73B3">
        <w:rPr>
          <w:lang w:eastAsia="en-IN"/>
        </w:rPr>
        <w:t xml:space="preserve"> .    ( TO STORE PRODUCT ID).</w:t>
      </w:r>
    </w:p>
    <w:p w14:paraId="46CAC1C6" w14:textId="13553209" w:rsidR="008D73B3" w:rsidRDefault="008A51C0" w:rsidP="00902031">
      <w:pPr>
        <w:pStyle w:val="ListParagraph"/>
        <w:numPr>
          <w:ilvl w:val="0"/>
          <w:numId w:val="108"/>
        </w:numPr>
        <w:rPr>
          <w:lang w:eastAsia="en-IN"/>
        </w:rPr>
      </w:pPr>
      <w:r>
        <w:rPr>
          <w:lang w:eastAsia="en-IN"/>
        </w:rPr>
        <w:t xml:space="preserve">TO CREATE A CATEGORY OR SUBCATEGORY WE HAVE USED </w:t>
      </w:r>
      <w:r w:rsidRPr="003E357A">
        <w:rPr>
          <w:color w:val="FF0000"/>
          <w:lang w:eastAsia="en-IN"/>
        </w:rPr>
        <w:t>HASHMAP</w:t>
      </w:r>
      <w:r w:rsidR="00657757">
        <w:rPr>
          <w:lang w:eastAsia="en-IN"/>
        </w:rPr>
        <w:t>.</w:t>
      </w:r>
    </w:p>
    <w:p w14:paraId="66AC1120" w14:textId="13A789B9" w:rsidR="00657757" w:rsidRDefault="00657757" w:rsidP="00902031">
      <w:pPr>
        <w:pStyle w:val="ListParagraph"/>
        <w:numPr>
          <w:ilvl w:val="0"/>
          <w:numId w:val="108"/>
        </w:numPr>
        <w:rPr>
          <w:lang w:eastAsia="en-IN"/>
        </w:rPr>
      </w:pPr>
      <w:r>
        <w:rPr>
          <w:lang w:eastAsia="en-IN"/>
        </w:rPr>
        <w:t xml:space="preserve">POJO CLASS IS USED FOR SERIALIZATION AND DESERIALIZATION </w:t>
      </w:r>
      <w:r w:rsidR="00793F1D" w:rsidRPr="003E357A">
        <w:rPr>
          <w:color w:val="FF0000"/>
          <w:lang w:eastAsia="en-IN"/>
        </w:rPr>
        <w:t>, DYNAMIC DATA HANDLE</w:t>
      </w:r>
      <w:r w:rsidR="00793F1D">
        <w:rPr>
          <w:lang w:eastAsia="en-IN"/>
        </w:rPr>
        <w:t>.</w:t>
      </w:r>
    </w:p>
    <w:p w14:paraId="4E34BC41" w14:textId="4BA74422" w:rsidR="00793F1D" w:rsidRDefault="00384D83" w:rsidP="00902031">
      <w:pPr>
        <w:pStyle w:val="ListParagraph"/>
        <w:numPr>
          <w:ilvl w:val="0"/>
          <w:numId w:val="108"/>
        </w:numPr>
        <w:rPr>
          <w:lang w:eastAsia="en-IN"/>
        </w:rPr>
      </w:pPr>
      <w:r>
        <w:rPr>
          <w:lang w:eastAsia="en-IN"/>
        </w:rPr>
        <w:t xml:space="preserve">CREATE RESPONSE TYPE OF VARIABLE AND CALL THEN() GO FOR VALIDATABLE </w:t>
      </w:r>
      <w:r w:rsidR="00325364">
        <w:rPr>
          <w:lang w:eastAsia="en-IN"/>
        </w:rPr>
        <w:t>RESPONSE.</w:t>
      </w:r>
    </w:p>
    <w:p w14:paraId="3CB998B2" w14:textId="389F708B" w:rsidR="00325364" w:rsidRDefault="00325364" w:rsidP="00902031">
      <w:pPr>
        <w:pStyle w:val="ListParagraph"/>
        <w:numPr>
          <w:ilvl w:val="0"/>
          <w:numId w:val="108"/>
        </w:numPr>
        <w:rPr>
          <w:lang w:eastAsia="en-IN"/>
        </w:rPr>
      </w:pPr>
      <w:r>
        <w:rPr>
          <w:lang w:eastAsia="en-IN"/>
        </w:rPr>
        <w:t xml:space="preserve">JSON PATH </w:t>
      </w:r>
      <w:r w:rsidRPr="003E357A">
        <w:rPr>
          <w:color w:val="FF0000"/>
          <w:lang w:eastAsia="en-IN"/>
        </w:rPr>
        <w:t xml:space="preserve">ONLY KEYS </w:t>
      </w:r>
      <w:r>
        <w:rPr>
          <w:lang w:eastAsia="en-IN"/>
        </w:rPr>
        <w:t>WE WILL UES.</w:t>
      </w:r>
    </w:p>
    <w:p w14:paraId="672342D8" w14:textId="4F3CB932" w:rsidR="00BF72D0" w:rsidRDefault="00BF72D0" w:rsidP="00902031">
      <w:pPr>
        <w:pStyle w:val="ListParagraph"/>
        <w:numPr>
          <w:ilvl w:val="0"/>
          <w:numId w:val="108"/>
        </w:numPr>
        <w:rPr>
          <w:lang w:eastAsia="en-IN"/>
        </w:rPr>
      </w:pPr>
      <w:r>
        <w:rPr>
          <w:lang w:eastAsia="en-IN"/>
        </w:rPr>
        <w:t>DYNAMIC RESPONSE WITH JSONPATH WE CAN HANDLE.</w:t>
      </w:r>
    </w:p>
    <w:p w14:paraId="0980E881" w14:textId="7004D41C" w:rsidR="00DA5B64" w:rsidRDefault="00DA5B64" w:rsidP="00902031">
      <w:pPr>
        <w:pStyle w:val="ListParagraph"/>
        <w:numPr>
          <w:ilvl w:val="0"/>
          <w:numId w:val="108"/>
        </w:numPr>
        <w:rPr>
          <w:lang w:eastAsia="en-IN"/>
        </w:rPr>
      </w:pPr>
      <w:r>
        <w:rPr>
          <w:lang w:eastAsia="en-IN"/>
        </w:rPr>
        <w:t xml:space="preserve">WE USE JAYWAY JSONPATH </w:t>
      </w:r>
      <w:r w:rsidR="003E357A">
        <w:rPr>
          <w:lang w:eastAsia="en-IN"/>
        </w:rPr>
        <w:t xml:space="preserve">TO </w:t>
      </w:r>
      <w:r w:rsidR="003E357A" w:rsidRPr="003E357A">
        <w:rPr>
          <w:color w:val="FF0000"/>
          <w:lang w:eastAsia="en-IN"/>
        </w:rPr>
        <w:t>FETCH MULTIPLE DATA</w:t>
      </w:r>
      <w:r w:rsidR="003E357A">
        <w:rPr>
          <w:lang w:eastAsia="en-IN"/>
        </w:rPr>
        <w:t>.</w:t>
      </w:r>
    </w:p>
    <w:p w14:paraId="51FA721E" w14:textId="6C52CC74" w:rsidR="00AB12A6" w:rsidRDefault="00AB12A6" w:rsidP="00902031">
      <w:pPr>
        <w:pStyle w:val="ListParagraph"/>
        <w:numPr>
          <w:ilvl w:val="0"/>
          <w:numId w:val="108"/>
        </w:numPr>
        <w:rPr>
          <w:lang w:eastAsia="en-IN"/>
        </w:rPr>
      </w:pPr>
      <w:r>
        <w:rPr>
          <w:lang w:eastAsia="en-IN"/>
        </w:rPr>
        <w:t>JACKSONBIND IMPLICITLY IT CONVERT TO</w:t>
      </w:r>
      <w:r w:rsidR="00963A57">
        <w:rPr>
          <w:lang w:eastAsia="en-IN"/>
        </w:rPr>
        <w:t xml:space="preserve"> toJsonString</w:t>
      </w:r>
    </w:p>
    <w:p w14:paraId="10B44703" w14:textId="77777777" w:rsidR="00963A57" w:rsidRDefault="00963A57" w:rsidP="00963A57">
      <w:pPr>
        <w:rPr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244F" w14:paraId="769014BF" w14:textId="77777777" w:rsidTr="00E4244F">
        <w:tc>
          <w:tcPr>
            <w:tcW w:w="4508" w:type="dxa"/>
          </w:tcPr>
          <w:p w14:paraId="0209DCE4" w14:textId="2BFCB0DD" w:rsidR="00E4244F" w:rsidRPr="00EE4C94" w:rsidRDefault="00E4244F" w:rsidP="00EE4C94">
            <w:pPr>
              <w:jc w:val="center"/>
              <w:rPr>
                <w:b/>
                <w:bCs/>
                <w:color w:val="FF0000"/>
                <w:lang w:eastAsia="en-IN"/>
              </w:rPr>
            </w:pPr>
            <w:r w:rsidRPr="00EE4C94">
              <w:rPr>
                <w:b/>
                <w:bCs/>
                <w:color w:val="FF0000"/>
                <w:lang w:eastAsia="en-IN"/>
              </w:rPr>
              <w:t>JSONPATH</w:t>
            </w:r>
          </w:p>
        </w:tc>
        <w:tc>
          <w:tcPr>
            <w:tcW w:w="4508" w:type="dxa"/>
          </w:tcPr>
          <w:p w14:paraId="4F6BD325" w14:textId="15DDD617" w:rsidR="00E4244F" w:rsidRPr="00EE4C94" w:rsidRDefault="00E4244F" w:rsidP="00EE4C94">
            <w:pPr>
              <w:jc w:val="center"/>
              <w:rPr>
                <w:b/>
                <w:bCs/>
                <w:color w:val="FF0000"/>
                <w:lang w:eastAsia="en-IN"/>
              </w:rPr>
            </w:pPr>
            <w:r w:rsidRPr="00EE4C94">
              <w:rPr>
                <w:b/>
                <w:bCs/>
                <w:color w:val="FF0000"/>
                <w:lang w:eastAsia="en-IN"/>
              </w:rPr>
              <w:t>JSON XPATH</w:t>
            </w:r>
          </w:p>
        </w:tc>
      </w:tr>
      <w:tr w:rsidR="00E4244F" w14:paraId="6313DC18" w14:textId="77777777" w:rsidTr="00E4244F">
        <w:tc>
          <w:tcPr>
            <w:tcW w:w="4508" w:type="dxa"/>
          </w:tcPr>
          <w:p w14:paraId="1078E038" w14:textId="08923FE7" w:rsidR="00E4244F" w:rsidRDefault="007E20CA" w:rsidP="00EE4C94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lastRenderedPageBreak/>
              <w:t>JSONPATH IS A MEHTOD</w:t>
            </w:r>
          </w:p>
        </w:tc>
        <w:tc>
          <w:tcPr>
            <w:tcW w:w="4508" w:type="dxa"/>
          </w:tcPr>
          <w:p w14:paraId="083E8F80" w14:textId="567132EE" w:rsidR="00E4244F" w:rsidRDefault="007E20CA" w:rsidP="00EE4C94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JSON PATH IS A CLASS</w:t>
            </w:r>
          </w:p>
        </w:tc>
      </w:tr>
      <w:tr w:rsidR="00E4244F" w14:paraId="3F5377BF" w14:textId="77777777" w:rsidTr="00E4244F">
        <w:tc>
          <w:tcPr>
            <w:tcW w:w="4508" w:type="dxa"/>
          </w:tcPr>
          <w:p w14:paraId="0BEF6036" w14:textId="565EE0B9" w:rsidR="00E4244F" w:rsidRDefault="007E20CA" w:rsidP="00EE4C94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RESTASSURED DEPENDENCY</w:t>
            </w:r>
          </w:p>
        </w:tc>
        <w:tc>
          <w:tcPr>
            <w:tcW w:w="4508" w:type="dxa"/>
          </w:tcPr>
          <w:p w14:paraId="794AA2C6" w14:textId="3A2E0B66" w:rsidR="00E4244F" w:rsidRDefault="008670C1" w:rsidP="00EE4C94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JAYWAY JSONPATH DEPENDENCY</w:t>
            </w:r>
          </w:p>
        </w:tc>
      </w:tr>
      <w:tr w:rsidR="00E4244F" w14:paraId="6EA9AD39" w14:textId="77777777" w:rsidTr="00E4244F">
        <w:tc>
          <w:tcPr>
            <w:tcW w:w="4508" w:type="dxa"/>
          </w:tcPr>
          <w:p w14:paraId="0025B0EF" w14:textId="0DB103FB" w:rsidR="00E4244F" w:rsidRDefault="008670C1" w:rsidP="00EE4C94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CANNOT USE REGULAR EXPRESSION</w:t>
            </w:r>
          </w:p>
        </w:tc>
        <w:tc>
          <w:tcPr>
            <w:tcW w:w="4508" w:type="dxa"/>
          </w:tcPr>
          <w:p w14:paraId="41016C6F" w14:textId="79016D83" w:rsidR="00E4244F" w:rsidRDefault="001B2D1B" w:rsidP="00EE4C94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WE CAN USE REGULAR EXPRESSION</w:t>
            </w:r>
          </w:p>
        </w:tc>
      </w:tr>
      <w:tr w:rsidR="00E4244F" w14:paraId="2D4651E6" w14:textId="77777777" w:rsidTr="00E4244F">
        <w:tc>
          <w:tcPr>
            <w:tcW w:w="4508" w:type="dxa"/>
          </w:tcPr>
          <w:p w14:paraId="7E675632" w14:textId="40C9D1A7" w:rsidR="00E4244F" w:rsidRDefault="001B2D1B" w:rsidP="00EE4C94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 xml:space="preserve">CANNOT APPLY CONDITION </w:t>
            </w:r>
            <w:r w:rsidR="00EE4C94">
              <w:rPr>
                <w:lang w:eastAsia="en-IN"/>
              </w:rPr>
              <w:t>(ONLY IF-ELSE)</w:t>
            </w:r>
          </w:p>
        </w:tc>
        <w:tc>
          <w:tcPr>
            <w:tcW w:w="4508" w:type="dxa"/>
          </w:tcPr>
          <w:p w14:paraId="5D62AAFB" w14:textId="3F198DB8" w:rsidR="00E4244F" w:rsidRDefault="001B2D1B" w:rsidP="00EE4C94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WE CAN APPLY CONDITION</w:t>
            </w:r>
          </w:p>
        </w:tc>
      </w:tr>
      <w:tr w:rsidR="00E4244F" w14:paraId="24030C1D" w14:textId="77777777" w:rsidTr="00E4244F">
        <w:tc>
          <w:tcPr>
            <w:tcW w:w="4508" w:type="dxa"/>
          </w:tcPr>
          <w:p w14:paraId="7DC0C1E9" w14:textId="5AF25E5E" w:rsidR="00E4244F" w:rsidRDefault="00EE4C94" w:rsidP="00EE4C94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MULTIPLE DATA CANNOT HANDLE</w:t>
            </w:r>
          </w:p>
        </w:tc>
        <w:tc>
          <w:tcPr>
            <w:tcW w:w="4508" w:type="dxa"/>
          </w:tcPr>
          <w:p w14:paraId="66DC1448" w14:textId="41CA6C7E" w:rsidR="00E4244F" w:rsidRDefault="00EE4C94" w:rsidP="00EE4C94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HANDLES MULTIPLE DATA</w:t>
            </w:r>
          </w:p>
        </w:tc>
      </w:tr>
    </w:tbl>
    <w:p w14:paraId="1055EB52" w14:textId="1016CDD6" w:rsidR="00C95011" w:rsidRDefault="00320680" w:rsidP="00902031">
      <w:pPr>
        <w:pStyle w:val="ListParagraph"/>
        <w:numPr>
          <w:ilvl w:val="0"/>
          <w:numId w:val="109"/>
        </w:numPr>
        <w:rPr>
          <w:lang w:eastAsia="en-IN"/>
        </w:rPr>
      </w:pPr>
      <w:r>
        <w:rPr>
          <w:lang w:eastAsia="en-IN"/>
        </w:rPr>
        <w:t xml:space="preserve">THERE ARE 3 TYPES OF PARAMETER BUT THERE ARE 4 </w:t>
      </w:r>
      <w:r w:rsidR="001A03A9">
        <w:rPr>
          <w:lang w:eastAsia="en-IN"/>
        </w:rPr>
        <w:t>WAYS</w:t>
      </w:r>
      <w:r>
        <w:rPr>
          <w:lang w:eastAsia="en-IN"/>
        </w:rPr>
        <w:t>.</w:t>
      </w:r>
    </w:p>
    <w:p w14:paraId="5219CA13" w14:textId="6FA775F3" w:rsidR="00320680" w:rsidRDefault="009E12D6" w:rsidP="00902031">
      <w:pPr>
        <w:pStyle w:val="ListParagraph"/>
        <w:numPr>
          <w:ilvl w:val="0"/>
          <w:numId w:val="109"/>
        </w:numPr>
        <w:rPr>
          <w:lang w:eastAsia="en-IN"/>
        </w:rPr>
      </w:pPr>
      <w:r>
        <w:rPr>
          <w:lang w:eastAsia="en-IN"/>
        </w:rPr>
        <w:t xml:space="preserve">EVERY  TIME LOGIN WE USE DIGESTIVE AUTH </w:t>
      </w:r>
      <w:r w:rsidR="00FA1DE8">
        <w:rPr>
          <w:lang w:eastAsia="en-IN"/>
        </w:rPr>
        <w:t>.</w:t>
      </w:r>
    </w:p>
    <w:p w14:paraId="65212817" w14:textId="640114B5" w:rsidR="00FA1DE8" w:rsidRDefault="00FA1DE8" w:rsidP="00902031">
      <w:pPr>
        <w:pStyle w:val="ListParagraph"/>
        <w:numPr>
          <w:ilvl w:val="0"/>
          <w:numId w:val="109"/>
        </w:numPr>
        <w:rPr>
          <w:lang w:eastAsia="en-IN"/>
        </w:rPr>
      </w:pPr>
      <w:r>
        <w:rPr>
          <w:lang w:eastAsia="en-IN"/>
        </w:rPr>
        <w:t>1 TIME LOGIN = PREEMPTIVE AUTH EX=</w:t>
      </w:r>
      <w:r w:rsidR="006A6065">
        <w:rPr>
          <w:lang w:eastAsia="en-IN"/>
        </w:rPr>
        <w:t>FLIPKART ,AMAZON.</w:t>
      </w:r>
      <w:r w:rsidR="00E60C81">
        <w:rPr>
          <w:lang w:eastAsia="en-IN"/>
        </w:rPr>
        <w:t xml:space="preserve">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7C1EBD" w14:paraId="769CCF25" w14:textId="77777777" w:rsidTr="007C1EBD">
        <w:tc>
          <w:tcPr>
            <w:tcW w:w="4531" w:type="dxa"/>
          </w:tcPr>
          <w:p w14:paraId="0F747239" w14:textId="069B1FA7" w:rsidR="007C1EBD" w:rsidRPr="00AB12A6" w:rsidRDefault="007C1EBD" w:rsidP="00AB12A6">
            <w:pPr>
              <w:jc w:val="center"/>
              <w:rPr>
                <w:b/>
                <w:bCs/>
                <w:color w:val="FF0000"/>
                <w:lang w:eastAsia="en-IN"/>
              </w:rPr>
            </w:pPr>
            <w:r w:rsidRPr="00AB12A6">
              <w:rPr>
                <w:b/>
                <w:bCs/>
                <w:color w:val="FF0000"/>
                <w:lang w:eastAsia="en-IN"/>
              </w:rPr>
              <w:t>AUTH1.0</w:t>
            </w:r>
          </w:p>
        </w:tc>
        <w:tc>
          <w:tcPr>
            <w:tcW w:w="4536" w:type="dxa"/>
          </w:tcPr>
          <w:p w14:paraId="3FB3FA79" w14:textId="1CE1342B" w:rsidR="007C1EBD" w:rsidRPr="00AB12A6" w:rsidRDefault="007C1EBD" w:rsidP="00AB12A6">
            <w:pPr>
              <w:jc w:val="center"/>
              <w:rPr>
                <w:b/>
                <w:bCs/>
                <w:color w:val="FF0000"/>
                <w:lang w:eastAsia="en-IN"/>
              </w:rPr>
            </w:pPr>
            <w:r w:rsidRPr="00AB12A6">
              <w:rPr>
                <w:b/>
                <w:bCs/>
                <w:color w:val="FF0000"/>
                <w:lang w:eastAsia="en-IN"/>
              </w:rPr>
              <w:t>AUTH2.0</w:t>
            </w:r>
          </w:p>
        </w:tc>
      </w:tr>
      <w:tr w:rsidR="007C1EBD" w14:paraId="2AD9C3AC" w14:textId="77777777" w:rsidTr="007C1EBD">
        <w:tc>
          <w:tcPr>
            <w:tcW w:w="4531" w:type="dxa"/>
          </w:tcPr>
          <w:p w14:paraId="78C3A5EA" w14:textId="09FD4355" w:rsidR="007C1EBD" w:rsidRDefault="001D1A64" w:rsidP="00AB12A6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COMPLEX</w:t>
            </w:r>
          </w:p>
        </w:tc>
        <w:tc>
          <w:tcPr>
            <w:tcW w:w="4536" w:type="dxa"/>
          </w:tcPr>
          <w:p w14:paraId="7A9E6D73" w14:textId="4E51B5D6" w:rsidR="007C1EBD" w:rsidRDefault="001D1A64" w:rsidP="00AB12A6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LESS COMPLEX</w:t>
            </w:r>
          </w:p>
        </w:tc>
      </w:tr>
      <w:tr w:rsidR="007C1EBD" w14:paraId="6A9F961E" w14:textId="77777777" w:rsidTr="007C1EBD">
        <w:tc>
          <w:tcPr>
            <w:tcW w:w="4531" w:type="dxa"/>
          </w:tcPr>
          <w:p w14:paraId="7F3470BA" w14:textId="540CD045" w:rsidR="007C1EBD" w:rsidRDefault="001D1A64" w:rsidP="00AB12A6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NOT WIDELY USED</w:t>
            </w:r>
          </w:p>
        </w:tc>
        <w:tc>
          <w:tcPr>
            <w:tcW w:w="4536" w:type="dxa"/>
          </w:tcPr>
          <w:p w14:paraId="2FD71DD1" w14:textId="66085E96" w:rsidR="007C1EBD" w:rsidRDefault="001D1A64" w:rsidP="00AB12A6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WIDELY USED.</w:t>
            </w:r>
          </w:p>
        </w:tc>
      </w:tr>
      <w:tr w:rsidR="007C1EBD" w14:paraId="31F9A8DF" w14:textId="77777777" w:rsidTr="007C1EBD">
        <w:tc>
          <w:tcPr>
            <w:tcW w:w="4531" w:type="dxa"/>
          </w:tcPr>
          <w:p w14:paraId="074EE9C6" w14:textId="0A9ED058" w:rsidR="007C1EBD" w:rsidRDefault="00DF6622" w:rsidP="00AB12A6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MORE SECURED</w:t>
            </w:r>
          </w:p>
        </w:tc>
        <w:tc>
          <w:tcPr>
            <w:tcW w:w="4536" w:type="dxa"/>
          </w:tcPr>
          <w:p w14:paraId="1924C080" w14:textId="783C5F80" w:rsidR="007C1EBD" w:rsidRDefault="00DF6622" w:rsidP="00AB12A6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NOT MORE SECURED THAN AUTH</w:t>
            </w:r>
            <w:r w:rsidR="00F93954">
              <w:rPr>
                <w:lang w:eastAsia="en-IN"/>
              </w:rPr>
              <w:t>1.0</w:t>
            </w:r>
          </w:p>
        </w:tc>
      </w:tr>
      <w:tr w:rsidR="007C1EBD" w14:paraId="6B5A87BF" w14:textId="77777777" w:rsidTr="007C1EBD">
        <w:tc>
          <w:tcPr>
            <w:tcW w:w="4531" w:type="dxa"/>
          </w:tcPr>
          <w:p w14:paraId="51D03998" w14:textId="67DD3268" w:rsidR="007C1EBD" w:rsidRDefault="00F93954" w:rsidP="00AB12A6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STATIC (NO EXPIRY)</w:t>
            </w:r>
          </w:p>
        </w:tc>
        <w:tc>
          <w:tcPr>
            <w:tcW w:w="4536" w:type="dxa"/>
          </w:tcPr>
          <w:p w14:paraId="3F138823" w14:textId="01B9A01A" w:rsidR="007C1EBD" w:rsidRDefault="00F93954" w:rsidP="00AB12A6">
            <w:pPr>
              <w:jc w:val="center"/>
              <w:rPr>
                <w:lang w:eastAsia="en-IN"/>
              </w:rPr>
            </w:pPr>
            <w:r>
              <w:rPr>
                <w:lang w:eastAsia="en-IN"/>
              </w:rPr>
              <w:t>ITS LIKE OTP</w:t>
            </w:r>
          </w:p>
        </w:tc>
      </w:tr>
    </w:tbl>
    <w:p w14:paraId="75F99E0C" w14:textId="3F7A5CED" w:rsidR="006A6065" w:rsidRDefault="00963A57" w:rsidP="006A6065">
      <w:pPr>
        <w:rPr>
          <w:lang w:eastAsia="en-IN"/>
        </w:rPr>
      </w:pPr>
      <w:r>
        <w:rPr>
          <w:lang w:eastAsia="en-IN"/>
        </w:rPr>
        <w:t xml:space="preserve"> </w:t>
      </w:r>
    </w:p>
    <w:p w14:paraId="18E9FD01" w14:textId="0C7347B7" w:rsidR="00B84B72" w:rsidRDefault="00B84B72" w:rsidP="0043244A">
      <w:pPr>
        <w:pStyle w:val="Heading1"/>
        <w:rPr>
          <w:lang w:eastAsia="en-IN"/>
        </w:rPr>
      </w:pPr>
      <w:r>
        <w:rPr>
          <w:lang w:eastAsia="en-IN"/>
        </w:rPr>
        <w:t>ENCODING AND DECODING=</w:t>
      </w:r>
    </w:p>
    <w:p w14:paraId="46F959F0" w14:textId="4A0B8562" w:rsidR="0043244A" w:rsidRDefault="0043244A" w:rsidP="004615DD">
      <w:pPr>
        <w:pStyle w:val="ListParagraph"/>
        <w:numPr>
          <w:ilvl w:val="0"/>
          <w:numId w:val="110"/>
        </w:numPr>
        <w:rPr>
          <w:lang w:eastAsia="en-IN"/>
        </w:rPr>
      </w:pPr>
      <w:r>
        <w:rPr>
          <w:lang w:eastAsia="en-IN"/>
        </w:rPr>
        <w:t xml:space="preserve">BASE64 IS ONE OF THE ENCODING AND DECODING </w:t>
      </w:r>
      <w:r w:rsidR="007C4A65">
        <w:rPr>
          <w:lang w:eastAsia="en-IN"/>
        </w:rPr>
        <w:t>TECHNIQUE AVAILABLE IN JAVA.</w:t>
      </w:r>
    </w:p>
    <w:p w14:paraId="68358F41" w14:textId="27504DD3" w:rsidR="007C4A65" w:rsidRDefault="001E2FC0" w:rsidP="004615DD">
      <w:pPr>
        <w:pStyle w:val="ListParagraph"/>
        <w:numPr>
          <w:ilvl w:val="0"/>
          <w:numId w:val="110"/>
        </w:numPr>
        <w:rPr>
          <w:lang w:eastAsia="en-IN"/>
        </w:rPr>
      </w:pPr>
      <w:r>
        <w:rPr>
          <w:lang w:eastAsia="en-IN"/>
        </w:rPr>
        <w:t xml:space="preserve">ENCODE = IT IS A TECHNIQUE TO CONVERT STRING DATA INTO ASCCI </w:t>
      </w:r>
      <w:r w:rsidR="00863045">
        <w:rPr>
          <w:lang w:eastAsia="en-IN"/>
        </w:rPr>
        <w:t>CHARACTER .(NON READABLE).</w:t>
      </w:r>
    </w:p>
    <w:p w14:paraId="2BFFF756" w14:textId="4A03FB56" w:rsidR="00863045" w:rsidRDefault="00863045" w:rsidP="004615DD">
      <w:pPr>
        <w:pStyle w:val="ListParagraph"/>
        <w:numPr>
          <w:ilvl w:val="0"/>
          <w:numId w:val="110"/>
        </w:numPr>
        <w:rPr>
          <w:lang w:eastAsia="en-IN"/>
        </w:rPr>
      </w:pPr>
      <w:r>
        <w:rPr>
          <w:lang w:eastAsia="en-IN"/>
        </w:rPr>
        <w:t xml:space="preserve">USING BASE64 </w:t>
      </w:r>
      <w:r w:rsidR="00A2220F">
        <w:rPr>
          <w:lang w:eastAsia="en-IN"/>
        </w:rPr>
        <w:t xml:space="preserve">WWE ARE GOING TO CONVERT DATA INTO ASCII CHARACTER THIS DATA GOES OVER </w:t>
      </w:r>
      <w:r w:rsidR="00EF3079">
        <w:rPr>
          <w:lang w:eastAsia="en-IN"/>
        </w:rPr>
        <w:t>HTTP PROTOCOL.</w:t>
      </w:r>
    </w:p>
    <w:p w14:paraId="1906265F" w14:textId="7319C8FC" w:rsidR="00EF3079" w:rsidRDefault="00EF3079" w:rsidP="004615DD">
      <w:pPr>
        <w:pStyle w:val="ListParagraph"/>
        <w:numPr>
          <w:ilvl w:val="0"/>
          <w:numId w:val="110"/>
        </w:numPr>
        <w:rPr>
          <w:lang w:eastAsia="en-IN"/>
        </w:rPr>
      </w:pPr>
      <w:r>
        <w:rPr>
          <w:lang w:eastAsia="en-IN"/>
        </w:rPr>
        <w:t>FROM THE SERVER SIDE IT IS GOING TO DECODE THE DATA</w:t>
      </w:r>
      <w:r w:rsidR="00A913A6">
        <w:rPr>
          <w:lang w:eastAsia="en-IN"/>
        </w:rPr>
        <w:t>(VICE-VERSA).</w:t>
      </w:r>
    </w:p>
    <w:p w14:paraId="580D2EB3" w14:textId="3F406FF2" w:rsidR="00744F16" w:rsidRDefault="00744F16" w:rsidP="004615DD">
      <w:pPr>
        <w:pStyle w:val="ListParagraph"/>
        <w:numPr>
          <w:ilvl w:val="0"/>
          <w:numId w:val="110"/>
        </w:numPr>
        <w:rPr>
          <w:lang w:eastAsia="en-IN"/>
        </w:rPr>
      </w:pPr>
      <w:r>
        <w:rPr>
          <w:lang w:eastAsia="en-IN"/>
        </w:rPr>
        <w:t xml:space="preserve">FROM THE CLIENT ENCODE THE DATA FROM THE SERVER SIDE THEY ARE GOING TO </w:t>
      </w:r>
      <w:r w:rsidR="00A913A6">
        <w:rPr>
          <w:lang w:eastAsia="en-IN"/>
        </w:rPr>
        <w:t>DECODE THE DATA USE IN APPLICATION (VICE-VERSA).</w:t>
      </w:r>
    </w:p>
    <w:p w14:paraId="529FF05F" w14:textId="3BE49AD9" w:rsidR="00A913A6" w:rsidRDefault="00BB7388" w:rsidP="00BB7388">
      <w:pPr>
        <w:rPr>
          <w:lang w:eastAsia="en-IN"/>
        </w:rPr>
      </w:pPr>
      <w:r>
        <w:rPr>
          <w:lang w:eastAsia="en-IN"/>
        </w:rPr>
        <w:t>EXAMPLE=</w:t>
      </w:r>
    </w:p>
    <w:p w14:paraId="6682E226" w14:textId="57BC9E95" w:rsidR="00BB7388" w:rsidRDefault="00BB7388" w:rsidP="004615DD">
      <w:pPr>
        <w:pStyle w:val="ListParagraph"/>
        <w:numPr>
          <w:ilvl w:val="0"/>
          <w:numId w:val="111"/>
        </w:numPr>
        <w:rPr>
          <w:lang w:eastAsia="en-IN"/>
        </w:rPr>
      </w:pPr>
      <w:r>
        <w:rPr>
          <w:lang w:eastAsia="en-IN"/>
        </w:rPr>
        <w:t xml:space="preserve">IN API TESTING </w:t>
      </w:r>
      <w:r w:rsidR="00184903">
        <w:rPr>
          <w:lang w:eastAsia="en-IN"/>
        </w:rPr>
        <w:t xml:space="preserve">GOING TO EXECUTE 1 API , I WANT TO PASS UN AND PWD  WE ARE GOING TO ENCODE </w:t>
      </w:r>
      <w:r w:rsidR="00BA0AA3">
        <w:rPr>
          <w:lang w:eastAsia="en-IN"/>
        </w:rPr>
        <w:t xml:space="preserve">AND SEND DATA SO THAT NETWORK SIDE NO BODY CAN HACK THE DATA, </w:t>
      </w:r>
    </w:p>
    <w:p w14:paraId="5AD841C6" w14:textId="4FC851A3" w:rsidR="00F10934" w:rsidRDefault="00F10934" w:rsidP="004615DD">
      <w:pPr>
        <w:pStyle w:val="ListParagraph"/>
        <w:numPr>
          <w:ilvl w:val="0"/>
          <w:numId w:val="111"/>
        </w:numPr>
        <w:rPr>
          <w:lang w:eastAsia="en-IN"/>
        </w:rPr>
      </w:pPr>
      <w:r>
        <w:rPr>
          <w:lang w:eastAsia="en-IN"/>
        </w:rPr>
        <w:t>TO UNDERSTAND THE DATA WE ARE GOING TO DECODE IT AND SERVER WILL ALLOW THE RESOURCES.</w:t>
      </w:r>
    </w:p>
    <w:p w14:paraId="3111F818" w14:textId="724499F9" w:rsidR="00FE34D6" w:rsidRPr="005C72D0" w:rsidRDefault="00FE34D6" w:rsidP="00FE34D6">
      <w:pPr>
        <w:pStyle w:val="Heading2"/>
        <w:rPr>
          <w:color w:val="6B911C" w:themeColor="accent1" w:themeShade="BF"/>
          <w:lang w:eastAsia="en-IN"/>
        </w:rPr>
      </w:pPr>
      <w:r w:rsidRPr="005C72D0">
        <w:rPr>
          <w:color w:val="6B911C" w:themeColor="accent1" w:themeShade="BF"/>
          <w:lang w:eastAsia="en-IN"/>
        </w:rPr>
        <w:t xml:space="preserve">BASIC </w:t>
      </w:r>
      <w:r w:rsidR="00D96370" w:rsidRPr="005C72D0">
        <w:rPr>
          <w:color w:val="6B911C" w:themeColor="accent1" w:themeShade="BF"/>
          <w:lang w:eastAsia="en-IN"/>
        </w:rPr>
        <w:t>BASE64 ENCODING=</w:t>
      </w:r>
    </w:p>
    <w:p w14:paraId="7563D57D" w14:textId="126789E6" w:rsidR="00D96370" w:rsidRDefault="00D96370" w:rsidP="004615DD">
      <w:pPr>
        <w:pStyle w:val="ListParagraph"/>
        <w:numPr>
          <w:ilvl w:val="0"/>
          <w:numId w:val="112"/>
        </w:numPr>
        <w:rPr>
          <w:lang w:eastAsia="en-IN"/>
        </w:rPr>
      </w:pPr>
      <w:r>
        <w:rPr>
          <w:lang w:eastAsia="en-IN"/>
        </w:rPr>
        <w:t xml:space="preserve">REST ASSURED ALL BASIC AUTHENTICATIOIN </w:t>
      </w:r>
      <w:r w:rsidR="001D5D80">
        <w:rPr>
          <w:lang w:eastAsia="en-IN"/>
        </w:rPr>
        <w:t>BY DEFAULT USES BASE-64 ENCODING FECILITY.</w:t>
      </w:r>
    </w:p>
    <w:p w14:paraId="3936D118" w14:textId="78D97956" w:rsidR="00370586" w:rsidRDefault="00370586" w:rsidP="004615DD">
      <w:pPr>
        <w:pStyle w:val="ListParagraph"/>
        <w:numPr>
          <w:ilvl w:val="0"/>
          <w:numId w:val="112"/>
        </w:numPr>
        <w:rPr>
          <w:lang w:eastAsia="en-IN"/>
        </w:rPr>
      </w:pPr>
      <w:r>
        <w:rPr>
          <w:lang w:eastAsia="en-IN"/>
        </w:rPr>
        <w:t xml:space="preserve">BASE64 IT IS A CLASS FOR ENCODING </w:t>
      </w:r>
      <w:r w:rsidR="009D120B">
        <w:rPr>
          <w:lang w:eastAsia="en-IN"/>
        </w:rPr>
        <w:t>BINARY DATA INTO ASCII CHARACTERS AND SEND ENCODING DATA OVER THE NETWORK.</w:t>
      </w:r>
    </w:p>
    <w:p w14:paraId="3FBCB9B5" w14:textId="5869B2E9" w:rsidR="009D564F" w:rsidRDefault="009D564F" w:rsidP="004615DD">
      <w:pPr>
        <w:pStyle w:val="ListParagraph"/>
        <w:numPr>
          <w:ilvl w:val="0"/>
          <w:numId w:val="112"/>
        </w:numPr>
        <w:rPr>
          <w:lang w:eastAsia="en-IN"/>
        </w:rPr>
      </w:pPr>
      <w:r>
        <w:rPr>
          <w:lang w:eastAsia="en-IN"/>
        </w:rPr>
        <w:t xml:space="preserve">TO PERFROM ENCODE AND DECODE THERE IS A CLASS BASE64 </w:t>
      </w:r>
      <w:r w:rsidR="00E97FB3">
        <w:rPr>
          <w:lang w:eastAsia="en-IN"/>
        </w:rPr>
        <w:t>.</w:t>
      </w:r>
    </w:p>
    <w:p w14:paraId="4FBF4484" w14:textId="013A8552" w:rsidR="00DB52AF" w:rsidRDefault="00E97FB3" w:rsidP="004615DD">
      <w:pPr>
        <w:pStyle w:val="ListParagraph"/>
        <w:numPr>
          <w:ilvl w:val="0"/>
          <w:numId w:val="112"/>
        </w:numPr>
        <w:rPr>
          <w:lang w:eastAsia="en-IN"/>
        </w:rPr>
      </w:pPr>
      <w:r>
        <w:rPr>
          <w:lang w:eastAsia="en-IN"/>
        </w:rPr>
        <w:t xml:space="preserve">IN ONLINE THERE ARE SOMANY TOOLS </w:t>
      </w:r>
      <w:r w:rsidR="00ED422B">
        <w:rPr>
          <w:lang w:eastAsia="en-IN"/>
        </w:rPr>
        <w:t>TO DECODE THE DATA SO WE ARE NOT GOING TO USE PREMEPTIVE AUTH</w:t>
      </w:r>
      <w:r w:rsidR="00F5718E">
        <w:rPr>
          <w:lang w:eastAsia="en-IN"/>
        </w:rPr>
        <w:t>(IT IS GOING TO SHOW IN THE HEADER)</w:t>
      </w:r>
      <w:r w:rsidR="00ED422B">
        <w:rPr>
          <w:lang w:eastAsia="en-IN"/>
        </w:rPr>
        <w:t xml:space="preserve">. </w:t>
      </w:r>
    </w:p>
    <w:p w14:paraId="56D83B9C" w14:textId="290213D3" w:rsidR="00E97FB3" w:rsidRDefault="00DB52AF" w:rsidP="004615DD">
      <w:pPr>
        <w:pStyle w:val="ListParagraph"/>
        <w:numPr>
          <w:ilvl w:val="0"/>
          <w:numId w:val="112"/>
        </w:numPr>
        <w:rPr>
          <w:lang w:eastAsia="en-IN"/>
        </w:rPr>
      </w:pPr>
      <w:r>
        <w:rPr>
          <w:lang w:eastAsia="en-IN"/>
        </w:rPr>
        <w:t>WE ARE GOING TO USE DIGESTIVE AUTH BECOUSE AUTHORIZATION DATA ITSELF NOT VISIBLE IN HEADER OF THE REQEUST.</w:t>
      </w:r>
    </w:p>
    <w:p w14:paraId="050863B9" w14:textId="77777777" w:rsidR="00613697" w:rsidRPr="00613697" w:rsidRDefault="00613697" w:rsidP="00613697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13697">
        <w:rPr>
          <w:rFonts w:ascii="Consolas" w:hAnsi="Consolas"/>
          <w:color w:val="CC6C1D"/>
          <w:sz w:val="14"/>
          <w:szCs w:val="14"/>
        </w:rPr>
        <w:t>public</w:t>
      </w:r>
      <w:r w:rsidRPr="00613697">
        <w:rPr>
          <w:rFonts w:ascii="Consolas" w:hAnsi="Consolas"/>
          <w:color w:val="D9E8F7"/>
          <w:sz w:val="14"/>
          <w:szCs w:val="14"/>
        </w:rPr>
        <w:t xml:space="preserve"> </w:t>
      </w:r>
      <w:r w:rsidRPr="00613697">
        <w:rPr>
          <w:rFonts w:ascii="Consolas" w:hAnsi="Consolas"/>
          <w:color w:val="CC6C1D"/>
          <w:sz w:val="14"/>
          <w:szCs w:val="14"/>
        </w:rPr>
        <w:t>class</w:t>
      </w:r>
      <w:r w:rsidRPr="00613697">
        <w:rPr>
          <w:rFonts w:ascii="Consolas" w:hAnsi="Consolas"/>
          <w:color w:val="D9E8F7"/>
          <w:sz w:val="14"/>
          <w:szCs w:val="14"/>
        </w:rPr>
        <w:t xml:space="preserve"> </w:t>
      </w:r>
      <w:r w:rsidRPr="00613697">
        <w:rPr>
          <w:rFonts w:ascii="Consolas" w:hAnsi="Consolas"/>
          <w:color w:val="1290C3"/>
          <w:sz w:val="14"/>
          <w:szCs w:val="14"/>
        </w:rPr>
        <w:t>EncodeAndDecodeTest</w:t>
      </w:r>
      <w:r w:rsidRPr="00613697">
        <w:rPr>
          <w:rFonts w:ascii="Consolas" w:hAnsi="Consolas"/>
          <w:color w:val="D9E8F7"/>
          <w:sz w:val="14"/>
          <w:szCs w:val="14"/>
        </w:rPr>
        <w:t xml:space="preserve"> </w:t>
      </w:r>
      <w:r w:rsidRPr="00613697">
        <w:rPr>
          <w:rFonts w:ascii="Consolas" w:hAnsi="Consolas"/>
          <w:color w:val="F9FAF4"/>
          <w:sz w:val="14"/>
          <w:szCs w:val="14"/>
        </w:rPr>
        <w:t>{</w:t>
      </w:r>
    </w:p>
    <w:p w14:paraId="436A5F10" w14:textId="77777777" w:rsidR="00613697" w:rsidRPr="00613697" w:rsidRDefault="00613697" w:rsidP="0061369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13697">
        <w:rPr>
          <w:rFonts w:ascii="Consolas" w:hAnsi="Consolas"/>
          <w:color w:val="CCCCCC"/>
          <w:sz w:val="14"/>
          <w:szCs w:val="14"/>
        </w:rPr>
        <w:t xml:space="preserve">     </w:t>
      </w:r>
      <w:r w:rsidRPr="00613697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5F04F2C4" w14:textId="10A17B08" w:rsidR="00613697" w:rsidRPr="00613697" w:rsidRDefault="00613697" w:rsidP="0061369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13697">
        <w:rPr>
          <w:rFonts w:ascii="Consolas" w:hAnsi="Consolas"/>
          <w:color w:val="CCCCCC"/>
          <w:sz w:val="14"/>
          <w:szCs w:val="14"/>
        </w:rPr>
        <w:t xml:space="preserve">        </w:t>
      </w:r>
      <w:r w:rsidRPr="00613697">
        <w:rPr>
          <w:rFonts w:ascii="Consolas" w:hAnsi="Consolas"/>
          <w:color w:val="CC6C1D"/>
          <w:sz w:val="14"/>
          <w:szCs w:val="14"/>
        </w:rPr>
        <w:t>public</w:t>
      </w:r>
      <w:r w:rsidRPr="00613697">
        <w:rPr>
          <w:rFonts w:ascii="Consolas" w:hAnsi="Consolas"/>
          <w:color w:val="D9E8F7"/>
          <w:sz w:val="14"/>
          <w:szCs w:val="14"/>
        </w:rPr>
        <w:t xml:space="preserve"> </w:t>
      </w:r>
      <w:r w:rsidRPr="00613697">
        <w:rPr>
          <w:rFonts w:ascii="Consolas" w:hAnsi="Consolas"/>
          <w:color w:val="CC6C1D"/>
          <w:sz w:val="14"/>
          <w:szCs w:val="14"/>
        </w:rPr>
        <w:t>void</w:t>
      </w:r>
      <w:r w:rsidRPr="00613697">
        <w:rPr>
          <w:rFonts w:ascii="Consolas" w:hAnsi="Consolas"/>
          <w:color w:val="D9E8F7"/>
          <w:sz w:val="14"/>
          <w:szCs w:val="14"/>
        </w:rPr>
        <w:t xml:space="preserve"> </w:t>
      </w:r>
      <w:r w:rsidRPr="00613697">
        <w:rPr>
          <w:rFonts w:ascii="Consolas" w:hAnsi="Consolas"/>
          <w:color w:val="1EB540"/>
          <w:sz w:val="14"/>
          <w:szCs w:val="14"/>
        </w:rPr>
        <w:t>sampleTest</w:t>
      </w:r>
      <w:r w:rsidRPr="00613697">
        <w:rPr>
          <w:rFonts w:ascii="Consolas" w:hAnsi="Consolas"/>
          <w:color w:val="F9FAF4"/>
          <w:sz w:val="14"/>
          <w:szCs w:val="14"/>
        </w:rPr>
        <w:t>()</w:t>
      </w:r>
      <w:r w:rsidRPr="00613697">
        <w:rPr>
          <w:rFonts w:ascii="Consolas" w:hAnsi="Consolas"/>
          <w:color w:val="D9E8F7"/>
          <w:sz w:val="14"/>
          <w:szCs w:val="14"/>
        </w:rPr>
        <w:t xml:space="preserve"> </w:t>
      </w:r>
      <w:r w:rsidRPr="00613697">
        <w:rPr>
          <w:rFonts w:ascii="Consolas" w:hAnsi="Consolas"/>
          <w:color w:val="F9FAF4"/>
          <w:sz w:val="14"/>
          <w:szCs w:val="14"/>
        </w:rPr>
        <w:t>{</w:t>
      </w:r>
    </w:p>
    <w:p w14:paraId="5BE2419D" w14:textId="77777777" w:rsidR="00613697" w:rsidRPr="00613697" w:rsidRDefault="00613697" w:rsidP="0061369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13697">
        <w:rPr>
          <w:rFonts w:ascii="Consolas" w:hAnsi="Consolas"/>
          <w:color w:val="D9E8F7"/>
          <w:sz w:val="14"/>
          <w:szCs w:val="14"/>
        </w:rPr>
        <w:tab/>
      </w:r>
      <w:r w:rsidRPr="00613697">
        <w:rPr>
          <w:rFonts w:ascii="Consolas" w:hAnsi="Consolas"/>
          <w:color w:val="D9E8F7"/>
          <w:sz w:val="14"/>
          <w:szCs w:val="14"/>
        </w:rPr>
        <w:tab/>
      </w:r>
      <w:r w:rsidRPr="00613697">
        <w:rPr>
          <w:rFonts w:ascii="Consolas" w:hAnsi="Consolas"/>
          <w:color w:val="1290C3"/>
          <w:sz w:val="14"/>
          <w:szCs w:val="14"/>
        </w:rPr>
        <w:t>String</w:t>
      </w:r>
      <w:r w:rsidRPr="00613697">
        <w:rPr>
          <w:rFonts w:ascii="Consolas" w:hAnsi="Consolas"/>
          <w:color w:val="D9E8F7"/>
          <w:sz w:val="14"/>
          <w:szCs w:val="14"/>
        </w:rPr>
        <w:t xml:space="preserve"> </w:t>
      </w:r>
      <w:r w:rsidRPr="00613697">
        <w:rPr>
          <w:rFonts w:ascii="Consolas" w:hAnsi="Consolas"/>
          <w:color w:val="F2F200"/>
          <w:sz w:val="14"/>
          <w:szCs w:val="14"/>
        </w:rPr>
        <w:t>encodeData</w:t>
      </w:r>
      <w:r w:rsidRPr="00613697">
        <w:rPr>
          <w:rFonts w:ascii="Consolas" w:hAnsi="Consolas"/>
          <w:color w:val="E6E6FA"/>
          <w:sz w:val="14"/>
          <w:szCs w:val="14"/>
        </w:rPr>
        <w:t>=</w:t>
      </w:r>
      <w:r w:rsidRPr="00613697">
        <w:rPr>
          <w:rFonts w:ascii="Consolas" w:hAnsi="Consolas"/>
          <w:color w:val="CC6C1D"/>
          <w:sz w:val="14"/>
          <w:szCs w:val="14"/>
        </w:rPr>
        <w:t>new</w:t>
      </w:r>
      <w:r w:rsidRPr="00613697">
        <w:rPr>
          <w:rFonts w:ascii="Consolas" w:hAnsi="Consolas"/>
          <w:color w:val="D9E8F7"/>
          <w:sz w:val="14"/>
          <w:szCs w:val="14"/>
        </w:rPr>
        <w:t xml:space="preserve"> </w:t>
      </w:r>
      <w:r w:rsidRPr="00613697">
        <w:rPr>
          <w:rFonts w:ascii="Consolas" w:hAnsi="Consolas"/>
          <w:color w:val="A7EC21"/>
          <w:sz w:val="14"/>
          <w:szCs w:val="14"/>
        </w:rPr>
        <w:t>String</w:t>
      </w:r>
      <w:r w:rsidRPr="00613697">
        <w:rPr>
          <w:rFonts w:ascii="Consolas" w:hAnsi="Consolas"/>
          <w:color w:val="F9FAF4"/>
          <w:sz w:val="14"/>
          <w:szCs w:val="14"/>
        </w:rPr>
        <w:t>(</w:t>
      </w:r>
      <w:r w:rsidRPr="00613697">
        <w:rPr>
          <w:rFonts w:ascii="Consolas" w:hAnsi="Consolas"/>
          <w:color w:val="1290C3"/>
          <w:sz w:val="14"/>
          <w:szCs w:val="14"/>
        </w:rPr>
        <w:t>Base64</w:t>
      </w:r>
      <w:r w:rsidRPr="00613697">
        <w:rPr>
          <w:rFonts w:ascii="Consolas" w:hAnsi="Consolas"/>
          <w:color w:val="E6E6FA"/>
          <w:sz w:val="14"/>
          <w:szCs w:val="14"/>
        </w:rPr>
        <w:t>.</w:t>
      </w:r>
      <w:r w:rsidRPr="00613697">
        <w:rPr>
          <w:rFonts w:ascii="Consolas" w:hAnsi="Consolas"/>
          <w:i/>
          <w:iCs/>
          <w:color w:val="96EC3F"/>
          <w:sz w:val="14"/>
          <w:szCs w:val="14"/>
        </w:rPr>
        <w:t>getEncoder</w:t>
      </w:r>
      <w:r w:rsidRPr="00613697">
        <w:rPr>
          <w:rFonts w:ascii="Consolas" w:hAnsi="Consolas"/>
          <w:color w:val="F9FAF4"/>
          <w:sz w:val="14"/>
          <w:szCs w:val="14"/>
        </w:rPr>
        <w:t>()</w:t>
      </w:r>
      <w:r w:rsidRPr="00613697">
        <w:rPr>
          <w:rFonts w:ascii="Consolas" w:hAnsi="Consolas"/>
          <w:color w:val="E6E6FA"/>
          <w:sz w:val="14"/>
          <w:szCs w:val="14"/>
        </w:rPr>
        <w:t>.</w:t>
      </w:r>
      <w:r w:rsidRPr="00613697">
        <w:rPr>
          <w:rFonts w:ascii="Consolas" w:hAnsi="Consolas"/>
          <w:color w:val="A7EC21"/>
          <w:sz w:val="14"/>
          <w:szCs w:val="14"/>
        </w:rPr>
        <w:t>encode</w:t>
      </w:r>
      <w:r w:rsidRPr="00613697">
        <w:rPr>
          <w:rFonts w:ascii="Consolas" w:hAnsi="Consolas"/>
          <w:color w:val="F9FAF4"/>
          <w:sz w:val="14"/>
          <w:szCs w:val="14"/>
        </w:rPr>
        <w:t>(</w:t>
      </w:r>
      <w:r w:rsidRPr="00613697">
        <w:rPr>
          <w:rFonts w:ascii="Consolas" w:hAnsi="Consolas"/>
          <w:color w:val="17C6A3"/>
          <w:sz w:val="14"/>
          <w:szCs w:val="14"/>
        </w:rPr>
        <w:t>"rmgyantra:rmgy@9999"</w:t>
      </w:r>
      <w:r w:rsidRPr="00613697">
        <w:rPr>
          <w:rFonts w:ascii="Consolas" w:hAnsi="Consolas"/>
          <w:color w:val="E6E6FA"/>
          <w:sz w:val="14"/>
          <w:szCs w:val="14"/>
        </w:rPr>
        <w:t>.</w:t>
      </w:r>
      <w:r w:rsidRPr="00613697">
        <w:rPr>
          <w:rFonts w:ascii="Consolas" w:hAnsi="Consolas"/>
          <w:color w:val="A7EC21"/>
          <w:sz w:val="14"/>
          <w:szCs w:val="14"/>
        </w:rPr>
        <w:t>getBytes</w:t>
      </w:r>
      <w:r w:rsidRPr="00613697">
        <w:rPr>
          <w:rFonts w:ascii="Consolas" w:hAnsi="Consolas"/>
          <w:color w:val="F9FAF4"/>
          <w:sz w:val="14"/>
          <w:szCs w:val="14"/>
        </w:rPr>
        <w:t>()))</w:t>
      </w:r>
      <w:r w:rsidRPr="00613697">
        <w:rPr>
          <w:rFonts w:ascii="Consolas" w:hAnsi="Consolas"/>
          <w:color w:val="E6E6FA"/>
          <w:sz w:val="14"/>
          <w:szCs w:val="14"/>
        </w:rPr>
        <w:t>;</w:t>
      </w:r>
    </w:p>
    <w:p w14:paraId="11FBF9E8" w14:textId="77777777" w:rsidR="00613697" w:rsidRPr="00613697" w:rsidRDefault="00613697" w:rsidP="0061369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13697">
        <w:rPr>
          <w:rFonts w:ascii="Consolas" w:hAnsi="Consolas"/>
          <w:color w:val="D9E8F7"/>
          <w:sz w:val="14"/>
          <w:szCs w:val="14"/>
        </w:rPr>
        <w:tab/>
      </w:r>
      <w:r w:rsidRPr="00613697">
        <w:rPr>
          <w:rFonts w:ascii="Consolas" w:hAnsi="Consolas"/>
          <w:color w:val="D9E8F7"/>
          <w:sz w:val="14"/>
          <w:szCs w:val="14"/>
        </w:rPr>
        <w:tab/>
      </w:r>
      <w:r w:rsidRPr="00613697">
        <w:rPr>
          <w:rFonts w:ascii="Consolas" w:hAnsi="Consolas"/>
          <w:color w:val="1290C3"/>
          <w:sz w:val="14"/>
          <w:szCs w:val="14"/>
        </w:rPr>
        <w:t>System</w:t>
      </w:r>
      <w:r w:rsidRPr="00613697">
        <w:rPr>
          <w:rFonts w:ascii="Consolas" w:hAnsi="Consolas"/>
          <w:color w:val="E6E6FA"/>
          <w:sz w:val="14"/>
          <w:szCs w:val="14"/>
        </w:rPr>
        <w:t>.</w:t>
      </w:r>
      <w:r w:rsidRPr="00613697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613697">
        <w:rPr>
          <w:rFonts w:ascii="Consolas" w:hAnsi="Consolas"/>
          <w:color w:val="E6E6FA"/>
          <w:sz w:val="14"/>
          <w:szCs w:val="14"/>
        </w:rPr>
        <w:t>.</w:t>
      </w:r>
      <w:r w:rsidRPr="00613697">
        <w:rPr>
          <w:rFonts w:ascii="Consolas" w:hAnsi="Consolas"/>
          <w:color w:val="A7EC21"/>
          <w:sz w:val="14"/>
          <w:szCs w:val="14"/>
        </w:rPr>
        <w:t>println</w:t>
      </w:r>
      <w:r w:rsidRPr="00613697">
        <w:rPr>
          <w:rFonts w:ascii="Consolas" w:hAnsi="Consolas"/>
          <w:color w:val="F9FAF4"/>
          <w:sz w:val="14"/>
          <w:szCs w:val="14"/>
        </w:rPr>
        <w:t>(</w:t>
      </w:r>
      <w:r w:rsidRPr="00613697">
        <w:rPr>
          <w:rFonts w:ascii="Consolas" w:hAnsi="Consolas"/>
          <w:color w:val="F3EC79"/>
          <w:sz w:val="14"/>
          <w:szCs w:val="14"/>
        </w:rPr>
        <w:t>encodeData</w:t>
      </w:r>
      <w:r w:rsidRPr="00613697">
        <w:rPr>
          <w:rFonts w:ascii="Consolas" w:hAnsi="Consolas"/>
          <w:color w:val="F9FAF4"/>
          <w:sz w:val="14"/>
          <w:szCs w:val="14"/>
        </w:rPr>
        <w:t>)</w:t>
      </w:r>
      <w:r w:rsidRPr="00613697">
        <w:rPr>
          <w:rFonts w:ascii="Consolas" w:hAnsi="Consolas"/>
          <w:color w:val="E6E6FA"/>
          <w:sz w:val="14"/>
          <w:szCs w:val="14"/>
        </w:rPr>
        <w:t>;</w:t>
      </w:r>
      <w:r w:rsidRPr="00613697">
        <w:rPr>
          <w:rFonts w:ascii="Consolas" w:hAnsi="Consolas"/>
          <w:color w:val="D9E8F7"/>
          <w:sz w:val="14"/>
          <w:szCs w:val="14"/>
        </w:rPr>
        <w:t xml:space="preserve">         </w:t>
      </w:r>
      <w:r w:rsidRPr="00613697">
        <w:rPr>
          <w:rFonts w:ascii="Consolas" w:hAnsi="Consolas"/>
          <w:color w:val="808080"/>
          <w:sz w:val="14"/>
          <w:szCs w:val="14"/>
        </w:rPr>
        <w:t>//pass the output of encoding data into decoding</w:t>
      </w:r>
    </w:p>
    <w:p w14:paraId="0AAEF2E8" w14:textId="77777777" w:rsidR="00613697" w:rsidRPr="00613697" w:rsidRDefault="00613697" w:rsidP="0061369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13697">
        <w:rPr>
          <w:rFonts w:ascii="Consolas" w:hAnsi="Consolas"/>
          <w:color w:val="D9E8F7"/>
          <w:sz w:val="14"/>
          <w:szCs w:val="14"/>
        </w:rPr>
        <w:tab/>
      </w:r>
      <w:r w:rsidRPr="00613697">
        <w:rPr>
          <w:rFonts w:ascii="Consolas" w:hAnsi="Consolas"/>
          <w:color w:val="D9E8F7"/>
          <w:sz w:val="14"/>
          <w:szCs w:val="14"/>
        </w:rPr>
        <w:tab/>
      </w:r>
    </w:p>
    <w:p w14:paraId="74A9558A" w14:textId="77777777" w:rsidR="00613697" w:rsidRPr="00613697" w:rsidRDefault="00613697" w:rsidP="0061369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13697">
        <w:rPr>
          <w:rFonts w:ascii="Consolas" w:hAnsi="Consolas"/>
          <w:color w:val="D9E8F7"/>
          <w:sz w:val="14"/>
          <w:szCs w:val="14"/>
        </w:rPr>
        <w:tab/>
      </w:r>
      <w:r w:rsidRPr="00613697">
        <w:rPr>
          <w:rFonts w:ascii="Consolas" w:hAnsi="Consolas"/>
          <w:color w:val="D9E8F7"/>
          <w:sz w:val="14"/>
          <w:szCs w:val="14"/>
        </w:rPr>
        <w:tab/>
      </w:r>
      <w:r w:rsidRPr="00613697">
        <w:rPr>
          <w:rFonts w:ascii="Consolas" w:hAnsi="Consolas"/>
          <w:color w:val="1290C3"/>
          <w:sz w:val="14"/>
          <w:szCs w:val="14"/>
        </w:rPr>
        <w:t>String</w:t>
      </w:r>
      <w:r w:rsidRPr="00613697">
        <w:rPr>
          <w:rFonts w:ascii="Consolas" w:hAnsi="Consolas"/>
          <w:color w:val="D9E8F7"/>
          <w:sz w:val="14"/>
          <w:szCs w:val="14"/>
        </w:rPr>
        <w:t xml:space="preserve"> </w:t>
      </w:r>
      <w:r w:rsidRPr="00613697">
        <w:rPr>
          <w:rFonts w:ascii="Consolas" w:hAnsi="Consolas"/>
          <w:color w:val="F2F200"/>
          <w:sz w:val="14"/>
          <w:szCs w:val="14"/>
        </w:rPr>
        <w:t>decodeData</w:t>
      </w:r>
      <w:r w:rsidRPr="00613697">
        <w:rPr>
          <w:rFonts w:ascii="Consolas" w:hAnsi="Consolas"/>
          <w:color w:val="E6E6FA"/>
          <w:sz w:val="14"/>
          <w:szCs w:val="14"/>
        </w:rPr>
        <w:t>=</w:t>
      </w:r>
      <w:r w:rsidRPr="00613697">
        <w:rPr>
          <w:rFonts w:ascii="Consolas" w:hAnsi="Consolas"/>
          <w:color w:val="CC6C1D"/>
          <w:sz w:val="14"/>
          <w:szCs w:val="14"/>
        </w:rPr>
        <w:t>new</w:t>
      </w:r>
      <w:r w:rsidRPr="00613697">
        <w:rPr>
          <w:rFonts w:ascii="Consolas" w:hAnsi="Consolas"/>
          <w:color w:val="D9E8F7"/>
          <w:sz w:val="14"/>
          <w:szCs w:val="14"/>
        </w:rPr>
        <w:t xml:space="preserve"> </w:t>
      </w:r>
      <w:r w:rsidRPr="00613697">
        <w:rPr>
          <w:rFonts w:ascii="Consolas" w:hAnsi="Consolas"/>
          <w:color w:val="A7EC21"/>
          <w:sz w:val="14"/>
          <w:szCs w:val="14"/>
        </w:rPr>
        <w:t>String</w:t>
      </w:r>
      <w:r w:rsidRPr="00613697">
        <w:rPr>
          <w:rFonts w:ascii="Consolas" w:hAnsi="Consolas"/>
          <w:color w:val="F9FAF4"/>
          <w:sz w:val="14"/>
          <w:szCs w:val="14"/>
        </w:rPr>
        <w:t>(</w:t>
      </w:r>
      <w:r w:rsidRPr="00613697">
        <w:rPr>
          <w:rFonts w:ascii="Consolas" w:hAnsi="Consolas"/>
          <w:color w:val="1290C3"/>
          <w:sz w:val="14"/>
          <w:szCs w:val="14"/>
        </w:rPr>
        <w:t>Base64</w:t>
      </w:r>
      <w:r w:rsidRPr="00613697">
        <w:rPr>
          <w:rFonts w:ascii="Consolas" w:hAnsi="Consolas"/>
          <w:color w:val="E6E6FA"/>
          <w:sz w:val="14"/>
          <w:szCs w:val="14"/>
        </w:rPr>
        <w:t>.</w:t>
      </w:r>
      <w:r w:rsidRPr="00613697">
        <w:rPr>
          <w:rFonts w:ascii="Consolas" w:hAnsi="Consolas"/>
          <w:i/>
          <w:iCs/>
          <w:color w:val="96EC3F"/>
          <w:sz w:val="14"/>
          <w:szCs w:val="14"/>
        </w:rPr>
        <w:t>getDecoder</w:t>
      </w:r>
      <w:r w:rsidRPr="00613697">
        <w:rPr>
          <w:rFonts w:ascii="Consolas" w:hAnsi="Consolas"/>
          <w:color w:val="F9FAF4"/>
          <w:sz w:val="14"/>
          <w:szCs w:val="14"/>
        </w:rPr>
        <w:t>()</w:t>
      </w:r>
      <w:r w:rsidRPr="00613697">
        <w:rPr>
          <w:rFonts w:ascii="Consolas" w:hAnsi="Consolas"/>
          <w:color w:val="E6E6FA"/>
          <w:sz w:val="14"/>
          <w:szCs w:val="14"/>
        </w:rPr>
        <w:t>.</w:t>
      </w:r>
      <w:r w:rsidRPr="00613697">
        <w:rPr>
          <w:rFonts w:ascii="Consolas" w:hAnsi="Consolas"/>
          <w:color w:val="A7EC21"/>
          <w:sz w:val="14"/>
          <w:szCs w:val="14"/>
        </w:rPr>
        <w:t>decode</w:t>
      </w:r>
      <w:r w:rsidRPr="00613697">
        <w:rPr>
          <w:rFonts w:ascii="Consolas" w:hAnsi="Consolas"/>
          <w:color w:val="F9FAF4"/>
          <w:sz w:val="14"/>
          <w:szCs w:val="14"/>
        </w:rPr>
        <w:t>(</w:t>
      </w:r>
      <w:r w:rsidRPr="00613697">
        <w:rPr>
          <w:rFonts w:ascii="Consolas" w:hAnsi="Consolas"/>
          <w:color w:val="F3EC79"/>
          <w:sz w:val="14"/>
          <w:szCs w:val="14"/>
        </w:rPr>
        <w:t>encodeData</w:t>
      </w:r>
      <w:r w:rsidRPr="00613697">
        <w:rPr>
          <w:rFonts w:ascii="Consolas" w:hAnsi="Consolas"/>
          <w:color w:val="E6E6FA"/>
          <w:sz w:val="14"/>
          <w:szCs w:val="14"/>
        </w:rPr>
        <w:t>.</w:t>
      </w:r>
      <w:r w:rsidRPr="00613697">
        <w:rPr>
          <w:rFonts w:ascii="Consolas" w:hAnsi="Consolas"/>
          <w:color w:val="A7EC21"/>
          <w:sz w:val="14"/>
          <w:szCs w:val="14"/>
        </w:rPr>
        <w:t>getBytes</w:t>
      </w:r>
      <w:r w:rsidRPr="00613697">
        <w:rPr>
          <w:rFonts w:ascii="Consolas" w:hAnsi="Consolas"/>
          <w:color w:val="F9FAF4"/>
          <w:sz w:val="14"/>
          <w:szCs w:val="14"/>
        </w:rPr>
        <w:t>()))</w:t>
      </w:r>
      <w:r w:rsidRPr="00613697">
        <w:rPr>
          <w:rFonts w:ascii="Consolas" w:hAnsi="Consolas"/>
          <w:color w:val="E6E6FA"/>
          <w:sz w:val="14"/>
          <w:szCs w:val="14"/>
        </w:rPr>
        <w:t>;</w:t>
      </w:r>
    </w:p>
    <w:p w14:paraId="786A21AB" w14:textId="77777777" w:rsidR="00E905B0" w:rsidRDefault="00613697" w:rsidP="00E905B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10"/>
          <w:szCs w:val="10"/>
        </w:rPr>
      </w:pPr>
      <w:r w:rsidRPr="00613697">
        <w:rPr>
          <w:rFonts w:ascii="Consolas" w:hAnsi="Consolas"/>
          <w:color w:val="D9E8F7"/>
          <w:sz w:val="14"/>
          <w:szCs w:val="14"/>
        </w:rPr>
        <w:tab/>
      </w:r>
      <w:r w:rsidRPr="00613697">
        <w:rPr>
          <w:rFonts w:ascii="Consolas" w:hAnsi="Consolas"/>
          <w:color w:val="D9E8F7"/>
          <w:sz w:val="14"/>
          <w:szCs w:val="14"/>
        </w:rPr>
        <w:tab/>
      </w:r>
      <w:r w:rsidRPr="00613697">
        <w:rPr>
          <w:rFonts w:ascii="Consolas" w:hAnsi="Consolas"/>
          <w:color w:val="1290C3"/>
          <w:sz w:val="14"/>
          <w:szCs w:val="14"/>
        </w:rPr>
        <w:t>System</w:t>
      </w:r>
      <w:r w:rsidRPr="00613697">
        <w:rPr>
          <w:rFonts w:ascii="Consolas" w:hAnsi="Consolas"/>
          <w:color w:val="E6E6FA"/>
          <w:sz w:val="14"/>
          <w:szCs w:val="14"/>
        </w:rPr>
        <w:t>.</w:t>
      </w:r>
      <w:r w:rsidRPr="00613697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613697">
        <w:rPr>
          <w:rFonts w:ascii="Consolas" w:hAnsi="Consolas"/>
          <w:color w:val="E6E6FA"/>
          <w:sz w:val="14"/>
          <w:szCs w:val="14"/>
        </w:rPr>
        <w:t>.</w:t>
      </w:r>
      <w:r w:rsidRPr="00613697">
        <w:rPr>
          <w:rFonts w:ascii="Consolas" w:hAnsi="Consolas"/>
          <w:color w:val="A7EC21"/>
          <w:sz w:val="14"/>
          <w:szCs w:val="14"/>
        </w:rPr>
        <w:t>println</w:t>
      </w:r>
      <w:r w:rsidRPr="00613697">
        <w:rPr>
          <w:rFonts w:ascii="Consolas" w:hAnsi="Consolas"/>
          <w:color w:val="F9FAF4"/>
          <w:sz w:val="14"/>
          <w:szCs w:val="14"/>
        </w:rPr>
        <w:t>(</w:t>
      </w:r>
      <w:r w:rsidRPr="00613697">
        <w:rPr>
          <w:rFonts w:ascii="Consolas" w:hAnsi="Consolas"/>
          <w:color w:val="F3EC79"/>
          <w:sz w:val="14"/>
          <w:szCs w:val="14"/>
        </w:rPr>
        <w:t>decodeData</w:t>
      </w:r>
      <w:r w:rsidRPr="00E905B0">
        <w:rPr>
          <w:rFonts w:ascii="Consolas" w:hAnsi="Consolas"/>
          <w:color w:val="F9FAF4"/>
          <w:sz w:val="10"/>
          <w:szCs w:val="10"/>
        </w:rPr>
        <w:t>)</w:t>
      </w:r>
      <w:r w:rsidRPr="00E905B0">
        <w:rPr>
          <w:rFonts w:ascii="Consolas" w:hAnsi="Consolas"/>
          <w:color w:val="E6E6FA"/>
          <w:sz w:val="10"/>
          <w:szCs w:val="10"/>
        </w:rPr>
        <w:t>;</w:t>
      </w:r>
      <w:r w:rsidR="00E905B0" w:rsidRPr="00E905B0">
        <w:rPr>
          <w:rFonts w:ascii="Consolas" w:hAnsi="Consolas"/>
          <w:color w:val="E6E6FA"/>
          <w:sz w:val="10"/>
          <w:szCs w:val="10"/>
        </w:rPr>
        <w:t xml:space="preserve">     </w:t>
      </w:r>
    </w:p>
    <w:p w14:paraId="40976D36" w14:textId="445AA368" w:rsidR="00E905B0" w:rsidRPr="00E905B0" w:rsidRDefault="00E905B0" w:rsidP="00E905B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E6E6FA"/>
          <w:sz w:val="10"/>
          <w:szCs w:val="10"/>
        </w:rPr>
        <w:t xml:space="preserve">                                                                             </w:t>
      </w:r>
      <w:r w:rsidRPr="00E905B0">
        <w:rPr>
          <w:rFonts w:ascii="Consolas" w:hAnsi="Consolas"/>
          <w:color w:val="E6E6FA"/>
          <w:sz w:val="10"/>
          <w:szCs w:val="10"/>
        </w:rPr>
        <w:t xml:space="preserve"> </w:t>
      </w:r>
      <w:r w:rsidRPr="00E905B0">
        <w:rPr>
          <w:rFonts w:ascii="Consolas" w:hAnsi="Consolas"/>
          <w:color w:val="EBEBEB"/>
          <w:sz w:val="16"/>
          <w:szCs w:val="16"/>
        </w:rPr>
        <w:t>cm1neWFudHJhOnJtZ3lAOTk5OQ==</w:t>
      </w:r>
      <w:r>
        <w:rPr>
          <w:rFonts w:ascii="Consolas" w:hAnsi="Consolas"/>
          <w:color w:val="EBEBEB"/>
          <w:sz w:val="16"/>
          <w:szCs w:val="16"/>
        </w:rPr>
        <w:t xml:space="preserve">   //ENCODED</w:t>
      </w:r>
    </w:p>
    <w:p w14:paraId="0C459925" w14:textId="5E41540A" w:rsidR="00E905B0" w:rsidRPr="00E905B0" w:rsidRDefault="00E905B0" w:rsidP="00E905B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905B0">
        <w:rPr>
          <w:rFonts w:ascii="Consolas" w:hAnsi="Consolas"/>
          <w:color w:val="EBEBEB"/>
          <w:sz w:val="16"/>
          <w:szCs w:val="16"/>
        </w:rPr>
        <w:t xml:space="preserve">                                      </w:t>
      </w:r>
      <w:r>
        <w:rPr>
          <w:rFonts w:ascii="Consolas" w:hAnsi="Consolas"/>
          <w:color w:val="EBEBEB"/>
          <w:sz w:val="16"/>
          <w:szCs w:val="16"/>
        </w:rPr>
        <w:t xml:space="preserve">             </w:t>
      </w:r>
      <w:r w:rsidRPr="00E905B0">
        <w:rPr>
          <w:rFonts w:ascii="Consolas" w:hAnsi="Consolas"/>
          <w:color w:val="EBEBEB"/>
          <w:sz w:val="16"/>
          <w:szCs w:val="16"/>
        </w:rPr>
        <w:t xml:space="preserve"> rmgyantra:rmgy@9999</w:t>
      </w:r>
      <w:r>
        <w:rPr>
          <w:rFonts w:ascii="Consolas" w:hAnsi="Consolas"/>
          <w:color w:val="EBEBEB"/>
          <w:sz w:val="16"/>
          <w:szCs w:val="16"/>
        </w:rPr>
        <w:t xml:space="preserve">       //DECODED</w:t>
      </w:r>
    </w:p>
    <w:p w14:paraId="040F74FB" w14:textId="6510E2D3" w:rsidR="00613697" w:rsidRPr="00613697" w:rsidRDefault="00613697" w:rsidP="0061369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AD050A0" w14:textId="06081005" w:rsidR="00EC685B" w:rsidRDefault="00613697" w:rsidP="00EC685B">
      <w:pPr>
        <w:pStyle w:val="NormalWeb"/>
        <w:pBdr>
          <w:bottom w:val="single" w:sz="6" w:space="1" w:color="auto"/>
        </w:pBd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13697">
        <w:rPr>
          <w:rFonts w:ascii="Consolas" w:hAnsi="Consolas"/>
          <w:color w:val="CCCCCC"/>
          <w:sz w:val="14"/>
          <w:szCs w:val="14"/>
        </w:rPr>
        <w:t>}           }</w:t>
      </w:r>
    </w:p>
    <w:p w14:paraId="442A6632" w14:textId="77777777" w:rsidR="00EC685B" w:rsidRDefault="00EC685B" w:rsidP="00EC68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14"/>
          <w:szCs w:val="14"/>
        </w:rPr>
        <w:t xml:space="preserve">         </w:t>
      </w:r>
      <w:r>
        <w:rPr>
          <w:rFonts w:ascii="Consolas" w:hAnsi="Consolas"/>
          <w:i/>
          <w:iCs/>
          <w:color w:val="A0A0A0"/>
          <w:sz w:val="20"/>
          <w:szCs w:val="20"/>
        </w:rPr>
        <w:t>@Test</w:t>
      </w:r>
    </w:p>
    <w:p w14:paraId="7A4135E4" w14:textId="3DD1F1E5" w:rsidR="00EC685B" w:rsidRPr="00EC685B" w:rsidRDefault="00EC685B" w:rsidP="00EC68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EC685B">
        <w:rPr>
          <w:rFonts w:ascii="Consolas" w:hAnsi="Consolas"/>
          <w:color w:val="CCCCCC"/>
          <w:sz w:val="14"/>
          <w:szCs w:val="14"/>
        </w:rPr>
        <w:t xml:space="preserve">      </w:t>
      </w:r>
      <w:r w:rsidRPr="00EC685B">
        <w:rPr>
          <w:rFonts w:ascii="Consolas" w:hAnsi="Consolas"/>
          <w:color w:val="CC6C1D"/>
          <w:sz w:val="14"/>
          <w:szCs w:val="14"/>
        </w:rPr>
        <w:t>public</w:t>
      </w:r>
      <w:r w:rsidRPr="00EC685B">
        <w:rPr>
          <w:rFonts w:ascii="Consolas" w:hAnsi="Consolas"/>
          <w:color w:val="D9E8F7"/>
          <w:sz w:val="14"/>
          <w:szCs w:val="14"/>
        </w:rPr>
        <w:t xml:space="preserve"> </w:t>
      </w:r>
      <w:r w:rsidRPr="00EC685B">
        <w:rPr>
          <w:rFonts w:ascii="Consolas" w:hAnsi="Consolas"/>
          <w:color w:val="CC6C1D"/>
          <w:sz w:val="14"/>
          <w:szCs w:val="14"/>
        </w:rPr>
        <w:t>void</w:t>
      </w:r>
      <w:r w:rsidRPr="00EC685B">
        <w:rPr>
          <w:rFonts w:ascii="Consolas" w:hAnsi="Consolas"/>
          <w:color w:val="D9E8F7"/>
          <w:sz w:val="14"/>
          <w:szCs w:val="14"/>
        </w:rPr>
        <w:t xml:space="preserve"> </w:t>
      </w:r>
      <w:r w:rsidRPr="00EC685B">
        <w:rPr>
          <w:rFonts w:ascii="Consolas" w:hAnsi="Consolas"/>
          <w:color w:val="1EB540"/>
          <w:sz w:val="14"/>
          <w:szCs w:val="14"/>
        </w:rPr>
        <w:t>sampleTest</w:t>
      </w:r>
      <w:r w:rsidRPr="00EC685B">
        <w:rPr>
          <w:rFonts w:ascii="Consolas" w:hAnsi="Consolas"/>
          <w:color w:val="F9FAF4"/>
          <w:sz w:val="14"/>
          <w:szCs w:val="14"/>
        </w:rPr>
        <w:t>()</w:t>
      </w:r>
      <w:r w:rsidRPr="00EC685B">
        <w:rPr>
          <w:rFonts w:ascii="Consolas" w:hAnsi="Consolas"/>
          <w:color w:val="D9E8F7"/>
          <w:sz w:val="14"/>
          <w:szCs w:val="14"/>
        </w:rPr>
        <w:t xml:space="preserve"> </w:t>
      </w:r>
      <w:r w:rsidRPr="00EC685B">
        <w:rPr>
          <w:rFonts w:ascii="Consolas" w:hAnsi="Consolas"/>
          <w:color w:val="F9FAF4"/>
          <w:sz w:val="14"/>
          <w:szCs w:val="14"/>
        </w:rPr>
        <w:t>{</w:t>
      </w:r>
    </w:p>
    <w:p w14:paraId="32BD5627" w14:textId="77777777" w:rsidR="00EC685B" w:rsidRPr="00EC685B" w:rsidRDefault="00EC685B" w:rsidP="00EC68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EC685B">
        <w:rPr>
          <w:rFonts w:ascii="Consolas" w:hAnsi="Consolas"/>
          <w:color w:val="F9FAF4"/>
          <w:sz w:val="14"/>
          <w:szCs w:val="14"/>
        </w:rPr>
        <w:t>()</w:t>
      </w:r>
      <w:r w:rsidRPr="00EC685B">
        <w:rPr>
          <w:rFonts w:ascii="Consolas" w:hAnsi="Consolas"/>
          <w:color w:val="D9E8F7"/>
          <w:sz w:val="14"/>
          <w:szCs w:val="14"/>
        </w:rPr>
        <w:t xml:space="preserve">    </w:t>
      </w:r>
      <w:r w:rsidRPr="00EC685B">
        <w:rPr>
          <w:rFonts w:ascii="Consolas" w:hAnsi="Consolas"/>
          <w:color w:val="808080"/>
          <w:sz w:val="14"/>
          <w:szCs w:val="14"/>
        </w:rPr>
        <w:t xml:space="preserve">// </w:t>
      </w:r>
      <w:r w:rsidRPr="00EC685B">
        <w:rPr>
          <w:rFonts w:ascii="Consolas" w:hAnsi="Consolas"/>
          <w:color w:val="808080"/>
          <w:sz w:val="14"/>
          <w:szCs w:val="14"/>
          <w:u w:val="single"/>
        </w:rPr>
        <w:t>prememptive</w:t>
      </w:r>
      <w:r w:rsidRPr="00EC685B">
        <w:rPr>
          <w:rFonts w:ascii="Consolas" w:hAnsi="Consolas"/>
          <w:color w:val="808080"/>
          <w:sz w:val="14"/>
          <w:szCs w:val="14"/>
        </w:rPr>
        <w:t xml:space="preserve"> </w:t>
      </w:r>
      <w:r w:rsidRPr="00EC685B">
        <w:rPr>
          <w:rFonts w:ascii="Consolas" w:hAnsi="Consolas"/>
          <w:color w:val="808080"/>
          <w:sz w:val="14"/>
          <w:szCs w:val="14"/>
          <w:u w:val="single"/>
        </w:rPr>
        <w:t>enctype</w:t>
      </w:r>
      <w:r w:rsidRPr="00EC685B">
        <w:rPr>
          <w:rFonts w:ascii="Consolas" w:hAnsi="Consolas"/>
          <w:color w:val="808080"/>
          <w:sz w:val="14"/>
          <w:szCs w:val="14"/>
        </w:rPr>
        <w:t xml:space="preserve"> the data</w:t>
      </w:r>
    </w:p>
    <w:p w14:paraId="249EE66B" w14:textId="77777777" w:rsidR="00EC685B" w:rsidRPr="00EC685B" w:rsidRDefault="00EC685B" w:rsidP="00EC68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D9E8F7"/>
          <w:sz w:val="14"/>
          <w:szCs w:val="14"/>
        </w:rPr>
        <w:tab/>
        <w:t xml:space="preserve">   </w:t>
      </w:r>
      <w:r w:rsidRPr="00EC685B">
        <w:rPr>
          <w:rFonts w:ascii="Consolas" w:hAnsi="Consolas"/>
          <w:color w:val="E6E6FA"/>
          <w:sz w:val="14"/>
          <w:szCs w:val="14"/>
        </w:rPr>
        <w:t>.</w:t>
      </w:r>
      <w:r w:rsidRPr="00EC685B">
        <w:rPr>
          <w:rFonts w:ascii="Consolas" w:hAnsi="Consolas"/>
          <w:color w:val="80F6A7"/>
          <w:sz w:val="14"/>
          <w:szCs w:val="14"/>
        </w:rPr>
        <w:t>auth</w:t>
      </w:r>
      <w:r w:rsidRPr="00EC685B">
        <w:rPr>
          <w:rFonts w:ascii="Consolas" w:hAnsi="Consolas"/>
          <w:color w:val="F9FAF4"/>
          <w:sz w:val="14"/>
          <w:szCs w:val="14"/>
        </w:rPr>
        <w:t>()</w:t>
      </w:r>
      <w:r w:rsidRPr="00EC685B">
        <w:rPr>
          <w:rFonts w:ascii="Consolas" w:hAnsi="Consolas"/>
          <w:color w:val="E6E6FA"/>
          <w:sz w:val="14"/>
          <w:szCs w:val="14"/>
        </w:rPr>
        <w:t>.</w:t>
      </w:r>
      <w:r w:rsidRPr="00EC685B">
        <w:rPr>
          <w:rFonts w:ascii="Consolas" w:hAnsi="Consolas"/>
          <w:color w:val="80F6A7"/>
          <w:sz w:val="14"/>
          <w:szCs w:val="14"/>
        </w:rPr>
        <w:t>preemptive</w:t>
      </w:r>
      <w:r w:rsidRPr="00EC685B">
        <w:rPr>
          <w:rFonts w:ascii="Consolas" w:hAnsi="Consolas"/>
          <w:color w:val="F9FAF4"/>
          <w:sz w:val="14"/>
          <w:szCs w:val="14"/>
        </w:rPr>
        <w:t>()</w:t>
      </w:r>
      <w:r w:rsidRPr="00EC685B">
        <w:rPr>
          <w:rFonts w:ascii="Consolas" w:hAnsi="Consolas"/>
          <w:color w:val="E6E6FA"/>
          <w:sz w:val="14"/>
          <w:szCs w:val="14"/>
        </w:rPr>
        <w:t>.</w:t>
      </w:r>
      <w:r w:rsidRPr="00EC685B">
        <w:rPr>
          <w:rFonts w:ascii="Consolas" w:hAnsi="Consolas"/>
          <w:color w:val="80F6A7"/>
          <w:sz w:val="14"/>
          <w:szCs w:val="14"/>
        </w:rPr>
        <w:t>basic</w:t>
      </w:r>
      <w:r w:rsidRPr="00EC685B">
        <w:rPr>
          <w:rFonts w:ascii="Consolas" w:hAnsi="Consolas"/>
          <w:color w:val="F9FAF4"/>
          <w:sz w:val="14"/>
          <w:szCs w:val="14"/>
        </w:rPr>
        <w:t>(</w:t>
      </w:r>
      <w:r w:rsidRPr="00EC685B">
        <w:rPr>
          <w:rFonts w:ascii="Consolas" w:hAnsi="Consolas"/>
          <w:color w:val="17C6A3"/>
          <w:sz w:val="14"/>
          <w:szCs w:val="14"/>
        </w:rPr>
        <w:t>"rmgyantra"</w:t>
      </w:r>
      <w:r w:rsidRPr="00EC685B">
        <w:rPr>
          <w:rFonts w:ascii="Consolas" w:hAnsi="Consolas"/>
          <w:color w:val="E6E6FA"/>
          <w:sz w:val="14"/>
          <w:szCs w:val="14"/>
        </w:rPr>
        <w:t>,</w:t>
      </w:r>
      <w:r w:rsidRPr="00EC685B">
        <w:rPr>
          <w:rFonts w:ascii="Consolas" w:hAnsi="Consolas"/>
          <w:color w:val="D9E8F7"/>
          <w:sz w:val="14"/>
          <w:szCs w:val="14"/>
        </w:rPr>
        <w:t xml:space="preserve"> </w:t>
      </w:r>
      <w:r w:rsidRPr="00EC685B">
        <w:rPr>
          <w:rFonts w:ascii="Consolas" w:hAnsi="Consolas"/>
          <w:color w:val="17C6A3"/>
          <w:sz w:val="14"/>
          <w:szCs w:val="14"/>
        </w:rPr>
        <w:t>"rmgy@9999"</w:t>
      </w:r>
      <w:r w:rsidRPr="00EC685B">
        <w:rPr>
          <w:rFonts w:ascii="Consolas" w:hAnsi="Consolas"/>
          <w:color w:val="F9FAF4"/>
          <w:sz w:val="14"/>
          <w:szCs w:val="14"/>
        </w:rPr>
        <w:t>)</w:t>
      </w:r>
    </w:p>
    <w:p w14:paraId="7EFA5EF3" w14:textId="382AEBB0" w:rsidR="00EC685B" w:rsidRPr="00EC685B" w:rsidRDefault="00EC685B" w:rsidP="00EC68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D9E8F7"/>
          <w:sz w:val="14"/>
          <w:szCs w:val="14"/>
        </w:rPr>
        <w:tab/>
        <w:t xml:space="preserve">   </w:t>
      </w:r>
      <w:r w:rsidRPr="00EC685B">
        <w:rPr>
          <w:rFonts w:ascii="Consolas" w:hAnsi="Consolas"/>
          <w:color w:val="E6E6FA"/>
          <w:sz w:val="14"/>
          <w:szCs w:val="14"/>
        </w:rPr>
        <w:t>.</w:t>
      </w:r>
      <w:r w:rsidRPr="00EC685B">
        <w:rPr>
          <w:rFonts w:ascii="Consolas" w:hAnsi="Consolas"/>
          <w:color w:val="80F6A7"/>
          <w:sz w:val="14"/>
          <w:szCs w:val="14"/>
        </w:rPr>
        <w:t>log</w:t>
      </w:r>
      <w:r w:rsidRPr="00EC685B">
        <w:rPr>
          <w:rFonts w:ascii="Consolas" w:hAnsi="Consolas"/>
          <w:color w:val="F9FAF4"/>
          <w:sz w:val="14"/>
          <w:szCs w:val="14"/>
        </w:rPr>
        <w:t>()</w:t>
      </w:r>
      <w:r w:rsidRPr="00EC685B">
        <w:rPr>
          <w:rFonts w:ascii="Consolas" w:hAnsi="Consolas"/>
          <w:color w:val="E6E6FA"/>
          <w:sz w:val="14"/>
          <w:szCs w:val="14"/>
        </w:rPr>
        <w:t>.</w:t>
      </w:r>
      <w:r w:rsidRPr="00EC685B">
        <w:rPr>
          <w:rFonts w:ascii="Consolas" w:hAnsi="Consolas"/>
          <w:color w:val="80F6A7"/>
          <w:sz w:val="14"/>
          <w:szCs w:val="14"/>
        </w:rPr>
        <w:t>all</w:t>
      </w:r>
      <w:r w:rsidRPr="00EC685B">
        <w:rPr>
          <w:rFonts w:ascii="Consolas" w:hAnsi="Consolas"/>
          <w:color w:val="F9FAF4"/>
          <w:sz w:val="14"/>
          <w:szCs w:val="14"/>
        </w:rPr>
        <w:t>()</w:t>
      </w:r>
      <w:r>
        <w:rPr>
          <w:rFonts w:ascii="Consolas" w:hAnsi="Consolas"/>
          <w:color w:val="F9FAF4"/>
          <w:sz w:val="14"/>
          <w:szCs w:val="14"/>
        </w:rPr>
        <w:t xml:space="preserve">                                   </w:t>
      </w:r>
    </w:p>
    <w:p w14:paraId="66198670" w14:textId="530E0D0C" w:rsidR="00EC685B" w:rsidRPr="00EC685B" w:rsidRDefault="00EC685B" w:rsidP="00EC68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E6E6FA"/>
          <w:sz w:val="14"/>
          <w:szCs w:val="14"/>
        </w:rPr>
        <w:t>.</w:t>
      </w:r>
      <w:r w:rsidRPr="00EC685B">
        <w:rPr>
          <w:rFonts w:ascii="Consolas" w:hAnsi="Consolas"/>
          <w:color w:val="80F6A7"/>
          <w:sz w:val="14"/>
          <w:szCs w:val="14"/>
        </w:rPr>
        <w:t>when</w:t>
      </w:r>
      <w:r w:rsidRPr="00EC685B">
        <w:rPr>
          <w:rFonts w:ascii="Consolas" w:hAnsi="Consolas"/>
          <w:color w:val="F9FAF4"/>
          <w:sz w:val="14"/>
          <w:szCs w:val="14"/>
        </w:rPr>
        <w:t>()</w:t>
      </w:r>
      <w:r>
        <w:rPr>
          <w:rFonts w:ascii="Consolas" w:hAnsi="Consolas"/>
          <w:color w:val="F9FAF4"/>
          <w:sz w:val="14"/>
          <w:szCs w:val="14"/>
        </w:rPr>
        <w:t xml:space="preserve">                                          /* VISIBLE IN HEADER ENCRYPTED</w:t>
      </w:r>
    </w:p>
    <w:p w14:paraId="7C4761C2" w14:textId="24485F23" w:rsidR="00EC685B" w:rsidRPr="00EC685B" w:rsidRDefault="00EC685B" w:rsidP="00EC68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EC685B">
        <w:rPr>
          <w:rFonts w:ascii="Consolas" w:hAnsi="Consolas"/>
          <w:color w:val="D9E8F7"/>
          <w:sz w:val="14"/>
          <w:szCs w:val="14"/>
        </w:rPr>
        <w:lastRenderedPageBreak/>
        <w:tab/>
      </w:r>
      <w:r w:rsidRPr="00EC685B">
        <w:rPr>
          <w:rFonts w:ascii="Consolas" w:hAnsi="Consolas"/>
          <w:color w:val="D9E8F7"/>
          <w:sz w:val="14"/>
          <w:szCs w:val="14"/>
        </w:rPr>
        <w:tab/>
        <w:t xml:space="preserve">   </w:t>
      </w:r>
      <w:r w:rsidRPr="00EC685B">
        <w:rPr>
          <w:rFonts w:ascii="Consolas" w:hAnsi="Consolas"/>
          <w:color w:val="E6E6FA"/>
          <w:sz w:val="14"/>
          <w:szCs w:val="14"/>
        </w:rPr>
        <w:t>.</w:t>
      </w:r>
      <w:r w:rsidRPr="00EC685B">
        <w:rPr>
          <w:rFonts w:ascii="Consolas" w:hAnsi="Consolas"/>
          <w:color w:val="80F6A7"/>
          <w:sz w:val="14"/>
          <w:szCs w:val="14"/>
        </w:rPr>
        <w:t>get</w:t>
      </w:r>
      <w:r w:rsidRPr="00EC685B">
        <w:rPr>
          <w:rFonts w:ascii="Consolas" w:hAnsi="Consolas"/>
          <w:color w:val="F9FAF4"/>
          <w:sz w:val="14"/>
          <w:szCs w:val="14"/>
        </w:rPr>
        <w:t>(</w:t>
      </w:r>
      <w:r w:rsidRPr="00EC685B">
        <w:rPr>
          <w:rFonts w:ascii="Consolas" w:hAnsi="Consolas"/>
          <w:color w:val="17C6A3"/>
          <w:sz w:val="14"/>
          <w:szCs w:val="14"/>
        </w:rPr>
        <w:t>"http://49.249.28.218:8091/projects"</w:t>
      </w:r>
      <w:r w:rsidRPr="00EC685B">
        <w:rPr>
          <w:rFonts w:ascii="Consolas" w:hAnsi="Consolas"/>
          <w:color w:val="F9FAF4"/>
          <w:sz w:val="14"/>
          <w:szCs w:val="14"/>
        </w:rPr>
        <w:t>)</w:t>
      </w:r>
      <w:r>
        <w:rPr>
          <w:rFonts w:ascii="Consolas" w:hAnsi="Consolas"/>
          <w:color w:val="F9FAF4"/>
          <w:sz w:val="14"/>
          <w:szCs w:val="14"/>
        </w:rPr>
        <w:t xml:space="preserve">            </w:t>
      </w:r>
      <w:r w:rsidRPr="00EC685B">
        <w:rPr>
          <w:rFonts w:ascii="Consolas" w:hAnsi="Consolas"/>
          <w:color w:val="FFFFFF" w:themeColor="background1"/>
          <w:sz w:val="14"/>
          <w:szCs w:val="14"/>
        </w:rPr>
        <w:t>cm1neWFudHJhOnJtZ3lAOTk5OQ==’</w:t>
      </w:r>
      <w:r>
        <w:rPr>
          <w:rFonts w:ascii="Consolas" w:hAnsi="Consolas"/>
          <w:color w:val="FFFFFF" w:themeColor="background1"/>
          <w:sz w:val="14"/>
          <w:szCs w:val="14"/>
        </w:rPr>
        <w:t>*/</w:t>
      </w:r>
    </w:p>
    <w:p w14:paraId="597E3EF8" w14:textId="77777777" w:rsidR="00EC685B" w:rsidRPr="00EC685B" w:rsidRDefault="00EC685B" w:rsidP="00EC68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E6E6FA"/>
          <w:sz w:val="14"/>
          <w:szCs w:val="14"/>
        </w:rPr>
        <w:t>.</w:t>
      </w:r>
      <w:r w:rsidRPr="00EC685B">
        <w:rPr>
          <w:rFonts w:ascii="Consolas" w:hAnsi="Consolas"/>
          <w:color w:val="80F6A7"/>
          <w:sz w:val="14"/>
          <w:szCs w:val="14"/>
        </w:rPr>
        <w:t>then</w:t>
      </w:r>
      <w:r w:rsidRPr="00EC685B">
        <w:rPr>
          <w:rFonts w:ascii="Consolas" w:hAnsi="Consolas"/>
          <w:color w:val="F9FAF4"/>
          <w:sz w:val="14"/>
          <w:szCs w:val="14"/>
        </w:rPr>
        <w:t>()</w:t>
      </w:r>
    </w:p>
    <w:p w14:paraId="5B4294B9" w14:textId="77777777" w:rsidR="00EC685B" w:rsidRPr="00EC685B" w:rsidRDefault="00EC685B" w:rsidP="00EC68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D9E8F7"/>
          <w:sz w:val="14"/>
          <w:szCs w:val="14"/>
        </w:rPr>
        <w:tab/>
        <w:t xml:space="preserve">   </w:t>
      </w:r>
      <w:r w:rsidRPr="00EC685B">
        <w:rPr>
          <w:rFonts w:ascii="Consolas" w:hAnsi="Consolas"/>
          <w:color w:val="E6E6FA"/>
          <w:sz w:val="14"/>
          <w:szCs w:val="14"/>
        </w:rPr>
        <w:t>.</w:t>
      </w:r>
      <w:r w:rsidRPr="00EC685B">
        <w:rPr>
          <w:rFonts w:ascii="Consolas" w:hAnsi="Consolas"/>
          <w:color w:val="80F6A7"/>
          <w:sz w:val="14"/>
          <w:szCs w:val="14"/>
        </w:rPr>
        <w:t>log</w:t>
      </w:r>
      <w:r w:rsidRPr="00EC685B">
        <w:rPr>
          <w:rFonts w:ascii="Consolas" w:hAnsi="Consolas"/>
          <w:color w:val="F9FAF4"/>
          <w:sz w:val="14"/>
          <w:szCs w:val="14"/>
        </w:rPr>
        <w:t>()</w:t>
      </w:r>
      <w:r w:rsidRPr="00EC685B">
        <w:rPr>
          <w:rFonts w:ascii="Consolas" w:hAnsi="Consolas"/>
          <w:color w:val="E6E6FA"/>
          <w:sz w:val="14"/>
          <w:szCs w:val="14"/>
        </w:rPr>
        <w:t>.</w:t>
      </w:r>
      <w:r w:rsidRPr="00EC685B">
        <w:rPr>
          <w:rFonts w:ascii="Consolas" w:hAnsi="Consolas"/>
          <w:color w:val="80F6A7"/>
          <w:sz w:val="14"/>
          <w:szCs w:val="14"/>
        </w:rPr>
        <w:t>all</w:t>
      </w:r>
      <w:r w:rsidRPr="00EC685B">
        <w:rPr>
          <w:rFonts w:ascii="Consolas" w:hAnsi="Consolas"/>
          <w:color w:val="F9FAF4"/>
          <w:sz w:val="14"/>
          <w:szCs w:val="14"/>
        </w:rPr>
        <w:t>()</w:t>
      </w:r>
      <w:r w:rsidRPr="00EC685B">
        <w:rPr>
          <w:rFonts w:ascii="Consolas" w:hAnsi="Consolas"/>
          <w:color w:val="E6E6FA"/>
          <w:sz w:val="14"/>
          <w:szCs w:val="14"/>
        </w:rPr>
        <w:t>;</w:t>
      </w:r>
    </w:p>
    <w:p w14:paraId="245054E0" w14:textId="77777777" w:rsidR="00EC685B" w:rsidRPr="00EC685B" w:rsidRDefault="00EC685B" w:rsidP="00EC68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808080"/>
          <w:sz w:val="14"/>
          <w:szCs w:val="14"/>
        </w:rPr>
        <w:t xml:space="preserve">// base 64 is going to encrypt </w:t>
      </w:r>
    </w:p>
    <w:p w14:paraId="38D4DCC8" w14:textId="77777777" w:rsidR="00EC685B" w:rsidRPr="00EC685B" w:rsidRDefault="00EC685B" w:rsidP="00EC68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808080"/>
          <w:sz w:val="14"/>
          <w:szCs w:val="14"/>
        </w:rPr>
        <w:t>//0/p encrypted data cm1neWFudHJhOnJtZ3lAOTk5OQ==</w:t>
      </w:r>
    </w:p>
    <w:p w14:paraId="5926C277" w14:textId="77777777" w:rsidR="00EC685B" w:rsidRPr="00EC685B" w:rsidRDefault="00EC685B" w:rsidP="00EC68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EC685B">
        <w:rPr>
          <w:rFonts w:ascii="Consolas" w:hAnsi="Consolas"/>
          <w:color w:val="D9E8F7"/>
          <w:sz w:val="14"/>
          <w:szCs w:val="14"/>
        </w:rPr>
        <w:tab/>
      </w:r>
      <w:r w:rsidRPr="00EC685B">
        <w:rPr>
          <w:rFonts w:ascii="Consolas" w:hAnsi="Consolas"/>
          <w:color w:val="F9FAF4"/>
          <w:sz w:val="14"/>
          <w:szCs w:val="14"/>
        </w:rPr>
        <w:t>}</w:t>
      </w:r>
    </w:p>
    <w:p w14:paraId="0E18E12C" w14:textId="77777777" w:rsidR="00F5718E" w:rsidRDefault="00F5718E" w:rsidP="00F5718E">
      <w:pPr>
        <w:rPr>
          <w:lang w:eastAsia="en-IN"/>
        </w:rPr>
      </w:pPr>
    </w:p>
    <w:p w14:paraId="696608D8" w14:textId="57E079F2" w:rsidR="00EC685B" w:rsidRDefault="00EE3270" w:rsidP="00D80574">
      <w:pPr>
        <w:pStyle w:val="Heading1"/>
        <w:rPr>
          <w:lang w:eastAsia="en-IN"/>
        </w:rPr>
      </w:pPr>
      <w:r>
        <w:rPr>
          <w:lang w:eastAsia="en-IN"/>
        </w:rPr>
        <w:t xml:space="preserve">ENCRYPTION </w:t>
      </w:r>
      <w:r w:rsidRPr="00D80574">
        <w:t>AND</w:t>
      </w:r>
      <w:r>
        <w:rPr>
          <w:lang w:eastAsia="en-IN"/>
        </w:rPr>
        <w:t xml:space="preserve"> DEC</w:t>
      </w:r>
      <w:r w:rsidR="00D80574">
        <w:rPr>
          <w:lang w:eastAsia="en-IN"/>
        </w:rPr>
        <w:t>RYPTION=</w:t>
      </w:r>
    </w:p>
    <w:p w14:paraId="4689D9B0" w14:textId="0B5E6A9D" w:rsidR="007446FA" w:rsidRPr="005C72D0" w:rsidRDefault="00D80574" w:rsidP="007446FA">
      <w:pPr>
        <w:pStyle w:val="Heading3"/>
        <w:rPr>
          <w:color w:val="6B911C" w:themeColor="accent1" w:themeShade="BF"/>
          <w:lang w:eastAsia="en-IN"/>
        </w:rPr>
      </w:pPr>
      <w:r w:rsidRPr="005C72D0">
        <w:rPr>
          <w:color w:val="6B911C" w:themeColor="accent1" w:themeShade="BF"/>
          <w:lang w:eastAsia="en-IN"/>
        </w:rPr>
        <w:t xml:space="preserve">THERE ARE 2 TYPES OF </w:t>
      </w:r>
      <w:r w:rsidR="007446FA" w:rsidRPr="005C72D0">
        <w:rPr>
          <w:color w:val="6B911C" w:themeColor="accent1" w:themeShade="BF"/>
          <w:lang w:eastAsia="en-IN"/>
        </w:rPr>
        <w:t>ENCRYTION=</w:t>
      </w:r>
    </w:p>
    <w:p w14:paraId="1236FD83" w14:textId="46B3143B" w:rsidR="007446FA" w:rsidRDefault="007446FA" w:rsidP="004615DD">
      <w:pPr>
        <w:pStyle w:val="ListParagraph"/>
        <w:numPr>
          <w:ilvl w:val="0"/>
          <w:numId w:val="113"/>
        </w:numPr>
        <w:rPr>
          <w:lang w:eastAsia="en-IN"/>
        </w:rPr>
      </w:pPr>
      <w:r>
        <w:rPr>
          <w:lang w:eastAsia="en-IN"/>
        </w:rPr>
        <w:t xml:space="preserve">1 SYMETRIC ENCRYPTION </w:t>
      </w:r>
    </w:p>
    <w:p w14:paraId="4EF8D8F3" w14:textId="2E713D21" w:rsidR="007446FA" w:rsidRDefault="007446FA" w:rsidP="004615DD">
      <w:pPr>
        <w:pStyle w:val="ListParagraph"/>
        <w:numPr>
          <w:ilvl w:val="0"/>
          <w:numId w:val="113"/>
        </w:numPr>
        <w:rPr>
          <w:lang w:eastAsia="en-IN"/>
        </w:rPr>
      </w:pPr>
      <w:r>
        <w:rPr>
          <w:lang w:eastAsia="en-IN"/>
        </w:rPr>
        <w:t xml:space="preserve">2 </w:t>
      </w:r>
      <w:r w:rsidR="008805E5">
        <w:rPr>
          <w:lang w:eastAsia="en-IN"/>
        </w:rPr>
        <w:t>ASYMETTRIC ENCRYPTION.</w:t>
      </w:r>
    </w:p>
    <w:p w14:paraId="28CE39A8" w14:textId="77777777" w:rsidR="008805E5" w:rsidRPr="00180422" w:rsidRDefault="008805E5" w:rsidP="00180422">
      <w:pPr>
        <w:pStyle w:val="NoSpacing"/>
      </w:pPr>
    </w:p>
    <w:p w14:paraId="4BB43A5C" w14:textId="7B9C43ED" w:rsidR="003736D9" w:rsidRPr="00180422" w:rsidRDefault="008805E5" w:rsidP="004615DD">
      <w:pPr>
        <w:pStyle w:val="NoSpacing"/>
        <w:numPr>
          <w:ilvl w:val="0"/>
          <w:numId w:val="113"/>
        </w:numPr>
      </w:pPr>
      <w:r w:rsidRPr="00180422">
        <w:t xml:space="preserve">ENCRYPTION = IT IS TECHNIQUE </w:t>
      </w:r>
      <w:r w:rsidR="00D41A79" w:rsidRPr="00180422">
        <w:t xml:space="preserve">AVAILABLE IN JAVA BEFORE SENDING THE DATA FROM CLINET TO SERVER </w:t>
      </w:r>
      <w:r w:rsidR="002725B6" w:rsidRPr="00180422">
        <w:t xml:space="preserve">CONVERT THE DATA INTO CRYPTOGRAHIC TEXT AND FROM THE SERVER SIDE IT IS DECRYPT </w:t>
      </w:r>
      <w:r w:rsidR="003736D9" w:rsidRPr="00180422">
        <w:t>THE DATA.</w:t>
      </w:r>
    </w:p>
    <w:p w14:paraId="3F31743A" w14:textId="6132FE27" w:rsidR="003736D9" w:rsidRPr="00180422" w:rsidRDefault="003736D9" w:rsidP="004615DD">
      <w:pPr>
        <w:pStyle w:val="NoSpacing"/>
        <w:numPr>
          <w:ilvl w:val="0"/>
          <w:numId w:val="113"/>
        </w:numPr>
      </w:pPr>
      <w:r w:rsidRPr="00180422">
        <w:t>HIGHLY SECURED COMPARED TO ENCODE AND DECODE.</w:t>
      </w:r>
    </w:p>
    <w:p w14:paraId="1D9383BC" w14:textId="13DFEC87" w:rsidR="003736D9" w:rsidRDefault="00180422" w:rsidP="004615DD">
      <w:pPr>
        <w:pStyle w:val="NoSpacing"/>
        <w:numPr>
          <w:ilvl w:val="0"/>
          <w:numId w:val="113"/>
        </w:numPr>
      </w:pPr>
      <w:r w:rsidRPr="00180422">
        <w:t>ENCODE</w:t>
      </w:r>
      <w:r w:rsidR="003068A3">
        <w:t>D =</w:t>
      </w:r>
      <w:r w:rsidRPr="00180422">
        <w:t xml:space="preserve"> </w:t>
      </w:r>
      <w:r w:rsidR="008A43D3" w:rsidRPr="00180422">
        <w:t xml:space="preserve">NETWORK HACKER CAN DECODE THE DATA BECOUSE </w:t>
      </w:r>
      <w:r w:rsidR="0099019E" w:rsidRPr="00180422">
        <w:t>BASE64 IS OPEN FOR EVERY BODY.</w:t>
      </w:r>
    </w:p>
    <w:p w14:paraId="30E729FC" w14:textId="6C0286F3" w:rsidR="00180422" w:rsidRDefault="00180422" w:rsidP="00404E52">
      <w:pPr>
        <w:pStyle w:val="NoSpacing"/>
        <w:ind w:left="720"/>
      </w:pPr>
    </w:p>
    <w:p w14:paraId="638891A0" w14:textId="40E4EF06" w:rsidR="00B6332E" w:rsidRPr="005C72D0" w:rsidRDefault="00B6332E" w:rsidP="00B6332E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SYMETRIC ENCYTPTION=</w:t>
      </w:r>
    </w:p>
    <w:p w14:paraId="6ECF1EC8" w14:textId="715BF678" w:rsidR="00950BF2" w:rsidRDefault="00950BF2" w:rsidP="004615DD">
      <w:pPr>
        <w:pStyle w:val="NoSpacing"/>
        <w:numPr>
          <w:ilvl w:val="0"/>
          <w:numId w:val="113"/>
        </w:numPr>
      </w:pPr>
      <w:r>
        <w:t xml:space="preserve">CLIENT IS GOING TO SECURE THE DATA BY TAKING HELP OF THE </w:t>
      </w:r>
      <w:r w:rsidR="00FC6626">
        <w:t>PRIVATE KEY , THAT DATA WILL BE SENT TO SERVER , SERVER SIDE IS ALSO GOING TO U</w:t>
      </w:r>
      <w:r w:rsidR="00404E52">
        <w:t>SE SAME PRIVATE KEY .</w:t>
      </w:r>
    </w:p>
    <w:p w14:paraId="7DE85FC8" w14:textId="4AB7108B" w:rsidR="00404E52" w:rsidRDefault="00404E52" w:rsidP="004615DD">
      <w:pPr>
        <w:pStyle w:val="NoSpacing"/>
        <w:numPr>
          <w:ilvl w:val="0"/>
          <w:numId w:val="113"/>
        </w:numPr>
      </w:pPr>
      <w:r>
        <w:t>BOTH HAVING SAME KEY IT IS GOING TO DECRYPT THE DATA.</w:t>
      </w:r>
    </w:p>
    <w:p w14:paraId="74DACDE5" w14:textId="15212738" w:rsidR="00404E52" w:rsidRDefault="00D17DC2" w:rsidP="004615DD">
      <w:pPr>
        <w:pStyle w:val="NoSpacing"/>
        <w:numPr>
          <w:ilvl w:val="0"/>
          <w:numId w:val="113"/>
        </w:numPr>
      </w:pPr>
      <w:r>
        <w:t xml:space="preserve">IN CASE OF ENCRYPTION IT IS COMPLETELY DEPEND ON KEY , </w:t>
      </w:r>
      <w:r w:rsidR="00457140">
        <w:t>CLIENT &amp; SERVER THEY ARE NOT GOING TO SHARE THE KEY TO ANYBODY.</w:t>
      </w:r>
    </w:p>
    <w:p w14:paraId="13050C8C" w14:textId="4E3B2CD2" w:rsidR="007B38EC" w:rsidRDefault="007B38EC" w:rsidP="004615DD">
      <w:pPr>
        <w:pStyle w:val="NoSpacing"/>
        <w:numPr>
          <w:ilvl w:val="0"/>
          <w:numId w:val="113"/>
        </w:numPr>
        <w:rPr>
          <w:b/>
          <w:bCs/>
        </w:rPr>
      </w:pPr>
      <w:r>
        <w:t xml:space="preserve">SO HACKERS CANNOT HACK THE DATA , THIS ENCRYPTIOIN IS CALLED </w:t>
      </w:r>
      <w:r w:rsidRPr="00C8773E">
        <w:rPr>
          <w:b/>
          <w:bCs/>
        </w:rPr>
        <w:t>AS SYMETRIC ENCRYPTION.</w:t>
      </w:r>
    </w:p>
    <w:p w14:paraId="29BE7EAA" w14:textId="59EA1999" w:rsidR="00B659B1" w:rsidRDefault="00B659B1" w:rsidP="004615DD">
      <w:pPr>
        <w:pStyle w:val="NoSpacing"/>
        <w:numPr>
          <w:ilvl w:val="0"/>
          <w:numId w:val="113"/>
        </w:numPr>
        <w:rPr>
          <w:b/>
          <w:bCs/>
        </w:rPr>
      </w:pPr>
      <w:r>
        <w:t>CLIENT AND SERVER BOTH USE SAME PRIVATE KEY.</w:t>
      </w:r>
    </w:p>
    <w:p w14:paraId="4547BC46" w14:textId="0C981E86" w:rsidR="003F1546" w:rsidRPr="00C8773E" w:rsidRDefault="003F1546" w:rsidP="004615DD">
      <w:pPr>
        <w:pStyle w:val="NoSpacing"/>
        <w:numPr>
          <w:ilvl w:val="0"/>
          <w:numId w:val="113"/>
        </w:numPr>
        <w:rPr>
          <w:b/>
          <w:bCs/>
        </w:rPr>
      </w:pPr>
      <w:r>
        <w:t>IT IS FASTER COMPARED TO ASYMETRIC ENCRYPTION BECOSE IT USES SAME KEY.</w:t>
      </w:r>
      <w:r w:rsidR="0090032E">
        <w:t xml:space="preserve"> </w:t>
      </w:r>
    </w:p>
    <w:p w14:paraId="65C2B767" w14:textId="3BC86703" w:rsidR="0090032E" w:rsidRPr="00C8773E" w:rsidRDefault="0090032E" w:rsidP="004615DD">
      <w:pPr>
        <w:pStyle w:val="NoSpacing"/>
        <w:numPr>
          <w:ilvl w:val="0"/>
          <w:numId w:val="113"/>
        </w:numPr>
        <w:rPr>
          <w:b/>
          <w:bCs/>
        </w:rPr>
      </w:pPr>
      <w:r>
        <w:t xml:space="preserve">It is less secured then asymmetric. </w:t>
      </w:r>
    </w:p>
    <w:p w14:paraId="1CA0B81D" w14:textId="5E655CDA" w:rsidR="00C53363" w:rsidRPr="00C8773E" w:rsidRDefault="00C53363" w:rsidP="00C8773E">
      <w:pPr>
        <w:pStyle w:val="Heading3"/>
        <w:rPr>
          <w:b/>
          <w:bCs/>
        </w:rPr>
      </w:pPr>
    </w:p>
    <w:p w14:paraId="0EDC0E49" w14:textId="6FC816C2" w:rsidR="00C8773E" w:rsidRPr="005C72D0" w:rsidRDefault="00C8773E" w:rsidP="00C8773E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ASYMETRIC ENCRYPTION=</w:t>
      </w:r>
    </w:p>
    <w:p w14:paraId="61F74AE9" w14:textId="09F78F7E" w:rsidR="00C8773E" w:rsidRDefault="003A615F" w:rsidP="004615DD">
      <w:pPr>
        <w:pStyle w:val="ListParagraph"/>
        <w:numPr>
          <w:ilvl w:val="0"/>
          <w:numId w:val="114"/>
        </w:numPr>
      </w:pPr>
      <w:r>
        <w:t xml:space="preserve">SERVER IS GOING TO GIVE PUBLIC KEY FOR SOO MANY PEOPLE </w:t>
      </w:r>
      <w:r w:rsidR="00427F6B">
        <w:t>ANYONE WANT TO AXCESS THE RESOURCES THEY  CAN USE PUBLIC KEY.</w:t>
      </w:r>
    </w:p>
    <w:p w14:paraId="711274BA" w14:textId="791F8137" w:rsidR="00427F6B" w:rsidRDefault="00D074C8" w:rsidP="004615DD">
      <w:pPr>
        <w:pStyle w:val="ListParagraph"/>
        <w:numPr>
          <w:ilvl w:val="0"/>
          <w:numId w:val="114"/>
        </w:numPr>
      </w:pPr>
      <w:r>
        <w:t xml:space="preserve">CLIENT SENT DATA WILL BE ENCRYPTED INTO CRYPTOGRAPHIC TEXT SERVER WILL HAVE </w:t>
      </w:r>
      <w:r w:rsidR="00B644CA">
        <w:t>PRIVATE KEY IT GIVES PUBLIC KEY.</w:t>
      </w:r>
    </w:p>
    <w:p w14:paraId="739FCC0F" w14:textId="7CE6BB82" w:rsidR="00482EF3" w:rsidRDefault="00482EF3" w:rsidP="004615DD">
      <w:pPr>
        <w:pStyle w:val="ListParagraph"/>
        <w:numPr>
          <w:ilvl w:val="0"/>
          <w:numId w:val="114"/>
        </w:numPr>
      </w:pPr>
      <w:r>
        <w:t>ASYMETRIC ENCRYPTIOIN WILL USES PUBLIC AND PRIVATE KEY</w:t>
      </w:r>
      <w:r w:rsidR="00D523CE">
        <w:t xml:space="preserve"> PAIRS.</w:t>
      </w:r>
    </w:p>
    <w:p w14:paraId="33A38F78" w14:textId="1116486E" w:rsidR="00D523CE" w:rsidRDefault="00D523CE" w:rsidP="004615DD">
      <w:pPr>
        <w:pStyle w:val="ListParagraph"/>
        <w:numPr>
          <w:ilvl w:val="0"/>
          <w:numId w:val="114"/>
        </w:numPr>
      </w:pPr>
      <w:r>
        <w:t xml:space="preserve">BY TAKING HELP OF THE PRIVATE KEY </w:t>
      </w:r>
      <w:r w:rsidR="008936DC">
        <w:t>THE SERVER UNLOCK THE DATA .</w:t>
      </w:r>
    </w:p>
    <w:p w14:paraId="72FC6429" w14:textId="16BC4B7B" w:rsidR="008936DC" w:rsidRDefault="008936DC" w:rsidP="004615DD">
      <w:pPr>
        <w:pStyle w:val="ListParagraph"/>
        <w:numPr>
          <w:ilvl w:val="0"/>
          <w:numId w:val="114"/>
        </w:numPr>
      </w:pPr>
      <w:r>
        <w:t>BY TAKING HELP OF THE PUBLIC KEY THE SERVER IS GOING TO DECODE THE DATA.</w:t>
      </w:r>
    </w:p>
    <w:p w14:paraId="69D6FD60" w14:textId="42E30676" w:rsidR="006B0ECC" w:rsidRDefault="00C05F7B" w:rsidP="004615DD">
      <w:pPr>
        <w:pStyle w:val="ListParagraph"/>
        <w:numPr>
          <w:ilvl w:val="0"/>
          <w:numId w:val="114"/>
        </w:numPr>
      </w:pPr>
      <w:r>
        <w:t>IT IS SLOWER COMPARED TO SYMETRIC BECOUSE IT HAS MORETHAT 2 KEYS.</w:t>
      </w:r>
    </w:p>
    <w:p w14:paraId="4384FC28" w14:textId="6001B8F3" w:rsidR="00EC63BB" w:rsidRPr="005C72D0" w:rsidRDefault="000D41D8" w:rsidP="000D41D8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ENCRYPTION ALGORITHEM TECHNIQUE=</w:t>
      </w:r>
    </w:p>
    <w:p w14:paraId="3DC15439" w14:textId="6EA7085F" w:rsidR="000D41D8" w:rsidRDefault="000D41D8" w:rsidP="004615DD">
      <w:pPr>
        <w:pStyle w:val="ListParagraph"/>
        <w:numPr>
          <w:ilvl w:val="0"/>
          <w:numId w:val="115"/>
        </w:numPr>
      </w:pPr>
      <w:r>
        <w:t xml:space="preserve">ENCRYPTION ALGORITHEM </w:t>
      </w:r>
      <w:r w:rsidR="00C2393C">
        <w:t xml:space="preserve">ARE THE MATHEMETICAL PROCEDURES USED TO CONVERT PLAIN TEXT DATA INTO CYPER </w:t>
      </w:r>
      <w:r w:rsidR="00B415EF">
        <w:t xml:space="preserve">TEXT , ENSURING THAT IT REMAINS SECURE DURING TRANSMISSION </w:t>
      </w:r>
      <w:r w:rsidR="00906FA5">
        <w:t>OR STORAGE.</w:t>
      </w:r>
    </w:p>
    <w:p w14:paraId="40ABF414" w14:textId="77777777" w:rsidR="00B22D8E" w:rsidRDefault="00B22D8E" w:rsidP="00B22D8E">
      <w:pPr>
        <w:pStyle w:val="ListParagraph"/>
      </w:pPr>
    </w:p>
    <w:p w14:paraId="2883D7EB" w14:textId="71A39381" w:rsidR="00906FA5" w:rsidRDefault="00906FA5" w:rsidP="004615DD">
      <w:pPr>
        <w:pStyle w:val="ListParagraph"/>
        <w:numPr>
          <w:ilvl w:val="0"/>
          <w:numId w:val="115"/>
        </w:numPr>
      </w:pPr>
      <w:r>
        <w:t>1 ADVANCED ENCRYPTION STANDARD (AEC)</w:t>
      </w:r>
      <w:r w:rsidR="009F5BA5">
        <w:t xml:space="preserve"> (</w:t>
      </w:r>
      <w:r w:rsidR="00B22D8E">
        <w:t>SYMETRIC)</w:t>
      </w:r>
    </w:p>
    <w:p w14:paraId="03AA4934" w14:textId="04ECD013" w:rsidR="00906FA5" w:rsidRDefault="00906FA5" w:rsidP="004615DD">
      <w:pPr>
        <w:pStyle w:val="ListParagraph"/>
        <w:numPr>
          <w:ilvl w:val="0"/>
          <w:numId w:val="115"/>
        </w:numPr>
      </w:pPr>
      <w:r>
        <w:t xml:space="preserve">2 </w:t>
      </w:r>
      <w:r w:rsidR="000A2A98">
        <w:t>DATA ENCRYPTION STANDARD (DES)</w:t>
      </w:r>
      <w:r w:rsidR="00B22D8E">
        <w:t xml:space="preserve">     (SYMETRIC)</w:t>
      </w:r>
    </w:p>
    <w:p w14:paraId="22259C64" w14:textId="3C369FBF" w:rsidR="000A2A98" w:rsidRDefault="000A2A98" w:rsidP="004615DD">
      <w:pPr>
        <w:pStyle w:val="ListParagraph"/>
        <w:numPr>
          <w:ilvl w:val="0"/>
          <w:numId w:val="115"/>
        </w:numPr>
      </w:pPr>
      <w:r>
        <w:t xml:space="preserve">3 RSA </w:t>
      </w:r>
      <w:r w:rsidR="00B22D8E">
        <w:t xml:space="preserve">  (ASYMETRIC)</w:t>
      </w:r>
    </w:p>
    <w:p w14:paraId="41E6F843" w14:textId="2AD28D40" w:rsidR="000A2A98" w:rsidRDefault="000A2A98" w:rsidP="004615DD">
      <w:pPr>
        <w:pStyle w:val="ListParagraph"/>
        <w:numPr>
          <w:ilvl w:val="0"/>
          <w:numId w:val="115"/>
        </w:numPr>
      </w:pPr>
      <w:r>
        <w:t xml:space="preserve">4 ELIPTIC </w:t>
      </w:r>
      <w:r w:rsidR="009F5BA5">
        <w:t>CURVE CRYPTOGRAPHY(ECC)</w:t>
      </w:r>
      <w:r w:rsidR="00B22D8E">
        <w:t xml:space="preserve">   (ASYMETRIC)</w:t>
      </w:r>
    </w:p>
    <w:p w14:paraId="3815FB19" w14:textId="0D3CE281" w:rsidR="009F5BA5" w:rsidRDefault="009F5BA5" w:rsidP="004615DD">
      <w:pPr>
        <w:pStyle w:val="ListParagraph"/>
        <w:numPr>
          <w:ilvl w:val="0"/>
          <w:numId w:val="115"/>
        </w:numPr>
      </w:pPr>
      <w:r>
        <w:t>5 BLOW FISH AND TOW FISH.</w:t>
      </w:r>
      <w:r w:rsidR="00B22D8E">
        <w:t xml:space="preserve">     (SYMETRIC)</w:t>
      </w:r>
    </w:p>
    <w:p w14:paraId="11BBF4A3" w14:textId="4056F4B2" w:rsidR="00B22D8E" w:rsidRDefault="00243963" w:rsidP="00243963">
      <w:pPr>
        <w:pStyle w:val="Heading3"/>
      </w:pPr>
      <w:r w:rsidRPr="005C72D0">
        <w:rPr>
          <w:color w:val="6B911C" w:themeColor="accent1" w:themeShade="BF"/>
        </w:rPr>
        <w:lastRenderedPageBreak/>
        <w:t>AES</w:t>
      </w:r>
      <w:r>
        <w:t>=</w:t>
      </w:r>
    </w:p>
    <w:p w14:paraId="6A45EF39" w14:textId="76CECF75" w:rsidR="00243963" w:rsidRDefault="00243963" w:rsidP="004615DD">
      <w:pPr>
        <w:pStyle w:val="ListParagraph"/>
        <w:numPr>
          <w:ilvl w:val="0"/>
          <w:numId w:val="116"/>
        </w:numPr>
      </w:pPr>
      <w:r>
        <w:t xml:space="preserve">IT IS A SYMETRIC </w:t>
      </w:r>
      <w:r w:rsidR="0096088B">
        <w:t>ENCRYPTIOIN ALGORITHEM WIDELY USED FOR SECURING SENSITIVE DATA , IT SUPPORTS KEY SIZE OF 128  , 192   OR 256 BITS AND OPERATES ON FIXED – SIZE BLOCKS OF DATA.</w:t>
      </w:r>
    </w:p>
    <w:p w14:paraId="3F5A75EF" w14:textId="11226F5C" w:rsidR="008118CE" w:rsidRDefault="001D5873" w:rsidP="004615DD">
      <w:pPr>
        <w:pStyle w:val="ListParagraph"/>
        <w:numPr>
          <w:ilvl w:val="0"/>
          <w:numId w:val="116"/>
        </w:numPr>
      </w:pPr>
      <w:r>
        <w:t xml:space="preserve">PAYROLL CONTAIN VERY SENSITIVE DATA , SWAGGER DOCUMENT </w:t>
      </w:r>
      <w:r w:rsidR="008118CE">
        <w:t>ALSO INCLUDES SOME HTTP MEHTODS ASK FOR ENRYPT DATA.</w:t>
      </w:r>
    </w:p>
    <w:p w14:paraId="193A5E0A" w14:textId="47A4019E" w:rsidR="00E2402B" w:rsidRDefault="00E2402B" w:rsidP="00911DB1">
      <w:r w:rsidRPr="00E2402B">
        <w:rPr>
          <w:noProof/>
        </w:rPr>
        <w:drawing>
          <wp:inline distT="0" distB="0" distL="0" distR="0" wp14:anchorId="4FCDCCE5" wp14:editId="6FD4EBF1">
            <wp:extent cx="5085347" cy="1668145"/>
            <wp:effectExtent l="0" t="0" r="1270" b="8255"/>
            <wp:docPr id="110203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3957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117653" cy="167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FDA2" w14:textId="77777777" w:rsidR="00E2402B" w:rsidRPr="00243963" w:rsidRDefault="00E2402B" w:rsidP="00E2402B"/>
    <w:p w14:paraId="50A2EBC0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808080"/>
          <w:sz w:val="14"/>
          <w:szCs w:val="14"/>
        </w:rPr>
        <w:t>/**</w:t>
      </w:r>
    </w:p>
    <w:p w14:paraId="153AF779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808080"/>
          <w:sz w:val="14"/>
          <w:szCs w:val="14"/>
        </w:rPr>
        <w:t xml:space="preserve"> * private key :Ac03tEam</w:t>
      </w:r>
      <w:r w:rsidRPr="006B0ECC">
        <w:rPr>
          <w:rFonts w:ascii="Consolas" w:hAnsi="Consolas"/>
          <w:color w:val="808080"/>
          <w:sz w:val="14"/>
          <w:szCs w:val="14"/>
          <w:u w:val="single"/>
        </w:rPr>
        <w:t>@j</w:t>
      </w:r>
      <w:r w:rsidRPr="006B0ECC">
        <w:rPr>
          <w:rFonts w:ascii="Consolas" w:hAnsi="Consolas"/>
          <w:color w:val="808080"/>
          <w:sz w:val="14"/>
          <w:szCs w:val="14"/>
        </w:rPr>
        <w:t>!</w:t>
      </w:r>
      <w:r w:rsidRPr="006B0ECC">
        <w:rPr>
          <w:rFonts w:ascii="Consolas" w:hAnsi="Consolas"/>
          <w:color w:val="808080"/>
          <w:sz w:val="14"/>
          <w:szCs w:val="14"/>
          <w:u w:val="single"/>
        </w:rPr>
        <w:t>tu</w:t>
      </w:r>
      <w:r w:rsidRPr="006B0ECC">
        <w:rPr>
          <w:rFonts w:ascii="Consolas" w:hAnsi="Consolas"/>
          <w:color w:val="808080"/>
          <w:sz w:val="14"/>
          <w:szCs w:val="14"/>
        </w:rPr>
        <w:t>_#1</w:t>
      </w:r>
    </w:p>
    <w:p w14:paraId="1234A4D1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808080"/>
          <w:sz w:val="14"/>
          <w:szCs w:val="14"/>
        </w:rPr>
        <w:t xml:space="preserve"> */</w:t>
      </w:r>
    </w:p>
    <w:p w14:paraId="08A3A0D3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85D694A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CC6C1D"/>
          <w:sz w:val="14"/>
          <w:szCs w:val="14"/>
        </w:rPr>
        <w:t>public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CC6C1D"/>
          <w:sz w:val="14"/>
          <w:szCs w:val="14"/>
        </w:rPr>
        <w:t>class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1290C3"/>
          <w:sz w:val="14"/>
          <w:szCs w:val="14"/>
        </w:rPr>
        <w:t>AEC_EncrypteAndDecrypteUtility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F9FAF4"/>
          <w:sz w:val="14"/>
          <w:szCs w:val="14"/>
        </w:rPr>
        <w:t>{</w:t>
      </w:r>
    </w:p>
    <w:p w14:paraId="029CFCED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B9FB6AF" w14:textId="19784B53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CC6C1D"/>
          <w:sz w:val="14"/>
          <w:szCs w:val="14"/>
        </w:rPr>
        <w:t>public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1290C3"/>
          <w:sz w:val="14"/>
          <w:szCs w:val="14"/>
        </w:rPr>
        <w:t>String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1EB540"/>
          <w:sz w:val="14"/>
          <w:szCs w:val="14"/>
        </w:rPr>
        <w:t>encrypt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1290C3"/>
          <w:sz w:val="14"/>
          <w:szCs w:val="14"/>
        </w:rPr>
        <w:t>String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79ABFF"/>
          <w:sz w:val="14"/>
          <w:szCs w:val="14"/>
        </w:rPr>
        <w:t>input</w:t>
      </w:r>
      <w:r w:rsidRPr="006B0ECC">
        <w:rPr>
          <w:rFonts w:ascii="Consolas" w:hAnsi="Consolas"/>
          <w:color w:val="E6E6FA"/>
          <w:sz w:val="14"/>
          <w:szCs w:val="14"/>
        </w:rPr>
        <w:t>,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1290C3"/>
          <w:sz w:val="14"/>
          <w:szCs w:val="14"/>
        </w:rPr>
        <w:t>String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79ABFF"/>
          <w:sz w:val="14"/>
          <w:szCs w:val="14"/>
        </w:rPr>
        <w:t>secretKey</w:t>
      </w:r>
      <w:r w:rsidRPr="006B0ECC">
        <w:rPr>
          <w:rFonts w:ascii="Consolas" w:hAnsi="Consolas"/>
          <w:color w:val="F9FAF4"/>
          <w:sz w:val="14"/>
          <w:szCs w:val="14"/>
        </w:rPr>
        <w:t>)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CC6C1D"/>
          <w:sz w:val="14"/>
          <w:szCs w:val="14"/>
        </w:rPr>
        <w:t>throws</w:t>
      </w:r>
      <w:r w:rsidRPr="006B0ECC">
        <w:rPr>
          <w:rFonts w:ascii="Consolas" w:hAnsi="Consolas"/>
          <w:color w:val="D9E8F7"/>
          <w:sz w:val="14"/>
          <w:szCs w:val="14"/>
        </w:rPr>
        <w:t xml:space="preserve">  </w:t>
      </w:r>
      <w:r w:rsidRPr="006B0ECC">
        <w:rPr>
          <w:rFonts w:ascii="Consolas" w:hAnsi="Consolas"/>
          <w:color w:val="1290C3"/>
          <w:sz w:val="14"/>
          <w:szCs w:val="14"/>
        </w:rPr>
        <w:t>Exception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F9FAF4"/>
          <w:sz w:val="14"/>
          <w:szCs w:val="14"/>
        </w:rPr>
        <w:t>{</w:t>
      </w:r>
    </w:p>
    <w:p w14:paraId="19304653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1290C3"/>
          <w:sz w:val="14"/>
          <w:szCs w:val="14"/>
        </w:rPr>
        <w:t>SecretKeySpec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F2F200"/>
          <w:sz w:val="14"/>
          <w:szCs w:val="14"/>
        </w:rPr>
        <w:t>secretKeySpc</w:t>
      </w:r>
      <w:r w:rsidRPr="006B0ECC">
        <w:rPr>
          <w:rFonts w:ascii="Consolas" w:hAnsi="Consolas"/>
          <w:color w:val="E6E6FA"/>
          <w:sz w:val="14"/>
          <w:szCs w:val="14"/>
        </w:rPr>
        <w:t>=</w:t>
      </w:r>
      <w:r w:rsidRPr="006B0ECC">
        <w:rPr>
          <w:rFonts w:ascii="Consolas" w:hAnsi="Consolas"/>
          <w:color w:val="CC6C1D"/>
          <w:sz w:val="14"/>
          <w:szCs w:val="14"/>
        </w:rPr>
        <w:t>new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A7EC21"/>
          <w:sz w:val="14"/>
          <w:szCs w:val="14"/>
        </w:rPr>
        <w:t>SecretKeySpec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79ABFF"/>
          <w:sz w:val="14"/>
          <w:szCs w:val="14"/>
        </w:rPr>
        <w:t>secretKey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color w:val="A7EC21"/>
          <w:sz w:val="14"/>
          <w:szCs w:val="14"/>
        </w:rPr>
        <w:t>getBytes</w:t>
      </w:r>
      <w:r w:rsidRPr="006B0ECC">
        <w:rPr>
          <w:rFonts w:ascii="Consolas" w:hAnsi="Consolas"/>
          <w:color w:val="F9FAF4"/>
          <w:sz w:val="14"/>
          <w:szCs w:val="14"/>
        </w:rPr>
        <w:t>()</w:t>
      </w:r>
      <w:r w:rsidRPr="006B0ECC">
        <w:rPr>
          <w:rFonts w:ascii="Consolas" w:hAnsi="Consolas"/>
          <w:color w:val="E6E6FA"/>
          <w:sz w:val="14"/>
          <w:szCs w:val="14"/>
        </w:rPr>
        <w:t>,</w:t>
      </w:r>
      <w:r w:rsidRPr="006B0ECC">
        <w:rPr>
          <w:rFonts w:ascii="Consolas" w:hAnsi="Consolas"/>
          <w:color w:val="17C6A3"/>
          <w:sz w:val="14"/>
          <w:szCs w:val="14"/>
        </w:rPr>
        <w:t>"AEC"</w:t>
      </w:r>
      <w:r w:rsidRPr="006B0ECC">
        <w:rPr>
          <w:rFonts w:ascii="Consolas" w:hAnsi="Consolas"/>
          <w:color w:val="F9FAF4"/>
          <w:sz w:val="14"/>
          <w:szCs w:val="14"/>
        </w:rPr>
        <w:t>)</w:t>
      </w:r>
      <w:r w:rsidRPr="006B0ECC">
        <w:rPr>
          <w:rFonts w:ascii="Consolas" w:hAnsi="Consolas"/>
          <w:color w:val="E6E6FA"/>
          <w:sz w:val="14"/>
          <w:szCs w:val="14"/>
        </w:rPr>
        <w:t>;</w:t>
      </w:r>
    </w:p>
    <w:p w14:paraId="6C069419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1290C3"/>
          <w:sz w:val="14"/>
          <w:szCs w:val="14"/>
        </w:rPr>
        <w:t>IvParameterSpec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F2F200"/>
          <w:sz w:val="14"/>
          <w:szCs w:val="14"/>
        </w:rPr>
        <w:t>ivprameterSpec</w:t>
      </w:r>
      <w:r w:rsidRPr="006B0ECC">
        <w:rPr>
          <w:rFonts w:ascii="Consolas" w:hAnsi="Consolas"/>
          <w:color w:val="E6E6FA"/>
          <w:sz w:val="14"/>
          <w:szCs w:val="14"/>
        </w:rPr>
        <w:t>=</w:t>
      </w:r>
      <w:r w:rsidRPr="006B0ECC">
        <w:rPr>
          <w:rFonts w:ascii="Consolas" w:hAnsi="Consolas"/>
          <w:color w:val="CC6C1D"/>
          <w:sz w:val="14"/>
          <w:szCs w:val="14"/>
        </w:rPr>
        <w:t>new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A7EC21"/>
          <w:sz w:val="14"/>
          <w:szCs w:val="14"/>
        </w:rPr>
        <w:t>IvParameterSpec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17C6A3"/>
          <w:sz w:val="14"/>
          <w:szCs w:val="14"/>
        </w:rPr>
        <w:t>"4234567890123456"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color w:val="A7EC21"/>
          <w:sz w:val="14"/>
          <w:szCs w:val="14"/>
        </w:rPr>
        <w:t>getBytes</w:t>
      </w:r>
      <w:r w:rsidRPr="006B0ECC">
        <w:rPr>
          <w:rFonts w:ascii="Consolas" w:hAnsi="Consolas"/>
          <w:color w:val="F9FAF4"/>
          <w:sz w:val="14"/>
          <w:szCs w:val="14"/>
        </w:rPr>
        <w:t>())</w:t>
      </w:r>
      <w:r w:rsidRPr="006B0ECC">
        <w:rPr>
          <w:rFonts w:ascii="Consolas" w:hAnsi="Consolas"/>
          <w:color w:val="E6E6FA"/>
          <w:sz w:val="14"/>
          <w:szCs w:val="14"/>
        </w:rPr>
        <w:t>;</w:t>
      </w:r>
    </w:p>
    <w:p w14:paraId="536C7AE4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1290C3"/>
          <w:sz w:val="14"/>
          <w:szCs w:val="14"/>
        </w:rPr>
        <w:t>Cipher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F2F200"/>
          <w:sz w:val="14"/>
          <w:szCs w:val="14"/>
        </w:rPr>
        <w:t>cipher</w:t>
      </w:r>
      <w:r w:rsidRPr="006B0ECC">
        <w:rPr>
          <w:rFonts w:ascii="Consolas" w:hAnsi="Consolas"/>
          <w:color w:val="E6E6FA"/>
          <w:sz w:val="14"/>
          <w:szCs w:val="14"/>
        </w:rPr>
        <w:t>=</w:t>
      </w:r>
      <w:r w:rsidRPr="006B0ECC">
        <w:rPr>
          <w:rFonts w:ascii="Consolas" w:hAnsi="Consolas"/>
          <w:color w:val="1290C3"/>
          <w:sz w:val="14"/>
          <w:szCs w:val="14"/>
        </w:rPr>
        <w:t>Cipher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i/>
          <w:iCs/>
          <w:color w:val="96EC3F"/>
          <w:sz w:val="14"/>
          <w:szCs w:val="14"/>
        </w:rPr>
        <w:t>getInstance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17C6A3"/>
          <w:sz w:val="14"/>
          <w:szCs w:val="14"/>
        </w:rPr>
        <w:t>"AES/CBC/PKCS5Padding"</w:t>
      </w:r>
      <w:r w:rsidRPr="006B0ECC">
        <w:rPr>
          <w:rFonts w:ascii="Consolas" w:hAnsi="Consolas"/>
          <w:color w:val="F9FAF4"/>
          <w:sz w:val="14"/>
          <w:szCs w:val="14"/>
        </w:rPr>
        <w:t>)</w:t>
      </w:r>
      <w:r w:rsidRPr="006B0ECC">
        <w:rPr>
          <w:rFonts w:ascii="Consolas" w:hAnsi="Consolas"/>
          <w:color w:val="E6E6FA"/>
          <w:sz w:val="14"/>
          <w:szCs w:val="14"/>
        </w:rPr>
        <w:t>;</w:t>
      </w:r>
    </w:p>
    <w:p w14:paraId="03B367C1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F3EC79"/>
          <w:sz w:val="14"/>
          <w:szCs w:val="14"/>
        </w:rPr>
        <w:t>cipher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color w:val="A7EC21"/>
          <w:sz w:val="14"/>
          <w:szCs w:val="14"/>
        </w:rPr>
        <w:t>init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1290C3"/>
          <w:sz w:val="14"/>
          <w:szCs w:val="14"/>
        </w:rPr>
        <w:t>Cipher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b/>
          <w:bCs/>
          <w:i/>
          <w:iCs/>
          <w:color w:val="8DDAF8"/>
          <w:sz w:val="14"/>
          <w:szCs w:val="14"/>
        </w:rPr>
        <w:t>ENCRYPT_MODE</w:t>
      </w:r>
      <w:r w:rsidRPr="006B0ECC">
        <w:rPr>
          <w:rFonts w:ascii="Consolas" w:hAnsi="Consolas"/>
          <w:color w:val="E6E6FA"/>
          <w:sz w:val="14"/>
          <w:szCs w:val="14"/>
        </w:rPr>
        <w:t>,</w:t>
      </w:r>
      <w:r w:rsidRPr="006B0ECC">
        <w:rPr>
          <w:rFonts w:ascii="Consolas" w:hAnsi="Consolas"/>
          <w:color w:val="F3EC79"/>
          <w:sz w:val="14"/>
          <w:szCs w:val="14"/>
        </w:rPr>
        <w:t>secretKeySpc</w:t>
      </w:r>
      <w:r w:rsidRPr="006B0ECC">
        <w:rPr>
          <w:rFonts w:ascii="Consolas" w:hAnsi="Consolas"/>
          <w:color w:val="E6E6FA"/>
          <w:sz w:val="14"/>
          <w:szCs w:val="14"/>
        </w:rPr>
        <w:t>,</w:t>
      </w:r>
      <w:r w:rsidRPr="006B0ECC">
        <w:rPr>
          <w:rFonts w:ascii="Consolas" w:hAnsi="Consolas"/>
          <w:color w:val="F3EC79"/>
          <w:sz w:val="14"/>
          <w:szCs w:val="14"/>
        </w:rPr>
        <w:t>ivprameterSpec</w:t>
      </w:r>
      <w:r w:rsidRPr="006B0ECC">
        <w:rPr>
          <w:rFonts w:ascii="Consolas" w:hAnsi="Consolas"/>
          <w:color w:val="F9FAF4"/>
          <w:sz w:val="14"/>
          <w:szCs w:val="14"/>
        </w:rPr>
        <w:t>)</w:t>
      </w:r>
      <w:r w:rsidRPr="006B0ECC">
        <w:rPr>
          <w:rFonts w:ascii="Consolas" w:hAnsi="Consolas"/>
          <w:color w:val="E6E6FA"/>
          <w:sz w:val="14"/>
          <w:szCs w:val="14"/>
        </w:rPr>
        <w:t>;</w:t>
      </w:r>
    </w:p>
    <w:p w14:paraId="14A0124F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CC6C1D"/>
          <w:sz w:val="14"/>
          <w:szCs w:val="14"/>
        </w:rPr>
        <w:t>byte</w:t>
      </w:r>
      <w:r w:rsidRPr="006B0ECC">
        <w:rPr>
          <w:rFonts w:ascii="Consolas" w:hAnsi="Consolas"/>
          <w:color w:val="F9FAF4"/>
          <w:sz w:val="14"/>
          <w:szCs w:val="14"/>
        </w:rPr>
        <w:t>[]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F2F200"/>
          <w:sz w:val="14"/>
          <w:szCs w:val="14"/>
        </w:rPr>
        <w:t>encrypted</w:t>
      </w:r>
      <w:r w:rsidRPr="006B0ECC">
        <w:rPr>
          <w:rFonts w:ascii="Consolas" w:hAnsi="Consolas"/>
          <w:color w:val="E6E6FA"/>
          <w:sz w:val="14"/>
          <w:szCs w:val="14"/>
        </w:rPr>
        <w:t>=</w:t>
      </w:r>
      <w:r w:rsidRPr="006B0ECC">
        <w:rPr>
          <w:rFonts w:ascii="Consolas" w:hAnsi="Consolas"/>
          <w:color w:val="F3EC79"/>
          <w:sz w:val="14"/>
          <w:szCs w:val="14"/>
        </w:rPr>
        <w:t>cipher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color w:val="A7EC21"/>
          <w:sz w:val="14"/>
          <w:szCs w:val="14"/>
        </w:rPr>
        <w:t>doFinal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79ABFF"/>
          <w:sz w:val="14"/>
          <w:szCs w:val="14"/>
        </w:rPr>
        <w:t>input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color w:val="A7EC21"/>
          <w:sz w:val="14"/>
          <w:szCs w:val="14"/>
        </w:rPr>
        <w:t>getBytes</w:t>
      </w:r>
      <w:r w:rsidRPr="006B0ECC">
        <w:rPr>
          <w:rFonts w:ascii="Consolas" w:hAnsi="Consolas"/>
          <w:color w:val="F9FAF4"/>
          <w:sz w:val="14"/>
          <w:szCs w:val="14"/>
        </w:rPr>
        <w:t>())</w:t>
      </w:r>
      <w:r w:rsidRPr="006B0ECC">
        <w:rPr>
          <w:rFonts w:ascii="Consolas" w:hAnsi="Consolas"/>
          <w:color w:val="E6E6FA"/>
          <w:sz w:val="14"/>
          <w:szCs w:val="14"/>
        </w:rPr>
        <w:t>;</w:t>
      </w:r>
    </w:p>
    <w:p w14:paraId="5BEB2735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CC6C1D"/>
          <w:sz w:val="14"/>
          <w:szCs w:val="14"/>
        </w:rPr>
        <w:t>return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1290C3"/>
          <w:sz w:val="14"/>
          <w:szCs w:val="14"/>
        </w:rPr>
        <w:t>Base64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i/>
          <w:iCs/>
          <w:color w:val="96EC3F"/>
          <w:sz w:val="14"/>
          <w:szCs w:val="14"/>
        </w:rPr>
        <w:t>getEncoder</w:t>
      </w:r>
      <w:r w:rsidRPr="006B0ECC">
        <w:rPr>
          <w:rFonts w:ascii="Consolas" w:hAnsi="Consolas"/>
          <w:color w:val="F9FAF4"/>
          <w:sz w:val="14"/>
          <w:szCs w:val="14"/>
        </w:rPr>
        <w:t>()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color w:val="A7EC21"/>
          <w:sz w:val="14"/>
          <w:szCs w:val="14"/>
        </w:rPr>
        <w:t>encodeToString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F3EC79"/>
          <w:sz w:val="14"/>
          <w:szCs w:val="14"/>
        </w:rPr>
        <w:t>encrypted</w:t>
      </w:r>
      <w:r w:rsidRPr="006B0ECC">
        <w:rPr>
          <w:rFonts w:ascii="Consolas" w:hAnsi="Consolas"/>
          <w:color w:val="F9FAF4"/>
          <w:sz w:val="14"/>
          <w:szCs w:val="14"/>
        </w:rPr>
        <w:t>)</w:t>
      </w:r>
      <w:r w:rsidRPr="006B0ECC">
        <w:rPr>
          <w:rFonts w:ascii="Consolas" w:hAnsi="Consolas"/>
          <w:color w:val="E6E6FA"/>
          <w:sz w:val="14"/>
          <w:szCs w:val="14"/>
        </w:rPr>
        <w:t>;</w:t>
      </w:r>
    </w:p>
    <w:p w14:paraId="674BF32B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F9FAF4"/>
          <w:sz w:val="14"/>
          <w:szCs w:val="14"/>
        </w:rPr>
        <w:t>}</w:t>
      </w:r>
    </w:p>
    <w:p w14:paraId="67BCAD6F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</w:p>
    <w:p w14:paraId="4C565BFB" w14:textId="0F826C10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CC6C1D"/>
          <w:sz w:val="14"/>
          <w:szCs w:val="14"/>
        </w:rPr>
        <w:t>public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1290C3"/>
          <w:sz w:val="14"/>
          <w:szCs w:val="14"/>
        </w:rPr>
        <w:t>String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1EB540"/>
          <w:sz w:val="14"/>
          <w:szCs w:val="14"/>
        </w:rPr>
        <w:t>decrypt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1290C3"/>
          <w:sz w:val="14"/>
          <w:szCs w:val="14"/>
        </w:rPr>
        <w:t>String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79ABFF"/>
          <w:sz w:val="14"/>
          <w:szCs w:val="14"/>
        </w:rPr>
        <w:t>input</w:t>
      </w:r>
      <w:r w:rsidRPr="006B0ECC">
        <w:rPr>
          <w:rFonts w:ascii="Consolas" w:hAnsi="Consolas"/>
          <w:color w:val="E6E6FA"/>
          <w:sz w:val="14"/>
          <w:szCs w:val="14"/>
        </w:rPr>
        <w:t>,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1290C3"/>
          <w:sz w:val="14"/>
          <w:szCs w:val="14"/>
        </w:rPr>
        <w:t>String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79ABFF"/>
          <w:sz w:val="14"/>
          <w:szCs w:val="14"/>
        </w:rPr>
        <w:t>secretKey</w:t>
      </w:r>
      <w:r w:rsidRPr="006B0ECC">
        <w:rPr>
          <w:rFonts w:ascii="Consolas" w:hAnsi="Consolas"/>
          <w:color w:val="F9FAF4"/>
          <w:sz w:val="14"/>
          <w:szCs w:val="14"/>
        </w:rPr>
        <w:t>)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CC6C1D"/>
          <w:sz w:val="14"/>
          <w:szCs w:val="14"/>
        </w:rPr>
        <w:t>throws</w:t>
      </w:r>
      <w:r>
        <w:rPr>
          <w:rFonts w:ascii="Consolas" w:hAnsi="Consolas"/>
          <w:color w:val="E6E6FA"/>
          <w:sz w:val="14"/>
          <w:szCs w:val="14"/>
        </w:rPr>
        <w:t xml:space="preserve"> </w:t>
      </w:r>
      <w:r w:rsidRPr="006B0ECC">
        <w:rPr>
          <w:rFonts w:ascii="Consolas" w:hAnsi="Consolas"/>
          <w:color w:val="1290C3"/>
          <w:sz w:val="14"/>
          <w:szCs w:val="14"/>
        </w:rPr>
        <w:t>Exception</w:t>
      </w:r>
      <w:r w:rsidRPr="006B0ECC">
        <w:rPr>
          <w:rFonts w:ascii="Consolas" w:hAnsi="Consolas"/>
          <w:color w:val="F9FAF4"/>
          <w:sz w:val="14"/>
          <w:szCs w:val="14"/>
        </w:rPr>
        <w:t>{</w:t>
      </w:r>
    </w:p>
    <w:p w14:paraId="2813922A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1290C3"/>
          <w:sz w:val="14"/>
          <w:szCs w:val="14"/>
        </w:rPr>
        <w:t>SecretKeySpec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F2F200"/>
          <w:sz w:val="14"/>
          <w:szCs w:val="14"/>
        </w:rPr>
        <w:t>secretKeySpc</w:t>
      </w:r>
      <w:r w:rsidRPr="006B0ECC">
        <w:rPr>
          <w:rFonts w:ascii="Consolas" w:hAnsi="Consolas"/>
          <w:color w:val="E6E6FA"/>
          <w:sz w:val="14"/>
          <w:szCs w:val="14"/>
        </w:rPr>
        <w:t>=</w:t>
      </w:r>
      <w:r w:rsidRPr="006B0ECC">
        <w:rPr>
          <w:rFonts w:ascii="Consolas" w:hAnsi="Consolas"/>
          <w:color w:val="CC6C1D"/>
          <w:sz w:val="14"/>
          <w:szCs w:val="14"/>
        </w:rPr>
        <w:t>new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A7EC21"/>
          <w:sz w:val="14"/>
          <w:szCs w:val="14"/>
        </w:rPr>
        <w:t>SecretKeySpec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79ABFF"/>
          <w:sz w:val="14"/>
          <w:szCs w:val="14"/>
        </w:rPr>
        <w:t>secretKey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color w:val="A7EC21"/>
          <w:sz w:val="14"/>
          <w:szCs w:val="14"/>
        </w:rPr>
        <w:t>getBytes</w:t>
      </w:r>
      <w:r w:rsidRPr="006B0ECC">
        <w:rPr>
          <w:rFonts w:ascii="Consolas" w:hAnsi="Consolas"/>
          <w:color w:val="F9FAF4"/>
          <w:sz w:val="14"/>
          <w:szCs w:val="14"/>
        </w:rPr>
        <w:t>()</w:t>
      </w:r>
      <w:r w:rsidRPr="006B0ECC">
        <w:rPr>
          <w:rFonts w:ascii="Consolas" w:hAnsi="Consolas"/>
          <w:color w:val="E6E6FA"/>
          <w:sz w:val="14"/>
          <w:szCs w:val="14"/>
        </w:rPr>
        <w:t>,</w:t>
      </w:r>
      <w:r w:rsidRPr="006B0ECC">
        <w:rPr>
          <w:rFonts w:ascii="Consolas" w:hAnsi="Consolas"/>
          <w:color w:val="17C6A3"/>
          <w:sz w:val="14"/>
          <w:szCs w:val="14"/>
        </w:rPr>
        <w:t>"AEC"</w:t>
      </w:r>
      <w:r w:rsidRPr="006B0ECC">
        <w:rPr>
          <w:rFonts w:ascii="Consolas" w:hAnsi="Consolas"/>
          <w:color w:val="F9FAF4"/>
          <w:sz w:val="14"/>
          <w:szCs w:val="14"/>
        </w:rPr>
        <w:t>)</w:t>
      </w:r>
      <w:r w:rsidRPr="006B0ECC">
        <w:rPr>
          <w:rFonts w:ascii="Consolas" w:hAnsi="Consolas"/>
          <w:color w:val="E6E6FA"/>
          <w:sz w:val="14"/>
          <w:szCs w:val="14"/>
        </w:rPr>
        <w:t>;</w:t>
      </w:r>
    </w:p>
    <w:p w14:paraId="11DB10E7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1290C3"/>
          <w:sz w:val="14"/>
          <w:szCs w:val="14"/>
        </w:rPr>
        <w:t>IvParameterSpec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F2F200"/>
          <w:sz w:val="14"/>
          <w:szCs w:val="14"/>
        </w:rPr>
        <w:t>ivprameterSpec</w:t>
      </w:r>
      <w:r w:rsidRPr="006B0ECC">
        <w:rPr>
          <w:rFonts w:ascii="Consolas" w:hAnsi="Consolas"/>
          <w:color w:val="E6E6FA"/>
          <w:sz w:val="14"/>
          <w:szCs w:val="14"/>
        </w:rPr>
        <w:t>=</w:t>
      </w:r>
      <w:r w:rsidRPr="006B0ECC">
        <w:rPr>
          <w:rFonts w:ascii="Consolas" w:hAnsi="Consolas"/>
          <w:color w:val="CC6C1D"/>
          <w:sz w:val="14"/>
          <w:szCs w:val="14"/>
        </w:rPr>
        <w:t>new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A7EC21"/>
          <w:sz w:val="14"/>
          <w:szCs w:val="14"/>
        </w:rPr>
        <w:t>IvParameterSpec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17C6A3"/>
          <w:sz w:val="14"/>
          <w:szCs w:val="14"/>
        </w:rPr>
        <w:t>"4234567890123456"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color w:val="A7EC21"/>
          <w:sz w:val="14"/>
          <w:szCs w:val="14"/>
        </w:rPr>
        <w:t>getBytes</w:t>
      </w:r>
      <w:r w:rsidRPr="006B0ECC">
        <w:rPr>
          <w:rFonts w:ascii="Consolas" w:hAnsi="Consolas"/>
          <w:color w:val="F9FAF4"/>
          <w:sz w:val="14"/>
          <w:szCs w:val="14"/>
        </w:rPr>
        <w:t>())</w:t>
      </w:r>
      <w:r w:rsidRPr="006B0ECC">
        <w:rPr>
          <w:rFonts w:ascii="Consolas" w:hAnsi="Consolas"/>
          <w:color w:val="E6E6FA"/>
          <w:sz w:val="14"/>
          <w:szCs w:val="14"/>
        </w:rPr>
        <w:t>;</w:t>
      </w:r>
    </w:p>
    <w:p w14:paraId="1C2437E0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1290C3"/>
          <w:sz w:val="14"/>
          <w:szCs w:val="14"/>
        </w:rPr>
        <w:t>Cipher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F2F200"/>
          <w:sz w:val="14"/>
          <w:szCs w:val="14"/>
        </w:rPr>
        <w:t>cipher</w:t>
      </w:r>
      <w:r w:rsidRPr="006B0ECC">
        <w:rPr>
          <w:rFonts w:ascii="Consolas" w:hAnsi="Consolas"/>
          <w:color w:val="E6E6FA"/>
          <w:sz w:val="14"/>
          <w:szCs w:val="14"/>
        </w:rPr>
        <w:t>=</w:t>
      </w:r>
      <w:r w:rsidRPr="006B0ECC">
        <w:rPr>
          <w:rFonts w:ascii="Consolas" w:hAnsi="Consolas"/>
          <w:color w:val="1290C3"/>
          <w:sz w:val="14"/>
          <w:szCs w:val="14"/>
        </w:rPr>
        <w:t>Cipher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i/>
          <w:iCs/>
          <w:color w:val="96EC3F"/>
          <w:sz w:val="14"/>
          <w:szCs w:val="14"/>
        </w:rPr>
        <w:t>getInstance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17C6A3"/>
          <w:sz w:val="14"/>
          <w:szCs w:val="14"/>
        </w:rPr>
        <w:t>"AES/CBC/PKCS5Padding"</w:t>
      </w:r>
      <w:r w:rsidRPr="006B0ECC">
        <w:rPr>
          <w:rFonts w:ascii="Consolas" w:hAnsi="Consolas"/>
          <w:color w:val="F9FAF4"/>
          <w:sz w:val="14"/>
          <w:szCs w:val="14"/>
        </w:rPr>
        <w:t>)</w:t>
      </w:r>
      <w:r w:rsidRPr="006B0ECC">
        <w:rPr>
          <w:rFonts w:ascii="Consolas" w:hAnsi="Consolas"/>
          <w:color w:val="E6E6FA"/>
          <w:sz w:val="14"/>
          <w:szCs w:val="14"/>
        </w:rPr>
        <w:t>;</w:t>
      </w:r>
    </w:p>
    <w:p w14:paraId="34804A91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F3EC79"/>
          <w:sz w:val="14"/>
          <w:szCs w:val="14"/>
        </w:rPr>
        <w:t>cipher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color w:val="A7EC21"/>
          <w:sz w:val="14"/>
          <w:szCs w:val="14"/>
        </w:rPr>
        <w:t>init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1290C3"/>
          <w:sz w:val="14"/>
          <w:szCs w:val="14"/>
        </w:rPr>
        <w:t>Cipher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b/>
          <w:bCs/>
          <w:i/>
          <w:iCs/>
          <w:color w:val="8DDAF8"/>
          <w:sz w:val="14"/>
          <w:szCs w:val="14"/>
        </w:rPr>
        <w:t>DECRYPT_MODE</w:t>
      </w:r>
      <w:r w:rsidRPr="006B0ECC">
        <w:rPr>
          <w:rFonts w:ascii="Consolas" w:hAnsi="Consolas"/>
          <w:color w:val="E6E6FA"/>
          <w:sz w:val="14"/>
          <w:szCs w:val="14"/>
        </w:rPr>
        <w:t>,</w:t>
      </w:r>
      <w:r w:rsidRPr="006B0ECC">
        <w:rPr>
          <w:rFonts w:ascii="Consolas" w:hAnsi="Consolas"/>
          <w:color w:val="F3EC79"/>
          <w:sz w:val="14"/>
          <w:szCs w:val="14"/>
        </w:rPr>
        <w:t>secretKeySpc</w:t>
      </w:r>
      <w:r w:rsidRPr="006B0ECC">
        <w:rPr>
          <w:rFonts w:ascii="Consolas" w:hAnsi="Consolas"/>
          <w:color w:val="E6E6FA"/>
          <w:sz w:val="14"/>
          <w:szCs w:val="14"/>
        </w:rPr>
        <w:t>,</w:t>
      </w:r>
      <w:r w:rsidRPr="006B0ECC">
        <w:rPr>
          <w:rFonts w:ascii="Consolas" w:hAnsi="Consolas"/>
          <w:color w:val="F3EC79"/>
          <w:sz w:val="14"/>
          <w:szCs w:val="14"/>
        </w:rPr>
        <w:t>ivprameterSpec</w:t>
      </w:r>
      <w:r w:rsidRPr="006B0ECC">
        <w:rPr>
          <w:rFonts w:ascii="Consolas" w:hAnsi="Consolas"/>
          <w:color w:val="F9FAF4"/>
          <w:sz w:val="14"/>
          <w:szCs w:val="14"/>
        </w:rPr>
        <w:t>)</w:t>
      </w:r>
      <w:r w:rsidRPr="006B0ECC">
        <w:rPr>
          <w:rFonts w:ascii="Consolas" w:hAnsi="Consolas"/>
          <w:color w:val="E6E6FA"/>
          <w:sz w:val="14"/>
          <w:szCs w:val="14"/>
        </w:rPr>
        <w:t>;</w:t>
      </w:r>
    </w:p>
    <w:p w14:paraId="38B96D60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CC6C1D"/>
          <w:sz w:val="14"/>
          <w:szCs w:val="14"/>
        </w:rPr>
        <w:t>byte</w:t>
      </w:r>
      <w:r w:rsidRPr="006B0ECC">
        <w:rPr>
          <w:rFonts w:ascii="Consolas" w:hAnsi="Consolas"/>
          <w:color w:val="F9FAF4"/>
          <w:sz w:val="14"/>
          <w:szCs w:val="14"/>
        </w:rPr>
        <w:t>[]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F2F200"/>
          <w:sz w:val="14"/>
          <w:szCs w:val="14"/>
        </w:rPr>
        <w:t>decrypted</w:t>
      </w:r>
      <w:r w:rsidRPr="006B0ECC">
        <w:rPr>
          <w:rFonts w:ascii="Consolas" w:hAnsi="Consolas"/>
          <w:color w:val="E6E6FA"/>
          <w:sz w:val="14"/>
          <w:szCs w:val="14"/>
        </w:rPr>
        <w:t>=</w:t>
      </w:r>
      <w:r w:rsidRPr="006B0ECC">
        <w:rPr>
          <w:rFonts w:ascii="Consolas" w:hAnsi="Consolas"/>
          <w:color w:val="F3EC79"/>
          <w:sz w:val="14"/>
          <w:szCs w:val="14"/>
        </w:rPr>
        <w:t>cipher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color w:val="A7EC21"/>
          <w:sz w:val="14"/>
          <w:szCs w:val="14"/>
        </w:rPr>
        <w:t>doFinal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1290C3"/>
          <w:sz w:val="14"/>
          <w:szCs w:val="14"/>
        </w:rPr>
        <w:t>Base64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i/>
          <w:iCs/>
          <w:color w:val="96EC3F"/>
          <w:sz w:val="14"/>
          <w:szCs w:val="14"/>
        </w:rPr>
        <w:t>getDecoder</w:t>
      </w:r>
      <w:r w:rsidRPr="006B0ECC">
        <w:rPr>
          <w:rFonts w:ascii="Consolas" w:hAnsi="Consolas"/>
          <w:color w:val="F9FAF4"/>
          <w:sz w:val="14"/>
          <w:szCs w:val="14"/>
        </w:rPr>
        <w:t>()</w:t>
      </w:r>
      <w:r w:rsidRPr="006B0ECC">
        <w:rPr>
          <w:rFonts w:ascii="Consolas" w:hAnsi="Consolas"/>
          <w:color w:val="E6E6FA"/>
          <w:sz w:val="14"/>
          <w:szCs w:val="14"/>
        </w:rPr>
        <w:t>.</w:t>
      </w:r>
      <w:r w:rsidRPr="006B0ECC">
        <w:rPr>
          <w:rFonts w:ascii="Consolas" w:hAnsi="Consolas"/>
          <w:color w:val="A7EC21"/>
          <w:sz w:val="14"/>
          <w:szCs w:val="14"/>
        </w:rPr>
        <w:t>decode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79ABFF"/>
          <w:sz w:val="14"/>
          <w:szCs w:val="14"/>
        </w:rPr>
        <w:t>input</w:t>
      </w:r>
      <w:r w:rsidRPr="006B0ECC">
        <w:rPr>
          <w:rFonts w:ascii="Consolas" w:hAnsi="Consolas"/>
          <w:color w:val="F9FAF4"/>
          <w:sz w:val="14"/>
          <w:szCs w:val="14"/>
        </w:rPr>
        <w:t>))</w:t>
      </w:r>
      <w:r w:rsidRPr="006B0ECC">
        <w:rPr>
          <w:rFonts w:ascii="Consolas" w:hAnsi="Consolas"/>
          <w:color w:val="E6E6FA"/>
          <w:sz w:val="14"/>
          <w:szCs w:val="14"/>
        </w:rPr>
        <w:t>;</w:t>
      </w:r>
    </w:p>
    <w:p w14:paraId="3CA5C767" w14:textId="77777777" w:rsidR="006B0ECC" w:rsidRP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D9E8F7"/>
          <w:sz w:val="14"/>
          <w:szCs w:val="14"/>
        </w:rPr>
        <w:tab/>
      </w:r>
      <w:r w:rsidRPr="006B0ECC">
        <w:rPr>
          <w:rFonts w:ascii="Consolas" w:hAnsi="Consolas"/>
          <w:color w:val="CC6C1D"/>
          <w:sz w:val="14"/>
          <w:szCs w:val="14"/>
        </w:rPr>
        <w:t>return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CC6C1D"/>
          <w:sz w:val="14"/>
          <w:szCs w:val="14"/>
        </w:rPr>
        <w:t>new</w:t>
      </w:r>
      <w:r w:rsidRPr="006B0ECC">
        <w:rPr>
          <w:rFonts w:ascii="Consolas" w:hAnsi="Consolas"/>
          <w:color w:val="D9E8F7"/>
          <w:sz w:val="14"/>
          <w:szCs w:val="14"/>
        </w:rPr>
        <w:t xml:space="preserve"> </w:t>
      </w:r>
      <w:r w:rsidRPr="006B0ECC">
        <w:rPr>
          <w:rFonts w:ascii="Consolas" w:hAnsi="Consolas"/>
          <w:color w:val="A7EC21"/>
          <w:sz w:val="14"/>
          <w:szCs w:val="14"/>
        </w:rPr>
        <w:t>String</w:t>
      </w:r>
      <w:r w:rsidRPr="006B0ECC">
        <w:rPr>
          <w:rFonts w:ascii="Consolas" w:hAnsi="Consolas"/>
          <w:color w:val="F9FAF4"/>
          <w:sz w:val="14"/>
          <w:szCs w:val="14"/>
        </w:rPr>
        <w:t>(</w:t>
      </w:r>
      <w:r w:rsidRPr="006B0ECC">
        <w:rPr>
          <w:rFonts w:ascii="Consolas" w:hAnsi="Consolas"/>
          <w:color w:val="F3EC79"/>
          <w:sz w:val="14"/>
          <w:szCs w:val="14"/>
        </w:rPr>
        <w:t>decrypted</w:t>
      </w:r>
      <w:r w:rsidRPr="006B0ECC">
        <w:rPr>
          <w:rFonts w:ascii="Consolas" w:hAnsi="Consolas"/>
          <w:color w:val="F9FAF4"/>
          <w:sz w:val="14"/>
          <w:szCs w:val="14"/>
        </w:rPr>
        <w:t>)</w:t>
      </w:r>
      <w:r w:rsidRPr="006B0ECC">
        <w:rPr>
          <w:rFonts w:ascii="Consolas" w:hAnsi="Consolas"/>
          <w:color w:val="E6E6FA"/>
          <w:sz w:val="14"/>
          <w:szCs w:val="14"/>
        </w:rPr>
        <w:t>;</w:t>
      </w:r>
    </w:p>
    <w:p w14:paraId="3EDF97DB" w14:textId="77777777" w:rsidR="006B0ECC" w:rsidRDefault="006B0ECC" w:rsidP="006B0EC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1473C3A" w14:textId="7777777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54DE80B8" w14:textId="77777777" w:rsidR="005D2671" w:rsidRPr="005D2671" w:rsidRDefault="005D2671" w:rsidP="005D2671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CC6C1D"/>
          <w:sz w:val="14"/>
          <w:szCs w:val="14"/>
        </w:rPr>
        <w:t>public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CC6C1D"/>
          <w:sz w:val="14"/>
          <w:szCs w:val="14"/>
        </w:rPr>
        <w:t>void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1EB540"/>
          <w:sz w:val="14"/>
          <w:szCs w:val="14"/>
        </w:rPr>
        <w:t>sampleTest</w:t>
      </w:r>
      <w:r w:rsidRPr="005D2671">
        <w:rPr>
          <w:rFonts w:ascii="Consolas" w:hAnsi="Consolas"/>
          <w:color w:val="F9FAF4"/>
          <w:sz w:val="14"/>
          <w:szCs w:val="14"/>
        </w:rPr>
        <w:t>()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CC6C1D"/>
          <w:sz w:val="14"/>
          <w:szCs w:val="14"/>
        </w:rPr>
        <w:t>throws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1290C3"/>
          <w:sz w:val="14"/>
          <w:szCs w:val="14"/>
        </w:rPr>
        <w:t>Exception</w:t>
      </w:r>
      <w:r w:rsidRPr="005D2671">
        <w:rPr>
          <w:rFonts w:ascii="Consolas" w:hAnsi="Consolas"/>
          <w:color w:val="E6E6FA"/>
          <w:sz w:val="14"/>
          <w:szCs w:val="14"/>
        </w:rPr>
        <w:t>,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1290C3"/>
          <w:sz w:val="14"/>
          <w:szCs w:val="14"/>
        </w:rPr>
        <w:t>NoSuchPaddingException</w:t>
      </w:r>
      <w:r w:rsidRPr="005D2671">
        <w:rPr>
          <w:rFonts w:ascii="Consolas" w:hAnsi="Consolas"/>
          <w:color w:val="E6E6FA"/>
          <w:sz w:val="14"/>
          <w:szCs w:val="14"/>
        </w:rPr>
        <w:t>,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1290C3"/>
          <w:sz w:val="14"/>
          <w:szCs w:val="14"/>
        </w:rPr>
        <w:t>BadPaddingException</w:t>
      </w:r>
      <w:r w:rsidRPr="005D2671">
        <w:rPr>
          <w:rFonts w:ascii="Consolas" w:hAnsi="Consolas"/>
          <w:color w:val="E6E6FA"/>
          <w:sz w:val="14"/>
          <w:szCs w:val="14"/>
        </w:rPr>
        <w:t>,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1290C3"/>
          <w:sz w:val="14"/>
          <w:szCs w:val="14"/>
        </w:rPr>
        <w:t>Exception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F9FAF4"/>
          <w:sz w:val="14"/>
          <w:szCs w:val="14"/>
        </w:rPr>
        <w:t>{</w:t>
      </w:r>
    </w:p>
    <w:p w14:paraId="76FCF239" w14:textId="7777777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60E57DAD" w14:textId="7777777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1290C3"/>
          <w:sz w:val="14"/>
          <w:szCs w:val="14"/>
        </w:rPr>
        <w:t>AEC_EncrypteAndDecrypteUtility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F2F200"/>
          <w:sz w:val="14"/>
          <w:szCs w:val="14"/>
        </w:rPr>
        <w:t>ed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E6E6FA"/>
          <w:sz w:val="14"/>
          <w:szCs w:val="14"/>
        </w:rPr>
        <w:t>=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CC6C1D"/>
          <w:sz w:val="14"/>
          <w:szCs w:val="14"/>
        </w:rPr>
        <w:t>new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A7EC21"/>
          <w:sz w:val="14"/>
          <w:szCs w:val="14"/>
        </w:rPr>
        <w:t>AEC_EncrypteAndDecrypteUtility</w:t>
      </w:r>
      <w:r w:rsidRPr="005D2671">
        <w:rPr>
          <w:rFonts w:ascii="Consolas" w:hAnsi="Consolas"/>
          <w:color w:val="F9FAF4"/>
          <w:sz w:val="14"/>
          <w:szCs w:val="14"/>
        </w:rPr>
        <w:t>()</w:t>
      </w:r>
      <w:r w:rsidRPr="005D2671">
        <w:rPr>
          <w:rFonts w:ascii="Consolas" w:hAnsi="Consolas"/>
          <w:color w:val="E6E6FA"/>
          <w:sz w:val="14"/>
          <w:szCs w:val="14"/>
        </w:rPr>
        <w:t>;</w:t>
      </w:r>
    </w:p>
    <w:p w14:paraId="5F13312F" w14:textId="7777777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E52C205" w14:textId="5E54BD18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1290C3"/>
          <w:sz w:val="14"/>
          <w:szCs w:val="14"/>
        </w:rPr>
        <w:t>String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F2F200"/>
          <w:sz w:val="14"/>
          <w:szCs w:val="14"/>
        </w:rPr>
        <w:t>jBody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E6E6FA"/>
          <w:sz w:val="14"/>
          <w:szCs w:val="14"/>
        </w:rPr>
        <w:t>=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17C6A3"/>
          <w:sz w:val="14"/>
          <w:szCs w:val="14"/>
        </w:rPr>
        <w:t>"{ \"employee\": { \"NH_00013\":\"string\", \"designation\":0, \"stat_bonus\": 0, \"status\": “Active/Disabled” }"</w:t>
      </w:r>
      <w:r w:rsidRPr="005D2671">
        <w:rPr>
          <w:rFonts w:ascii="Consolas" w:hAnsi="Consolas"/>
          <w:color w:val="E6E6FA"/>
          <w:sz w:val="14"/>
          <w:szCs w:val="14"/>
        </w:rPr>
        <w:t>;</w:t>
      </w:r>
    </w:p>
    <w:p w14:paraId="47EA33E0" w14:textId="7777777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7ED4EE2A" w14:textId="7777777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1290C3"/>
          <w:sz w:val="14"/>
          <w:szCs w:val="14"/>
        </w:rPr>
        <w:t>String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F2F200"/>
          <w:sz w:val="14"/>
          <w:szCs w:val="14"/>
        </w:rPr>
        <w:t>jreqBody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E6E6FA"/>
          <w:sz w:val="14"/>
          <w:szCs w:val="14"/>
        </w:rPr>
        <w:t>=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F3EC79"/>
          <w:sz w:val="14"/>
          <w:szCs w:val="14"/>
        </w:rPr>
        <w:t>ed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color w:val="A7EC21"/>
          <w:sz w:val="14"/>
          <w:szCs w:val="14"/>
        </w:rPr>
        <w:t>encrypt</w:t>
      </w:r>
      <w:r w:rsidRPr="005D2671">
        <w:rPr>
          <w:rFonts w:ascii="Consolas" w:hAnsi="Consolas"/>
          <w:color w:val="F9FAF4"/>
          <w:sz w:val="14"/>
          <w:szCs w:val="14"/>
        </w:rPr>
        <w:t>(</w:t>
      </w:r>
      <w:r w:rsidRPr="005D2671">
        <w:rPr>
          <w:rFonts w:ascii="Consolas" w:hAnsi="Consolas"/>
          <w:color w:val="F3EC79"/>
          <w:sz w:val="14"/>
          <w:szCs w:val="14"/>
        </w:rPr>
        <w:t>jBody</w:t>
      </w:r>
      <w:r w:rsidRPr="005D2671">
        <w:rPr>
          <w:rFonts w:ascii="Consolas" w:hAnsi="Consolas"/>
          <w:color w:val="E6E6FA"/>
          <w:sz w:val="14"/>
          <w:szCs w:val="14"/>
        </w:rPr>
        <w:t>,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17C6A3"/>
          <w:sz w:val="14"/>
          <w:szCs w:val="14"/>
        </w:rPr>
        <w:t>"Ac03tEam@j!tu_#1"</w:t>
      </w:r>
      <w:r w:rsidRPr="005D2671">
        <w:rPr>
          <w:rFonts w:ascii="Consolas" w:hAnsi="Consolas"/>
          <w:color w:val="F9FAF4"/>
          <w:sz w:val="14"/>
          <w:szCs w:val="14"/>
        </w:rPr>
        <w:t>)</w:t>
      </w:r>
      <w:r w:rsidRPr="005D2671">
        <w:rPr>
          <w:rFonts w:ascii="Consolas" w:hAnsi="Consolas"/>
          <w:color w:val="E6E6FA"/>
          <w:sz w:val="14"/>
          <w:szCs w:val="14"/>
        </w:rPr>
        <w:t>;</w:t>
      </w:r>
    </w:p>
    <w:p w14:paraId="49C1C0A3" w14:textId="77777777" w:rsid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1290C3"/>
          <w:sz w:val="14"/>
          <w:szCs w:val="14"/>
        </w:rPr>
        <w:t>System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color w:val="A7EC21"/>
          <w:sz w:val="14"/>
          <w:szCs w:val="14"/>
        </w:rPr>
        <w:t>println</w:t>
      </w:r>
      <w:r w:rsidRPr="005D2671">
        <w:rPr>
          <w:rFonts w:ascii="Consolas" w:hAnsi="Consolas"/>
          <w:color w:val="F9FAF4"/>
          <w:sz w:val="14"/>
          <w:szCs w:val="14"/>
        </w:rPr>
        <w:t>(</w:t>
      </w:r>
      <w:r w:rsidRPr="005D2671">
        <w:rPr>
          <w:rFonts w:ascii="Consolas" w:hAnsi="Consolas"/>
          <w:color w:val="F3EC79"/>
          <w:sz w:val="14"/>
          <w:szCs w:val="14"/>
        </w:rPr>
        <w:t>jreqBody</w:t>
      </w:r>
      <w:r w:rsidRPr="005D2671">
        <w:rPr>
          <w:rFonts w:ascii="Consolas" w:hAnsi="Consolas"/>
          <w:color w:val="F9FAF4"/>
          <w:sz w:val="14"/>
          <w:szCs w:val="14"/>
        </w:rPr>
        <w:t>)</w:t>
      </w:r>
      <w:r w:rsidRPr="005D2671">
        <w:rPr>
          <w:rFonts w:ascii="Consolas" w:hAnsi="Consolas"/>
          <w:color w:val="E6E6FA"/>
          <w:sz w:val="14"/>
          <w:szCs w:val="14"/>
        </w:rPr>
        <w:t>;</w:t>
      </w:r>
    </w:p>
    <w:p w14:paraId="61383ABB" w14:textId="7777777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2907FEF7" w14:textId="1DADE5CC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 xml:space="preserve">  </w:t>
      </w:r>
      <w:r>
        <w:rPr>
          <w:rFonts w:ascii="Consolas" w:hAnsi="Consolas"/>
          <w:color w:val="D9E8F7"/>
          <w:sz w:val="14"/>
          <w:szCs w:val="14"/>
        </w:rPr>
        <w:t xml:space="preserve">        </w:t>
      </w:r>
      <w:r w:rsidRPr="005D2671">
        <w:rPr>
          <w:rFonts w:ascii="Consolas" w:hAnsi="Consolas"/>
          <w:color w:val="D9E8F7"/>
          <w:sz w:val="14"/>
          <w:szCs w:val="14"/>
        </w:rPr>
        <w:t xml:space="preserve">   </w:t>
      </w:r>
      <w:r w:rsidRPr="005D2671">
        <w:rPr>
          <w:rFonts w:ascii="Consolas" w:hAnsi="Consolas"/>
          <w:color w:val="80F2F6"/>
          <w:sz w:val="14"/>
          <w:szCs w:val="14"/>
        </w:rPr>
        <w:t>Response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F2F200"/>
          <w:sz w:val="14"/>
          <w:szCs w:val="14"/>
        </w:rPr>
        <w:t>resp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E6E6FA"/>
          <w:sz w:val="14"/>
          <w:szCs w:val="14"/>
        </w:rPr>
        <w:t>=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5D2671">
        <w:rPr>
          <w:rFonts w:ascii="Consolas" w:hAnsi="Consolas"/>
          <w:color w:val="F9FAF4"/>
          <w:sz w:val="14"/>
          <w:szCs w:val="14"/>
        </w:rPr>
        <w:t>()</w:t>
      </w:r>
    </w:p>
    <w:p w14:paraId="32CD03BA" w14:textId="71DB3CD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D9E8F7"/>
          <w:sz w:val="14"/>
          <w:szCs w:val="14"/>
        </w:rPr>
        <w:tab/>
      </w:r>
      <w:r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color w:val="80F6A7"/>
          <w:sz w:val="14"/>
          <w:szCs w:val="14"/>
        </w:rPr>
        <w:t>body</w:t>
      </w:r>
      <w:r w:rsidRPr="005D2671">
        <w:rPr>
          <w:rFonts w:ascii="Consolas" w:hAnsi="Consolas"/>
          <w:color w:val="F9FAF4"/>
          <w:sz w:val="14"/>
          <w:szCs w:val="14"/>
        </w:rPr>
        <w:t>(</w:t>
      </w:r>
      <w:r w:rsidRPr="005D2671">
        <w:rPr>
          <w:rFonts w:ascii="Consolas" w:hAnsi="Consolas"/>
          <w:color w:val="F3EC79"/>
          <w:sz w:val="14"/>
          <w:szCs w:val="14"/>
        </w:rPr>
        <w:t>jBody</w:t>
      </w:r>
      <w:r w:rsidRPr="005D2671">
        <w:rPr>
          <w:rFonts w:ascii="Consolas" w:hAnsi="Consolas"/>
          <w:color w:val="F9FAF4"/>
          <w:sz w:val="14"/>
          <w:szCs w:val="14"/>
        </w:rPr>
        <w:t>)</w:t>
      </w:r>
    </w:p>
    <w:p w14:paraId="34D4016A" w14:textId="1EC5BA3D" w:rsid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color w:val="80F6A7"/>
          <w:sz w:val="14"/>
          <w:szCs w:val="14"/>
        </w:rPr>
        <w:t>when</w:t>
      </w:r>
      <w:r w:rsidRPr="005D2671">
        <w:rPr>
          <w:rFonts w:ascii="Consolas" w:hAnsi="Consolas"/>
          <w:color w:val="F9FAF4"/>
          <w:sz w:val="14"/>
          <w:szCs w:val="14"/>
        </w:rPr>
        <w:t>(</w:t>
      </w:r>
      <w:r>
        <w:rPr>
          <w:rFonts w:ascii="Consolas" w:hAnsi="Consolas"/>
          <w:color w:val="F9FAF4"/>
          <w:sz w:val="14"/>
          <w:szCs w:val="14"/>
        </w:rPr>
        <w:t>)</w:t>
      </w:r>
    </w:p>
    <w:p w14:paraId="7E14C0AC" w14:textId="0A5CA229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F9FAF4"/>
          <w:sz w:val="14"/>
          <w:szCs w:val="14"/>
        </w:rPr>
        <w:t xml:space="preserve">                               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color w:val="80F6A7"/>
          <w:sz w:val="14"/>
          <w:szCs w:val="14"/>
        </w:rPr>
        <w:t>put</w:t>
      </w:r>
      <w:r w:rsidRPr="005D2671">
        <w:rPr>
          <w:rFonts w:ascii="Consolas" w:hAnsi="Consolas"/>
          <w:color w:val="F9FAF4"/>
          <w:sz w:val="14"/>
          <w:szCs w:val="14"/>
        </w:rPr>
        <w:t>(</w:t>
      </w:r>
      <w:r w:rsidRPr="005D2671">
        <w:rPr>
          <w:rFonts w:ascii="Consolas" w:hAnsi="Consolas"/>
          <w:color w:val="17C6A3"/>
          <w:sz w:val="14"/>
          <w:szCs w:val="14"/>
        </w:rPr>
        <w:t>"http://49.249.28.218:8091/payroll"</w:t>
      </w:r>
      <w:r w:rsidRPr="005D2671">
        <w:rPr>
          <w:rFonts w:ascii="Consolas" w:hAnsi="Consolas"/>
          <w:color w:val="F9FAF4"/>
          <w:sz w:val="14"/>
          <w:szCs w:val="14"/>
        </w:rPr>
        <w:t>)</w:t>
      </w:r>
      <w:r w:rsidRPr="005D2671">
        <w:rPr>
          <w:rFonts w:ascii="Consolas" w:hAnsi="Consolas"/>
          <w:color w:val="E6E6FA"/>
          <w:sz w:val="14"/>
          <w:szCs w:val="14"/>
        </w:rPr>
        <w:t>;</w:t>
      </w:r>
    </w:p>
    <w:p w14:paraId="1E802AFC" w14:textId="77777777" w:rsid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5D2671">
        <w:rPr>
          <w:rFonts w:ascii="Consolas" w:hAnsi="Consolas"/>
          <w:color w:val="F3EC79"/>
          <w:sz w:val="14"/>
          <w:szCs w:val="14"/>
        </w:rPr>
        <w:t>resp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color w:val="80F6A7"/>
          <w:sz w:val="14"/>
          <w:szCs w:val="14"/>
        </w:rPr>
        <w:t>then</w:t>
      </w:r>
      <w:r w:rsidRPr="005D2671">
        <w:rPr>
          <w:rFonts w:ascii="Consolas" w:hAnsi="Consolas"/>
          <w:color w:val="F9FAF4"/>
          <w:sz w:val="14"/>
          <w:szCs w:val="14"/>
        </w:rPr>
        <w:t>()</w:t>
      </w:r>
    </w:p>
    <w:p w14:paraId="7D3078F9" w14:textId="66F4B900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F9FAF4"/>
          <w:sz w:val="14"/>
          <w:szCs w:val="14"/>
        </w:rPr>
        <w:t xml:space="preserve">                           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color w:val="80F6A7"/>
          <w:sz w:val="14"/>
          <w:szCs w:val="14"/>
        </w:rPr>
        <w:t>log</w:t>
      </w:r>
      <w:r w:rsidRPr="005D2671">
        <w:rPr>
          <w:rFonts w:ascii="Consolas" w:hAnsi="Consolas"/>
          <w:color w:val="F9FAF4"/>
          <w:sz w:val="14"/>
          <w:szCs w:val="14"/>
        </w:rPr>
        <w:t>()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color w:val="80F6A7"/>
          <w:sz w:val="14"/>
          <w:szCs w:val="14"/>
        </w:rPr>
        <w:t>all</w:t>
      </w:r>
      <w:r w:rsidRPr="005D2671">
        <w:rPr>
          <w:rFonts w:ascii="Consolas" w:hAnsi="Consolas"/>
          <w:color w:val="F9FAF4"/>
          <w:sz w:val="14"/>
          <w:szCs w:val="14"/>
        </w:rPr>
        <w:t>()</w:t>
      </w:r>
      <w:r w:rsidRPr="005D2671">
        <w:rPr>
          <w:rFonts w:ascii="Consolas" w:hAnsi="Consolas"/>
          <w:color w:val="E6E6FA"/>
          <w:sz w:val="14"/>
          <w:szCs w:val="14"/>
        </w:rPr>
        <w:t>;</w:t>
      </w:r>
    </w:p>
    <w:p w14:paraId="479DD747" w14:textId="7777777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D588B26" w14:textId="7777777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1290C3"/>
          <w:sz w:val="14"/>
          <w:szCs w:val="14"/>
        </w:rPr>
        <w:t>String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F2F200"/>
          <w:sz w:val="14"/>
          <w:szCs w:val="14"/>
        </w:rPr>
        <w:t>respBody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E6E6FA"/>
          <w:sz w:val="14"/>
          <w:szCs w:val="14"/>
        </w:rPr>
        <w:t>=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F3EC79"/>
          <w:sz w:val="14"/>
          <w:szCs w:val="14"/>
        </w:rPr>
        <w:t>ed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color w:val="A7EC21"/>
          <w:sz w:val="14"/>
          <w:szCs w:val="14"/>
        </w:rPr>
        <w:t>decrypt</w:t>
      </w:r>
      <w:r w:rsidRPr="005D2671">
        <w:rPr>
          <w:rFonts w:ascii="Consolas" w:hAnsi="Consolas"/>
          <w:color w:val="F9FAF4"/>
          <w:sz w:val="14"/>
          <w:szCs w:val="14"/>
        </w:rPr>
        <w:t>(</w:t>
      </w:r>
      <w:r w:rsidRPr="005D2671">
        <w:rPr>
          <w:rFonts w:ascii="Consolas" w:hAnsi="Consolas"/>
          <w:color w:val="F3EC79"/>
          <w:sz w:val="14"/>
          <w:szCs w:val="14"/>
        </w:rPr>
        <w:t>resp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color w:val="80F6A7"/>
          <w:sz w:val="14"/>
          <w:szCs w:val="14"/>
        </w:rPr>
        <w:t>getBody</w:t>
      </w:r>
      <w:r w:rsidRPr="005D2671">
        <w:rPr>
          <w:rFonts w:ascii="Consolas" w:hAnsi="Consolas"/>
          <w:color w:val="F9FAF4"/>
          <w:sz w:val="14"/>
          <w:szCs w:val="14"/>
        </w:rPr>
        <w:t>()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color w:val="80F6A7"/>
          <w:sz w:val="14"/>
          <w:szCs w:val="14"/>
        </w:rPr>
        <w:t>asString</w:t>
      </w:r>
      <w:r w:rsidRPr="005D2671">
        <w:rPr>
          <w:rFonts w:ascii="Consolas" w:hAnsi="Consolas"/>
          <w:color w:val="F9FAF4"/>
          <w:sz w:val="14"/>
          <w:szCs w:val="14"/>
        </w:rPr>
        <w:t>()</w:t>
      </w:r>
      <w:r w:rsidRPr="005D2671">
        <w:rPr>
          <w:rFonts w:ascii="Consolas" w:hAnsi="Consolas"/>
          <w:color w:val="E6E6FA"/>
          <w:sz w:val="14"/>
          <w:szCs w:val="14"/>
        </w:rPr>
        <w:t>,</w:t>
      </w:r>
      <w:r w:rsidRPr="005D2671">
        <w:rPr>
          <w:rFonts w:ascii="Consolas" w:hAnsi="Consolas"/>
          <w:color w:val="D9E8F7"/>
          <w:sz w:val="14"/>
          <w:szCs w:val="14"/>
        </w:rPr>
        <w:t xml:space="preserve"> </w:t>
      </w:r>
      <w:r w:rsidRPr="005D2671">
        <w:rPr>
          <w:rFonts w:ascii="Consolas" w:hAnsi="Consolas"/>
          <w:color w:val="17C6A3"/>
          <w:sz w:val="14"/>
          <w:szCs w:val="14"/>
        </w:rPr>
        <w:t>"Ac03tEam@j!tu_#1"</w:t>
      </w:r>
      <w:r w:rsidRPr="005D2671">
        <w:rPr>
          <w:rFonts w:ascii="Consolas" w:hAnsi="Consolas"/>
          <w:color w:val="F9FAF4"/>
          <w:sz w:val="14"/>
          <w:szCs w:val="14"/>
        </w:rPr>
        <w:t>)</w:t>
      </w:r>
      <w:r w:rsidRPr="005D2671">
        <w:rPr>
          <w:rFonts w:ascii="Consolas" w:hAnsi="Consolas"/>
          <w:color w:val="E6E6FA"/>
          <w:sz w:val="14"/>
          <w:szCs w:val="14"/>
        </w:rPr>
        <w:t>;</w:t>
      </w:r>
    </w:p>
    <w:p w14:paraId="18DEE7CE" w14:textId="7777777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1290C3"/>
          <w:sz w:val="14"/>
          <w:szCs w:val="14"/>
        </w:rPr>
        <w:t>System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5D2671">
        <w:rPr>
          <w:rFonts w:ascii="Consolas" w:hAnsi="Consolas"/>
          <w:color w:val="E6E6FA"/>
          <w:sz w:val="14"/>
          <w:szCs w:val="14"/>
        </w:rPr>
        <w:t>.</w:t>
      </w:r>
      <w:r w:rsidRPr="005D2671">
        <w:rPr>
          <w:rFonts w:ascii="Consolas" w:hAnsi="Consolas"/>
          <w:color w:val="A7EC21"/>
          <w:sz w:val="14"/>
          <w:szCs w:val="14"/>
        </w:rPr>
        <w:t>println</w:t>
      </w:r>
      <w:r w:rsidRPr="005D2671">
        <w:rPr>
          <w:rFonts w:ascii="Consolas" w:hAnsi="Consolas"/>
          <w:color w:val="F9FAF4"/>
          <w:sz w:val="14"/>
          <w:szCs w:val="14"/>
        </w:rPr>
        <w:t>(</w:t>
      </w:r>
      <w:r w:rsidRPr="005D2671">
        <w:rPr>
          <w:rFonts w:ascii="Consolas" w:hAnsi="Consolas"/>
          <w:color w:val="F3EC79"/>
          <w:sz w:val="14"/>
          <w:szCs w:val="14"/>
        </w:rPr>
        <w:t>respBody</w:t>
      </w:r>
      <w:r w:rsidRPr="005D2671">
        <w:rPr>
          <w:rFonts w:ascii="Consolas" w:hAnsi="Consolas"/>
          <w:color w:val="F9FAF4"/>
          <w:sz w:val="14"/>
          <w:szCs w:val="14"/>
        </w:rPr>
        <w:t>)</w:t>
      </w:r>
      <w:r w:rsidRPr="005D2671">
        <w:rPr>
          <w:rFonts w:ascii="Consolas" w:hAnsi="Consolas"/>
          <w:color w:val="E6E6FA"/>
          <w:sz w:val="14"/>
          <w:szCs w:val="14"/>
        </w:rPr>
        <w:t>;</w:t>
      </w:r>
    </w:p>
    <w:p w14:paraId="3A6F89C0" w14:textId="7777777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2671">
        <w:rPr>
          <w:rFonts w:ascii="Consolas" w:hAnsi="Consolas"/>
          <w:color w:val="D9E8F7"/>
          <w:sz w:val="14"/>
          <w:szCs w:val="14"/>
        </w:rPr>
        <w:tab/>
      </w:r>
      <w:r w:rsidRPr="005D2671">
        <w:rPr>
          <w:rFonts w:ascii="Consolas" w:hAnsi="Consolas"/>
          <w:color w:val="F9FAF4"/>
          <w:sz w:val="14"/>
          <w:szCs w:val="14"/>
        </w:rPr>
        <w:t>}</w:t>
      </w:r>
    </w:p>
    <w:p w14:paraId="64046244" w14:textId="77777777" w:rsidR="005D2671" w:rsidRPr="005D2671" w:rsidRDefault="005D2671" w:rsidP="005D267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D2671">
        <w:rPr>
          <w:rFonts w:ascii="Consolas" w:hAnsi="Consolas"/>
          <w:color w:val="F9FAF4"/>
          <w:sz w:val="14"/>
          <w:szCs w:val="14"/>
        </w:rPr>
        <w:t>}</w:t>
      </w:r>
    </w:p>
    <w:p w14:paraId="1878DFC8" w14:textId="77777777" w:rsidR="006B0ECC" w:rsidRDefault="006B0ECC" w:rsidP="006B0ECC"/>
    <w:p w14:paraId="1113E5F4" w14:textId="77777777" w:rsidR="00CD2BEE" w:rsidRPr="00CD2BEE" w:rsidRDefault="00CD2BEE" w:rsidP="00CD2BE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D2BEE">
        <w:rPr>
          <w:rFonts w:ascii="Consolas" w:hAnsi="Consolas"/>
          <w:i/>
          <w:iCs/>
          <w:color w:val="A0A0A0"/>
          <w:sz w:val="14"/>
          <w:szCs w:val="14"/>
        </w:rPr>
        <w:t>Test</w:t>
      </w:r>
    </w:p>
    <w:p w14:paraId="43697963" w14:textId="77777777" w:rsidR="00CD2BEE" w:rsidRPr="00CD2BEE" w:rsidRDefault="00CD2BEE" w:rsidP="00CD2BEE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D2BEE">
        <w:rPr>
          <w:rFonts w:ascii="Consolas" w:hAnsi="Consolas"/>
          <w:color w:val="D9E8F7"/>
          <w:sz w:val="14"/>
          <w:szCs w:val="14"/>
        </w:rPr>
        <w:tab/>
      </w:r>
      <w:r w:rsidRPr="00CD2BEE">
        <w:rPr>
          <w:rFonts w:ascii="Consolas" w:hAnsi="Consolas"/>
          <w:color w:val="CC6C1D"/>
          <w:sz w:val="14"/>
          <w:szCs w:val="14"/>
        </w:rPr>
        <w:t>public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CC6C1D"/>
          <w:sz w:val="14"/>
          <w:szCs w:val="14"/>
        </w:rPr>
        <w:t>void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1EB540"/>
          <w:sz w:val="14"/>
          <w:szCs w:val="14"/>
        </w:rPr>
        <w:t>sampleTest</w:t>
      </w:r>
      <w:r w:rsidRPr="00CD2BEE">
        <w:rPr>
          <w:rFonts w:ascii="Consolas" w:hAnsi="Consolas"/>
          <w:color w:val="F9FAF4"/>
          <w:sz w:val="14"/>
          <w:szCs w:val="14"/>
        </w:rPr>
        <w:t>()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CC6C1D"/>
          <w:sz w:val="14"/>
          <w:szCs w:val="14"/>
        </w:rPr>
        <w:t>throws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1290C3"/>
          <w:sz w:val="14"/>
          <w:szCs w:val="14"/>
        </w:rPr>
        <w:t>Exception</w:t>
      </w:r>
      <w:r w:rsidRPr="00CD2BEE">
        <w:rPr>
          <w:rFonts w:ascii="Consolas" w:hAnsi="Consolas"/>
          <w:color w:val="E6E6FA"/>
          <w:sz w:val="14"/>
          <w:szCs w:val="14"/>
        </w:rPr>
        <w:t>,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1290C3"/>
          <w:sz w:val="14"/>
          <w:szCs w:val="14"/>
        </w:rPr>
        <w:t>NoSuchPaddingException</w:t>
      </w:r>
      <w:r w:rsidRPr="00CD2BEE">
        <w:rPr>
          <w:rFonts w:ascii="Consolas" w:hAnsi="Consolas"/>
          <w:color w:val="E6E6FA"/>
          <w:sz w:val="14"/>
          <w:szCs w:val="14"/>
        </w:rPr>
        <w:t>,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1290C3"/>
          <w:sz w:val="14"/>
          <w:szCs w:val="14"/>
        </w:rPr>
        <w:t>BadPaddingException</w:t>
      </w:r>
      <w:r w:rsidRPr="00CD2BEE">
        <w:rPr>
          <w:rFonts w:ascii="Consolas" w:hAnsi="Consolas"/>
          <w:color w:val="E6E6FA"/>
          <w:sz w:val="14"/>
          <w:szCs w:val="14"/>
        </w:rPr>
        <w:t>,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1290C3"/>
          <w:sz w:val="14"/>
          <w:szCs w:val="14"/>
        </w:rPr>
        <w:t>Exception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F9FAF4"/>
          <w:sz w:val="14"/>
          <w:szCs w:val="14"/>
        </w:rPr>
        <w:t>{</w:t>
      </w:r>
    </w:p>
    <w:p w14:paraId="4062AA33" w14:textId="77777777" w:rsidR="00CD2BEE" w:rsidRPr="00CD2BEE" w:rsidRDefault="00CD2BEE" w:rsidP="00CD2BE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D2BEE">
        <w:rPr>
          <w:rFonts w:ascii="Consolas" w:hAnsi="Consolas"/>
          <w:color w:val="D9E8F7"/>
          <w:sz w:val="14"/>
          <w:szCs w:val="14"/>
        </w:rPr>
        <w:tab/>
      </w:r>
      <w:r w:rsidRPr="00CD2BEE">
        <w:rPr>
          <w:rFonts w:ascii="Consolas" w:hAnsi="Consolas"/>
          <w:color w:val="D9E8F7"/>
          <w:sz w:val="14"/>
          <w:szCs w:val="14"/>
        </w:rPr>
        <w:tab/>
      </w:r>
    </w:p>
    <w:p w14:paraId="24283B33" w14:textId="77777777" w:rsidR="00CD2BEE" w:rsidRPr="00CD2BEE" w:rsidRDefault="00CD2BEE" w:rsidP="00CD2BE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D2BEE">
        <w:rPr>
          <w:rFonts w:ascii="Consolas" w:hAnsi="Consolas"/>
          <w:color w:val="D9E8F7"/>
          <w:sz w:val="14"/>
          <w:szCs w:val="14"/>
        </w:rPr>
        <w:tab/>
      </w:r>
      <w:r w:rsidRPr="00CD2BEE">
        <w:rPr>
          <w:rFonts w:ascii="Consolas" w:hAnsi="Consolas"/>
          <w:color w:val="D9E8F7"/>
          <w:sz w:val="14"/>
          <w:szCs w:val="14"/>
        </w:rPr>
        <w:tab/>
      </w:r>
      <w:r w:rsidRPr="00CD2BEE">
        <w:rPr>
          <w:rFonts w:ascii="Consolas" w:hAnsi="Consolas"/>
          <w:color w:val="1290C3"/>
          <w:sz w:val="14"/>
          <w:szCs w:val="14"/>
        </w:rPr>
        <w:t>String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F2F200"/>
          <w:sz w:val="14"/>
          <w:szCs w:val="14"/>
        </w:rPr>
        <w:t>privateKey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E6E6FA"/>
          <w:sz w:val="14"/>
          <w:szCs w:val="14"/>
        </w:rPr>
        <w:t>=</w:t>
      </w:r>
      <w:r w:rsidRPr="00CD2BEE">
        <w:rPr>
          <w:rFonts w:ascii="Consolas" w:hAnsi="Consolas"/>
          <w:color w:val="17C6A3"/>
          <w:sz w:val="14"/>
          <w:szCs w:val="14"/>
        </w:rPr>
        <w:t>"Ac03tEam@j!tu_#1"</w:t>
      </w:r>
      <w:r w:rsidRPr="00CD2BEE">
        <w:rPr>
          <w:rFonts w:ascii="Consolas" w:hAnsi="Consolas"/>
          <w:color w:val="E6E6FA"/>
          <w:sz w:val="14"/>
          <w:szCs w:val="14"/>
        </w:rPr>
        <w:t>;</w:t>
      </w:r>
    </w:p>
    <w:p w14:paraId="3673D0BF" w14:textId="77777777" w:rsidR="00CD2BEE" w:rsidRPr="00CD2BEE" w:rsidRDefault="00CD2BEE" w:rsidP="00CD2BE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D2BEE">
        <w:rPr>
          <w:rFonts w:ascii="Consolas" w:hAnsi="Consolas"/>
          <w:color w:val="D9E8F7"/>
          <w:sz w:val="14"/>
          <w:szCs w:val="14"/>
        </w:rPr>
        <w:lastRenderedPageBreak/>
        <w:tab/>
      </w:r>
      <w:r w:rsidRPr="00CD2BEE">
        <w:rPr>
          <w:rFonts w:ascii="Consolas" w:hAnsi="Consolas"/>
          <w:color w:val="D9E8F7"/>
          <w:sz w:val="14"/>
          <w:szCs w:val="14"/>
        </w:rPr>
        <w:tab/>
      </w:r>
      <w:r w:rsidRPr="00CD2BEE">
        <w:rPr>
          <w:rFonts w:ascii="Consolas" w:hAnsi="Consolas"/>
          <w:color w:val="1290C3"/>
          <w:sz w:val="14"/>
          <w:szCs w:val="14"/>
        </w:rPr>
        <w:t>String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F2F200"/>
          <w:sz w:val="14"/>
          <w:szCs w:val="14"/>
        </w:rPr>
        <w:t>data</w:t>
      </w:r>
      <w:r w:rsidRPr="00CD2BEE">
        <w:rPr>
          <w:rFonts w:ascii="Consolas" w:hAnsi="Consolas"/>
          <w:color w:val="E6E6FA"/>
          <w:sz w:val="14"/>
          <w:szCs w:val="14"/>
        </w:rPr>
        <w:t>=</w:t>
      </w:r>
      <w:r w:rsidRPr="00CD2BEE">
        <w:rPr>
          <w:rFonts w:ascii="Consolas" w:hAnsi="Consolas"/>
          <w:color w:val="17C6A3"/>
          <w:sz w:val="14"/>
          <w:szCs w:val="14"/>
        </w:rPr>
        <w:t>"deepak"</w:t>
      </w:r>
      <w:r w:rsidRPr="00CD2BEE">
        <w:rPr>
          <w:rFonts w:ascii="Consolas" w:hAnsi="Consolas"/>
          <w:color w:val="E6E6FA"/>
          <w:sz w:val="14"/>
          <w:szCs w:val="14"/>
        </w:rPr>
        <w:t>;</w:t>
      </w:r>
    </w:p>
    <w:p w14:paraId="141BF23A" w14:textId="77777777" w:rsidR="00CD2BEE" w:rsidRPr="00CD2BEE" w:rsidRDefault="00CD2BEE" w:rsidP="00CD2BE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D2BEE">
        <w:rPr>
          <w:rFonts w:ascii="Consolas" w:hAnsi="Consolas"/>
          <w:color w:val="D9E8F7"/>
          <w:sz w:val="14"/>
          <w:szCs w:val="14"/>
        </w:rPr>
        <w:tab/>
      </w:r>
      <w:r w:rsidRPr="00CD2BEE">
        <w:rPr>
          <w:rFonts w:ascii="Consolas" w:hAnsi="Consolas"/>
          <w:color w:val="D9E8F7"/>
          <w:sz w:val="14"/>
          <w:szCs w:val="14"/>
        </w:rPr>
        <w:tab/>
      </w:r>
    </w:p>
    <w:p w14:paraId="0F284F73" w14:textId="77777777" w:rsidR="00CD2BEE" w:rsidRPr="00CD2BEE" w:rsidRDefault="00CD2BEE" w:rsidP="00CD2BE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D2BEE">
        <w:rPr>
          <w:rFonts w:ascii="Consolas" w:hAnsi="Consolas"/>
          <w:color w:val="D9E8F7"/>
          <w:sz w:val="14"/>
          <w:szCs w:val="14"/>
        </w:rPr>
        <w:tab/>
      </w:r>
      <w:r w:rsidRPr="00CD2BEE">
        <w:rPr>
          <w:rFonts w:ascii="Consolas" w:hAnsi="Consolas"/>
          <w:color w:val="D9E8F7"/>
          <w:sz w:val="14"/>
          <w:szCs w:val="14"/>
        </w:rPr>
        <w:tab/>
      </w:r>
      <w:r w:rsidRPr="00CD2BEE">
        <w:rPr>
          <w:rFonts w:ascii="Consolas" w:hAnsi="Consolas"/>
          <w:color w:val="1290C3"/>
          <w:sz w:val="14"/>
          <w:szCs w:val="14"/>
        </w:rPr>
        <w:t>AEC_EncrypteAndDecrypteUtility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F2F200"/>
          <w:sz w:val="14"/>
          <w:szCs w:val="14"/>
        </w:rPr>
        <w:t>ed</w:t>
      </w:r>
      <w:r w:rsidRPr="00CD2BEE">
        <w:rPr>
          <w:rFonts w:ascii="Consolas" w:hAnsi="Consolas"/>
          <w:color w:val="E6E6FA"/>
          <w:sz w:val="14"/>
          <w:szCs w:val="14"/>
        </w:rPr>
        <w:t>=</w:t>
      </w:r>
      <w:r w:rsidRPr="00CD2BEE">
        <w:rPr>
          <w:rFonts w:ascii="Consolas" w:hAnsi="Consolas"/>
          <w:color w:val="CC6C1D"/>
          <w:sz w:val="14"/>
          <w:szCs w:val="14"/>
        </w:rPr>
        <w:t>new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A7EC21"/>
          <w:sz w:val="14"/>
          <w:szCs w:val="14"/>
        </w:rPr>
        <w:t>AEC_EncrypteAndDecrypteUtility</w:t>
      </w:r>
      <w:r w:rsidRPr="00CD2BEE">
        <w:rPr>
          <w:rFonts w:ascii="Consolas" w:hAnsi="Consolas"/>
          <w:color w:val="F9FAF4"/>
          <w:sz w:val="14"/>
          <w:szCs w:val="14"/>
        </w:rPr>
        <w:t>()</w:t>
      </w:r>
      <w:r w:rsidRPr="00CD2BEE">
        <w:rPr>
          <w:rFonts w:ascii="Consolas" w:hAnsi="Consolas"/>
          <w:color w:val="E6E6FA"/>
          <w:sz w:val="14"/>
          <w:szCs w:val="14"/>
        </w:rPr>
        <w:t>;</w:t>
      </w:r>
    </w:p>
    <w:p w14:paraId="187CA0FB" w14:textId="3EF147DB" w:rsidR="00CD2BEE" w:rsidRPr="00CD2BEE" w:rsidRDefault="00CD2BEE" w:rsidP="00CD2BE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D2BEE">
        <w:rPr>
          <w:rFonts w:ascii="Consolas" w:hAnsi="Consolas"/>
          <w:color w:val="D9E8F7"/>
          <w:sz w:val="14"/>
          <w:szCs w:val="14"/>
        </w:rPr>
        <w:tab/>
      </w:r>
      <w:r w:rsidRPr="00CD2BEE">
        <w:rPr>
          <w:rFonts w:ascii="Consolas" w:hAnsi="Consolas"/>
          <w:color w:val="1290C3"/>
          <w:sz w:val="14"/>
          <w:szCs w:val="14"/>
        </w:rPr>
        <w:t>System</w:t>
      </w:r>
      <w:r w:rsidRPr="00CD2BEE">
        <w:rPr>
          <w:rFonts w:ascii="Consolas" w:hAnsi="Consolas"/>
          <w:color w:val="E6E6FA"/>
          <w:sz w:val="14"/>
          <w:szCs w:val="14"/>
        </w:rPr>
        <w:t>.</w:t>
      </w:r>
      <w:r w:rsidRPr="00CD2BEE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CD2BEE">
        <w:rPr>
          <w:rFonts w:ascii="Consolas" w:hAnsi="Consolas"/>
          <w:color w:val="E6E6FA"/>
          <w:sz w:val="14"/>
          <w:szCs w:val="14"/>
        </w:rPr>
        <w:t>.</w:t>
      </w:r>
      <w:r w:rsidRPr="00CD2BEE">
        <w:rPr>
          <w:rFonts w:ascii="Consolas" w:hAnsi="Consolas"/>
          <w:color w:val="A7EC21"/>
          <w:sz w:val="14"/>
          <w:szCs w:val="14"/>
        </w:rPr>
        <w:t>println</w:t>
      </w:r>
      <w:r w:rsidRPr="00CD2BEE">
        <w:rPr>
          <w:rFonts w:ascii="Consolas" w:hAnsi="Consolas"/>
          <w:color w:val="F9FAF4"/>
          <w:sz w:val="14"/>
          <w:szCs w:val="14"/>
        </w:rPr>
        <w:t>(</w:t>
      </w:r>
      <w:r w:rsidRPr="00CD2BEE">
        <w:rPr>
          <w:rFonts w:ascii="Consolas" w:hAnsi="Consolas"/>
          <w:color w:val="F3EC79"/>
          <w:sz w:val="14"/>
          <w:szCs w:val="14"/>
        </w:rPr>
        <w:t>ed</w:t>
      </w:r>
      <w:r w:rsidRPr="00CD2BEE">
        <w:rPr>
          <w:rFonts w:ascii="Consolas" w:hAnsi="Consolas"/>
          <w:color w:val="E6E6FA"/>
          <w:sz w:val="14"/>
          <w:szCs w:val="14"/>
        </w:rPr>
        <w:t>.</w:t>
      </w:r>
      <w:r w:rsidRPr="00CD2BEE">
        <w:rPr>
          <w:rFonts w:ascii="Consolas" w:hAnsi="Consolas"/>
          <w:color w:val="A7EC21"/>
          <w:sz w:val="14"/>
          <w:szCs w:val="14"/>
        </w:rPr>
        <w:t>encrypt</w:t>
      </w:r>
      <w:r w:rsidRPr="00CD2BEE">
        <w:rPr>
          <w:rFonts w:ascii="Consolas" w:hAnsi="Consolas"/>
          <w:color w:val="F9FAF4"/>
          <w:sz w:val="14"/>
          <w:szCs w:val="14"/>
        </w:rPr>
        <w:t>(</w:t>
      </w:r>
      <w:r w:rsidRPr="00CD2BEE">
        <w:rPr>
          <w:rFonts w:ascii="Consolas" w:hAnsi="Consolas"/>
          <w:color w:val="F3EC79"/>
          <w:sz w:val="14"/>
          <w:szCs w:val="14"/>
        </w:rPr>
        <w:t>data</w:t>
      </w:r>
      <w:r w:rsidRPr="00CD2BEE">
        <w:rPr>
          <w:rFonts w:ascii="Consolas" w:hAnsi="Consolas"/>
          <w:color w:val="E6E6FA"/>
          <w:sz w:val="14"/>
          <w:szCs w:val="14"/>
        </w:rPr>
        <w:t>,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F3EC79"/>
          <w:sz w:val="14"/>
          <w:szCs w:val="14"/>
        </w:rPr>
        <w:t>privateKey</w:t>
      </w:r>
      <w:r w:rsidRPr="00CD2BEE">
        <w:rPr>
          <w:rFonts w:ascii="Consolas" w:hAnsi="Consolas"/>
          <w:color w:val="F9FAF4"/>
          <w:sz w:val="14"/>
          <w:szCs w:val="14"/>
        </w:rPr>
        <w:t>))</w:t>
      </w:r>
      <w:r w:rsidRPr="00CD2BEE">
        <w:rPr>
          <w:rFonts w:ascii="Consolas" w:hAnsi="Consolas"/>
          <w:color w:val="D9E8F7"/>
          <w:sz w:val="14"/>
          <w:szCs w:val="14"/>
        </w:rPr>
        <w:t xml:space="preserve"> </w:t>
      </w:r>
      <w:r w:rsidRPr="00CD2BEE">
        <w:rPr>
          <w:rFonts w:ascii="Consolas" w:hAnsi="Consolas"/>
          <w:color w:val="E6E6FA"/>
          <w:sz w:val="14"/>
          <w:szCs w:val="14"/>
        </w:rPr>
        <w:t>;</w:t>
      </w:r>
      <w:r w:rsidRPr="00CD2BEE">
        <w:rPr>
          <w:rFonts w:ascii="Consolas" w:hAnsi="Consolas"/>
          <w:color w:val="D9E8F7"/>
          <w:sz w:val="14"/>
          <w:szCs w:val="14"/>
        </w:rPr>
        <w:t xml:space="preserve">  </w:t>
      </w:r>
      <w:r w:rsidRPr="00CD2BEE">
        <w:rPr>
          <w:rFonts w:ascii="Consolas" w:hAnsi="Consolas"/>
          <w:color w:val="808080"/>
          <w:sz w:val="14"/>
          <w:szCs w:val="14"/>
        </w:rPr>
        <w:t>// 1st input , 2nd key</w:t>
      </w:r>
    </w:p>
    <w:p w14:paraId="00388B7D" w14:textId="77777777" w:rsidR="00CD2BEE" w:rsidRPr="00CD2BEE" w:rsidRDefault="00CD2BEE" w:rsidP="00CD2BE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D2BEE">
        <w:rPr>
          <w:rFonts w:ascii="Consolas" w:hAnsi="Consolas"/>
          <w:color w:val="D9E8F7"/>
          <w:sz w:val="14"/>
          <w:szCs w:val="14"/>
        </w:rPr>
        <w:tab/>
      </w:r>
      <w:r w:rsidRPr="00CD2BEE">
        <w:rPr>
          <w:rFonts w:ascii="Consolas" w:hAnsi="Consolas"/>
          <w:color w:val="F9FAF4"/>
          <w:sz w:val="14"/>
          <w:szCs w:val="14"/>
        </w:rPr>
        <w:t>}</w:t>
      </w:r>
    </w:p>
    <w:p w14:paraId="144BE6C5" w14:textId="77777777" w:rsidR="00CD2BEE" w:rsidRPr="00CD2BEE" w:rsidRDefault="00CD2BEE" w:rsidP="00CD2BE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D2BEE">
        <w:rPr>
          <w:rFonts w:ascii="Consolas" w:hAnsi="Consolas"/>
          <w:color w:val="F9FAF4"/>
          <w:sz w:val="14"/>
          <w:szCs w:val="14"/>
        </w:rPr>
        <w:t>}</w:t>
      </w:r>
    </w:p>
    <w:p w14:paraId="5661393E" w14:textId="1088987E" w:rsidR="00CD2BEE" w:rsidRPr="005C72D0" w:rsidRDefault="00911DB1" w:rsidP="00911DB1">
      <w:pPr>
        <w:pStyle w:val="Heading2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DATA DRIVEN TESTING=</w:t>
      </w:r>
    </w:p>
    <w:p w14:paraId="64FBF5B1" w14:textId="2E8936AD" w:rsidR="00911DB1" w:rsidRDefault="00213297" w:rsidP="004615DD">
      <w:pPr>
        <w:pStyle w:val="ListParagraph"/>
        <w:numPr>
          <w:ilvl w:val="0"/>
          <w:numId w:val="117"/>
        </w:numPr>
      </w:pPr>
      <w:r>
        <w:t xml:space="preserve">ALL THE DATA IN POJO CONSTRUCTER IS HARDCODED EXECUTE ONCE AGAIN </w:t>
      </w:r>
      <w:r w:rsidR="00650F9C">
        <w:t xml:space="preserve">BECOUSE RANDOM NUMBER TEST IS NOT GOING TO FAIL BUT COSTUMER SAYS </w:t>
      </w:r>
      <w:r w:rsidR="00765FDA">
        <w:t xml:space="preserve">DON’T ATTACH THE RANDOM NUMBER , HE WILL GIVE EXCEL WHICH CONSITS THE DATA </w:t>
      </w:r>
      <w:r w:rsidR="005004B2">
        <w:t xml:space="preserve"> CREATE A PROJECT FOR THIS DATA.</w:t>
      </w:r>
    </w:p>
    <w:p w14:paraId="647911D0" w14:textId="41A25B74" w:rsidR="00A502DA" w:rsidRDefault="00A502DA" w:rsidP="00A502DA">
      <w:r w:rsidRPr="007D6DD5">
        <w:rPr>
          <w:color w:val="FF0000"/>
        </w:rPr>
        <w:t xml:space="preserve">EXAMPLE </w:t>
      </w:r>
      <w:r>
        <w:t xml:space="preserve">= ADDING THE SHIPPING ADRESS TO CART USING @DATAPROVIDER </w:t>
      </w:r>
    </w:p>
    <w:p w14:paraId="3C8FB13E" w14:textId="6D9EF75C" w:rsidR="00A502DA" w:rsidRDefault="00A502DA" w:rsidP="00A502DA">
      <w:r w:rsidRPr="007D6DD5">
        <w:rPr>
          <w:color w:val="FF0000"/>
        </w:rPr>
        <w:t xml:space="preserve">EXAMPLE </w:t>
      </w:r>
      <w:r>
        <w:t xml:space="preserve">= INSERTING THE PRODUCT INTO THE </w:t>
      </w:r>
      <w:r w:rsidR="007D6DD5">
        <w:t>SERVER.</w:t>
      </w:r>
    </w:p>
    <w:p w14:paraId="587FD986" w14:textId="403BAEE0" w:rsidR="005004B2" w:rsidRDefault="005004B2" w:rsidP="005004B2">
      <w:r w:rsidRPr="007D6DD5">
        <w:rPr>
          <w:color w:val="FF0000"/>
        </w:rPr>
        <w:t>EXAMPLE</w:t>
      </w:r>
      <w:r>
        <w:t>=</w:t>
      </w:r>
    </w:p>
    <w:p w14:paraId="30D1D962" w14:textId="46FEDFD3" w:rsidR="005004B2" w:rsidRDefault="005004B2" w:rsidP="004615DD">
      <w:pPr>
        <w:pStyle w:val="ListParagraph"/>
        <w:numPr>
          <w:ilvl w:val="0"/>
          <w:numId w:val="117"/>
        </w:numPr>
      </w:pPr>
      <w:r>
        <w:t xml:space="preserve">IN ECOMMERCE APPLICATION THERE IS A NEED </w:t>
      </w:r>
      <w:r w:rsidR="00433B6A">
        <w:t xml:space="preserve">TO SEARCH FOR A PRODUCT AND TRY TO BUY TO SEARCH THE PRODUCT WE CANOT GENERATE </w:t>
      </w:r>
      <w:r w:rsidR="00F65384">
        <w:t>RANDOM NUMBER .</w:t>
      </w:r>
    </w:p>
    <w:p w14:paraId="4DB640C6" w14:textId="4C4415C2" w:rsidR="00F55388" w:rsidRDefault="00F55388" w:rsidP="004615DD">
      <w:pPr>
        <w:pStyle w:val="ListParagraph"/>
        <w:numPr>
          <w:ilvl w:val="0"/>
          <w:numId w:val="117"/>
        </w:numPr>
      </w:pPr>
      <w:r>
        <w:t>SYNTHETIC DATA= WERE WE CAN GENERATE OWN DATA USING RANDOM CLASS.</w:t>
      </w:r>
    </w:p>
    <w:p w14:paraId="3CFEC6B5" w14:textId="77777777" w:rsidR="00223C3C" w:rsidRPr="00223C3C" w:rsidRDefault="00223C3C" w:rsidP="00223C3C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CC6C1D"/>
          <w:sz w:val="10"/>
          <w:szCs w:val="10"/>
        </w:rPr>
        <w:t>public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CC6C1D"/>
          <w:sz w:val="10"/>
          <w:szCs w:val="10"/>
        </w:rPr>
        <w:t>class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290C3"/>
          <w:sz w:val="10"/>
          <w:szCs w:val="10"/>
        </w:rPr>
        <w:t>AddMultipleProjectTest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9FAF4"/>
          <w:sz w:val="10"/>
          <w:szCs w:val="10"/>
        </w:rPr>
        <w:t>{</w:t>
      </w:r>
    </w:p>
    <w:p w14:paraId="1519EC8B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1972A9BC" w14:textId="77777777" w:rsidR="00E45C99" w:rsidRDefault="00223C3C" w:rsidP="00E45C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i/>
          <w:iCs/>
          <w:color w:val="A0A0A0"/>
          <w:sz w:val="10"/>
          <w:szCs w:val="10"/>
        </w:rPr>
        <w:t>@Test</w:t>
      </w:r>
      <w:r w:rsidRPr="00223C3C">
        <w:rPr>
          <w:rFonts w:ascii="Consolas" w:hAnsi="Consolas"/>
          <w:color w:val="F9FAF4"/>
          <w:sz w:val="10"/>
          <w:szCs w:val="10"/>
        </w:rPr>
        <w:t>(</w:t>
      </w:r>
      <w:r w:rsidRPr="00223C3C">
        <w:rPr>
          <w:rFonts w:ascii="Consolas" w:hAnsi="Consolas"/>
          <w:color w:val="EB4B64"/>
          <w:sz w:val="10"/>
          <w:szCs w:val="10"/>
        </w:rPr>
        <w:t>dataProvider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=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7C6A3"/>
          <w:sz w:val="10"/>
          <w:szCs w:val="10"/>
        </w:rPr>
        <w:t>"getData"</w:t>
      </w:r>
      <w:r w:rsidRPr="00223C3C">
        <w:rPr>
          <w:rFonts w:ascii="Consolas" w:hAnsi="Consolas"/>
          <w:color w:val="F9FAF4"/>
          <w:sz w:val="10"/>
          <w:szCs w:val="10"/>
        </w:rPr>
        <w:t>)</w:t>
      </w:r>
    </w:p>
    <w:p w14:paraId="18183C8D" w14:textId="275B1FE2" w:rsidR="00223C3C" w:rsidRPr="00223C3C" w:rsidRDefault="00E45C99" w:rsidP="00E45C9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CCCCCC"/>
          <w:sz w:val="10"/>
          <w:szCs w:val="10"/>
        </w:rPr>
        <w:t xml:space="preserve">               </w:t>
      </w:r>
      <w:r w:rsidR="00223C3C" w:rsidRPr="00223C3C">
        <w:rPr>
          <w:rFonts w:ascii="Consolas" w:hAnsi="Consolas"/>
          <w:color w:val="CC6C1D"/>
          <w:sz w:val="10"/>
          <w:szCs w:val="10"/>
        </w:rPr>
        <w:t>public</w:t>
      </w:r>
      <w:r w:rsidR="00223C3C"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="00223C3C" w:rsidRPr="00223C3C">
        <w:rPr>
          <w:rFonts w:ascii="Consolas" w:hAnsi="Consolas"/>
          <w:color w:val="CC6C1D"/>
          <w:sz w:val="10"/>
          <w:szCs w:val="10"/>
        </w:rPr>
        <w:t>void</w:t>
      </w:r>
      <w:r w:rsidR="00223C3C"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="00223C3C" w:rsidRPr="00223C3C">
        <w:rPr>
          <w:rFonts w:ascii="Consolas" w:hAnsi="Consolas"/>
          <w:color w:val="1EB540"/>
          <w:sz w:val="10"/>
          <w:szCs w:val="10"/>
        </w:rPr>
        <w:t>sampleTest</w:t>
      </w:r>
      <w:r w:rsidR="00223C3C" w:rsidRPr="00223C3C">
        <w:rPr>
          <w:rFonts w:ascii="Consolas" w:hAnsi="Consolas"/>
          <w:color w:val="F9FAF4"/>
          <w:sz w:val="10"/>
          <w:szCs w:val="10"/>
        </w:rPr>
        <w:t>(</w:t>
      </w:r>
      <w:r w:rsidR="00223C3C" w:rsidRPr="00223C3C">
        <w:rPr>
          <w:rFonts w:ascii="Consolas" w:hAnsi="Consolas"/>
          <w:color w:val="1290C3"/>
          <w:sz w:val="10"/>
          <w:szCs w:val="10"/>
        </w:rPr>
        <w:t>String</w:t>
      </w:r>
      <w:r w:rsidR="00223C3C"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="00223C3C" w:rsidRPr="00223C3C">
        <w:rPr>
          <w:rFonts w:ascii="Consolas" w:hAnsi="Consolas"/>
          <w:color w:val="79ABFF"/>
          <w:sz w:val="10"/>
          <w:szCs w:val="10"/>
        </w:rPr>
        <w:t>pName</w:t>
      </w:r>
      <w:r w:rsidR="00223C3C" w:rsidRPr="00223C3C">
        <w:rPr>
          <w:rFonts w:ascii="Consolas" w:hAnsi="Consolas"/>
          <w:color w:val="E6E6FA"/>
          <w:sz w:val="10"/>
          <w:szCs w:val="10"/>
        </w:rPr>
        <w:t>,</w:t>
      </w:r>
      <w:r w:rsidR="00223C3C"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="00223C3C" w:rsidRPr="00223C3C">
        <w:rPr>
          <w:rFonts w:ascii="Consolas" w:hAnsi="Consolas"/>
          <w:color w:val="1290C3"/>
          <w:sz w:val="10"/>
          <w:szCs w:val="10"/>
        </w:rPr>
        <w:t>String</w:t>
      </w:r>
      <w:r w:rsidR="00223C3C"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="00223C3C" w:rsidRPr="00223C3C">
        <w:rPr>
          <w:rFonts w:ascii="Consolas" w:hAnsi="Consolas"/>
          <w:color w:val="79ABFF"/>
          <w:sz w:val="10"/>
          <w:szCs w:val="10"/>
        </w:rPr>
        <w:t>status</w:t>
      </w:r>
      <w:r w:rsidR="00223C3C" w:rsidRPr="00223C3C">
        <w:rPr>
          <w:rFonts w:ascii="Consolas" w:hAnsi="Consolas"/>
          <w:color w:val="F9FAF4"/>
          <w:sz w:val="10"/>
          <w:szCs w:val="10"/>
        </w:rPr>
        <w:t>)</w:t>
      </w:r>
      <w:r w:rsidR="00223C3C" w:rsidRPr="00223C3C">
        <w:rPr>
          <w:rFonts w:ascii="Consolas" w:hAnsi="Consolas"/>
          <w:color w:val="D9E8F7"/>
          <w:sz w:val="10"/>
          <w:szCs w:val="10"/>
        </w:rPr>
        <w:t xml:space="preserve"> </w:t>
      </w:r>
      <w:r>
        <w:rPr>
          <w:rFonts w:ascii="Consolas" w:hAnsi="Consolas"/>
          <w:color w:val="F9FAF4"/>
          <w:sz w:val="10"/>
          <w:szCs w:val="10"/>
        </w:rPr>
        <w:t>{</w:t>
      </w:r>
    </w:p>
    <w:p w14:paraId="74D7B048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1192A9CD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1290C3"/>
          <w:sz w:val="10"/>
          <w:szCs w:val="10"/>
        </w:rPr>
        <w:t>String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2F200"/>
          <w:sz w:val="10"/>
          <w:szCs w:val="10"/>
        </w:rPr>
        <w:t>reqBody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=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7C6A3"/>
          <w:sz w:val="10"/>
          <w:szCs w:val="10"/>
        </w:rPr>
        <w:t>"{\r\n"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+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7C6A3"/>
          <w:sz w:val="10"/>
          <w:szCs w:val="10"/>
        </w:rPr>
        <w:t>"  \"createdBy\": \"anthropods\",\r\n"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+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7C6A3"/>
          <w:sz w:val="10"/>
          <w:szCs w:val="10"/>
        </w:rPr>
        <w:t>"  \"projectName\": \""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+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79ABFF"/>
          <w:sz w:val="10"/>
          <w:szCs w:val="10"/>
        </w:rPr>
        <w:t>pName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+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7C6A3"/>
          <w:sz w:val="10"/>
          <w:szCs w:val="10"/>
        </w:rPr>
        <w:t>"\",\r\n"</w:t>
      </w:r>
    </w:p>
    <w:p w14:paraId="4288E9D3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E6E6FA"/>
          <w:sz w:val="10"/>
          <w:szCs w:val="10"/>
        </w:rPr>
        <w:t>+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7C6A3"/>
          <w:sz w:val="10"/>
          <w:szCs w:val="10"/>
        </w:rPr>
        <w:t>"  \"status\": \""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+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79ABFF"/>
          <w:sz w:val="10"/>
          <w:szCs w:val="10"/>
        </w:rPr>
        <w:t>status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+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7C6A3"/>
          <w:sz w:val="10"/>
          <w:szCs w:val="10"/>
        </w:rPr>
        <w:t>"\",\r\n"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+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7C6A3"/>
          <w:sz w:val="10"/>
          <w:szCs w:val="10"/>
        </w:rPr>
        <w:t>"  \"teamSize\": 0\r\n"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+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7C6A3"/>
          <w:sz w:val="10"/>
          <w:szCs w:val="10"/>
        </w:rPr>
        <w:t>"}"</w:t>
      </w:r>
      <w:r w:rsidRPr="00223C3C">
        <w:rPr>
          <w:rFonts w:ascii="Consolas" w:hAnsi="Consolas"/>
          <w:color w:val="E6E6FA"/>
          <w:sz w:val="10"/>
          <w:szCs w:val="10"/>
        </w:rPr>
        <w:t>;</w:t>
      </w:r>
    </w:p>
    <w:p w14:paraId="197F2104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36D60BD4" w14:textId="77777777" w:rsidR="00E45C99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i/>
          <w:iCs/>
          <w:color w:val="96EC3F"/>
          <w:sz w:val="10"/>
          <w:szCs w:val="10"/>
        </w:rPr>
        <w:t>given</w:t>
      </w:r>
      <w:r w:rsidRPr="00223C3C">
        <w:rPr>
          <w:rFonts w:ascii="Consolas" w:hAnsi="Consolas"/>
          <w:color w:val="F9FAF4"/>
          <w:sz w:val="10"/>
          <w:szCs w:val="10"/>
        </w:rPr>
        <w:t>()</w:t>
      </w:r>
      <w:r w:rsidRPr="00223C3C">
        <w:rPr>
          <w:rFonts w:ascii="Consolas" w:hAnsi="Consolas"/>
          <w:color w:val="E6E6FA"/>
          <w:sz w:val="10"/>
          <w:szCs w:val="10"/>
        </w:rPr>
        <w:t>.</w:t>
      </w:r>
      <w:r w:rsidRPr="00223C3C">
        <w:rPr>
          <w:rFonts w:ascii="Consolas" w:hAnsi="Consolas"/>
          <w:color w:val="80F6A7"/>
          <w:sz w:val="10"/>
          <w:szCs w:val="10"/>
        </w:rPr>
        <w:t>contentType</w:t>
      </w:r>
      <w:r w:rsidRPr="00223C3C">
        <w:rPr>
          <w:rFonts w:ascii="Consolas" w:hAnsi="Consolas"/>
          <w:color w:val="F9FAF4"/>
          <w:sz w:val="10"/>
          <w:szCs w:val="10"/>
        </w:rPr>
        <w:t>(</w:t>
      </w:r>
      <w:r w:rsidRPr="00223C3C">
        <w:rPr>
          <w:rFonts w:ascii="Consolas" w:hAnsi="Consolas"/>
          <w:i/>
          <w:iCs/>
          <w:color w:val="CC81BA"/>
          <w:sz w:val="10"/>
          <w:szCs w:val="10"/>
        </w:rPr>
        <w:t>ContentType</w:t>
      </w:r>
      <w:r w:rsidRPr="00223C3C">
        <w:rPr>
          <w:rFonts w:ascii="Consolas" w:hAnsi="Consolas"/>
          <w:color w:val="E6E6FA"/>
          <w:sz w:val="10"/>
          <w:szCs w:val="10"/>
        </w:rPr>
        <w:t>.</w:t>
      </w:r>
      <w:r w:rsidRPr="00223C3C">
        <w:rPr>
          <w:rFonts w:ascii="Consolas" w:hAnsi="Consolas"/>
          <w:b/>
          <w:bCs/>
          <w:i/>
          <w:iCs/>
          <w:color w:val="8DDAF8"/>
          <w:sz w:val="10"/>
          <w:szCs w:val="10"/>
        </w:rPr>
        <w:t>JSON</w:t>
      </w:r>
      <w:r w:rsidRPr="00223C3C">
        <w:rPr>
          <w:rFonts w:ascii="Consolas" w:hAnsi="Consolas"/>
          <w:color w:val="F9FAF4"/>
          <w:sz w:val="10"/>
          <w:szCs w:val="10"/>
        </w:rPr>
        <w:t>)</w:t>
      </w:r>
    </w:p>
    <w:p w14:paraId="14953ECA" w14:textId="77777777" w:rsidR="00E45C99" w:rsidRDefault="00E45C99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10"/>
          <w:szCs w:val="10"/>
        </w:rPr>
      </w:pPr>
      <w:r>
        <w:rPr>
          <w:rFonts w:ascii="Consolas" w:hAnsi="Consolas"/>
          <w:color w:val="F9FAF4"/>
          <w:sz w:val="10"/>
          <w:szCs w:val="10"/>
        </w:rPr>
        <w:t xml:space="preserve">                                </w:t>
      </w:r>
      <w:r w:rsidR="00223C3C" w:rsidRPr="00223C3C">
        <w:rPr>
          <w:rFonts w:ascii="Consolas" w:hAnsi="Consolas"/>
          <w:color w:val="E6E6FA"/>
          <w:sz w:val="10"/>
          <w:szCs w:val="10"/>
        </w:rPr>
        <w:t>.</w:t>
      </w:r>
      <w:r w:rsidR="00223C3C" w:rsidRPr="00223C3C">
        <w:rPr>
          <w:rFonts w:ascii="Consolas" w:hAnsi="Consolas"/>
          <w:color w:val="80F6A7"/>
          <w:sz w:val="10"/>
          <w:szCs w:val="10"/>
        </w:rPr>
        <w:t>body</w:t>
      </w:r>
      <w:r w:rsidR="00223C3C" w:rsidRPr="00223C3C">
        <w:rPr>
          <w:rFonts w:ascii="Consolas" w:hAnsi="Consolas"/>
          <w:color w:val="F9FAF4"/>
          <w:sz w:val="10"/>
          <w:szCs w:val="10"/>
        </w:rPr>
        <w:t>(</w:t>
      </w:r>
      <w:r w:rsidR="00223C3C" w:rsidRPr="00223C3C">
        <w:rPr>
          <w:rFonts w:ascii="Consolas" w:hAnsi="Consolas"/>
          <w:color w:val="F3EC79"/>
          <w:sz w:val="10"/>
          <w:szCs w:val="10"/>
        </w:rPr>
        <w:t>reqBody</w:t>
      </w:r>
      <w:r w:rsidR="00223C3C" w:rsidRPr="00223C3C">
        <w:rPr>
          <w:rFonts w:ascii="Consolas" w:hAnsi="Consolas"/>
          <w:color w:val="F9FAF4"/>
          <w:sz w:val="10"/>
          <w:szCs w:val="10"/>
        </w:rPr>
        <w:t>)</w:t>
      </w:r>
    </w:p>
    <w:p w14:paraId="113C852F" w14:textId="77777777" w:rsidR="00AF5E99" w:rsidRDefault="00E45C99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10"/>
          <w:szCs w:val="10"/>
        </w:rPr>
      </w:pPr>
      <w:r>
        <w:rPr>
          <w:rFonts w:ascii="Consolas" w:hAnsi="Consolas"/>
          <w:color w:val="F9FAF4"/>
          <w:sz w:val="10"/>
          <w:szCs w:val="10"/>
        </w:rPr>
        <w:t xml:space="preserve">                          </w:t>
      </w:r>
      <w:r w:rsidR="00223C3C" w:rsidRPr="00223C3C">
        <w:rPr>
          <w:rFonts w:ascii="Consolas" w:hAnsi="Consolas"/>
          <w:color w:val="E6E6FA"/>
          <w:sz w:val="10"/>
          <w:szCs w:val="10"/>
        </w:rPr>
        <w:t>.</w:t>
      </w:r>
      <w:r w:rsidR="00223C3C" w:rsidRPr="00223C3C">
        <w:rPr>
          <w:rFonts w:ascii="Consolas" w:hAnsi="Consolas"/>
          <w:color w:val="80F6A7"/>
          <w:sz w:val="10"/>
          <w:szCs w:val="10"/>
        </w:rPr>
        <w:t>when</w:t>
      </w:r>
      <w:r w:rsidR="00223C3C" w:rsidRPr="00223C3C">
        <w:rPr>
          <w:rFonts w:ascii="Consolas" w:hAnsi="Consolas"/>
          <w:color w:val="F9FAF4"/>
          <w:sz w:val="10"/>
          <w:szCs w:val="10"/>
        </w:rPr>
        <w:t>()</w:t>
      </w:r>
      <w:r w:rsidR="00223C3C" w:rsidRPr="00223C3C">
        <w:rPr>
          <w:rFonts w:ascii="Consolas" w:hAnsi="Consolas"/>
          <w:color w:val="E6E6FA"/>
          <w:sz w:val="10"/>
          <w:szCs w:val="10"/>
        </w:rPr>
        <w:t>.</w:t>
      </w:r>
      <w:r w:rsidR="00223C3C" w:rsidRPr="00223C3C">
        <w:rPr>
          <w:rFonts w:ascii="Consolas" w:hAnsi="Consolas"/>
          <w:color w:val="80F6A7"/>
          <w:sz w:val="10"/>
          <w:szCs w:val="10"/>
        </w:rPr>
        <w:t>post</w:t>
      </w:r>
      <w:r w:rsidR="00223C3C" w:rsidRPr="00223C3C">
        <w:rPr>
          <w:rFonts w:ascii="Consolas" w:hAnsi="Consolas"/>
          <w:color w:val="F9FAF4"/>
          <w:sz w:val="10"/>
          <w:szCs w:val="10"/>
        </w:rPr>
        <w:t>(</w:t>
      </w:r>
      <w:r w:rsidR="00223C3C" w:rsidRPr="00223C3C">
        <w:rPr>
          <w:rFonts w:ascii="Consolas" w:hAnsi="Consolas"/>
          <w:color w:val="17C6A3"/>
          <w:sz w:val="10"/>
          <w:szCs w:val="10"/>
        </w:rPr>
        <w:t>"http://49.249.28.218:8091/addProject"</w:t>
      </w:r>
      <w:r w:rsidR="00223C3C" w:rsidRPr="00223C3C">
        <w:rPr>
          <w:rFonts w:ascii="Consolas" w:hAnsi="Consolas"/>
          <w:color w:val="F9FAF4"/>
          <w:sz w:val="10"/>
          <w:szCs w:val="10"/>
        </w:rPr>
        <w:t>)</w:t>
      </w:r>
      <w:r w:rsidR="00223C3C" w:rsidRPr="00223C3C">
        <w:rPr>
          <w:rFonts w:ascii="Consolas" w:hAnsi="Consolas"/>
          <w:color w:val="E6E6FA"/>
          <w:sz w:val="10"/>
          <w:szCs w:val="10"/>
        </w:rPr>
        <w:t>.</w:t>
      </w:r>
    </w:p>
    <w:p w14:paraId="3D22565E" w14:textId="447A6391" w:rsidR="00223C3C" w:rsidRPr="00223C3C" w:rsidRDefault="00AF5E99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E6E6FA"/>
          <w:sz w:val="10"/>
          <w:szCs w:val="10"/>
        </w:rPr>
        <w:t xml:space="preserve">                           </w:t>
      </w:r>
      <w:r w:rsidR="00223C3C" w:rsidRPr="00223C3C">
        <w:rPr>
          <w:rFonts w:ascii="Consolas" w:hAnsi="Consolas"/>
          <w:color w:val="80F6A7"/>
          <w:sz w:val="10"/>
          <w:szCs w:val="10"/>
        </w:rPr>
        <w:t>then</w:t>
      </w:r>
      <w:r w:rsidR="00223C3C" w:rsidRPr="00223C3C">
        <w:rPr>
          <w:rFonts w:ascii="Consolas" w:hAnsi="Consolas"/>
          <w:color w:val="F9FAF4"/>
          <w:sz w:val="10"/>
          <w:szCs w:val="10"/>
        </w:rPr>
        <w:t>()</w:t>
      </w:r>
    </w:p>
    <w:p w14:paraId="69582BAA" w14:textId="00CD2A06" w:rsidR="00223C3C" w:rsidRPr="00223C3C" w:rsidRDefault="00AF5E99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E6E6FA"/>
          <w:sz w:val="10"/>
          <w:szCs w:val="10"/>
        </w:rPr>
        <w:t xml:space="preserve">                                  </w:t>
      </w:r>
      <w:r w:rsidR="00223C3C" w:rsidRPr="00223C3C">
        <w:rPr>
          <w:rFonts w:ascii="Consolas" w:hAnsi="Consolas"/>
          <w:color w:val="E6E6FA"/>
          <w:sz w:val="10"/>
          <w:szCs w:val="10"/>
        </w:rPr>
        <w:t>.</w:t>
      </w:r>
      <w:r w:rsidR="00223C3C" w:rsidRPr="00223C3C">
        <w:rPr>
          <w:rFonts w:ascii="Consolas" w:hAnsi="Consolas"/>
          <w:color w:val="80F6A7"/>
          <w:sz w:val="10"/>
          <w:szCs w:val="10"/>
        </w:rPr>
        <w:t>log</w:t>
      </w:r>
      <w:r w:rsidR="00223C3C" w:rsidRPr="00223C3C">
        <w:rPr>
          <w:rFonts w:ascii="Consolas" w:hAnsi="Consolas"/>
          <w:color w:val="F9FAF4"/>
          <w:sz w:val="10"/>
          <w:szCs w:val="10"/>
        </w:rPr>
        <w:t>()</w:t>
      </w:r>
      <w:r w:rsidR="00223C3C" w:rsidRPr="00223C3C">
        <w:rPr>
          <w:rFonts w:ascii="Consolas" w:hAnsi="Consolas"/>
          <w:color w:val="E6E6FA"/>
          <w:sz w:val="10"/>
          <w:szCs w:val="10"/>
        </w:rPr>
        <w:t>.</w:t>
      </w:r>
      <w:r w:rsidR="00223C3C" w:rsidRPr="00223C3C">
        <w:rPr>
          <w:rFonts w:ascii="Consolas" w:hAnsi="Consolas"/>
          <w:color w:val="80F6A7"/>
          <w:sz w:val="10"/>
          <w:szCs w:val="10"/>
        </w:rPr>
        <w:t>all</w:t>
      </w:r>
      <w:r w:rsidR="00223C3C" w:rsidRPr="00223C3C">
        <w:rPr>
          <w:rFonts w:ascii="Consolas" w:hAnsi="Consolas"/>
          <w:color w:val="F9FAF4"/>
          <w:sz w:val="10"/>
          <w:szCs w:val="10"/>
        </w:rPr>
        <w:t>()</w:t>
      </w:r>
      <w:r w:rsidR="00223C3C" w:rsidRPr="00223C3C">
        <w:rPr>
          <w:rFonts w:ascii="Consolas" w:hAnsi="Consolas"/>
          <w:color w:val="E6E6FA"/>
          <w:sz w:val="10"/>
          <w:szCs w:val="10"/>
        </w:rPr>
        <w:t>;</w:t>
      </w:r>
    </w:p>
    <w:p w14:paraId="768FF897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F9FAF4"/>
          <w:sz w:val="10"/>
          <w:szCs w:val="10"/>
        </w:rPr>
        <w:t>}</w:t>
      </w:r>
    </w:p>
    <w:p w14:paraId="0C409EE9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261D1368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i/>
          <w:iCs/>
          <w:color w:val="A0A0A0"/>
          <w:sz w:val="10"/>
          <w:szCs w:val="10"/>
        </w:rPr>
        <w:t>@DataProvider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808080"/>
          <w:sz w:val="10"/>
          <w:szCs w:val="10"/>
        </w:rPr>
        <w:t>// 3 to create 3 projects</w:t>
      </w:r>
    </w:p>
    <w:p w14:paraId="447E508D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CC6C1D"/>
          <w:sz w:val="10"/>
          <w:szCs w:val="10"/>
        </w:rPr>
        <w:t>public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290C3"/>
          <w:sz w:val="10"/>
          <w:szCs w:val="10"/>
        </w:rPr>
        <w:t>Object</w:t>
      </w:r>
      <w:r w:rsidRPr="00223C3C">
        <w:rPr>
          <w:rFonts w:ascii="Consolas" w:hAnsi="Consolas"/>
          <w:color w:val="F9FAF4"/>
          <w:sz w:val="10"/>
          <w:szCs w:val="10"/>
        </w:rPr>
        <w:t>[][]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EB540"/>
          <w:sz w:val="10"/>
          <w:szCs w:val="10"/>
        </w:rPr>
        <w:t>getData</w:t>
      </w:r>
      <w:r w:rsidRPr="00223C3C">
        <w:rPr>
          <w:rFonts w:ascii="Consolas" w:hAnsi="Consolas"/>
          <w:color w:val="F9FAF4"/>
          <w:sz w:val="10"/>
          <w:szCs w:val="10"/>
        </w:rPr>
        <w:t>()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CC6C1D"/>
          <w:sz w:val="10"/>
          <w:szCs w:val="10"/>
        </w:rPr>
        <w:t>throws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290C3"/>
          <w:sz w:val="10"/>
          <w:szCs w:val="10"/>
        </w:rPr>
        <w:t>Exception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9FAF4"/>
          <w:sz w:val="10"/>
          <w:szCs w:val="10"/>
        </w:rPr>
        <w:t>{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808080"/>
          <w:sz w:val="10"/>
          <w:szCs w:val="10"/>
        </w:rPr>
        <w:t>// very time i want to pass 2 data</w:t>
      </w:r>
    </w:p>
    <w:p w14:paraId="3CE50DE9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</w:p>
    <w:p w14:paraId="3A537192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1290C3"/>
          <w:sz w:val="10"/>
          <w:szCs w:val="10"/>
        </w:rPr>
        <w:t>ExcelUtility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2F200"/>
          <w:sz w:val="10"/>
          <w:szCs w:val="10"/>
        </w:rPr>
        <w:t>eLib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=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CC6C1D"/>
          <w:sz w:val="10"/>
          <w:szCs w:val="10"/>
        </w:rPr>
        <w:t>new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A7EC21"/>
          <w:sz w:val="10"/>
          <w:szCs w:val="10"/>
        </w:rPr>
        <w:t>ExcelUtility</w:t>
      </w:r>
      <w:r w:rsidRPr="00223C3C">
        <w:rPr>
          <w:rFonts w:ascii="Consolas" w:hAnsi="Consolas"/>
          <w:color w:val="F9FAF4"/>
          <w:sz w:val="10"/>
          <w:szCs w:val="10"/>
        </w:rPr>
        <w:t>()</w:t>
      </w:r>
      <w:r w:rsidRPr="00223C3C">
        <w:rPr>
          <w:rFonts w:ascii="Consolas" w:hAnsi="Consolas"/>
          <w:color w:val="E6E6FA"/>
          <w:sz w:val="10"/>
          <w:szCs w:val="10"/>
        </w:rPr>
        <w:t>;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</w:p>
    <w:p w14:paraId="2E38C448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</w:p>
    <w:p w14:paraId="52CEDA9E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CC6C1D"/>
          <w:sz w:val="10"/>
          <w:szCs w:val="10"/>
        </w:rPr>
        <w:t>int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2F200"/>
          <w:sz w:val="10"/>
          <w:szCs w:val="10"/>
        </w:rPr>
        <w:t>rowNum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=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3EC79"/>
          <w:sz w:val="10"/>
          <w:szCs w:val="10"/>
        </w:rPr>
        <w:t>eLib</w:t>
      </w:r>
      <w:r w:rsidRPr="00223C3C">
        <w:rPr>
          <w:rFonts w:ascii="Consolas" w:hAnsi="Consolas"/>
          <w:color w:val="E6E6FA"/>
          <w:sz w:val="10"/>
          <w:szCs w:val="10"/>
        </w:rPr>
        <w:t>.</w:t>
      </w:r>
      <w:r w:rsidRPr="00223C3C">
        <w:rPr>
          <w:rFonts w:ascii="Consolas" w:hAnsi="Consolas"/>
          <w:color w:val="A7EC21"/>
          <w:sz w:val="10"/>
          <w:szCs w:val="10"/>
        </w:rPr>
        <w:t>getDataFromExcelLasRowNum</w:t>
      </w:r>
      <w:r w:rsidRPr="00223C3C">
        <w:rPr>
          <w:rFonts w:ascii="Consolas" w:hAnsi="Consolas"/>
          <w:color w:val="F9FAF4"/>
          <w:sz w:val="10"/>
          <w:szCs w:val="10"/>
        </w:rPr>
        <w:t>(</w:t>
      </w:r>
      <w:r w:rsidRPr="00223C3C">
        <w:rPr>
          <w:rFonts w:ascii="Consolas" w:hAnsi="Consolas"/>
          <w:color w:val="17C6A3"/>
          <w:sz w:val="10"/>
          <w:szCs w:val="10"/>
        </w:rPr>
        <w:t>"Compat"</w:t>
      </w:r>
      <w:r w:rsidRPr="00223C3C">
        <w:rPr>
          <w:rFonts w:ascii="Consolas" w:hAnsi="Consolas"/>
          <w:color w:val="F9FAF4"/>
          <w:sz w:val="10"/>
          <w:szCs w:val="10"/>
        </w:rPr>
        <w:t>)</w:t>
      </w:r>
      <w:r w:rsidRPr="00223C3C">
        <w:rPr>
          <w:rFonts w:ascii="Consolas" w:hAnsi="Consolas"/>
          <w:color w:val="E6E6FA"/>
          <w:sz w:val="10"/>
          <w:szCs w:val="10"/>
        </w:rPr>
        <w:t>;</w:t>
      </w:r>
    </w:p>
    <w:p w14:paraId="64A5BEC8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4594E143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1290C3"/>
          <w:sz w:val="10"/>
          <w:szCs w:val="10"/>
        </w:rPr>
        <w:t>Object</w:t>
      </w:r>
      <w:r w:rsidRPr="00223C3C">
        <w:rPr>
          <w:rFonts w:ascii="Consolas" w:hAnsi="Consolas"/>
          <w:color w:val="F9FAF4"/>
          <w:sz w:val="10"/>
          <w:szCs w:val="10"/>
        </w:rPr>
        <w:t>[][]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2F200"/>
          <w:sz w:val="10"/>
          <w:szCs w:val="10"/>
        </w:rPr>
        <w:t>objr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=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CC6C1D"/>
          <w:sz w:val="10"/>
          <w:szCs w:val="10"/>
        </w:rPr>
        <w:t>new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1290C3"/>
          <w:sz w:val="10"/>
          <w:szCs w:val="10"/>
        </w:rPr>
        <w:t>Object</w:t>
      </w:r>
      <w:r w:rsidRPr="00223C3C">
        <w:rPr>
          <w:rFonts w:ascii="Consolas" w:hAnsi="Consolas"/>
          <w:color w:val="F9FAF4"/>
          <w:sz w:val="10"/>
          <w:szCs w:val="10"/>
        </w:rPr>
        <w:t>[</w:t>
      </w:r>
      <w:r w:rsidRPr="00223C3C">
        <w:rPr>
          <w:rFonts w:ascii="Consolas" w:hAnsi="Consolas"/>
          <w:color w:val="F3EC79"/>
          <w:sz w:val="10"/>
          <w:szCs w:val="10"/>
        </w:rPr>
        <w:t>rowNum</w:t>
      </w:r>
      <w:r w:rsidRPr="00223C3C">
        <w:rPr>
          <w:rFonts w:ascii="Consolas" w:hAnsi="Consolas"/>
          <w:color w:val="F9FAF4"/>
          <w:sz w:val="10"/>
          <w:szCs w:val="10"/>
        </w:rPr>
        <w:t>][</w:t>
      </w:r>
      <w:r w:rsidRPr="00223C3C">
        <w:rPr>
          <w:rFonts w:ascii="Consolas" w:hAnsi="Consolas"/>
          <w:color w:val="6897BB"/>
          <w:sz w:val="10"/>
          <w:szCs w:val="10"/>
        </w:rPr>
        <w:t>2</w:t>
      </w:r>
      <w:r w:rsidRPr="00223C3C">
        <w:rPr>
          <w:rFonts w:ascii="Consolas" w:hAnsi="Consolas"/>
          <w:color w:val="F9FAF4"/>
          <w:sz w:val="10"/>
          <w:szCs w:val="10"/>
        </w:rPr>
        <w:t>]</w:t>
      </w:r>
      <w:r w:rsidRPr="00223C3C">
        <w:rPr>
          <w:rFonts w:ascii="Consolas" w:hAnsi="Consolas"/>
          <w:color w:val="E6E6FA"/>
          <w:sz w:val="10"/>
          <w:szCs w:val="10"/>
        </w:rPr>
        <w:t>;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808080"/>
          <w:sz w:val="10"/>
          <w:szCs w:val="10"/>
        </w:rPr>
        <w:t>// o column 0 row</w:t>
      </w:r>
    </w:p>
    <w:p w14:paraId="7B92A2AD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4377B0CC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CC6C1D"/>
          <w:sz w:val="10"/>
          <w:szCs w:val="10"/>
        </w:rPr>
        <w:t>for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9FAF4"/>
          <w:sz w:val="10"/>
          <w:szCs w:val="10"/>
        </w:rPr>
        <w:t>(</w:t>
      </w:r>
      <w:r w:rsidRPr="00223C3C">
        <w:rPr>
          <w:rFonts w:ascii="Consolas" w:hAnsi="Consolas"/>
          <w:color w:val="CC6C1D"/>
          <w:sz w:val="10"/>
          <w:szCs w:val="10"/>
        </w:rPr>
        <w:t>int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2F200"/>
          <w:sz w:val="10"/>
          <w:szCs w:val="10"/>
        </w:rPr>
        <w:t>i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=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6897BB"/>
          <w:sz w:val="10"/>
          <w:szCs w:val="10"/>
        </w:rPr>
        <w:t>0</w:t>
      </w:r>
      <w:r w:rsidRPr="00223C3C">
        <w:rPr>
          <w:rFonts w:ascii="Consolas" w:hAnsi="Consolas"/>
          <w:color w:val="E6E6FA"/>
          <w:sz w:val="10"/>
          <w:szCs w:val="10"/>
        </w:rPr>
        <w:t>;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3EC79"/>
          <w:sz w:val="10"/>
          <w:szCs w:val="10"/>
        </w:rPr>
        <w:t>i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&lt;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3EC79"/>
          <w:sz w:val="10"/>
          <w:szCs w:val="10"/>
        </w:rPr>
        <w:t>rowNum</w:t>
      </w:r>
      <w:r w:rsidRPr="00223C3C">
        <w:rPr>
          <w:rFonts w:ascii="Consolas" w:hAnsi="Consolas"/>
          <w:color w:val="E6E6FA"/>
          <w:sz w:val="10"/>
          <w:szCs w:val="10"/>
        </w:rPr>
        <w:t>;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3EC79"/>
          <w:sz w:val="10"/>
          <w:szCs w:val="10"/>
        </w:rPr>
        <w:t>i</w:t>
      </w:r>
      <w:r w:rsidRPr="00223C3C">
        <w:rPr>
          <w:rFonts w:ascii="Consolas" w:hAnsi="Consolas"/>
          <w:color w:val="E6E6FA"/>
          <w:sz w:val="10"/>
          <w:szCs w:val="10"/>
        </w:rPr>
        <w:t>++</w:t>
      </w:r>
      <w:r w:rsidRPr="00223C3C">
        <w:rPr>
          <w:rFonts w:ascii="Consolas" w:hAnsi="Consolas"/>
          <w:color w:val="F9FAF4"/>
          <w:sz w:val="10"/>
          <w:szCs w:val="10"/>
        </w:rPr>
        <w:t>)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9FAF4"/>
          <w:sz w:val="10"/>
          <w:szCs w:val="10"/>
        </w:rPr>
        <w:t>{</w:t>
      </w:r>
    </w:p>
    <w:p w14:paraId="61C655F4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</w:p>
    <w:p w14:paraId="10DC554C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F3EC79"/>
          <w:sz w:val="10"/>
          <w:szCs w:val="10"/>
        </w:rPr>
        <w:t>objr</w:t>
      </w:r>
      <w:r w:rsidRPr="00223C3C">
        <w:rPr>
          <w:rFonts w:ascii="Consolas" w:hAnsi="Consolas"/>
          <w:color w:val="F9FAF4"/>
          <w:sz w:val="10"/>
          <w:szCs w:val="10"/>
        </w:rPr>
        <w:t>[</w:t>
      </w:r>
      <w:r w:rsidRPr="00223C3C">
        <w:rPr>
          <w:rFonts w:ascii="Consolas" w:hAnsi="Consolas"/>
          <w:color w:val="F3EC79"/>
          <w:sz w:val="10"/>
          <w:szCs w:val="10"/>
        </w:rPr>
        <w:t>i</w:t>
      </w:r>
      <w:r w:rsidRPr="00223C3C">
        <w:rPr>
          <w:rFonts w:ascii="Consolas" w:hAnsi="Consolas"/>
          <w:color w:val="F9FAF4"/>
          <w:sz w:val="10"/>
          <w:szCs w:val="10"/>
        </w:rPr>
        <w:t>][</w:t>
      </w:r>
      <w:r w:rsidRPr="00223C3C">
        <w:rPr>
          <w:rFonts w:ascii="Consolas" w:hAnsi="Consolas"/>
          <w:color w:val="6897BB"/>
          <w:sz w:val="10"/>
          <w:szCs w:val="10"/>
        </w:rPr>
        <w:t>0</w:t>
      </w:r>
      <w:r w:rsidRPr="00223C3C">
        <w:rPr>
          <w:rFonts w:ascii="Consolas" w:hAnsi="Consolas"/>
          <w:color w:val="F9FAF4"/>
          <w:sz w:val="10"/>
          <w:szCs w:val="10"/>
        </w:rPr>
        <w:t>]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=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3EC79"/>
          <w:sz w:val="10"/>
          <w:szCs w:val="10"/>
        </w:rPr>
        <w:t>eLib</w:t>
      </w:r>
      <w:r w:rsidRPr="00223C3C">
        <w:rPr>
          <w:rFonts w:ascii="Consolas" w:hAnsi="Consolas"/>
          <w:color w:val="E6E6FA"/>
          <w:sz w:val="10"/>
          <w:szCs w:val="10"/>
        </w:rPr>
        <w:t>.</w:t>
      </w:r>
      <w:r w:rsidRPr="00223C3C">
        <w:rPr>
          <w:rFonts w:ascii="Consolas" w:hAnsi="Consolas"/>
          <w:color w:val="A7EC21"/>
          <w:sz w:val="10"/>
          <w:szCs w:val="10"/>
        </w:rPr>
        <w:t>getDataFromExcelStringCellValue</w:t>
      </w:r>
      <w:r w:rsidRPr="00223C3C">
        <w:rPr>
          <w:rFonts w:ascii="Consolas" w:hAnsi="Consolas"/>
          <w:color w:val="F9FAF4"/>
          <w:sz w:val="10"/>
          <w:szCs w:val="10"/>
        </w:rPr>
        <w:t>(</w:t>
      </w:r>
      <w:r w:rsidRPr="00223C3C">
        <w:rPr>
          <w:rFonts w:ascii="Consolas" w:hAnsi="Consolas"/>
          <w:color w:val="17C6A3"/>
          <w:sz w:val="10"/>
          <w:szCs w:val="10"/>
        </w:rPr>
        <w:t>"Compat"</w:t>
      </w:r>
      <w:r w:rsidRPr="00223C3C">
        <w:rPr>
          <w:rFonts w:ascii="Consolas" w:hAnsi="Consolas"/>
          <w:color w:val="E6E6FA"/>
          <w:sz w:val="10"/>
          <w:szCs w:val="10"/>
        </w:rPr>
        <w:t>,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3EC79"/>
          <w:sz w:val="10"/>
          <w:szCs w:val="10"/>
        </w:rPr>
        <w:t>i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+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6897BB"/>
          <w:sz w:val="10"/>
          <w:szCs w:val="10"/>
        </w:rPr>
        <w:t>1</w:t>
      </w:r>
      <w:r w:rsidRPr="00223C3C">
        <w:rPr>
          <w:rFonts w:ascii="Consolas" w:hAnsi="Consolas"/>
          <w:color w:val="E6E6FA"/>
          <w:sz w:val="10"/>
          <w:szCs w:val="10"/>
        </w:rPr>
        <w:t>,</w:t>
      </w:r>
      <w:r w:rsidRPr="00223C3C">
        <w:rPr>
          <w:rFonts w:ascii="Consolas" w:hAnsi="Consolas"/>
          <w:color w:val="6897BB"/>
          <w:sz w:val="10"/>
          <w:szCs w:val="10"/>
        </w:rPr>
        <w:t>0</w:t>
      </w:r>
      <w:r w:rsidRPr="00223C3C">
        <w:rPr>
          <w:rFonts w:ascii="Consolas" w:hAnsi="Consolas"/>
          <w:color w:val="F9FAF4"/>
          <w:sz w:val="10"/>
          <w:szCs w:val="10"/>
        </w:rPr>
        <w:t>)</w:t>
      </w:r>
      <w:r w:rsidRPr="00223C3C">
        <w:rPr>
          <w:rFonts w:ascii="Consolas" w:hAnsi="Consolas"/>
          <w:color w:val="E6E6FA"/>
          <w:sz w:val="10"/>
          <w:szCs w:val="10"/>
        </w:rPr>
        <w:t>;</w:t>
      </w:r>
    </w:p>
    <w:p w14:paraId="6FC10E69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F3EC79"/>
          <w:sz w:val="10"/>
          <w:szCs w:val="10"/>
        </w:rPr>
        <w:t>objr</w:t>
      </w:r>
      <w:r w:rsidRPr="00223C3C">
        <w:rPr>
          <w:rFonts w:ascii="Consolas" w:hAnsi="Consolas"/>
          <w:color w:val="F9FAF4"/>
          <w:sz w:val="10"/>
          <w:szCs w:val="10"/>
        </w:rPr>
        <w:t>[</w:t>
      </w:r>
      <w:r w:rsidRPr="00223C3C">
        <w:rPr>
          <w:rFonts w:ascii="Consolas" w:hAnsi="Consolas"/>
          <w:color w:val="F3EC79"/>
          <w:sz w:val="10"/>
          <w:szCs w:val="10"/>
        </w:rPr>
        <w:t>i</w:t>
      </w:r>
      <w:r w:rsidRPr="00223C3C">
        <w:rPr>
          <w:rFonts w:ascii="Consolas" w:hAnsi="Consolas"/>
          <w:color w:val="F9FAF4"/>
          <w:sz w:val="10"/>
          <w:szCs w:val="10"/>
        </w:rPr>
        <w:t>][</w:t>
      </w:r>
      <w:r w:rsidRPr="00223C3C">
        <w:rPr>
          <w:rFonts w:ascii="Consolas" w:hAnsi="Consolas"/>
          <w:color w:val="6897BB"/>
          <w:sz w:val="10"/>
          <w:szCs w:val="10"/>
        </w:rPr>
        <w:t>0</w:t>
      </w:r>
      <w:r w:rsidRPr="00223C3C">
        <w:rPr>
          <w:rFonts w:ascii="Consolas" w:hAnsi="Consolas"/>
          <w:color w:val="F9FAF4"/>
          <w:sz w:val="10"/>
          <w:szCs w:val="10"/>
        </w:rPr>
        <w:t>]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=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3EC79"/>
          <w:sz w:val="10"/>
          <w:szCs w:val="10"/>
        </w:rPr>
        <w:t>eLib</w:t>
      </w:r>
      <w:r w:rsidRPr="00223C3C">
        <w:rPr>
          <w:rFonts w:ascii="Consolas" w:hAnsi="Consolas"/>
          <w:color w:val="E6E6FA"/>
          <w:sz w:val="10"/>
          <w:szCs w:val="10"/>
        </w:rPr>
        <w:t>.</w:t>
      </w:r>
      <w:r w:rsidRPr="00223C3C">
        <w:rPr>
          <w:rFonts w:ascii="Consolas" w:hAnsi="Consolas"/>
          <w:color w:val="A7EC21"/>
          <w:sz w:val="10"/>
          <w:szCs w:val="10"/>
        </w:rPr>
        <w:t>getDataFromExcelStringCellValue</w:t>
      </w:r>
      <w:r w:rsidRPr="00223C3C">
        <w:rPr>
          <w:rFonts w:ascii="Consolas" w:hAnsi="Consolas"/>
          <w:color w:val="F9FAF4"/>
          <w:sz w:val="10"/>
          <w:szCs w:val="10"/>
        </w:rPr>
        <w:t>(</w:t>
      </w:r>
      <w:r w:rsidRPr="00223C3C">
        <w:rPr>
          <w:rFonts w:ascii="Consolas" w:hAnsi="Consolas"/>
          <w:color w:val="17C6A3"/>
          <w:sz w:val="10"/>
          <w:szCs w:val="10"/>
        </w:rPr>
        <w:t>"Compat"</w:t>
      </w:r>
      <w:r w:rsidRPr="00223C3C">
        <w:rPr>
          <w:rFonts w:ascii="Consolas" w:hAnsi="Consolas"/>
          <w:color w:val="E6E6FA"/>
          <w:sz w:val="10"/>
          <w:szCs w:val="10"/>
        </w:rPr>
        <w:t>,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3EC79"/>
          <w:sz w:val="10"/>
          <w:szCs w:val="10"/>
        </w:rPr>
        <w:t>i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E6E6FA"/>
          <w:sz w:val="10"/>
          <w:szCs w:val="10"/>
        </w:rPr>
        <w:t>+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6897BB"/>
          <w:sz w:val="10"/>
          <w:szCs w:val="10"/>
        </w:rPr>
        <w:t>1</w:t>
      </w:r>
      <w:r w:rsidRPr="00223C3C">
        <w:rPr>
          <w:rFonts w:ascii="Consolas" w:hAnsi="Consolas"/>
          <w:color w:val="E6E6FA"/>
          <w:sz w:val="10"/>
          <w:szCs w:val="10"/>
        </w:rPr>
        <w:t>,</w:t>
      </w:r>
      <w:r w:rsidRPr="00223C3C">
        <w:rPr>
          <w:rFonts w:ascii="Consolas" w:hAnsi="Consolas"/>
          <w:color w:val="6897BB"/>
          <w:sz w:val="10"/>
          <w:szCs w:val="10"/>
        </w:rPr>
        <w:t>1</w:t>
      </w:r>
      <w:r w:rsidRPr="00223C3C">
        <w:rPr>
          <w:rFonts w:ascii="Consolas" w:hAnsi="Consolas"/>
          <w:color w:val="F9FAF4"/>
          <w:sz w:val="10"/>
          <w:szCs w:val="10"/>
        </w:rPr>
        <w:t>)</w:t>
      </w:r>
      <w:r w:rsidRPr="00223C3C">
        <w:rPr>
          <w:rFonts w:ascii="Consolas" w:hAnsi="Consolas"/>
          <w:color w:val="E6E6FA"/>
          <w:sz w:val="10"/>
          <w:szCs w:val="10"/>
        </w:rPr>
        <w:t>;</w:t>
      </w:r>
    </w:p>
    <w:p w14:paraId="5C52CF20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F9FAF4"/>
          <w:sz w:val="10"/>
          <w:szCs w:val="10"/>
        </w:rPr>
        <w:t>}</w:t>
      </w:r>
    </w:p>
    <w:p w14:paraId="6FE0D790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CC6C1D"/>
          <w:sz w:val="10"/>
          <w:szCs w:val="10"/>
        </w:rPr>
        <w:t>return</w:t>
      </w:r>
      <w:r w:rsidRPr="00223C3C">
        <w:rPr>
          <w:rFonts w:ascii="Consolas" w:hAnsi="Consolas"/>
          <w:color w:val="D9E8F7"/>
          <w:sz w:val="10"/>
          <w:szCs w:val="10"/>
        </w:rPr>
        <w:t xml:space="preserve"> </w:t>
      </w:r>
      <w:r w:rsidRPr="00223C3C">
        <w:rPr>
          <w:rFonts w:ascii="Consolas" w:hAnsi="Consolas"/>
          <w:color w:val="F3EC79"/>
          <w:sz w:val="10"/>
          <w:szCs w:val="10"/>
        </w:rPr>
        <w:t>objr</w:t>
      </w:r>
      <w:r w:rsidRPr="00223C3C">
        <w:rPr>
          <w:rFonts w:ascii="Consolas" w:hAnsi="Consolas"/>
          <w:color w:val="E6E6FA"/>
          <w:sz w:val="10"/>
          <w:szCs w:val="10"/>
        </w:rPr>
        <w:t>;</w:t>
      </w:r>
    </w:p>
    <w:p w14:paraId="1FBAA075" w14:textId="77777777" w:rsidR="00223C3C" w:rsidRPr="00223C3C" w:rsidRDefault="00223C3C" w:rsidP="00223C3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223C3C">
        <w:rPr>
          <w:rFonts w:ascii="Consolas" w:hAnsi="Consolas"/>
          <w:color w:val="D9E8F7"/>
          <w:sz w:val="10"/>
          <w:szCs w:val="10"/>
        </w:rPr>
        <w:tab/>
      </w:r>
      <w:r w:rsidRPr="00223C3C">
        <w:rPr>
          <w:rFonts w:ascii="Consolas" w:hAnsi="Consolas"/>
          <w:color w:val="F9FAF4"/>
          <w:sz w:val="10"/>
          <w:szCs w:val="10"/>
        </w:rPr>
        <w:t>}</w:t>
      </w:r>
    </w:p>
    <w:p w14:paraId="7F38114D" w14:textId="77777777" w:rsidR="00223C3C" w:rsidRDefault="00223C3C" w:rsidP="00223C3C"/>
    <w:p w14:paraId="2BC04344" w14:textId="395E378A" w:rsidR="001F286C" w:rsidRDefault="001F286C" w:rsidP="001F286C">
      <w:pPr>
        <w:pStyle w:val="Heading1"/>
      </w:pPr>
      <w:r>
        <w:t>DATA SIMULATION INRODUCTION=</w:t>
      </w:r>
    </w:p>
    <w:p w14:paraId="131DFAB6" w14:textId="72E4F39B" w:rsidR="001F286C" w:rsidRDefault="00A03277" w:rsidP="004615DD">
      <w:pPr>
        <w:pStyle w:val="ListParagraph"/>
        <w:numPr>
          <w:ilvl w:val="0"/>
          <w:numId w:val="117"/>
        </w:numPr>
      </w:pPr>
      <w:r>
        <w:t xml:space="preserve">DATA SIMULATION IS THE PROCESS OF GENERATING ARTIFICIAL OR SYNTHETIC DATA </w:t>
      </w:r>
      <w:r w:rsidR="00AF5E99">
        <w:t xml:space="preserve">THAT MIMICS THE CHARECTERISTICS </w:t>
      </w:r>
      <w:r w:rsidR="00677D18">
        <w:t xml:space="preserve">OF A REAL WORLD DATA. </w:t>
      </w:r>
    </w:p>
    <w:p w14:paraId="5DA88308" w14:textId="3DBE4734" w:rsidR="00677D18" w:rsidRDefault="00677D18" w:rsidP="004615DD">
      <w:pPr>
        <w:pStyle w:val="ListParagraph"/>
        <w:numPr>
          <w:ilvl w:val="0"/>
          <w:numId w:val="117"/>
        </w:numPr>
      </w:pPr>
      <w:r>
        <w:t xml:space="preserve">OR </w:t>
      </w:r>
    </w:p>
    <w:p w14:paraId="705B2465" w14:textId="1C80FEFC" w:rsidR="00677D18" w:rsidRDefault="00677D18" w:rsidP="004615DD">
      <w:pPr>
        <w:pStyle w:val="ListParagraph"/>
        <w:numPr>
          <w:ilvl w:val="0"/>
          <w:numId w:val="117"/>
        </w:numPr>
      </w:pPr>
      <w:r>
        <w:t xml:space="preserve">DATA SIMULATION IS A UTILITY [ TOOL / JAR] </w:t>
      </w:r>
      <w:r w:rsidR="0042172F">
        <w:t xml:space="preserve">WHERE IT TAKES CARE OF CREATING ARTIFICIAL DATA </w:t>
      </w:r>
      <w:r w:rsidR="00DE6A37">
        <w:t>AND SAME DATA TO BE INSERTED INTO APPLICATION SERVER.</w:t>
      </w:r>
    </w:p>
    <w:p w14:paraId="34AAA1FF" w14:textId="2BFC53E8" w:rsidR="00EC224E" w:rsidRPr="005C72D0" w:rsidRDefault="00EC224E" w:rsidP="00EC224E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THERE ARE 2 WAYS WE CAN SIMULATE THE DATA INTO APPLICATION SERVER=</w:t>
      </w:r>
    </w:p>
    <w:p w14:paraId="48BAF006" w14:textId="08482574" w:rsidR="00EC224E" w:rsidRDefault="00C6194B" w:rsidP="004615DD">
      <w:pPr>
        <w:pStyle w:val="ListParagraph"/>
        <w:numPr>
          <w:ilvl w:val="0"/>
          <w:numId w:val="118"/>
        </w:numPr>
      </w:pPr>
      <w:r>
        <w:t>1 API BASED SIMULATION TOOL</w:t>
      </w:r>
    </w:p>
    <w:p w14:paraId="48DEA753" w14:textId="6580AA13" w:rsidR="00C6194B" w:rsidRDefault="00C6194B" w:rsidP="004615DD">
      <w:pPr>
        <w:pStyle w:val="ListParagraph"/>
        <w:numPr>
          <w:ilvl w:val="0"/>
          <w:numId w:val="118"/>
        </w:numPr>
      </w:pPr>
      <w:r>
        <w:t>2 DB QUERY BASED SIMULATION TOOL.</w:t>
      </w:r>
    </w:p>
    <w:p w14:paraId="32707C3C" w14:textId="3FB43DD6" w:rsidR="00283C97" w:rsidRPr="005C72D0" w:rsidRDefault="00283C97" w:rsidP="00283C97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DATA SIMULATION=</w:t>
      </w:r>
    </w:p>
    <w:p w14:paraId="3E22A6F5" w14:textId="47624663" w:rsidR="00283C97" w:rsidRDefault="00283C97" w:rsidP="004615DD">
      <w:pPr>
        <w:pStyle w:val="ListParagraph"/>
        <w:numPr>
          <w:ilvl w:val="0"/>
          <w:numId w:val="119"/>
        </w:numPr>
      </w:pPr>
      <w:r>
        <w:t xml:space="preserve">USING DATA SIMULATION TOOL MAKE SURE WE HAVE JAVA </w:t>
      </w:r>
      <w:r w:rsidR="00637F9E">
        <w:t xml:space="preserve">MAIN METHOD BECOUSE WE ARE GOING TO CONVERT THIS JAVA FILE INTO TOOL </w:t>
      </w:r>
      <w:r w:rsidR="00954C75">
        <w:t>.</w:t>
      </w:r>
    </w:p>
    <w:p w14:paraId="629B4A0F" w14:textId="643A20F8" w:rsidR="00954C75" w:rsidRDefault="00954C75" w:rsidP="004615DD">
      <w:pPr>
        <w:pStyle w:val="ListParagraph"/>
        <w:numPr>
          <w:ilvl w:val="0"/>
          <w:numId w:val="119"/>
        </w:numPr>
      </w:pPr>
      <w:r>
        <w:t xml:space="preserve">WE NEED TO MAKE THIS AS </w:t>
      </w:r>
      <w:r w:rsidR="00A40909">
        <w:t>A TOOL OR JAR FILES SHOULD CONTAIN MAIN METHOD.</w:t>
      </w:r>
    </w:p>
    <w:p w14:paraId="67FEEC3B" w14:textId="1028567F" w:rsidR="00A40909" w:rsidRDefault="00A40909" w:rsidP="004615DD">
      <w:pPr>
        <w:pStyle w:val="ListParagraph"/>
        <w:numPr>
          <w:ilvl w:val="0"/>
          <w:numId w:val="119"/>
        </w:numPr>
      </w:pPr>
      <w:r>
        <w:t xml:space="preserve">THE REASON NOT CREATING A JAVA </w:t>
      </w:r>
      <w:r w:rsidR="00F55388">
        <w:t>FILE , PLANNING TO MAKE IT AS A TOOL[JAR].</w:t>
      </w:r>
    </w:p>
    <w:p w14:paraId="0505EEEF" w14:textId="12DCE799" w:rsidR="00F55388" w:rsidRDefault="0084749F" w:rsidP="004615DD">
      <w:pPr>
        <w:pStyle w:val="ListParagraph"/>
        <w:numPr>
          <w:ilvl w:val="0"/>
          <w:numId w:val="119"/>
        </w:numPr>
      </w:pPr>
      <w:r>
        <w:t>TAKING HELP OF JSON/EXCEL READ THE 1</w:t>
      </w:r>
      <w:r w:rsidRPr="0084749F">
        <w:rPr>
          <w:vertAlign w:val="superscript"/>
        </w:rPr>
        <w:t>ST</w:t>
      </w:r>
      <w:r>
        <w:t xml:space="preserve"> ROW DATA REPLACE THE DATA IN JSON AND EXECUTE API USING </w:t>
      </w:r>
      <w:r w:rsidR="00B95F70">
        <w:t>REST ASSURD.</w:t>
      </w:r>
    </w:p>
    <w:p w14:paraId="00FCA074" w14:textId="1FBCD767" w:rsidR="00B95F70" w:rsidRDefault="00B95F70" w:rsidP="004615DD">
      <w:pPr>
        <w:pStyle w:val="ListParagraph"/>
        <w:numPr>
          <w:ilvl w:val="0"/>
          <w:numId w:val="119"/>
        </w:numPr>
      </w:pPr>
      <w:r>
        <w:lastRenderedPageBreak/>
        <w:t>USING DATA SIMULATOR WE ARE GOING TO CREATE OR SIMULATE MULTIPLE DATA INTO APPLICATION SERVER.</w:t>
      </w:r>
    </w:p>
    <w:p w14:paraId="02390D31" w14:textId="2EA0980E" w:rsidR="00AB0F3C" w:rsidRDefault="00AB287D" w:rsidP="00AB0F3C">
      <w:r>
        <w:t xml:space="preserve">dev provide jar to add excel file and add path in cmd </w:t>
      </w:r>
      <w:r w:rsidR="006E420F">
        <w:t>java – jar file path and excel path</w:t>
      </w:r>
      <w:r>
        <w:t>al</w:t>
      </w:r>
    </w:p>
    <w:p w14:paraId="3DD0204A" w14:textId="47C80153" w:rsidR="005B6094" w:rsidRDefault="00AB0F3C" w:rsidP="005B6094">
      <w:r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0FF5C75C" wp14:editId="4C454F3A">
                <wp:simplePos x="0" y="0"/>
                <wp:positionH relativeFrom="column">
                  <wp:posOffset>3230880</wp:posOffset>
                </wp:positionH>
                <wp:positionV relativeFrom="paragraph">
                  <wp:posOffset>5080</wp:posOffset>
                </wp:positionV>
                <wp:extent cx="1729740" cy="1379220"/>
                <wp:effectExtent l="0" t="0" r="22860" b="11430"/>
                <wp:wrapNone/>
                <wp:docPr id="54093346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379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B9571" w14:textId="0A280F40" w:rsidR="00A17843" w:rsidRDefault="00A178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 environment</w:t>
                            </w:r>
                          </w:p>
                          <w:p w14:paraId="14E6EA41" w14:textId="77777777" w:rsidR="00A832B7" w:rsidRDefault="00A832B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2EA358F" w14:textId="7529C9D1" w:rsidR="00A832B7" w:rsidRPr="00A17843" w:rsidRDefault="00A832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New builld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5C75C" id="Text Box 34" o:spid="_x0000_s1056" type="#_x0000_t202" style="position:absolute;margin-left:254.4pt;margin-top:.4pt;width:136.2pt;height:108.6pt;z-index:2516583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" fillcolor="white [3201]" strokeweight=".5pt">
                <v:textbox>
                  <w:txbxContent>
                    <w:p w14:paraId="513B9571" w14:textId="0A280F40" w:rsidR="00A17843" w:rsidRDefault="00A178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 environment</w:t>
                      </w:r>
                    </w:p>
                    <w:p w14:paraId="14E6EA41" w14:textId="77777777" w:rsidR="00A832B7" w:rsidRDefault="00A832B7">
                      <w:pPr>
                        <w:rPr>
                          <w:lang w:val="en-US"/>
                        </w:rPr>
                      </w:pPr>
                    </w:p>
                    <w:p w14:paraId="42EA358F" w14:textId="7529C9D1" w:rsidR="00A832B7" w:rsidRPr="00A17843" w:rsidRDefault="00A832B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New builld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7F647245" wp14:editId="18B54EE1">
                <wp:simplePos x="0" y="0"/>
                <wp:positionH relativeFrom="column">
                  <wp:posOffset>1592580</wp:posOffset>
                </wp:positionH>
                <wp:positionV relativeFrom="paragraph">
                  <wp:posOffset>5080</wp:posOffset>
                </wp:positionV>
                <wp:extent cx="1455420" cy="1463040"/>
                <wp:effectExtent l="0" t="0" r="11430" b="22860"/>
                <wp:wrapNone/>
                <wp:docPr id="41068540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20" cy="146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3B8E45" w14:textId="7A8C2D74" w:rsidR="00F2264A" w:rsidRPr="00A17843" w:rsidRDefault="00A17843" w:rsidP="009D7B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 environment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47245" id="Text Box 33" o:spid="_x0000_s1057" type="#_x0000_t202" style="position:absolute;margin-left:125.4pt;margin-top:.4pt;width:114.6pt;height:115.2pt;z-index:251658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" fillcolor="white [3201]" strokeweight=".5pt">
                <v:textbox>
                  <w:txbxContent>
                    <w:p w14:paraId="7D3B8E45" w14:textId="7A8C2D74" w:rsidR="00F2264A" w:rsidRPr="00A17843" w:rsidRDefault="00A17843" w:rsidP="009D7B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 environment</w:t>
                      </w:r>
                    </w:p>
                  </w:txbxContent>
                </v:textbox>
              </v:shape>
            </w:pict>
          </mc:Fallback>
        </mc:AlternateContent>
      </w:r>
    </w:p>
    <w:p w14:paraId="0E2B15E9" w14:textId="09EE746D" w:rsidR="005B6094" w:rsidRDefault="009D7B8B" w:rsidP="005B6094">
      <w:r>
        <w:rPr>
          <w:noProof/>
        </w:rPr>
        <mc:AlternateContent>
          <mc:Choice Requires="wpi">
            <w:drawing>
              <wp:anchor distT="0" distB="0" distL="114300" distR="114300" simplePos="0" relativeHeight="251658345" behindDoc="0" locked="0" layoutInCell="1" allowOverlap="1" wp14:anchorId="7EAE372D" wp14:editId="240B8F05">
                <wp:simplePos x="0" y="0"/>
                <wp:positionH relativeFrom="column">
                  <wp:posOffset>2095500</wp:posOffset>
                </wp:positionH>
                <wp:positionV relativeFrom="paragraph">
                  <wp:posOffset>-55245</wp:posOffset>
                </wp:positionV>
                <wp:extent cx="131040" cy="151130"/>
                <wp:effectExtent l="38100" t="38100" r="40640" b="39370"/>
                <wp:wrapNone/>
                <wp:docPr id="153896480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3104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FE34E" id="Ink 40" o:spid="_x0000_s1026" type="#_x0000_t75" style="position:absolute;margin-left:164.65pt;margin-top:-4.7pt;width:11pt;height:12.6pt;z-index:2516583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7FD97E8D" wp14:editId="24D22D2A">
                <wp:simplePos x="0" y="0"/>
                <wp:positionH relativeFrom="column">
                  <wp:posOffset>1744980</wp:posOffset>
                </wp:positionH>
                <wp:positionV relativeFrom="paragraph">
                  <wp:posOffset>104775</wp:posOffset>
                </wp:positionV>
                <wp:extent cx="807720" cy="381000"/>
                <wp:effectExtent l="0" t="0" r="11430" b="19050"/>
                <wp:wrapNone/>
                <wp:docPr id="88688527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058C64" w14:textId="71AD2A55" w:rsidR="009D7B8B" w:rsidRPr="009D7B8B" w:rsidRDefault="009D7B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 from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97E8D" id="Text Box 36" o:spid="_x0000_s1058" type="#_x0000_t202" style="position:absolute;margin-left:137.4pt;margin-top:8.25pt;width:63.6pt;height:30pt;z-index:2516583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" fillcolor="white [3201]" strokeweight=".5pt">
                <v:textbox>
                  <w:txbxContent>
                    <w:p w14:paraId="0A058C64" w14:textId="71AD2A55" w:rsidR="009D7B8B" w:rsidRPr="009D7B8B" w:rsidRDefault="009D7B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 from customer</w:t>
                      </w:r>
                    </w:p>
                  </w:txbxContent>
                </v:textbox>
              </v:shape>
            </w:pict>
          </mc:Fallback>
        </mc:AlternateContent>
      </w:r>
    </w:p>
    <w:p w14:paraId="28AFFCB5" w14:textId="4E5BE896" w:rsidR="005B6094" w:rsidRDefault="00AB0F3C" w:rsidP="005B6094">
      <w:r>
        <w:rPr>
          <w:noProof/>
        </w:rPr>
        <mc:AlternateContent>
          <mc:Choice Requires="wpi">
            <w:drawing>
              <wp:anchor distT="0" distB="0" distL="114300" distR="114300" simplePos="0" relativeHeight="251658351" behindDoc="0" locked="0" layoutInCell="1" allowOverlap="1" wp14:anchorId="7F0718EC" wp14:editId="6AA14A3A">
                <wp:simplePos x="0" y="0"/>
                <wp:positionH relativeFrom="column">
                  <wp:posOffset>3268980</wp:posOffset>
                </wp:positionH>
                <wp:positionV relativeFrom="paragraph">
                  <wp:posOffset>1270</wp:posOffset>
                </wp:positionV>
                <wp:extent cx="918210" cy="184785"/>
                <wp:effectExtent l="38100" t="38100" r="15240" b="43815"/>
                <wp:wrapNone/>
                <wp:docPr id="1417178516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91821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BBE8D" id="Ink 54" o:spid="_x0000_s1026" type="#_x0000_t75" style="position:absolute;margin-left:257.05pt;margin-top:-.25pt;width:73pt;height:15.25pt;z-index:251658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">
                <v:imagedata r:id="rId121" o:title=""/>
              </v:shape>
            </w:pict>
          </mc:Fallback>
        </mc:AlternateContent>
      </w:r>
      <w:r w:rsidR="009D7B8B"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11A5B8A5" wp14:editId="5F23E407">
                <wp:simplePos x="0" y="0"/>
                <wp:positionH relativeFrom="column">
                  <wp:posOffset>4198620</wp:posOffset>
                </wp:positionH>
                <wp:positionV relativeFrom="paragraph">
                  <wp:posOffset>10795</wp:posOffset>
                </wp:positionV>
                <wp:extent cx="601980" cy="548640"/>
                <wp:effectExtent l="0" t="0" r="26670" b="22860"/>
                <wp:wrapNone/>
                <wp:docPr id="792921948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B392A9" w14:textId="685FCBF5" w:rsidR="00A832B7" w:rsidRDefault="00A832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DB</w:t>
                            </w:r>
                          </w:p>
                          <w:p w14:paraId="7CA8F4D7" w14:textId="6BE3D793" w:rsidR="00A832B7" w:rsidRPr="00A832B7" w:rsidRDefault="00A832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5B8A5" id="Text Box 35" o:spid="_x0000_s1059" type="#_x0000_t202" style="position:absolute;margin-left:330.6pt;margin-top:.85pt;width:47.4pt;height:43.2pt;z-index:251658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" fillcolor="white [3201]" strokeweight=".5pt">
                <v:textbox>
                  <w:txbxContent>
                    <w:p w14:paraId="2AB392A9" w14:textId="685FCBF5" w:rsidR="00A832B7" w:rsidRDefault="00A832B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DB</w:t>
                      </w:r>
                    </w:p>
                    <w:p w14:paraId="7CA8F4D7" w14:textId="6BE3D793" w:rsidR="00A832B7" w:rsidRPr="00A832B7" w:rsidRDefault="00A832B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Empty</w:t>
                      </w:r>
                    </w:p>
                  </w:txbxContent>
                </v:textbox>
              </v:shape>
            </w:pict>
          </mc:Fallback>
        </mc:AlternateContent>
      </w:r>
    </w:p>
    <w:p w14:paraId="492E7D08" w14:textId="1A03C347" w:rsidR="005B6094" w:rsidRDefault="009D7B8B" w:rsidP="005B6094">
      <w:r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1D6747BF" wp14:editId="2B81E5B7">
                <wp:simplePos x="0" y="0"/>
                <wp:positionH relativeFrom="column">
                  <wp:posOffset>1836420</wp:posOffset>
                </wp:positionH>
                <wp:positionV relativeFrom="paragraph">
                  <wp:posOffset>207010</wp:posOffset>
                </wp:positionV>
                <wp:extent cx="754380" cy="441960"/>
                <wp:effectExtent l="0" t="0" r="26670" b="15240"/>
                <wp:wrapNone/>
                <wp:docPr id="126881748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908FE3" w14:textId="56BF1EF1" w:rsidR="009D7B8B" w:rsidRPr="009D7B8B" w:rsidRDefault="009D7B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Jar file/tool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747BF" id="Text Box 44" o:spid="_x0000_s1060" type="#_x0000_t202" style="position:absolute;margin-left:144.6pt;margin-top:16.3pt;width:59.4pt;height:34.8pt;z-index:2516583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" fillcolor="white [3201]" strokeweight=".5pt">
                <v:textbox>
                  <w:txbxContent>
                    <w:p w14:paraId="45908FE3" w14:textId="56BF1EF1" w:rsidR="009D7B8B" w:rsidRPr="009D7B8B" w:rsidRDefault="009D7B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Jar file/tool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46" behindDoc="0" locked="0" layoutInCell="1" allowOverlap="1" wp14:anchorId="3A29CC2A" wp14:editId="395145D5">
                <wp:simplePos x="0" y="0"/>
                <wp:positionH relativeFrom="column">
                  <wp:posOffset>2049780</wp:posOffset>
                </wp:positionH>
                <wp:positionV relativeFrom="paragraph">
                  <wp:posOffset>1270</wp:posOffset>
                </wp:positionV>
                <wp:extent cx="144360" cy="218040"/>
                <wp:effectExtent l="38100" t="38100" r="8255" b="48895"/>
                <wp:wrapNone/>
                <wp:docPr id="210917657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44360" cy="21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CA567" id="Ink 43" o:spid="_x0000_s1026" type="#_x0000_t75" style="position:absolute;margin-left:161.05pt;margin-top:-.25pt;width:12.05pt;height:17.85pt;z-index:2516583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60FA404C" wp14:editId="28094023">
                <wp:simplePos x="0" y="0"/>
                <wp:positionH relativeFrom="column">
                  <wp:posOffset>3345180</wp:posOffset>
                </wp:positionH>
                <wp:positionV relativeFrom="paragraph">
                  <wp:posOffset>123190</wp:posOffset>
                </wp:positionV>
                <wp:extent cx="472440" cy="419100"/>
                <wp:effectExtent l="0" t="0" r="22860" b="19050"/>
                <wp:wrapNone/>
                <wp:docPr id="1494011653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7A431" w14:textId="446C4A18" w:rsidR="009D7B8B" w:rsidRPr="009D7B8B" w:rsidRDefault="009D7B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Tool /jar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A404C" id="Text Box 37" o:spid="_x0000_s1061" type="#_x0000_t202" style="position:absolute;margin-left:263.4pt;margin-top:9.7pt;width:37.2pt;height:33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" fillcolor="white [3201]" strokeweight=".5pt">
                <v:textbox>
                  <w:txbxContent>
                    <w:p w14:paraId="4DB7A431" w14:textId="446C4A18" w:rsidR="009D7B8B" w:rsidRPr="009D7B8B" w:rsidRDefault="009D7B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Tool /jar</w:t>
                      </w:r>
                    </w:p>
                  </w:txbxContent>
                </v:textbox>
              </v:shape>
            </w:pict>
          </mc:Fallback>
        </mc:AlternateContent>
      </w:r>
    </w:p>
    <w:p w14:paraId="0F2E5091" w14:textId="2F0F1874" w:rsidR="005B6094" w:rsidRDefault="00AB0F3C" w:rsidP="005B6094">
      <w:r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7129EE0F" wp14:editId="45BFB709">
                <wp:simplePos x="0" y="0"/>
                <wp:positionH relativeFrom="column">
                  <wp:posOffset>3901440</wp:posOffset>
                </wp:positionH>
                <wp:positionV relativeFrom="paragraph">
                  <wp:posOffset>106045</wp:posOffset>
                </wp:positionV>
                <wp:extent cx="533400" cy="259080"/>
                <wp:effectExtent l="0" t="0" r="19050" b="26670"/>
                <wp:wrapThrough wrapText="bothSides">
                  <wp:wrapPolygon edited="0">
                    <wp:start x="0" y="0"/>
                    <wp:lineTo x="0" y="22235"/>
                    <wp:lineTo x="21600" y="22235"/>
                    <wp:lineTo x="21600" y="0"/>
                    <wp:lineTo x="0" y="0"/>
                  </wp:wrapPolygon>
                </wp:wrapThrough>
                <wp:docPr id="604898970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9F2376E" w14:textId="5DC40AFE" w:rsidR="00AB0F3C" w:rsidRPr="00AB0F3C" w:rsidRDefault="00AB0F3C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0F3C">
                              <w:rPr>
                                <w:sz w:val="16"/>
                                <w:szCs w:val="16"/>
                                <w:lang w:val="en-US"/>
                              </w:rPr>
                              <w:t>insert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9EE0F" id="Text Box 55" o:spid="_x0000_s1062" type="#_x0000_t202" style="position:absolute;margin-left:307.2pt;margin-top:8.35pt;width:42pt;height:20.4pt;z-index:25165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" fillcolor="white [3212]" strokecolor="white [3212]" strokeweight=".5pt">
                <v:textbox>
                  <w:txbxContent>
                    <w:p w14:paraId="29F2376E" w14:textId="5DC40AFE" w:rsidR="00AB0F3C" w:rsidRPr="00AB0F3C" w:rsidRDefault="00AB0F3C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AB0F3C">
                        <w:rPr>
                          <w:sz w:val="16"/>
                          <w:szCs w:val="16"/>
                          <w:lang w:val="en-US"/>
                        </w:rPr>
                        <w:t>insert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50" behindDoc="0" locked="0" layoutInCell="1" allowOverlap="1" wp14:anchorId="347B345F" wp14:editId="6595B926">
                <wp:simplePos x="0" y="0"/>
                <wp:positionH relativeFrom="column">
                  <wp:posOffset>3870960</wp:posOffset>
                </wp:positionH>
                <wp:positionV relativeFrom="paragraph">
                  <wp:posOffset>-24765</wp:posOffset>
                </wp:positionV>
                <wp:extent cx="339090" cy="123120"/>
                <wp:effectExtent l="38100" t="38100" r="22860" b="48895"/>
                <wp:wrapNone/>
                <wp:docPr id="1845604490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3909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500EB" id="Ink 49" o:spid="_x0000_s1026" type="#_x0000_t75" style="position:absolute;margin-left:304.45pt;margin-top:-2.3pt;width:27.4pt;height:10.4pt;z-index:251658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">
                <v:imagedata r:id="rId125" o:title=""/>
              </v:shape>
            </w:pict>
          </mc:Fallback>
        </mc:AlternateContent>
      </w:r>
      <w:r w:rsidR="009D7B8B">
        <w:rPr>
          <w:noProof/>
        </w:rPr>
        <mc:AlternateContent>
          <mc:Choice Requires="wpi">
            <w:drawing>
              <wp:anchor distT="0" distB="0" distL="114300" distR="114300" simplePos="0" relativeHeight="251658349" behindDoc="0" locked="0" layoutInCell="1" allowOverlap="1" wp14:anchorId="045B871F" wp14:editId="74D5DBEE">
                <wp:simplePos x="0" y="0"/>
                <wp:positionH relativeFrom="column">
                  <wp:posOffset>3276720</wp:posOffset>
                </wp:positionH>
                <wp:positionV relativeFrom="paragraph">
                  <wp:posOffset>45085</wp:posOffset>
                </wp:positionV>
                <wp:extent cx="60840" cy="107280"/>
                <wp:effectExtent l="38100" t="38100" r="34925" b="45720"/>
                <wp:wrapNone/>
                <wp:docPr id="167209298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608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60BC4" id="Ink 46" o:spid="_x0000_s1026" type="#_x0000_t75" style="position:absolute;margin-left:257.65pt;margin-top:3.2pt;width:5.5pt;height:9.2pt;z-index:2516583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">
                <v:imagedata r:id="rId127" o:title=""/>
              </v:shape>
            </w:pict>
          </mc:Fallback>
        </mc:AlternateContent>
      </w:r>
      <w:r w:rsidR="009D7B8B">
        <w:rPr>
          <w:noProof/>
        </w:rPr>
        <mc:AlternateContent>
          <mc:Choice Requires="wpi">
            <w:drawing>
              <wp:anchor distT="0" distB="0" distL="114300" distR="114300" simplePos="0" relativeHeight="251658348" behindDoc="0" locked="0" layoutInCell="1" allowOverlap="1" wp14:anchorId="69969C61" wp14:editId="746C8870">
                <wp:simplePos x="0" y="0"/>
                <wp:positionH relativeFrom="column">
                  <wp:posOffset>2476080</wp:posOffset>
                </wp:positionH>
                <wp:positionV relativeFrom="paragraph">
                  <wp:posOffset>98005</wp:posOffset>
                </wp:positionV>
                <wp:extent cx="875880" cy="77040"/>
                <wp:effectExtent l="38100" t="38100" r="38735" b="37465"/>
                <wp:wrapNone/>
                <wp:docPr id="92741075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8758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9A593" id="Ink 45" o:spid="_x0000_s1026" type="#_x0000_t75" style="position:absolute;margin-left:194.6pt;margin-top:7.35pt;width:69.65pt;height:6.75pt;z-index:2516583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">
                <v:imagedata r:id="rId129" o:title=""/>
              </v:shape>
            </w:pict>
          </mc:Fallback>
        </mc:AlternateContent>
      </w:r>
    </w:p>
    <w:p w14:paraId="5F3B9101" w14:textId="77777777" w:rsidR="005B6094" w:rsidRDefault="005B6094" w:rsidP="005B6094"/>
    <w:p w14:paraId="52B06D02" w14:textId="2E788272" w:rsidR="000A089B" w:rsidRDefault="000A089B" w:rsidP="000A089B">
      <w:r>
        <w:t>EXAMPLE=</w:t>
      </w:r>
    </w:p>
    <w:p w14:paraId="57452897" w14:textId="5BBC7B86" w:rsidR="000A089B" w:rsidRDefault="000A089B" w:rsidP="004615DD">
      <w:pPr>
        <w:pStyle w:val="ListParagraph"/>
        <w:numPr>
          <w:ilvl w:val="0"/>
          <w:numId w:val="120"/>
        </w:numPr>
      </w:pPr>
      <w:r>
        <w:t xml:space="preserve">WHENEVER WE GET BUILD </w:t>
      </w:r>
      <w:r w:rsidR="00372C75">
        <w:t>INTO TESTING ENVIRONEMENT THE DB IS EMPTY.</w:t>
      </w:r>
    </w:p>
    <w:p w14:paraId="4D05BFAD" w14:textId="07CAA16C" w:rsidR="00372C75" w:rsidRDefault="00372C75" w:rsidP="004615DD">
      <w:pPr>
        <w:pStyle w:val="ListParagraph"/>
        <w:numPr>
          <w:ilvl w:val="0"/>
          <w:numId w:val="120"/>
        </w:numPr>
      </w:pPr>
      <w:r>
        <w:t xml:space="preserve">SO WHEN EVER NEW BUILD COMES </w:t>
      </w:r>
      <w:r w:rsidR="00754E88">
        <w:t xml:space="preserve">TO TESTING ENVIRONMENT WE SHOULD SIMULATE THE DATA WHICH IS RECIVED BY </w:t>
      </w:r>
      <w:r w:rsidR="00DF367B">
        <w:t>CUSTOMER.</w:t>
      </w:r>
    </w:p>
    <w:p w14:paraId="162D0383" w14:textId="1B7DFEA0" w:rsidR="00DF367B" w:rsidRDefault="00DF367B" w:rsidP="004615DD">
      <w:pPr>
        <w:pStyle w:val="ListParagraph"/>
        <w:numPr>
          <w:ilvl w:val="0"/>
          <w:numId w:val="120"/>
        </w:numPr>
      </w:pPr>
      <w:r>
        <w:t xml:space="preserve">WHETER WE WANT TO INSERT THE PRODUCT </w:t>
      </w:r>
      <w:r w:rsidR="009F59A9">
        <w:t>VIA API OR QUERY</w:t>
      </w:r>
      <w:r w:rsidR="00154438">
        <w:t xml:space="preserve"> WE SHOULD GET THE SQL QUERY , REPLACE DATA WITH QUERY </w:t>
      </w:r>
      <w:r w:rsidR="00F93492">
        <w:t>AND SIMULATE THEN DATA DIRECTLY GET INTO DATABASE.</w:t>
      </w:r>
    </w:p>
    <w:p w14:paraId="07C4D388" w14:textId="295CF65F" w:rsidR="00F93492" w:rsidRDefault="00EC201B" w:rsidP="004615DD">
      <w:pPr>
        <w:pStyle w:val="ListParagraph"/>
        <w:numPr>
          <w:ilvl w:val="0"/>
          <w:numId w:val="120"/>
        </w:numPr>
      </w:pPr>
      <w:r>
        <w:t xml:space="preserve">IF WE SIMULATE THE DATA </w:t>
      </w:r>
      <w:r w:rsidR="00A7086D">
        <w:t>INTO DATABASE DATA WILL BE APPE</w:t>
      </w:r>
      <w:r w:rsidR="00C60F4B">
        <w:t>ARED IN APPLICATION</w:t>
      </w:r>
      <w:r w:rsidR="00B92D43">
        <w:t xml:space="preserve"> SO THAT WE CAN USE SAME DATA FOR MANUEL TESTING OR AUTOMATION TESTING.</w:t>
      </w:r>
    </w:p>
    <w:p w14:paraId="544EB1FB" w14:textId="3EFAE305" w:rsidR="00510540" w:rsidRDefault="00510540" w:rsidP="00510540">
      <w:r>
        <w:t>EXAMPLE=</w:t>
      </w:r>
      <w:r w:rsidR="00036642">
        <w:t>ERP / CRM</w:t>
      </w:r>
    </w:p>
    <w:p w14:paraId="590B4979" w14:textId="53526AD2" w:rsidR="00510540" w:rsidRDefault="00510540" w:rsidP="004615DD">
      <w:pPr>
        <w:pStyle w:val="ListParagraph"/>
        <w:numPr>
          <w:ilvl w:val="0"/>
          <w:numId w:val="121"/>
        </w:numPr>
      </w:pPr>
      <w:r>
        <w:t>BACKEND SUPPORTING SYSTEMS IF TEST CASES HAVE BEEN TESTED IT IS CALLED AS UPSTREAM.</w:t>
      </w:r>
    </w:p>
    <w:p w14:paraId="67D60D17" w14:textId="3C4936F0" w:rsidR="00510540" w:rsidRDefault="002A02DF" w:rsidP="004615DD">
      <w:pPr>
        <w:pStyle w:val="ListParagraph"/>
        <w:numPr>
          <w:ilvl w:val="0"/>
          <w:numId w:val="121"/>
        </w:numPr>
      </w:pPr>
      <w:r>
        <w:t>BSS APPLICATION NOT TESTED WE CALL IT HAS DOWNSTREAM APPLICATION.</w:t>
      </w:r>
    </w:p>
    <w:p w14:paraId="666B79C0" w14:textId="4A4D9528" w:rsidR="002A02DF" w:rsidRDefault="00AE2C4E" w:rsidP="004615DD">
      <w:pPr>
        <w:pStyle w:val="ListParagraph"/>
        <w:numPr>
          <w:ilvl w:val="0"/>
          <w:numId w:val="121"/>
        </w:numPr>
      </w:pPr>
      <w:r>
        <w:t xml:space="preserve">INVENTRY MANAGEMENT UPSTREAM APPLICATION BUT CRM </w:t>
      </w:r>
      <w:r w:rsidR="00DF50C1">
        <w:t xml:space="preserve">NOT TESTED IT IS OUT OF SCOPE WE DON’T HAVE AXCESS TO INVENTRY MANAGEMENT </w:t>
      </w:r>
      <w:r w:rsidR="006B7713">
        <w:t>IN SUCH CASE DATA SIMULATION TOOL IS REQUEIRED.</w:t>
      </w:r>
    </w:p>
    <w:p w14:paraId="447AF081" w14:textId="615CEF8F" w:rsidR="005D2F80" w:rsidRDefault="005D2F80" w:rsidP="004615DD">
      <w:pPr>
        <w:pStyle w:val="ListParagraph"/>
        <w:numPr>
          <w:ilvl w:val="0"/>
          <w:numId w:val="121"/>
        </w:numPr>
      </w:pPr>
      <w:r>
        <w:t xml:space="preserve">BECOUSE OF THIS DATA SIMULATION TOOL  UPSTREAM </w:t>
      </w:r>
      <w:r w:rsidR="000C1D81">
        <w:t>APPLICATION DEPENDENCT IS NOT THERE.</w:t>
      </w:r>
    </w:p>
    <w:p w14:paraId="6C9C28AA" w14:textId="401DD4CD" w:rsidR="00A60E75" w:rsidRDefault="00265FA6" w:rsidP="004615DD">
      <w:pPr>
        <w:pStyle w:val="ListParagraph"/>
        <w:numPr>
          <w:ilvl w:val="0"/>
          <w:numId w:val="121"/>
        </w:numPr>
      </w:pPr>
      <w:r>
        <w:t>IF WE WANT TO TEST BRM(DOWNSTREAM) APPLICATION WE REQUIRE O</w:t>
      </w:r>
      <w:r w:rsidR="00CC111B">
        <w:t xml:space="preserve">RDER ID , WITHOUT ORDER ID WE CANNOT TEST </w:t>
      </w:r>
      <w:r w:rsidR="003720F8">
        <w:t>SO WE NEED TO USE DATA SIMULATOR TOOL.</w:t>
      </w:r>
    </w:p>
    <w:p w14:paraId="3E94F72C" w14:textId="71D50886" w:rsidR="00EE67AA" w:rsidRDefault="00EE67AA" w:rsidP="00EE67AA">
      <w:r>
        <w:t>EXAMPLE=</w:t>
      </w:r>
      <w:r w:rsidR="00036642">
        <w:t>BANKING APPLICATION</w:t>
      </w:r>
    </w:p>
    <w:p w14:paraId="7484550B" w14:textId="4DFEE77A" w:rsidR="00EE67AA" w:rsidRDefault="00727AB9" w:rsidP="004615DD">
      <w:pPr>
        <w:pStyle w:val="ListParagraph"/>
        <w:numPr>
          <w:ilvl w:val="0"/>
          <w:numId w:val="122"/>
        </w:numPr>
      </w:pPr>
      <w:r>
        <w:t xml:space="preserve">WE WILL COLLECT THE JSON FILE WHICH </w:t>
      </w:r>
      <w:r w:rsidR="00FD3A81">
        <w:t xml:space="preserve">IS GENERATED BY ATM / BANK / PSP </w:t>
      </w:r>
      <w:r w:rsidR="00506B02">
        <w:t>INSERT INTO APPLICATION AND TEST .</w:t>
      </w:r>
    </w:p>
    <w:p w14:paraId="5CD47BC7" w14:textId="1B741DD2" w:rsidR="00506B02" w:rsidRDefault="00506B02" w:rsidP="004615DD">
      <w:pPr>
        <w:pStyle w:val="ListParagraph"/>
        <w:numPr>
          <w:ilvl w:val="0"/>
          <w:numId w:val="122"/>
        </w:numPr>
      </w:pPr>
      <w:r>
        <w:t xml:space="preserve">IF WE WANT TO TEST WE HAVE TO COLLECT JSON </w:t>
      </w:r>
      <w:r w:rsidR="0076139D">
        <w:t>/ XML FILE FROM DEVELOPER.</w:t>
      </w:r>
    </w:p>
    <w:p w14:paraId="337EE933" w14:textId="5C5CF8D0" w:rsidR="002F47F0" w:rsidRDefault="0076139D" w:rsidP="004615DD">
      <w:pPr>
        <w:pStyle w:val="ListParagraph"/>
        <w:numPr>
          <w:ilvl w:val="0"/>
          <w:numId w:val="122"/>
        </w:numPr>
      </w:pPr>
      <w:r>
        <w:t xml:space="preserve">JSON FILE CONTAINS LOT OF KEYS IF WE WRITE </w:t>
      </w:r>
      <w:r w:rsidR="002D7BC1">
        <w:t xml:space="preserve">IT WILL BE INCREASE TESTING </w:t>
      </w:r>
      <w:r w:rsidR="002F47F0">
        <w:t>WILL BE TEDIOS JOB.</w:t>
      </w:r>
    </w:p>
    <w:p w14:paraId="32B54CAD" w14:textId="3DCBA2AF" w:rsidR="002F47F0" w:rsidRDefault="006A6331" w:rsidP="004615DD">
      <w:pPr>
        <w:pStyle w:val="ListParagraph"/>
        <w:numPr>
          <w:ilvl w:val="0"/>
          <w:numId w:val="122"/>
        </w:numPr>
      </w:pPr>
      <w:r>
        <w:t>SO WE CREATE DATA SIMULATION TOOL.</w:t>
      </w:r>
    </w:p>
    <w:p w14:paraId="3966F211" w14:textId="69DAA1AA" w:rsidR="0044422C" w:rsidRDefault="005D0A07" w:rsidP="004615DD">
      <w:pPr>
        <w:pStyle w:val="ListParagraph"/>
        <w:numPr>
          <w:ilvl w:val="0"/>
          <w:numId w:val="122"/>
        </w:numPr>
      </w:pPr>
      <w:r>
        <w:t xml:space="preserve">DST TAKE INPUT FROM EXCEL </w:t>
      </w:r>
      <w:r w:rsidR="00DB5D84">
        <w:t>AND JSON FILE INPUT , DST WILL READ THE 1</w:t>
      </w:r>
      <w:r w:rsidR="00DB5D84" w:rsidRPr="00DB5D84">
        <w:rPr>
          <w:vertAlign w:val="superscript"/>
        </w:rPr>
        <w:t>ST</w:t>
      </w:r>
      <w:r w:rsidR="00DB5D84">
        <w:t xml:space="preserve"> ROW DATA , CREATE JSON FILE AND VIA API INSERT </w:t>
      </w:r>
      <w:r w:rsidR="0044422C">
        <w:t>TAKE 2</w:t>
      </w:r>
      <w:r w:rsidR="0044422C" w:rsidRPr="0044422C">
        <w:rPr>
          <w:vertAlign w:val="superscript"/>
        </w:rPr>
        <w:t>ND</w:t>
      </w:r>
      <w:r w:rsidR="0044422C">
        <w:t xml:space="preserve"> ROW DATA CREAT JSON FILE CONTINUE..,</w:t>
      </w:r>
    </w:p>
    <w:p w14:paraId="52EEE9CE" w14:textId="3D459D13" w:rsidR="005A390E" w:rsidRDefault="005A390E" w:rsidP="00EF50AA">
      <w:pPr>
        <w:pStyle w:val="ListParagraph"/>
      </w:pPr>
    </w:p>
    <w:p w14:paraId="2673203D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CC6C1D"/>
          <w:sz w:val="12"/>
          <w:szCs w:val="12"/>
        </w:rPr>
        <w:t>public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CC6C1D"/>
          <w:sz w:val="12"/>
          <w:szCs w:val="12"/>
        </w:rPr>
        <w:t>class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1290C3"/>
          <w:sz w:val="12"/>
          <w:szCs w:val="12"/>
        </w:rPr>
        <w:t>Driver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9FAF4"/>
          <w:sz w:val="12"/>
          <w:szCs w:val="12"/>
        </w:rPr>
        <w:t>{</w:t>
      </w:r>
    </w:p>
    <w:p w14:paraId="29A893F6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CC6C1D"/>
          <w:sz w:val="12"/>
          <w:szCs w:val="12"/>
        </w:rPr>
        <w:t>public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CC6C1D"/>
          <w:sz w:val="12"/>
          <w:szCs w:val="12"/>
        </w:rPr>
        <w:t>static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1290C3"/>
          <w:sz w:val="12"/>
          <w:szCs w:val="12"/>
        </w:rPr>
        <w:t>String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i/>
          <w:iCs/>
          <w:color w:val="8DDAF8"/>
          <w:sz w:val="12"/>
          <w:szCs w:val="12"/>
        </w:rPr>
        <w:t>paath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43410900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1032D87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CC6C1D"/>
          <w:sz w:val="12"/>
          <w:szCs w:val="12"/>
        </w:rPr>
        <w:t>public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CC6C1D"/>
          <w:sz w:val="12"/>
          <w:szCs w:val="12"/>
        </w:rPr>
        <w:t>static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CC6C1D"/>
          <w:sz w:val="12"/>
          <w:szCs w:val="12"/>
        </w:rPr>
        <w:t>void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1EB540"/>
          <w:sz w:val="12"/>
          <w:szCs w:val="12"/>
        </w:rPr>
        <w:t>main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1290C3"/>
          <w:sz w:val="12"/>
          <w:szCs w:val="12"/>
        </w:rPr>
        <w:t>String</w:t>
      </w:r>
      <w:r w:rsidRPr="00FE0530">
        <w:rPr>
          <w:rFonts w:ascii="Consolas" w:hAnsi="Consolas"/>
          <w:color w:val="F9FAF4"/>
          <w:sz w:val="12"/>
          <w:szCs w:val="12"/>
        </w:rPr>
        <w:t>[]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79ABFF"/>
          <w:sz w:val="12"/>
          <w:szCs w:val="12"/>
        </w:rPr>
        <w:t>args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CC6C1D"/>
          <w:sz w:val="12"/>
          <w:szCs w:val="12"/>
        </w:rPr>
        <w:t>throws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1290C3"/>
          <w:sz w:val="12"/>
          <w:szCs w:val="12"/>
        </w:rPr>
        <w:t>IOException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9FAF4"/>
          <w:sz w:val="12"/>
          <w:szCs w:val="12"/>
        </w:rPr>
        <w:t>{</w:t>
      </w:r>
    </w:p>
    <w:p w14:paraId="61F6566D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1290C3"/>
          <w:sz w:val="12"/>
          <w:szCs w:val="12"/>
        </w:rPr>
        <w:t>String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2F200"/>
          <w:sz w:val="12"/>
          <w:szCs w:val="12"/>
        </w:rPr>
        <w:t>TRANSACTION_ID_VAR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17C6A3"/>
          <w:sz w:val="12"/>
          <w:szCs w:val="12"/>
        </w:rPr>
        <w:t>""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425E9141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1290C3"/>
          <w:sz w:val="12"/>
          <w:szCs w:val="12"/>
        </w:rPr>
        <w:t>String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2F200"/>
          <w:sz w:val="12"/>
          <w:szCs w:val="12"/>
        </w:rPr>
        <w:t>TRANSACTION_DATE_VAR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17C6A3"/>
          <w:sz w:val="12"/>
          <w:szCs w:val="12"/>
        </w:rPr>
        <w:t>""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40F7358B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1290C3"/>
          <w:sz w:val="12"/>
          <w:szCs w:val="12"/>
        </w:rPr>
        <w:t>String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2F200"/>
          <w:sz w:val="12"/>
          <w:szCs w:val="12"/>
        </w:rPr>
        <w:t>TRANSACTION_AMOUNT_VAR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17C6A3"/>
          <w:sz w:val="12"/>
          <w:szCs w:val="12"/>
        </w:rPr>
        <w:t>""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66CDE18C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1290C3"/>
          <w:sz w:val="12"/>
          <w:szCs w:val="12"/>
        </w:rPr>
        <w:t>String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2F200"/>
          <w:sz w:val="12"/>
          <w:szCs w:val="12"/>
        </w:rPr>
        <w:t>PAYER_PSP_VAR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17C6A3"/>
          <w:sz w:val="12"/>
          <w:szCs w:val="12"/>
        </w:rPr>
        <w:t>""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03529FB7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1290C3"/>
          <w:sz w:val="12"/>
          <w:szCs w:val="12"/>
        </w:rPr>
        <w:t>String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2F200"/>
          <w:sz w:val="12"/>
          <w:szCs w:val="12"/>
        </w:rPr>
        <w:t>PAYEE_PSP_VAR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17C6A3"/>
          <w:sz w:val="12"/>
          <w:szCs w:val="12"/>
        </w:rPr>
        <w:t>""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13C5D985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83672FA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i/>
          <w:iCs/>
          <w:color w:val="8DDAF8"/>
          <w:sz w:val="12"/>
          <w:szCs w:val="12"/>
        </w:rPr>
        <w:t>paath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17C6A3"/>
          <w:sz w:val="12"/>
          <w:szCs w:val="12"/>
        </w:rPr>
        <w:t>"C:\\Users\\Gurup\\Downloads\\bank.xlsx"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  <w:r w:rsidRPr="00FE0530">
        <w:rPr>
          <w:rFonts w:ascii="Consolas" w:hAnsi="Consolas"/>
          <w:color w:val="D9E8F7"/>
          <w:sz w:val="12"/>
          <w:szCs w:val="12"/>
        </w:rPr>
        <w:t xml:space="preserve">    </w:t>
      </w:r>
      <w:r w:rsidRPr="00FE0530">
        <w:rPr>
          <w:rFonts w:ascii="Consolas" w:hAnsi="Consolas"/>
          <w:color w:val="808080"/>
          <w:sz w:val="12"/>
          <w:szCs w:val="12"/>
        </w:rPr>
        <w:t xml:space="preserve">//to create to jar.files no </w:t>
      </w:r>
      <w:r w:rsidRPr="00FE0530">
        <w:rPr>
          <w:rFonts w:ascii="Consolas" w:hAnsi="Consolas"/>
          <w:color w:val="808080"/>
          <w:sz w:val="12"/>
          <w:szCs w:val="12"/>
          <w:u w:val="single"/>
        </w:rPr>
        <w:t>hardcode</w:t>
      </w:r>
      <w:r w:rsidRPr="00FE0530">
        <w:rPr>
          <w:rFonts w:ascii="Consolas" w:hAnsi="Consolas"/>
          <w:color w:val="808080"/>
          <w:sz w:val="12"/>
          <w:szCs w:val="12"/>
        </w:rPr>
        <w:t xml:space="preserve"> </w:t>
      </w:r>
      <w:r w:rsidRPr="00FE0530">
        <w:rPr>
          <w:rFonts w:ascii="Consolas" w:hAnsi="Consolas"/>
          <w:color w:val="808080"/>
          <w:sz w:val="12"/>
          <w:szCs w:val="12"/>
          <w:u w:val="single"/>
        </w:rPr>
        <w:t>dso</w:t>
      </w:r>
      <w:r w:rsidRPr="00FE0530">
        <w:rPr>
          <w:rFonts w:ascii="Consolas" w:hAnsi="Consolas"/>
          <w:color w:val="808080"/>
          <w:sz w:val="12"/>
          <w:szCs w:val="12"/>
        </w:rPr>
        <w:t xml:space="preserve"> </w:t>
      </w:r>
      <w:r w:rsidRPr="00FE0530">
        <w:rPr>
          <w:rFonts w:ascii="Consolas" w:hAnsi="Consolas"/>
          <w:color w:val="808080"/>
          <w:sz w:val="12"/>
          <w:szCs w:val="12"/>
          <w:u w:val="single"/>
        </w:rPr>
        <w:t>arg</w:t>
      </w:r>
      <w:r w:rsidRPr="00FE0530">
        <w:rPr>
          <w:rFonts w:ascii="Consolas" w:hAnsi="Consolas"/>
          <w:color w:val="808080"/>
          <w:sz w:val="12"/>
          <w:szCs w:val="12"/>
        </w:rPr>
        <w:t>[0]</w:t>
      </w:r>
    </w:p>
    <w:p w14:paraId="4BE59904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808080"/>
          <w:sz w:val="12"/>
          <w:szCs w:val="12"/>
        </w:rPr>
        <w:t>//</w:t>
      </w:r>
      <w:r w:rsidRPr="00FE0530">
        <w:rPr>
          <w:rFonts w:ascii="Consolas" w:hAnsi="Consolas"/>
          <w:color w:val="808080"/>
          <w:sz w:val="12"/>
          <w:szCs w:val="12"/>
          <w:u w:val="single"/>
        </w:rPr>
        <w:t>paath</w:t>
      </w:r>
      <w:r w:rsidRPr="00FE0530">
        <w:rPr>
          <w:rFonts w:ascii="Consolas" w:hAnsi="Consolas"/>
          <w:color w:val="808080"/>
          <w:sz w:val="12"/>
          <w:szCs w:val="12"/>
        </w:rPr>
        <w:t>=</w:t>
      </w:r>
      <w:r w:rsidRPr="00FE0530">
        <w:rPr>
          <w:rFonts w:ascii="Consolas" w:hAnsi="Consolas"/>
          <w:color w:val="808080"/>
          <w:sz w:val="12"/>
          <w:szCs w:val="12"/>
          <w:u w:val="single"/>
        </w:rPr>
        <w:t>args</w:t>
      </w:r>
      <w:r w:rsidRPr="00FE0530">
        <w:rPr>
          <w:rFonts w:ascii="Consolas" w:hAnsi="Consolas"/>
          <w:color w:val="808080"/>
          <w:sz w:val="12"/>
          <w:szCs w:val="12"/>
        </w:rPr>
        <w:t>[0];                                           //from main parameter</w:t>
      </w:r>
    </w:p>
    <w:p w14:paraId="422C1122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F9A27A9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47F03DDC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1290C3"/>
          <w:sz w:val="12"/>
          <w:szCs w:val="12"/>
        </w:rPr>
        <w:t>ExcelUtility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2F200"/>
          <w:sz w:val="12"/>
          <w:szCs w:val="12"/>
        </w:rPr>
        <w:t>eLib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CC6C1D"/>
          <w:sz w:val="12"/>
          <w:szCs w:val="12"/>
        </w:rPr>
        <w:t>new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A7EC21"/>
          <w:sz w:val="12"/>
          <w:szCs w:val="12"/>
        </w:rPr>
        <w:t>ExcelUtility</w:t>
      </w:r>
      <w:r w:rsidRPr="00FE0530">
        <w:rPr>
          <w:rFonts w:ascii="Consolas" w:hAnsi="Consolas"/>
          <w:color w:val="F9FAF4"/>
          <w:sz w:val="12"/>
          <w:szCs w:val="12"/>
        </w:rPr>
        <w:t>()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6681F4FD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lastRenderedPageBreak/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CC6C1D"/>
          <w:sz w:val="12"/>
          <w:szCs w:val="12"/>
        </w:rPr>
        <w:t>int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2F200"/>
          <w:sz w:val="12"/>
          <w:szCs w:val="12"/>
        </w:rPr>
        <w:t>rowCount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eLib</w:t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A7EC21"/>
          <w:sz w:val="12"/>
          <w:szCs w:val="12"/>
        </w:rPr>
        <w:t>getDataFromExcelLasRowNum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17C6A3"/>
          <w:sz w:val="12"/>
          <w:szCs w:val="12"/>
        </w:rPr>
        <w:t>"trxn"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22A08679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3538D67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CC6C1D"/>
          <w:sz w:val="12"/>
          <w:szCs w:val="12"/>
        </w:rPr>
        <w:t>for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CC6C1D"/>
          <w:sz w:val="12"/>
          <w:szCs w:val="12"/>
        </w:rPr>
        <w:t>int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2F200"/>
          <w:sz w:val="12"/>
          <w:szCs w:val="12"/>
        </w:rPr>
        <w:t>i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6897BB"/>
          <w:sz w:val="12"/>
          <w:szCs w:val="12"/>
        </w:rPr>
        <w:t>1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i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&lt;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rowCount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i</w:t>
      </w:r>
      <w:r w:rsidRPr="00FE0530">
        <w:rPr>
          <w:rFonts w:ascii="Consolas" w:hAnsi="Consolas"/>
          <w:color w:val="E6E6FA"/>
          <w:sz w:val="12"/>
          <w:szCs w:val="12"/>
        </w:rPr>
        <w:t>++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9FAF4"/>
          <w:sz w:val="12"/>
          <w:szCs w:val="12"/>
        </w:rPr>
        <w:t>{</w:t>
      </w:r>
    </w:p>
    <w:p w14:paraId="376459CC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1FD5B57D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F3EC79"/>
          <w:sz w:val="12"/>
          <w:szCs w:val="12"/>
        </w:rPr>
        <w:t>TRANSACTION_ID_VAR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17C6A3"/>
          <w:sz w:val="12"/>
          <w:szCs w:val="12"/>
        </w:rPr>
        <w:t>"Canara0000"</w:t>
      </w:r>
      <w:r w:rsidRPr="00FE0530">
        <w:rPr>
          <w:rFonts w:ascii="Consolas" w:hAnsi="Consolas"/>
          <w:color w:val="E6E6FA"/>
          <w:sz w:val="12"/>
          <w:szCs w:val="12"/>
        </w:rPr>
        <w:t>+</w:t>
      </w:r>
      <w:r w:rsidRPr="00FE0530">
        <w:rPr>
          <w:rFonts w:ascii="Consolas" w:hAnsi="Consolas"/>
          <w:color w:val="CC6C1D"/>
          <w:sz w:val="12"/>
          <w:szCs w:val="12"/>
        </w:rPr>
        <w:t>new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A7EC21"/>
          <w:sz w:val="12"/>
          <w:szCs w:val="12"/>
        </w:rPr>
        <w:t>Random</w:t>
      </w:r>
      <w:r w:rsidRPr="00FE0530">
        <w:rPr>
          <w:rFonts w:ascii="Consolas" w:hAnsi="Consolas"/>
          <w:color w:val="F9FAF4"/>
          <w:sz w:val="12"/>
          <w:szCs w:val="12"/>
        </w:rPr>
        <w:t>()</w:t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A7EC21"/>
          <w:sz w:val="12"/>
          <w:szCs w:val="12"/>
        </w:rPr>
        <w:t>nextInt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6897BB"/>
          <w:sz w:val="12"/>
          <w:szCs w:val="12"/>
        </w:rPr>
        <w:t>8478383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64A046BD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F3EC79"/>
          <w:sz w:val="12"/>
          <w:szCs w:val="12"/>
        </w:rPr>
        <w:t>TRANSACTION_DATE_VAR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CC6C1D"/>
          <w:sz w:val="12"/>
          <w:szCs w:val="12"/>
        </w:rPr>
        <w:t>new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A7EC21"/>
          <w:sz w:val="12"/>
          <w:szCs w:val="12"/>
        </w:rPr>
        <w:t>SimpleDateFormat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17C6A3"/>
          <w:sz w:val="12"/>
          <w:szCs w:val="12"/>
        </w:rPr>
        <w:t>"dd-mm-yyyy"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A7EC21"/>
          <w:sz w:val="12"/>
          <w:szCs w:val="12"/>
        </w:rPr>
        <w:t>format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CC6C1D"/>
          <w:sz w:val="12"/>
          <w:szCs w:val="12"/>
        </w:rPr>
        <w:t>new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A7EC21"/>
          <w:sz w:val="12"/>
          <w:szCs w:val="12"/>
        </w:rPr>
        <w:t>Date</w:t>
      </w:r>
      <w:r w:rsidRPr="00FE0530">
        <w:rPr>
          <w:rFonts w:ascii="Consolas" w:hAnsi="Consolas"/>
          <w:color w:val="F9FAF4"/>
          <w:sz w:val="12"/>
          <w:szCs w:val="12"/>
        </w:rPr>
        <w:t>())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73C6A1B1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F3EC79"/>
          <w:sz w:val="12"/>
          <w:szCs w:val="12"/>
        </w:rPr>
        <w:t>TRANSACTION_AMOUNT_VAR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eLib</w:t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A7EC21"/>
          <w:sz w:val="12"/>
          <w:szCs w:val="12"/>
        </w:rPr>
        <w:t>getDataFromExcelStringCellValue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17C6A3"/>
          <w:sz w:val="12"/>
          <w:szCs w:val="12"/>
        </w:rPr>
        <w:t>"trxn"</w:t>
      </w:r>
      <w:r w:rsidRPr="00FE0530">
        <w:rPr>
          <w:rFonts w:ascii="Consolas" w:hAnsi="Consolas"/>
          <w:color w:val="E6E6FA"/>
          <w:sz w:val="12"/>
          <w:szCs w:val="12"/>
        </w:rPr>
        <w:t>,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i</w:t>
      </w:r>
      <w:r w:rsidRPr="00FE0530">
        <w:rPr>
          <w:rFonts w:ascii="Consolas" w:hAnsi="Consolas"/>
          <w:color w:val="E6E6FA"/>
          <w:sz w:val="12"/>
          <w:szCs w:val="12"/>
        </w:rPr>
        <w:t>,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6897BB"/>
          <w:sz w:val="12"/>
          <w:szCs w:val="12"/>
        </w:rPr>
        <w:t>2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2635E5C2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F3EC79"/>
          <w:sz w:val="12"/>
          <w:szCs w:val="12"/>
        </w:rPr>
        <w:t>PAYER_PSP_VAR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eLib</w:t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A7EC21"/>
          <w:sz w:val="12"/>
          <w:szCs w:val="12"/>
        </w:rPr>
        <w:t>getDataFromExcelStringCellValue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17C6A3"/>
          <w:sz w:val="12"/>
          <w:szCs w:val="12"/>
        </w:rPr>
        <w:t>"trxn"</w:t>
      </w:r>
      <w:r w:rsidRPr="00FE0530">
        <w:rPr>
          <w:rFonts w:ascii="Consolas" w:hAnsi="Consolas"/>
          <w:color w:val="E6E6FA"/>
          <w:sz w:val="12"/>
          <w:szCs w:val="12"/>
        </w:rPr>
        <w:t>,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i</w:t>
      </w:r>
      <w:r w:rsidRPr="00FE0530">
        <w:rPr>
          <w:rFonts w:ascii="Consolas" w:hAnsi="Consolas"/>
          <w:color w:val="E6E6FA"/>
          <w:sz w:val="12"/>
          <w:szCs w:val="12"/>
        </w:rPr>
        <w:t>,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6897BB"/>
          <w:sz w:val="12"/>
          <w:szCs w:val="12"/>
        </w:rPr>
        <w:t>3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7CBC1106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F3EC79"/>
          <w:sz w:val="12"/>
          <w:szCs w:val="12"/>
        </w:rPr>
        <w:t>PAYEE_PSP_VAR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E6E6FA"/>
          <w:sz w:val="12"/>
          <w:szCs w:val="12"/>
        </w:rPr>
        <w:t>=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eLib</w:t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A7EC21"/>
          <w:sz w:val="12"/>
          <w:szCs w:val="12"/>
        </w:rPr>
        <w:t>getDataFromExcelStringCellValue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17C6A3"/>
          <w:sz w:val="12"/>
          <w:szCs w:val="12"/>
        </w:rPr>
        <w:t>"trxn"</w:t>
      </w:r>
      <w:r w:rsidRPr="00FE0530">
        <w:rPr>
          <w:rFonts w:ascii="Consolas" w:hAnsi="Consolas"/>
          <w:color w:val="E6E6FA"/>
          <w:sz w:val="12"/>
          <w:szCs w:val="12"/>
        </w:rPr>
        <w:t>,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i</w:t>
      </w:r>
      <w:r w:rsidRPr="00FE0530">
        <w:rPr>
          <w:rFonts w:ascii="Consolas" w:hAnsi="Consolas"/>
          <w:color w:val="E6E6FA"/>
          <w:sz w:val="12"/>
          <w:szCs w:val="12"/>
        </w:rPr>
        <w:t>,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6897BB"/>
          <w:sz w:val="12"/>
          <w:szCs w:val="12"/>
        </w:rPr>
        <w:t>4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55E6134E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</w:p>
    <w:p w14:paraId="767F888D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F3EC79"/>
          <w:sz w:val="12"/>
          <w:szCs w:val="12"/>
        </w:rPr>
        <w:t>eLib</w:t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A7EC21"/>
          <w:sz w:val="12"/>
          <w:szCs w:val="12"/>
        </w:rPr>
        <w:t>getDataFromExcelCreateCell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17C6A3"/>
          <w:sz w:val="12"/>
          <w:szCs w:val="12"/>
        </w:rPr>
        <w:t>"trxn"</w:t>
      </w:r>
      <w:r w:rsidRPr="00FE0530">
        <w:rPr>
          <w:rFonts w:ascii="Consolas" w:hAnsi="Consolas"/>
          <w:color w:val="E6E6FA"/>
          <w:sz w:val="12"/>
          <w:szCs w:val="12"/>
        </w:rPr>
        <w:t>,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i</w:t>
      </w:r>
      <w:r w:rsidRPr="00FE0530">
        <w:rPr>
          <w:rFonts w:ascii="Consolas" w:hAnsi="Consolas"/>
          <w:color w:val="E6E6FA"/>
          <w:sz w:val="12"/>
          <w:szCs w:val="12"/>
        </w:rPr>
        <w:t>,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6897BB"/>
          <w:sz w:val="12"/>
          <w:szCs w:val="12"/>
        </w:rPr>
        <w:t>0</w:t>
      </w:r>
      <w:r w:rsidRPr="00FE0530">
        <w:rPr>
          <w:rFonts w:ascii="Consolas" w:hAnsi="Consolas"/>
          <w:color w:val="E6E6FA"/>
          <w:sz w:val="12"/>
          <w:szCs w:val="12"/>
        </w:rPr>
        <w:t>,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TRANSACTION_ID_VAR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15A674AC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F3EC79"/>
          <w:sz w:val="12"/>
          <w:szCs w:val="12"/>
        </w:rPr>
        <w:t>eLib</w:t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A7EC21"/>
          <w:sz w:val="12"/>
          <w:szCs w:val="12"/>
        </w:rPr>
        <w:t>getDataFromExcelCreateCell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17C6A3"/>
          <w:sz w:val="12"/>
          <w:szCs w:val="12"/>
        </w:rPr>
        <w:t>"trxn"</w:t>
      </w:r>
      <w:r w:rsidRPr="00FE0530">
        <w:rPr>
          <w:rFonts w:ascii="Consolas" w:hAnsi="Consolas"/>
          <w:color w:val="E6E6FA"/>
          <w:sz w:val="12"/>
          <w:szCs w:val="12"/>
        </w:rPr>
        <w:t>,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i</w:t>
      </w:r>
      <w:r w:rsidRPr="00FE0530">
        <w:rPr>
          <w:rFonts w:ascii="Consolas" w:hAnsi="Consolas"/>
          <w:color w:val="E6E6FA"/>
          <w:sz w:val="12"/>
          <w:szCs w:val="12"/>
        </w:rPr>
        <w:t>,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6897BB"/>
          <w:sz w:val="12"/>
          <w:szCs w:val="12"/>
        </w:rPr>
        <w:t>1</w:t>
      </w:r>
      <w:r w:rsidRPr="00FE0530">
        <w:rPr>
          <w:rFonts w:ascii="Consolas" w:hAnsi="Consolas"/>
          <w:color w:val="E6E6FA"/>
          <w:sz w:val="12"/>
          <w:szCs w:val="12"/>
        </w:rPr>
        <w:t>,</w:t>
      </w:r>
      <w:r w:rsidRPr="00FE0530">
        <w:rPr>
          <w:rFonts w:ascii="Consolas" w:hAnsi="Consolas"/>
          <w:color w:val="D9E8F7"/>
          <w:sz w:val="12"/>
          <w:szCs w:val="12"/>
        </w:rPr>
        <w:t xml:space="preserve"> </w:t>
      </w:r>
      <w:r w:rsidRPr="00FE0530">
        <w:rPr>
          <w:rFonts w:ascii="Consolas" w:hAnsi="Consolas"/>
          <w:color w:val="F3EC79"/>
          <w:sz w:val="12"/>
          <w:szCs w:val="12"/>
        </w:rPr>
        <w:t>TRANSACTION_DATE_VAR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2DD6B03E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</w:p>
    <w:p w14:paraId="2034187C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808080"/>
          <w:sz w:val="12"/>
          <w:szCs w:val="12"/>
        </w:rPr>
        <w:t>//</w:t>
      </w:r>
      <w:r w:rsidRPr="00FE0530">
        <w:rPr>
          <w:rFonts w:ascii="Consolas" w:hAnsi="Consolas"/>
          <w:color w:val="808080"/>
          <w:sz w:val="12"/>
          <w:szCs w:val="12"/>
        </w:rPr>
        <w:tab/>
      </w:r>
      <w:r w:rsidRPr="00FE0530">
        <w:rPr>
          <w:rFonts w:ascii="Consolas" w:hAnsi="Consolas"/>
          <w:color w:val="808080"/>
          <w:sz w:val="12"/>
          <w:szCs w:val="12"/>
        </w:rPr>
        <w:tab/>
        <w:t>System.out.println(TRANSACTION_ID_VAR);</w:t>
      </w:r>
    </w:p>
    <w:p w14:paraId="099C1E59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808080"/>
          <w:sz w:val="12"/>
          <w:szCs w:val="12"/>
        </w:rPr>
        <w:t>//</w:t>
      </w:r>
      <w:r w:rsidRPr="00FE0530">
        <w:rPr>
          <w:rFonts w:ascii="Consolas" w:hAnsi="Consolas"/>
          <w:color w:val="808080"/>
          <w:sz w:val="12"/>
          <w:szCs w:val="12"/>
        </w:rPr>
        <w:tab/>
      </w:r>
      <w:r w:rsidRPr="00FE0530">
        <w:rPr>
          <w:rFonts w:ascii="Consolas" w:hAnsi="Consolas"/>
          <w:color w:val="808080"/>
          <w:sz w:val="12"/>
          <w:szCs w:val="12"/>
        </w:rPr>
        <w:tab/>
        <w:t>System.out.println(TRANSACTION_DATE_VAR);</w:t>
      </w:r>
    </w:p>
    <w:p w14:paraId="4544F2E1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808080"/>
          <w:sz w:val="12"/>
          <w:szCs w:val="12"/>
        </w:rPr>
        <w:t>//</w:t>
      </w:r>
      <w:r w:rsidRPr="00FE0530">
        <w:rPr>
          <w:rFonts w:ascii="Consolas" w:hAnsi="Consolas"/>
          <w:color w:val="808080"/>
          <w:sz w:val="12"/>
          <w:szCs w:val="12"/>
        </w:rPr>
        <w:tab/>
      </w:r>
      <w:r w:rsidRPr="00FE0530">
        <w:rPr>
          <w:rFonts w:ascii="Consolas" w:hAnsi="Consolas"/>
          <w:color w:val="808080"/>
          <w:sz w:val="12"/>
          <w:szCs w:val="12"/>
        </w:rPr>
        <w:tab/>
        <w:t>System.out.println(TRANSACTION_AMOUNT_VAR);</w:t>
      </w:r>
    </w:p>
    <w:p w14:paraId="01268493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808080"/>
          <w:sz w:val="12"/>
          <w:szCs w:val="12"/>
        </w:rPr>
        <w:t>//</w:t>
      </w:r>
      <w:r w:rsidRPr="00FE0530">
        <w:rPr>
          <w:rFonts w:ascii="Consolas" w:hAnsi="Consolas"/>
          <w:color w:val="808080"/>
          <w:sz w:val="12"/>
          <w:szCs w:val="12"/>
        </w:rPr>
        <w:tab/>
      </w:r>
      <w:r w:rsidRPr="00FE0530">
        <w:rPr>
          <w:rFonts w:ascii="Consolas" w:hAnsi="Consolas"/>
          <w:color w:val="808080"/>
          <w:sz w:val="12"/>
          <w:szCs w:val="12"/>
        </w:rPr>
        <w:tab/>
        <w:t>System.out.println(PAYER_PSP_VAR);</w:t>
      </w:r>
    </w:p>
    <w:p w14:paraId="3DB89EEB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808080"/>
          <w:sz w:val="12"/>
          <w:szCs w:val="12"/>
        </w:rPr>
        <w:t>//</w:t>
      </w:r>
      <w:r w:rsidRPr="00FE0530">
        <w:rPr>
          <w:rFonts w:ascii="Consolas" w:hAnsi="Consolas"/>
          <w:color w:val="808080"/>
          <w:sz w:val="12"/>
          <w:szCs w:val="12"/>
        </w:rPr>
        <w:tab/>
      </w:r>
      <w:r w:rsidRPr="00FE0530">
        <w:rPr>
          <w:rFonts w:ascii="Consolas" w:hAnsi="Consolas"/>
          <w:color w:val="808080"/>
          <w:sz w:val="12"/>
          <w:szCs w:val="12"/>
        </w:rPr>
        <w:tab/>
        <w:t>System.out.println(PAYEE_PSP_VAR);</w:t>
      </w:r>
    </w:p>
    <w:p w14:paraId="6EB57AF5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808080"/>
          <w:sz w:val="12"/>
          <w:szCs w:val="12"/>
        </w:rPr>
        <w:t>//</w:t>
      </w:r>
      <w:r w:rsidRPr="00FE0530">
        <w:rPr>
          <w:rFonts w:ascii="Consolas" w:hAnsi="Consolas"/>
          <w:color w:val="808080"/>
          <w:sz w:val="12"/>
          <w:szCs w:val="12"/>
        </w:rPr>
        <w:tab/>
      </w:r>
      <w:r w:rsidRPr="00FE0530">
        <w:rPr>
          <w:rFonts w:ascii="Consolas" w:hAnsi="Consolas"/>
          <w:color w:val="808080"/>
          <w:sz w:val="12"/>
          <w:szCs w:val="12"/>
        </w:rPr>
        <w:tab/>
        <w:t>System.out.println("===============");</w:t>
      </w:r>
    </w:p>
    <w:p w14:paraId="433AE949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808080"/>
          <w:sz w:val="12"/>
          <w:szCs w:val="12"/>
        </w:rPr>
        <w:t>//</w:t>
      </w:r>
      <w:r w:rsidRPr="00FE0530">
        <w:rPr>
          <w:rFonts w:ascii="Consolas" w:hAnsi="Consolas"/>
          <w:color w:val="808080"/>
          <w:sz w:val="12"/>
          <w:szCs w:val="12"/>
        </w:rPr>
        <w:tab/>
      </w:r>
      <w:r w:rsidRPr="00FE0530">
        <w:rPr>
          <w:rFonts w:ascii="Consolas" w:hAnsi="Consolas"/>
          <w:color w:val="808080"/>
          <w:sz w:val="12"/>
          <w:szCs w:val="12"/>
        </w:rPr>
        <w:tab/>
      </w:r>
    </w:p>
    <w:p w14:paraId="46147F18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FE0530">
        <w:rPr>
          <w:rFonts w:ascii="Consolas" w:hAnsi="Consolas"/>
          <w:color w:val="F9FAF4"/>
          <w:sz w:val="12"/>
          <w:szCs w:val="12"/>
        </w:rPr>
        <w:t>()</w:t>
      </w:r>
    </w:p>
    <w:p w14:paraId="1B5C92F0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80F6A7"/>
          <w:sz w:val="12"/>
          <w:szCs w:val="12"/>
        </w:rPr>
        <w:t>contentType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  <w:r w:rsidRPr="00FE0530">
        <w:rPr>
          <w:rFonts w:ascii="Consolas" w:hAnsi="Consolas"/>
          <w:color w:val="D9E8F7"/>
          <w:sz w:val="12"/>
          <w:szCs w:val="12"/>
        </w:rPr>
        <w:t xml:space="preserve">  </w:t>
      </w:r>
      <w:r w:rsidRPr="00FE0530">
        <w:rPr>
          <w:rFonts w:ascii="Consolas" w:hAnsi="Consolas"/>
          <w:color w:val="808080"/>
          <w:sz w:val="12"/>
          <w:szCs w:val="12"/>
        </w:rPr>
        <w:t xml:space="preserve">// pass </w:t>
      </w:r>
      <w:r w:rsidRPr="00FE0530">
        <w:rPr>
          <w:rFonts w:ascii="Consolas" w:hAnsi="Consolas"/>
          <w:color w:val="808080"/>
          <w:sz w:val="12"/>
          <w:szCs w:val="12"/>
          <w:u w:val="single"/>
        </w:rPr>
        <w:t>json</w:t>
      </w:r>
      <w:r w:rsidRPr="00FE0530">
        <w:rPr>
          <w:rFonts w:ascii="Consolas" w:hAnsi="Consolas"/>
          <w:color w:val="808080"/>
          <w:sz w:val="12"/>
          <w:szCs w:val="12"/>
        </w:rPr>
        <w:t xml:space="preserve"> body</w:t>
      </w:r>
    </w:p>
    <w:p w14:paraId="497DC526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80F6A7"/>
          <w:sz w:val="12"/>
          <w:szCs w:val="12"/>
        </w:rPr>
        <w:t>body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17C6A3"/>
          <w:sz w:val="12"/>
          <w:szCs w:val="12"/>
        </w:rPr>
        <w:t>"{\"Transaction_ID\":\""</w:t>
      </w:r>
      <w:r w:rsidRPr="00FE0530">
        <w:rPr>
          <w:rFonts w:ascii="Consolas" w:hAnsi="Consolas"/>
          <w:color w:val="E6E6FA"/>
          <w:sz w:val="12"/>
          <w:szCs w:val="12"/>
        </w:rPr>
        <w:t>+</w:t>
      </w:r>
      <w:r w:rsidRPr="00FE0530">
        <w:rPr>
          <w:rFonts w:ascii="Consolas" w:hAnsi="Consolas"/>
          <w:color w:val="F3EC79"/>
          <w:sz w:val="12"/>
          <w:szCs w:val="12"/>
        </w:rPr>
        <w:t>TRANSACTION_ID_VAR</w:t>
      </w:r>
      <w:r w:rsidRPr="00FE0530">
        <w:rPr>
          <w:rFonts w:ascii="Consolas" w:hAnsi="Consolas"/>
          <w:color w:val="E6E6FA"/>
          <w:sz w:val="12"/>
          <w:szCs w:val="12"/>
        </w:rPr>
        <w:t>+</w:t>
      </w:r>
      <w:r w:rsidRPr="00FE0530">
        <w:rPr>
          <w:rFonts w:ascii="Consolas" w:hAnsi="Consolas"/>
          <w:color w:val="17C6A3"/>
          <w:sz w:val="12"/>
          <w:szCs w:val="12"/>
        </w:rPr>
        <w:t>"\",\"Transaction_Mode\":\"ONLINE\",\"Transaction_Date\":\""</w:t>
      </w:r>
      <w:r w:rsidRPr="00FE0530">
        <w:rPr>
          <w:rFonts w:ascii="Consolas" w:hAnsi="Consolas"/>
          <w:color w:val="E6E6FA"/>
          <w:sz w:val="12"/>
          <w:szCs w:val="12"/>
        </w:rPr>
        <w:t>+</w:t>
      </w:r>
      <w:r w:rsidRPr="00FE0530">
        <w:rPr>
          <w:rFonts w:ascii="Consolas" w:hAnsi="Consolas"/>
          <w:color w:val="F3EC79"/>
          <w:sz w:val="12"/>
          <w:szCs w:val="12"/>
        </w:rPr>
        <w:t>TRANSACTION_DATE_VAR</w:t>
      </w:r>
      <w:r w:rsidRPr="00FE0530">
        <w:rPr>
          <w:rFonts w:ascii="Consolas" w:hAnsi="Consolas"/>
          <w:color w:val="E6E6FA"/>
          <w:sz w:val="12"/>
          <w:szCs w:val="12"/>
        </w:rPr>
        <w:t>+</w:t>
      </w:r>
      <w:r w:rsidRPr="00FE0530">
        <w:rPr>
          <w:rFonts w:ascii="Consolas" w:hAnsi="Consolas"/>
          <w:color w:val="17C6A3"/>
          <w:sz w:val="12"/>
          <w:szCs w:val="12"/>
        </w:rPr>
        <w:t>"\",\"Transaction_Time\":\"11:01:28:930 \",\"Transaction_Amount\":\""</w:t>
      </w:r>
      <w:r w:rsidRPr="00FE0530">
        <w:rPr>
          <w:rFonts w:ascii="Consolas" w:hAnsi="Consolas"/>
          <w:color w:val="E6E6FA"/>
          <w:sz w:val="12"/>
          <w:szCs w:val="12"/>
        </w:rPr>
        <w:t>+</w:t>
      </w:r>
      <w:r w:rsidRPr="00FE0530">
        <w:rPr>
          <w:rFonts w:ascii="Consolas" w:hAnsi="Consolas"/>
          <w:color w:val="F3EC79"/>
          <w:sz w:val="12"/>
          <w:szCs w:val="12"/>
        </w:rPr>
        <w:t>TRANSACTION_AMOUNT_VAR</w:t>
      </w:r>
      <w:r w:rsidRPr="00FE0530">
        <w:rPr>
          <w:rFonts w:ascii="Consolas" w:hAnsi="Consolas"/>
          <w:color w:val="E6E6FA"/>
          <w:sz w:val="12"/>
          <w:szCs w:val="12"/>
        </w:rPr>
        <w:t>+</w:t>
      </w:r>
      <w:r w:rsidRPr="00FE0530">
        <w:rPr>
          <w:rFonts w:ascii="Consolas" w:hAnsi="Consolas"/>
          <w:color w:val="17C6A3"/>
          <w:sz w:val="12"/>
          <w:szCs w:val="12"/>
        </w:rPr>
        <w:t>"\",\"Transaction_Type\":\"Transfer\",\"Description\":\"Payer to Payee transaction via online mode\",\"Currency\":\"INR\",\"Location\":\"Mumbai Maharastra\",\"Authorization_Code\":\"C123\",\"Merchant_Information\":\"Merchant Dharavi Mumbai\",\"Batch_Number\":\"06545678\",\"Recurring_Indicator\":\"yes\",\"Tax_Information\":\"GS34567S\",\"Risk_Assessment_Score\":\"199\",\"Promotion_Coupon_Code\":\"CH123\",\"Exchange_Rate\":\"67\",\"Transaction_Code\":\"TR12\",\"Notes\":\"This is a merchant transaction.\",\"Reference_Number\":\"REF991\",\"Device_Information\":\"xiomi Note11\",\"MCC\":\"M123\",\"CVM\":\"OTP\",\"Regulatory_Compliance_Information\":\"KYC\",\"Payer_Details\":{\"Payer_PSP\":\""</w:t>
      </w:r>
      <w:r w:rsidRPr="00FE0530">
        <w:rPr>
          <w:rFonts w:ascii="Consolas" w:hAnsi="Consolas"/>
          <w:color w:val="E6E6FA"/>
          <w:sz w:val="12"/>
          <w:szCs w:val="12"/>
        </w:rPr>
        <w:t>+</w:t>
      </w:r>
      <w:r w:rsidRPr="00FE0530">
        <w:rPr>
          <w:rFonts w:ascii="Consolas" w:hAnsi="Consolas"/>
          <w:color w:val="F3EC79"/>
          <w:sz w:val="12"/>
          <w:szCs w:val="12"/>
        </w:rPr>
        <w:t>PAYER_PSP_VAR</w:t>
      </w:r>
      <w:r w:rsidRPr="00FE0530">
        <w:rPr>
          <w:rFonts w:ascii="Consolas" w:hAnsi="Consolas"/>
          <w:color w:val="E6E6FA"/>
          <w:sz w:val="12"/>
          <w:szCs w:val="12"/>
        </w:rPr>
        <w:t>+</w:t>
      </w:r>
      <w:r w:rsidRPr="00FE0530">
        <w:rPr>
          <w:rFonts w:ascii="Consolas" w:hAnsi="Consolas"/>
          <w:color w:val="17C6A3"/>
          <w:sz w:val="12"/>
          <w:szCs w:val="12"/>
        </w:rPr>
        <w:t>"\",\"Payer_Name\":\"Payer\",\"Bank_Account\":\"HDFC\",\"Account_Type\":\"Savings\",\"IFSC\":\"HDF01\",\"Mobile_Number\":\"9887776676\",\"Address\":\"payer_address@123\",\"Ip_Address\":\"1235@fghj\",\"Mail_Id\":\"mohoan@gmail.com\",\"Balance\":\"690000.90\"},\"Payee_Details\":{\"Payee_PSP\":\""</w:t>
      </w:r>
      <w:r w:rsidRPr="00FE0530">
        <w:rPr>
          <w:rFonts w:ascii="Consolas" w:hAnsi="Consolas"/>
          <w:color w:val="E6E6FA"/>
          <w:sz w:val="12"/>
          <w:szCs w:val="12"/>
        </w:rPr>
        <w:t>+</w:t>
      </w:r>
      <w:r w:rsidRPr="00FE0530">
        <w:rPr>
          <w:rFonts w:ascii="Consolas" w:hAnsi="Consolas"/>
          <w:color w:val="F3EC79"/>
          <w:sz w:val="12"/>
          <w:szCs w:val="12"/>
        </w:rPr>
        <w:t>PAYEE_PSP_VAR</w:t>
      </w:r>
      <w:r w:rsidRPr="00FE0530">
        <w:rPr>
          <w:rFonts w:ascii="Consolas" w:hAnsi="Consolas"/>
          <w:color w:val="E6E6FA"/>
          <w:sz w:val="12"/>
          <w:szCs w:val="12"/>
        </w:rPr>
        <w:t>+</w:t>
      </w:r>
      <w:r w:rsidRPr="00FE0530">
        <w:rPr>
          <w:rFonts w:ascii="Consolas" w:hAnsi="Consolas"/>
          <w:color w:val="17C6A3"/>
          <w:sz w:val="12"/>
          <w:szCs w:val="12"/>
        </w:rPr>
        <w:t>"\",\"Payee_Name\":\"Payee\",\"Bank_Account\":\"ICICI\",\"Account_Type\":\"Savings\",\"IFSC\":\"ICIC01\",\"Mobile_Number\":\"9886662222\",\"Address\":\"payee_address@123\",\"Mail_Id\":\"deepak.h@gmail.com\"},\"Transaction_Status\":\"Completed\",\"isUPITransaction\":true,\"Sender_Source\":\"Remitter\",\"Recipient_Destination\":\"Benificiary\"}"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</w:p>
    <w:p w14:paraId="790112FA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80F6A7"/>
          <w:sz w:val="12"/>
          <w:szCs w:val="12"/>
        </w:rPr>
        <w:t>when</w:t>
      </w:r>
      <w:r w:rsidRPr="00FE0530">
        <w:rPr>
          <w:rFonts w:ascii="Consolas" w:hAnsi="Consolas"/>
          <w:color w:val="F9FAF4"/>
          <w:sz w:val="12"/>
          <w:szCs w:val="12"/>
        </w:rPr>
        <w:t>()</w:t>
      </w:r>
    </w:p>
    <w:p w14:paraId="3941E84C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80F6A7"/>
          <w:sz w:val="12"/>
          <w:szCs w:val="12"/>
        </w:rPr>
        <w:t>post</w:t>
      </w:r>
      <w:r w:rsidRPr="00FE0530">
        <w:rPr>
          <w:rFonts w:ascii="Consolas" w:hAnsi="Consolas"/>
          <w:color w:val="F9FAF4"/>
          <w:sz w:val="12"/>
          <w:szCs w:val="12"/>
        </w:rPr>
        <w:t>(</w:t>
      </w:r>
      <w:r w:rsidRPr="00FE0530">
        <w:rPr>
          <w:rFonts w:ascii="Consolas" w:hAnsi="Consolas"/>
          <w:color w:val="17C6A3"/>
          <w:sz w:val="12"/>
          <w:szCs w:val="12"/>
        </w:rPr>
        <w:t>"http://49.249.29.5:8091/add-transaction"</w:t>
      </w:r>
      <w:r w:rsidRPr="00FE0530">
        <w:rPr>
          <w:rFonts w:ascii="Consolas" w:hAnsi="Consolas"/>
          <w:color w:val="F9FAF4"/>
          <w:sz w:val="12"/>
          <w:szCs w:val="12"/>
        </w:rPr>
        <w:t>)</w:t>
      </w:r>
    </w:p>
    <w:p w14:paraId="30797F9B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80F6A7"/>
          <w:sz w:val="12"/>
          <w:szCs w:val="12"/>
        </w:rPr>
        <w:t>then</w:t>
      </w:r>
      <w:r w:rsidRPr="00FE0530">
        <w:rPr>
          <w:rFonts w:ascii="Consolas" w:hAnsi="Consolas"/>
          <w:color w:val="F9FAF4"/>
          <w:sz w:val="12"/>
          <w:szCs w:val="12"/>
        </w:rPr>
        <w:t>()</w:t>
      </w:r>
    </w:p>
    <w:p w14:paraId="40212889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80F6A7"/>
          <w:sz w:val="12"/>
          <w:szCs w:val="12"/>
        </w:rPr>
        <w:t>log</w:t>
      </w:r>
      <w:r w:rsidRPr="00FE0530">
        <w:rPr>
          <w:rFonts w:ascii="Consolas" w:hAnsi="Consolas"/>
          <w:color w:val="F9FAF4"/>
          <w:sz w:val="12"/>
          <w:szCs w:val="12"/>
        </w:rPr>
        <w:t>()</w:t>
      </w:r>
      <w:r w:rsidRPr="00FE0530">
        <w:rPr>
          <w:rFonts w:ascii="Consolas" w:hAnsi="Consolas"/>
          <w:color w:val="E6E6FA"/>
          <w:sz w:val="12"/>
          <w:szCs w:val="12"/>
        </w:rPr>
        <w:t>.</w:t>
      </w:r>
      <w:r w:rsidRPr="00FE0530">
        <w:rPr>
          <w:rFonts w:ascii="Consolas" w:hAnsi="Consolas"/>
          <w:color w:val="80F6A7"/>
          <w:sz w:val="12"/>
          <w:szCs w:val="12"/>
        </w:rPr>
        <w:t>all</w:t>
      </w:r>
      <w:r w:rsidRPr="00FE0530">
        <w:rPr>
          <w:rFonts w:ascii="Consolas" w:hAnsi="Consolas"/>
          <w:color w:val="F9FAF4"/>
          <w:sz w:val="12"/>
          <w:szCs w:val="12"/>
        </w:rPr>
        <w:t>()</w:t>
      </w:r>
      <w:r w:rsidRPr="00FE0530">
        <w:rPr>
          <w:rFonts w:ascii="Consolas" w:hAnsi="Consolas"/>
          <w:color w:val="E6E6FA"/>
          <w:sz w:val="12"/>
          <w:szCs w:val="12"/>
        </w:rPr>
        <w:t>;</w:t>
      </w:r>
    </w:p>
    <w:p w14:paraId="531CF7B2" w14:textId="77777777" w:rsidR="00FE0530" w:rsidRPr="00FE0530" w:rsidRDefault="00FE0530" w:rsidP="00FE053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D9E8F7"/>
          <w:sz w:val="12"/>
          <w:szCs w:val="12"/>
        </w:rPr>
        <w:tab/>
      </w:r>
      <w:r w:rsidRPr="00FE0530">
        <w:rPr>
          <w:rFonts w:ascii="Consolas" w:hAnsi="Consolas"/>
          <w:color w:val="F9FAF4"/>
          <w:sz w:val="12"/>
          <w:szCs w:val="12"/>
        </w:rPr>
        <w:t>}</w:t>
      </w:r>
    </w:p>
    <w:p w14:paraId="6858B401" w14:textId="77777777" w:rsidR="00EF50AA" w:rsidRDefault="00EF50AA" w:rsidP="00EF50AA">
      <w:pPr>
        <w:pStyle w:val="ListParagraph"/>
      </w:pPr>
    </w:p>
    <w:p w14:paraId="12C18BD4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CC6C1D"/>
          <w:sz w:val="14"/>
          <w:szCs w:val="14"/>
        </w:rPr>
        <w:t>ublic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CC6C1D"/>
          <w:sz w:val="14"/>
          <w:szCs w:val="14"/>
        </w:rPr>
        <w:t>class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1290C3"/>
          <w:sz w:val="14"/>
          <w:szCs w:val="14"/>
        </w:rPr>
        <w:t>ExcelUtility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9FAF4"/>
          <w:sz w:val="14"/>
          <w:szCs w:val="14"/>
        </w:rPr>
        <w:t>{</w:t>
      </w:r>
    </w:p>
    <w:p w14:paraId="261DECDA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</w:p>
    <w:p w14:paraId="651440CF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1290C3"/>
          <w:sz w:val="14"/>
          <w:szCs w:val="14"/>
        </w:rPr>
        <w:t>String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66E1F8"/>
          <w:sz w:val="14"/>
          <w:szCs w:val="14"/>
        </w:rPr>
        <w:t>path</w:t>
      </w:r>
      <w:r w:rsidRPr="00560AF8">
        <w:rPr>
          <w:rFonts w:ascii="Consolas" w:hAnsi="Consolas"/>
          <w:color w:val="E6E6FA"/>
          <w:sz w:val="14"/>
          <w:szCs w:val="14"/>
        </w:rPr>
        <w:t>=</w:t>
      </w:r>
      <w:r w:rsidRPr="00560AF8">
        <w:rPr>
          <w:rFonts w:ascii="Consolas" w:hAnsi="Consolas"/>
          <w:color w:val="1290C3"/>
          <w:sz w:val="14"/>
          <w:szCs w:val="14"/>
        </w:rPr>
        <w:t>Driver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i/>
          <w:iCs/>
          <w:color w:val="8DDAF8"/>
          <w:sz w:val="14"/>
          <w:szCs w:val="14"/>
        </w:rPr>
        <w:t>paath</w:t>
      </w:r>
      <w:r w:rsidRPr="00560AF8">
        <w:rPr>
          <w:rFonts w:ascii="Consolas" w:hAnsi="Consolas"/>
          <w:color w:val="E6E6FA"/>
          <w:sz w:val="14"/>
          <w:szCs w:val="14"/>
        </w:rPr>
        <w:t>;</w:t>
      </w:r>
    </w:p>
    <w:p w14:paraId="55072854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EA30446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CC6C1D"/>
          <w:sz w:val="14"/>
          <w:szCs w:val="14"/>
        </w:rPr>
        <w:t>public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1290C3"/>
          <w:sz w:val="14"/>
          <w:szCs w:val="14"/>
        </w:rPr>
        <w:t>String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1EB540"/>
          <w:sz w:val="14"/>
          <w:szCs w:val="14"/>
        </w:rPr>
        <w:t>getDataFromExcelStringCellValue</w:t>
      </w:r>
      <w:r w:rsidRPr="00560AF8">
        <w:rPr>
          <w:rFonts w:ascii="Consolas" w:hAnsi="Consolas"/>
          <w:color w:val="F9FAF4"/>
          <w:sz w:val="14"/>
          <w:szCs w:val="14"/>
        </w:rPr>
        <w:t>(</w:t>
      </w:r>
      <w:r w:rsidRPr="00560AF8">
        <w:rPr>
          <w:rFonts w:ascii="Consolas" w:hAnsi="Consolas"/>
          <w:color w:val="D9E8F7"/>
          <w:sz w:val="14"/>
          <w:szCs w:val="14"/>
        </w:rPr>
        <w:t xml:space="preserve">  </w:t>
      </w:r>
      <w:r w:rsidRPr="00560AF8">
        <w:rPr>
          <w:rFonts w:ascii="Consolas" w:hAnsi="Consolas"/>
          <w:color w:val="1290C3"/>
          <w:sz w:val="14"/>
          <w:szCs w:val="14"/>
        </w:rPr>
        <w:t>String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79ABFF"/>
          <w:sz w:val="14"/>
          <w:szCs w:val="14"/>
        </w:rPr>
        <w:t>sheet</w:t>
      </w:r>
      <w:r w:rsidRPr="00560AF8">
        <w:rPr>
          <w:rFonts w:ascii="Consolas" w:hAnsi="Consolas"/>
          <w:color w:val="E6E6FA"/>
          <w:sz w:val="14"/>
          <w:szCs w:val="14"/>
        </w:rPr>
        <w:t>,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CC6C1D"/>
          <w:sz w:val="14"/>
          <w:szCs w:val="14"/>
        </w:rPr>
        <w:t>int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79ABFF"/>
          <w:sz w:val="14"/>
          <w:szCs w:val="14"/>
        </w:rPr>
        <w:t>row</w:t>
      </w:r>
      <w:r w:rsidRPr="00560AF8">
        <w:rPr>
          <w:rFonts w:ascii="Consolas" w:hAnsi="Consolas"/>
          <w:color w:val="E6E6FA"/>
          <w:sz w:val="14"/>
          <w:szCs w:val="14"/>
        </w:rPr>
        <w:t>,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CC6C1D"/>
          <w:sz w:val="14"/>
          <w:szCs w:val="14"/>
        </w:rPr>
        <w:t>int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79ABFF"/>
          <w:sz w:val="14"/>
          <w:szCs w:val="14"/>
        </w:rPr>
        <w:t>column</w:t>
      </w:r>
      <w:r w:rsidRPr="00560AF8">
        <w:rPr>
          <w:rFonts w:ascii="Consolas" w:hAnsi="Consolas"/>
          <w:color w:val="F9FAF4"/>
          <w:sz w:val="14"/>
          <w:szCs w:val="14"/>
        </w:rPr>
        <w:t>)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CC6C1D"/>
          <w:sz w:val="14"/>
          <w:szCs w:val="14"/>
        </w:rPr>
        <w:t>throws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1290C3"/>
          <w:sz w:val="14"/>
          <w:szCs w:val="14"/>
        </w:rPr>
        <w:t>IOException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9FAF4"/>
          <w:sz w:val="14"/>
          <w:szCs w:val="14"/>
        </w:rPr>
        <w:t>{</w:t>
      </w:r>
    </w:p>
    <w:p w14:paraId="1EE7982C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1290C3"/>
          <w:sz w:val="14"/>
          <w:szCs w:val="14"/>
        </w:rPr>
        <w:t>FileInputStream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2F200"/>
          <w:sz w:val="14"/>
          <w:szCs w:val="14"/>
        </w:rPr>
        <w:t>fis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E6E6FA"/>
          <w:sz w:val="14"/>
          <w:szCs w:val="14"/>
        </w:rPr>
        <w:t>=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CC6C1D"/>
          <w:sz w:val="14"/>
          <w:szCs w:val="14"/>
        </w:rPr>
        <w:t>new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A7EC21"/>
          <w:sz w:val="14"/>
          <w:szCs w:val="14"/>
        </w:rPr>
        <w:t>FileInputStream</w:t>
      </w:r>
      <w:r w:rsidRPr="00560AF8">
        <w:rPr>
          <w:rFonts w:ascii="Consolas" w:hAnsi="Consolas"/>
          <w:color w:val="F9FAF4"/>
          <w:sz w:val="14"/>
          <w:szCs w:val="14"/>
        </w:rPr>
        <w:t>(</w:t>
      </w:r>
      <w:r w:rsidRPr="00560AF8">
        <w:rPr>
          <w:rFonts w:ascii="Consolas" w:hAnsi="Consolas"/>
          <w:color w:val="66E1F8"/>
          <w:sz w:val="14"/>
          <w:szCs w:val="14"/>
        </w:rPr>
        <w:t>path</w:t>
      </w:r>
      <w:r w:rsidRPr="00560AF8">
        <w:rPr>
          <w:rFonts w:ascii="Consolas" w:hAnsi="Consolas"/>
          <w:color w:val="F9FAF4"/>
          <w:sz w:val="14"/>
          <w:szCs w:val="14"/>
        </w:rPr>
        <w:t>)</w:t>
      </w:r>
      <w:r w:rsidRPr="00560AF8">
        <w:rPr>
          <w:rFonts w:ascii="Consolas" w:hAnsi="Consolas"/>
          <w:color w:val="E6E6FA"/>
          <w:sz w:val="14"/>
          <w:szCs w:val="14"/>
        </w:rPr>
        <w:t>;</w:t>
      </w:r>
    </w:p>
    <w:p w14:paraId="35C57FF0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80F2F6"/>
          <w:sz w:val="14"/>
          <w:szCs w:val="14"/>
        </w:rPr>
        <w:t>Workbook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2F200"/>
          <w:sz w:val="14"/>
          <w:szCs w:val="14"/>
        </w:rPr>
        <w:t>wb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E6E6FA"/>
          <w:sz w:val="14"/>
          <w:szCs w:val="14"/>
        </w:rPr>
        <w:t>=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1290C3"/>
          <w:sz w:val="14"/>
          <w:szCs w:val="14"/>
        </w:rPr>
        <w:t>WorkbookFactory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i/>
          <w:iCs/>
          <w:color w:val="96EC3F"/>
          <w:sz w:val="14"/>
          <w:szCs w:val="14"/>
        </w:rPr>
        <w:t>create</w:t>
      </w:r>
      <w:r w:rsidRPr="00560AF8">
        <w:rPr>
          <w:rFonts w:ascii="Consolas" w:hAnsi="Consolas"/>
          <w:color w:val="F9FAF4"/>
          <w:sz w:val="14"/>
          <w:szCs w:val="14"/>
        </w:rPr>
        <w:t>(</w:t>
      </w:r>
      <w:r w:rsidRPr="00560AF8">
        <w:rPr>
          <w:rFonts w:ascii="Consolas" w:hAnsi="Consolas"/>
          <w:color w:val="F3EC79"/>
          <w:sz w:val="14"/>
          <w:szCs w:val="14"/>
        </w:rPr>
        <w:t>fis</w:t>
      </w:r>
      <w:r w:rsidRPr="00560AF8">
        <w:rPr>
          <w:rFonts w:ascii="Consolas" w:hAnsi="Consolas"/>
          <w:color w:val="F9FAF4"/>
          <w:sz w:val="14"/>
          <w:szCs w:val="14"/>
        </w:rPr>
        <w:t>)</w:t>
      </w:r>
      <w:r w:rsidRPr="00560AF8">
        <w:rPr>
          <w:rFonts w:ascii="Consolas" w:hAnsi="Consolas"/>
          <w:color w:val="E6E6FA"/>
          <w:sz w:val="14"/>
          <w:szCs w:val="14"/>
        </w:rPr>
        <w:t>;</w:t>
      </w:r>
    </w:p>
    <w:p w14:paraId="74C9FD9D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1290C3"/>
          <w:sz w:val="14"/>
          <w:szCs w:val="14"/>
        </w:rPr>
        <w:t>String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2F200"/>
          <w:sz w:val="14"/>
          <w:szCs w:val="14"/>
        </w:rPr>
        <w:t>data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E6E6FA"/>
          <w:sz w:val="14"/>
          <w:szCs w:val="14"/>
        </w:rPr>
        <w:t>=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3EC79"/>
          <w:sz w:val="14"/>
          <w:szCs w:val="14"/>
        </w:rPr>
        <w:t>wb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color w:val="80F6A7"/>
          <w:sz w:val="14"/>
          <w:szCs w:val="14"/>
        </w:rPr>
        <w:t>getSheet</w:t>
      </w:r>
      <w:r w:rsidRPr="00560AF8">
        <w:rPr>
          <w:rFonts w:ascii="Consolas" w:hAnsi="Consolas"/>
          <w:color w:val="F9FAF4"/>
          <w:sz w:val="14"/>
          <w:szCs w:val="14"/>
        </w:rPr>
        <w:t>(</w:t>
      </w:r>
      <w:r w:rsidRPr="00560AF8">
        <w:rPr>
          <w:rFonts w:ascii="Consolas" w:hAnsi="Consolas"/>
          <w:color w:val="79ABFF"/>
          <w:sz w:val="14"/>
          <w:szCs w:val="14"/>
        </w:rPr>
        <w:t>sheet</w:t>
      </w:r>
      <w:r w:rsidRPr="00560AF8">
        <w:rPr>
          <w:rFonts w:ascii="Consolas" w:hAnsi="Consolas"/>
          <w:color w:val="F9FAF4"/>
          <w:sz w:val="14"/>
          <w:szCs w:val="14"/>
        </w:rPr>
        <w:t>)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color w:val="80F6A7"/>
          <w:sz w:val="14"/>
          <w:szCs w:val="14"/>
        </w:rPr>
        <w:t>getRow</w:t>
      </w:r>
      <w:r w:rsidRPr="00560AF8">
        <w:rPr>
          <w:rFonts w:ascii="Consolas" w:hAnsi="Consolas"/>
          <w:color w:val="F9FAF4"/>
          <w:sz w:val="14"/>
          <w:szCs w:val="14"/>
        </w:rPr>
        <w:t>(</w:t>
      </w:r>
      <w:r w:rsidRPr="00560AF8">
        <w:rPr>
          <w:rFonts w:ascii="Consolas" w:hAnsi="Consolas"/>
          <w:color w:val="79ABFF"/>
          <w:sz w:val="14"/>
          <w:szCs w:val="14"/>
        </w:rPr>
        <w:t>row</w:t>
      </w:r>
      <w:r w:rsidRPr="00560AF8">
        <w:rPr>
          <w:rFonts w:ascii="Consolas" w:hAnsi="Consolas"/>
          <w:color w:val="F9FAF4"/>
          <w:sz w:val="14"/>
          <w:szCs w:val="14"/>
        </w:rPr>
        <w:t>)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color w:val="80F6A7"/>
          <w:sz w:val="14"/>
          <w:szCs w:val="14"/>
        </w:rPr>
        <w:t>getCell</w:t>
      </w:r>
      <w:r w:rsidRPr="00560AF8">
        <w:rPr>
          <w:rFonts w:ascii="Consolas" w:hAnsi="Consolas"/>
          <w:color w:val="F9FAF4"/>
          <w:sz w:val="14"/>
          <w:szCs w:val="14"/>
        </w:rPr>
        <w:t>(</w:t>
      </w:r>
      <w:r w:rsidRPr="00560AF8">
        <w:rPr>
          <w:rFonts w:ascii="Consolas" w:hAnsi="Consolas"/>
          <w:color w:val="79ABFF"/>
          <w:sz w:val="14"/>
          <w:szCs w:val="14"/>
        </w:rPr>
        <w:t>column</w:t>
      </w:r>
      <w:r w:rsidRPr="00560AF8">
        <w:rPr>
          <w:rFonts w:ascii="Consolas" w:hAnsi="Consolas"/>
          <w:color w:val="F9FAF4"/>
          <w:sz w:val="14"/>
          <w:szCs w:val="14"/>
        </w:rPr>
        <w:t>)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color w:val="80F6A7"/>
          <w:sz w:val="14"/>
          <w:szCs w:val="14"/>
        </w:rPr>
        <w:t>getStringCellValue</w:t>
      </w:r>
      <w:r w:rsidRPr="00560AF8">
        <w:rPr>
          <w:rFonts w:ascii="Consolas" w:hAnsi="Consolas"/>
          <w:color w:val="F9FAF4"/>
          <w:sz w:val="14"/>
          <w:szCs w:val="14"/>
        </w:rPr>
        <w:t>()</w:t>
      </w:r>
      <w:r w:rsidRPr="00560AF8">
        <w:rPr>
          <w:rFonts w:ascii="Consolas" w:hAnsi="Consolas"/>
          <w:color w:val="E6E6FA"/>
          <w:sz w:val="14"/>
          <w:szCs w:val="14"/>
        </w:rPr>
        <w:t>;</w:t>
      </w:r>
    </w:p>
    <w:p w14:paraId="041371AA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F3EC79"/>
          <w:sz w:val="14"/>
          <w:szCs w:val="14"/>
        </w:rPr>
        <w:t>wb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color w:val="80F6A7"/>
          <w:sz w:val="14"/>
          <w:szCs w:val="14"/>
        </w:rPr>
        <w:t>close</w:t>
      </w:r>
      <w:r w:rsidRPr="00560AF8">
        <w:rPr>
          <w:rFonts w:ascii="Consolas" w:hAnsi="Consolas"/>
          <w:color w:val="F9FAF4"/>
          <w:sz w:val="14"/>
          <w:szCs w:val="14"/>
        </w:rPr>
        <w:t>()</w:t>
      </w:r>
      <w:r w:rsidRPr="00560AF8">
        <w:rPr>
          <w:rFonts w:ascii="Consolas" w:hAnsi="Consolas"/>
          <w:color w:val="E6E6FA"/>
          <w:sz w:val="14"/>
          <w:szCs w:val="14"/>
        </w:rPr>
        <w:t>;</w:t>
      </w:r>
    </w:p>
    <w:p w14:paraId="78FC4386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CC6C1D"/>
          <w:sz w:val="14"/>
          <w:szCs w:val="14"/>
        </w:rPr>
        <w:t>return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3EC79"/>
          <w:sz w:val="14"/>
          <w:szCs w:val="14"/>
        </w:rPr>
        <w:t>data</w:t>
      </w:r>
      <w:r w:rsidRPr="00560AF8">
        <w:rPr>
          <w:rFonts w:ascii="Consolas" w:hAnsi="Consolas"/>
          <w:color w:val="E6E6FA"/>
          <w:sz w:val="14"/>
          <w:szCs w:val="14"/>
        </w:rPr>
        <w:t>;</w:t>
      </w:r>
    </w:p>
    <w:p w14:paraId="00B75170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F9FAF4"/>
          <w:sz w:val="14"/>
          <w:szCs w:val="14"/>
        </w:rPr>
        <w:t>}</w:t>
      </w:r>
    </w:p>
    <w:p w14:paraId="13BBDC94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2909D7A9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CC6C1D"/>
          <w:sz w:val="14"/>
          <w:szCs w:val="14"/>
        </w:rPr>
        <w:t>public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CC6C1D"/>
          <w:sz w:val="14"/>
          <w:szCs w:val="14"/>
        </w:rPr>
        <w:t>double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1EB540"/>
          <w:sz w:val="14"/>
          <w:szCs w:val="14"/>
        </w:rPr>
        <w:t>getDataFromExcelNumericCellValue</w:t>
      </w:r>
      <w:r w:rsidRPr="00560AF8">
        <w:rPr>
          <w:rFonts w:ascii="Consolas" w:hAnsi="Consolas"/>
          <w:color w:val="F9FAF4"/>
          <w:sz w:val="14"/>
          <w:szCs w:val="14"/>
        </w:rPr>
        <w:t>(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1290C3"/>
          <w:sz w:val="14"/>
          <w:szCs w:val="14"/>
        </w:rPr>
        <w:t>String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79ABFF"/>
          <w:sz w:val="14"/>
          <w:szCs w:val="14"/>
        </w:rPr>
        <w:t>sheet</w:t>
      </w:r>
      <w:r w:rsidRPr="00560AF8">
        <w:rPr>
          <w:rFonts w:ascii="Consolas" w:hAnsi="Consolas"/>
          <w:color w:val="E6E6FA"/>
          <w:sz w:val="14"/>
          <w:szCs w:val="14"/>
        </w:rPr>
        <w:t>,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CC6C1D"/>
          <w:sz w:val="14"/>
          <w:szCs w:val="14"/>
        </w:rPr>
        <w:t>int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79ABFF"/>
          <w:sz w:val="14"/>
          <w:szCs w:val="14"/>
        </w:rPr>
        <w:t>row</w:t>
      </w:r>
      <w:r w:rsidRPr="00560AF8">
        <w:rPr>
          <w:rFonts w:ascii="Consolas" w:hAnsi="Consolas"/>
          <w:color w:val="E6E6FA"/>
          <w:sz w:val="14"/>
          <w:szCs w:val="14"/>
        </w:rPr>
        <w:t>,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CC6C1D"/>
          <w:sz w:val="14"/>
          <w:szCs w:val="14"/>
        </w:rPr>
        <w:t>int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79ABFF"/>
          <w:sz w:val="14"/>
          <w:szCs w:val="14"/>
        </w:rPr>
        <w:t>column</w:t>
      </w:r>
      <w:r w:rsidRPr="00560AF8">
        <w:rPr>
          <w:rFonts w:ascii="Consolas" w:hAnsi="Consolas"/>
          <w:color w:val="F9FAF4"/>
          <w:sz w:val="14"/>
          <w:szCs w:val="14"/>
        </w:rPr>
        <w:t>)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CC6C1D"/>
          <w:sz w:val="14"/>
          <w:szCs w:val="14"/>
        </w:rPr>
        <w:t>throws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1290C3"/>
          <w:sz w:val="14"/>
          <w:szCs w:val="14"/>
        </w:rPr>
        <w:t>IOException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9FAF4"/>
          <w:sz w:val="14"/>
          <w:szCs w:val="14"/>
        </w:rPr>
        <w:t>{</w:t>
      </w:r>
    </w:p>
    <w:p w14:paraId="79A32EB8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1290C3"/>
          <w:sz w:val="14"/>
          <w:szCs w:val="14"/>
        </w:rPr>
        <w:t>FileInputStream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2F200"/>
          <w:sz w:val="14"/>
          <w:szCs w:val="14"/>
        </w:rPr>
        <w:t>fis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E6E6FA"/>
          <w:sz w:val="14"/>
          <w:szCs w:val="14"/>
        </w:rPr>
        <w:t>=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CC6C1D"/>
          <w:sz w:val="14"/>
          <w:szCs w:val="14"/>
        </w:rPr>
        <w:t>new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A7EC21"/>
          <w:sz w:val="14"/>
          <w:szCs w:val="14"/>
        </w:rPr>
        <w:t>FileInputStream</w:t>
      </w:r>
      <w:r w:rsidRPr="00560AF8">
        <w:rPr>
          <w:rFonts w:ascii="Consolas" w:hAnsi="Consolas"/>
          <w:color w:val="F9FAF4"/>
          <w:sz w:val="14"/>
          <w:szCs w:val="14"/>
        </w:rPr>
        <w:t>(</w:t>
      </w:r>
      <w:r w:rsidRPr="00560AF8">
        <w:rPr>
          <w:rFonts w:ascii="Consolas" w:hAnsi="Consolas"/>
          <w:color w:val="66E1F8"/>
          <w:sz w:val="14"/>
          <w:szCs w:val="14"/>
        </w:rPr>
        <w:t>path</w:t>
      </w:r>
      <w:r w:rsidRPr="00560AF8">
        <w:rPr>
          <w:rFonts w:ascii="Consolas" w:hAnsi="Consolas"/>
          <w:color w:val="F9FAF4"/>
          <w:sz w:val="14"/>
          <w:szCs w:val="14"/>
        </w:rPr>
        <w:t>)</w:t>
      </w:r>
      <w:r w:rsidRPr="00560AF8">
        <w:rPr>
          <w:rFonts w:ascii="Consolas" w:hAnsi="Consolas"/>
          <w:color w:val="E6E6FA"/>
          <w:sz w:val="14"/>
          <w:szCs w:val="14"/>
        </w:rPr>
        <w:t>;</w:t>
      </w:r>
    </w:p>
    <w:p w14:paraId="04443382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80F2F6"/>
          <w:sz w:val="14"/>
          <w:szCs w:val="14"/>
        </w:rPr>
        <w:t>Workbook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2F200"/>
          <w:sz w:val="14"/>
          <w:szCs w:val="14"/>
        </w:rPr>
        <w:t>wb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E6E6FA"/>
          <w:sz w:val="14"/>
          <w:szCs w:val="14"/>
        </w:rPr>
        <w:t>=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1290C3"/>
          <w:sz w:val="14"/>
          <w:szCs w:val="14"/>
        </w:rPr>
        <w:t>WorkbookFactory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i/>
          <w:iCs/>
          <w:color w:val="96EC3F"/>
          <w:sz w:val="14"/>
          <w:szCs w:val="14"/>
        </w:rPr>
        <w:t>create</w:t>
      </w:r>
      <w:r w:rsidRPr="00560AF8">
        <w:rPr>
          <w:rFonts w:ascii="Consolas" w:hAnsi="Consolas"/>
          <w:color w:val="F9FAF4"/>
          <w:sz w:val="14"/>
          <w:szCs w:val="14"/>
        </w:rPr>
        <w:t>(</w:t>
      </w:r>
      <w:r w:rsidRPr="00560AF8">
        <w:rPr>
          <w:rFonts w:ascii="Consolas" w:hAnsi="Consolas"/>
          <w:color w:val="F3EC79"/>
          <w:sz w:val="14"/>
          <w:szCs w:val="14"/>
        </w:rPr>
        <w:t>fis</w:t>
      </w:r>
      <w:r w:rsidRPr="00560AF8">
        <w:rPr>
          <w:rFonts w:ascii="Consolas" w:hAnsi="Consolas"/>
          <w:color w:val="F9FAF4"/>
          <w:sz w:val="14"/>
          <w:szCs w:val="14"/>
        </w:rPr>
        <w:t>)</w:t>
      </w:r>
      <w:r w:rsidRPr="00560AF8">
        <w:rPr>
          <w:rFonts w:ascii="Consolas" w:hAnsi="Consolas"/>
          <w:color w:val="E6E6FA"/>
          <w:sz w:val="14"/>
          <w:szCs w:val="14"/>
        </w:rPr>
        <w:t>;</w:t>
      </w:r>
    </w:p>
    <w:p w14:paraId="4778B840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CC6C1D"/>
          <w:sz w:val="14"/>
          <w:szCs w:val="14"/>
        </w:rPr>
        <w:t>double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2F200"/>
          <w:sz w:val="14"/>
          <w:szCs w:val="14"/>
        </w:rPr>
        <w:t>data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E6E6FA"/>
          <w:sz w:val="14"/>
          <w:szCs w:val="14"/>
        </w:rPr>
        <w:t>=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3EC79"/>
          <w:sz w:val="14"/>
          <w:szCs w:val="14"/>
        </w:rPr>
        <w:t>wb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color w:val="80F6A7"/>
          <w:sz w:val="14"/>
          <w:szCs w:val="14"/>
        </w:rPr>
        <w:t>getSheet</w:t>
      </w:r>
      <w:r w:rsidRPr="00560AF8">
        <w:rPr>
          <w:rFonts w:ascii="Consolas" w:hAnsi="Consolas"/>
          <w:color w:val="F9FAF4"/>
          <w:sz w:val="14"/>
          <w:szCs w:val="14"/>
        </w:rPr>
        <w:t>(</w:t>
      </w:r>
      <w:r w:rsidRPr="00560AF8">
        <w:rPr>
          <w:rFonts w:ascii="Consolas" w:hAnsi="Consolas"/>
          <w:color w:val="79ABFF"/>
          <w:sz w:val="14"/>
          <w:szCs w:val="14"/>
        </w:rPr>
        <w:t>sheet</w:t>
      </w:r>
      <w:r w:rsidRPr="00560AF8">
        <w:rPr>
          <w:rFonts w:ascii="Consolas" w:hAnsi="Consolas"/>
          <w:color w:val="F9FAF4"/>
          <w:sz w:val="14"/>
          <w:szCs w:val="14"/>
        </w:rPr>
        <w:t>)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color w:val="80F6A7"/>
          <w:sz w:val="14"/>
          <w:szCs w:val="14"/>
        </w:rPr>
        <w:t>getRow</w:t>
      </w:r>
      <w:r w:rsidRPr="00560AF8">
        <w:rPr>
          <w:rFonts w:ascii="Consolas" w:hAnsi="Consolas"/>
          <w:color w:val="F9FAF4"/>
          <w:sz w:val="14"/>
          <w:szCs w:val="14"/>
        </w:rPr>
        <w:t>(</w:t>
      </w:r>
      <w:r w:rsidRPr="00560AF8">
        <w:rPr>
          <w:rFonts w:ascii="Consolas" w:hAnsi="Consolas"/>
          <w:color w:val="79ABFF"/>
          <w:sz w:val="14"/>
          <w:szCs w:val="14"/>
        </w:rPr>
        <w:t>row</w:t>
      </w:r>
      <w:r w:rsidRPr="00560AF8">
        <w:rPr>
          <w:rFonts w:ascii="Consolas" w:hAnsi="Consolas"/>
          <w:color w:val="F9FAF4"/>
          <w:sz w:val="14"/>
          <w:szCs w:val="14"/>
        </w:rPr>
        <w:t>)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color w:val="80F6A7"/>
          <w:sz w:val="14"/>
          <w:szCs w:val="14"/>
        </w:rPr>
        <w:t>getCell</w:t>
      </w:r>
      <w:r w:rsidRPr="00560AF8">
        <w:rPr>
          <w:rFonts w:ascii="Consolas" w:hAnsi="Consolas"/>
          <w:color w:val="F9FAF4"/>
          <w:sz w:val="14"/>
          <w:szCs w:val="14"/>
        </w:rPr>
        <w:t>(</w:t>
      </w:r>
      <w:r w:rsidRPr="00560AF8">
        <w:rPr>
          <w:rFonts w:ascii="Consolas" w:hAnsi="Consolas"/>
          <w:color w:val="79ABFF"/>
          <w:sz w:val="14"/>
          <w:szCs w:val="14"/>
        </w:rPr>
        <w:t>column</w:t>
      </w:r>
      <w:r w:rsidRPr="00560AF8">
        <w:rPr>
          <w:rFonts w:ascii="Consolas" w:hAnsi="Consolas"/>
          <w:color w:val="F9FAF4"/>
          <w:sz w:val="14"/>
          <w:szCs w:val="14"/>
        </w:rPr>
        <w:t>)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color w:val="80F6A7"/>
          <w:sz w:val="14"/>
          <w:szCs w:val="14"/>
        </w:rPr>
        <w:t>getNumericCellValue</w:t>
      </w:r>
      <w:r w:rsidRPr="00560AF8">
        <w:rPr>
          <w:rFonts w:ascii="Consolas" w:hAnsi="Consolas"/>
          <w:color w:val="F9FAF4"/>
          <w:sz w:val="14"/>
          <w:szCs w:val="14"/>
        </w:rPr>
        <w:t>()</w:t>
      </w:r>
      <w:r w:rsidRPr="00560AF8">
        <w:rPr>
          <w:rFonts w:ascii="Consolas" w:hAnsi="Consolas"/>
          <w:color w:val="E6E6FA"/>
          <w:sz w:val="14"/>
          <w:szCs w:val="14"/>
        </w:rPr>
        <w:t>;</w:t>
      </w:r>
    </w:p>
    <w:p w14:paraId="7D4147A9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F3EC79"/>
          <w:sz w:val="14"/>
          <w:szCs w:val="14"/>
        </w:rPr>
        <w:t>wb</w:t>
      </w:r>
      <w:r w:rsidRPr="00560AF8">
        <w:rPr>
          <w:rFonts w:ascii="Consolas" w:hAnsi="Consolas"/>
          <w:color w:val="E6E6FA"/>
          <w:sz w:val="14"/>
          <w:szCs w:val="14"/>
        </w:rPr>
        <w:t>.</w:t>
      </w:r>
      <w:r w:rsidRPr="00560AF8">
        <w:rPr>
          <w:rFonts w:ascii="Consolas" w:hAnsi="Consolas"/>
          <w:color w:val="80F6A7"/>
          <w:sz w:val="14"/>
          <w:szCs w:val="14"/>
        </w:rPr>
        <w:t>close</w:t>
      </w:r>
      <w:r w:rsidRPr="00560AF8">
        <w:rPr>
          <w:rFonts w:ascii="Consolas" w:hAnsi="Consolas"/>
          <w:color w:val="F9FAF4"/>
          <w:sz w:val="14"/>
          <w:szCs w:val="14"/>
        </w:rPr>
        <w:t>()</w:t>
      </w:r>
      <w:r w:rsidRPr="00560AF8">
        <w:rPr>
          <w:rFonts w:ascii="Consolas" w:hAnsi="Consolas"/>
          <w:color w:val="E6E6FA"/>
          <w:sz w:val="14"/>
          <w:szCs w:val="14"/>
        </w:rPr>
        <w:t>;</w:t>
      </w:r>
    </w:p>
    <w:p w14:paraId="4C672B7C" w14:textId="77777777" w:rsidR="00560AF8" w:rsidRPr="00560AF8" w:rsidRDefault="00560AF8" w:rsidP="00560AF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D9E8F7"/>
          <w:sz w:val="14"/>
          <w:szCs w:val="14"/>
        </w:rPr>
        <w:tab/>
      </w:r>
      <w:r w:rsidRPr="00560AF8">
        <w:rPr>
          <w:rFonts w:ascii="Consolas" w:hAnsi="Consolas"/>
          <w:color w:val="CC6C1D"/>
          <w:sz w:val="14"/>
          <w:szCs w:val="14"/>
        </w:rPr>
        <w:t>return</w:t>
      </w:r>
      <w:r w:rsidRPr="00560AF8">
        <w:rPr>
          <w:rFonts w:ascii="Consolas" w:hAnsi="Consolas"/>
          <w:color w:val="D9E8F7"/>
          <w:sz w:val="14"/>
          <w:szCs w:val="14"/>
        </w:rPr>
        <w:t xml:space="preserve"> </w:t>
      </w:r>
      <w:r w:rsidRPr="00560AF8">
        <w:rPr>
          <w:rFonts w:ascii="Consolas" w:hAnsi="Consolas"/>
          <w:color w:val="F3EC79"/>
          <w:sz w:val="14"/>
          <w:szCs w:val="14"/>
        </w:rPr>
        <w:t>data</w:t>
      </w:r>
      <w:r w:rsidRPr="00560AF8">
        <w:rPr>
          <w:rFonts w:ascii="Consolas" w:hAnsi="Consolas"/>
          <w:color w:val="E6E6FA"/>
          <w:sz w:val="14"/>
          <w:szCs w:val="14"/>
        </w:rPr>
        <w:t>;</w:t>
      </w:r>
    </w:p>
    <w:p w14:paraId="14D81F3C" w14:textId="77777777" w:rsidR="00EF50AA" w:rsidRDefault="00EF50AA" w:rsidP="00EF50AA">
      <w:pPr>
        <w:pStyle w:val="ListParagraph"/>
      </w:pPr>
    </w:p>
    <w:p w14:paraId="30E7EFC3" w14:textId="465C107B" w:rsidR="005A390E" w:rsidRDefault="005A390E" w:rsidP="004615DD">
      <w:pPr>
        <w:pStyle w:val="ListParagraph"/>
        <w:numPr>
          <w:ilvl w:val="0"/>
          <w:numId w:val="122"/>
        </w:numPr>
      </w:pPr>
      <w:r>
        <w:t>GETTING THE JSON REQUEST BODY FROM API DOCUMENT.</w:t>
      </w:r>
    </w:p>
    <w:p w14:paraId="420CC9EB" w14:textId="16B09AE8" w:rsidR="005A390E" w:rsidRDefault="00496200" w:rsidP="004615DD">
      <w:pPr>
        <w:pStyle w:val="ListParagraph"/>
        <w:numPr>
          <w:ilvl w:val="0"/>
          <w:numId w:val="122"/>
        </w:numPr>
      </w:pPr>
      <w:r>
        <w:t>BY TAKING HELP OF STATIC JSON FILE WE ARE GOING TO CREATE LOT OF TRANSACTIONS.</w:t>
      </w:r>
    </w:p>
    <w:p w14:paraId="1F7888A2" w14:textId="71E5A092" w:rsidR="00496200" w:rsidRDefault="002465F8" w:rsidP="004615DD">
      <w:pPr>
        <w:pStyle w:val="ListParagraph"/>
        <w:numPr>
          <w:ilvl w:val="0"/>
          <w:numId w:val="122"/>
        </w:numPr>
      </w:pPr>
      <w:r>
        <w:t>WE HAVE USED DST READ 1</w:t>
      </w:r>
      <w:r w:rsidRPr="002465F8">
        <w:rPr>
          <w:vertAlign w:val="superscript"/>
        </w:rPr>
        <w:t>ST</w:t>
      </w:r>
      <w:r>
        <w:t xml:space="preserve"> ROW DATA TAKE THE STATIC JSON FILE REPLACE ALL THE VARIABLES </w:t>
      </w:r>
      <w:r w:rsidR="000E0D2D">
        <w:t>WITH 1</w:t>
      </w:r>
      <w:r w:rsidR="000E0D2D" w:rsidRPr="000E0D2D">
        <w:rPr>
          <w:vertAlign w:val="superscript"/>
        </w:rPr>
        <w:t>ST</w:t>
      </w:r>
      <w:r w:rsidR="000E0D2D">
        <w:t xml:space="preserve"> ROW DATA AND SIMULATE THE TRANSACTION READ 2</w:t>
      </w:r>
      <w:r w:rsidR="000E0D2D" w:rsidRPr="000E0D2D">
        <w:rPr>
          <w:vertAlign w:val="superscript"/>
        </w:rPr>
        <w:t>ND</w:t>
      </w:r>
      <w:r w:rsidR="000E0D2D">
        <w:t xml:space="preserve"> ETC.,</w:t>
      </w:r>
    </w:p>
    <w:p w14:paraId="75DAD890" w14:textId="04AC87D0" w:rsidR="000E0D2D" w:rsidRDefault="00D72CAC" w:rsidP="004615DD">
      <w:pPr>
        <w:pStyle w:val="ListParagraph"/>
        <w:numPr>
          <w:ilvl w:val="0"/>
          <w:numId w:val="122"/>
        </w:numPr>
      </w:pPr>
      <w:r>
        <w:t>CREATING AND INITIATING WE CALL IT HAS DST.</w:t>
      </w:r>
    </w:p>
    <w:p w14:paraId="4141F2EB" w14:textId="4ACB901E" w:rsidR="00D72CAC" w:rsidRDefault="002D243C" w:rsidP="004615DD">
      <w:pPr>
        <w:pStyle w:val="ListParagraph"/>
        <w:numPr>
          <w:ilvl w:val="0"/>
          <w:numId w:val="122"/>
        </w:numPr>
      </w:pPr>
      <w:r>
        <w:t xml:space="preserve">WE USED RESTAPI TO INITIATE TRANSACTION </w:t>
      </w:r>
      <w:r w:rsidR="00D21724">
        <w:t>VIA API BY REST ASSURED DEPENDENCY..</w:t>
      </w:r>
    </w:p>
    <w:p w14:paraId="1B97777C" w14:textId="157B0EF0" w:rsidR="00B92D43" w:rsidRDefault="0082701D" w:rsidP="00B92D43">
      <w:r>
        <w:t xml:space="preserve"> </w:t>
      </w:r>
      <w:r w:rsidR="001B42B5" w:rsidRPr="001B42B5">
        <w:rPr>
          <w:noProof/>
        </w:rPr>
        <w:drawing>
          <wp:inline distT="0" distB="0" distL="0" distR="0" wp14:anchorId="2CF8C71C" wp14:editId="1D09A46B">
            <wp:extent cx="5731510" cy="1266190"/>
            <wp:effectExtent l="0" t="0" r="2540" b="0"/>
            <wp:docPr id="124958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82378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BCC3" w14:textId="7CC0EE39" w:rsidR="001B42B5" w:rsidRDefault="001B42B5" w:rsidP="004615DD">
      <w:pPr>
        <w:pStyle w:val="ListParagraph"/>
        <w:numPr>
          <w:ilvl w:val="0"/>
          <w:numId w:val="123"/>
        </w:numPr>
        <w:tabs>
          <w:tab w:val="left" w:pos="2248"/>
        </w:tabs>
      </w:pPr>
      <w:r>
        <w:lastRenderedPageBreak/>
        <w:t xml:space="preserve">IN FUTURE TO CONVERT INTO JAR FILE </w:t>
      </w:r>
      <w:r w:rsidR="009A7730">
        <w:t>WE SHOULD KEEP EXCEL FILE OUTSIDE BECOSUE DST ITLL ASK CUSTOMER TO GIVE THE DATA.</w:t>
      </w:r>
    </w:p>
    <w:p w14:paraId="1D5BEDAD" w14:textId="6638C0B3" w:rsidR="0097761A" w:rsidRDefault="0097761A" w:rsidP="004615DD">
      <w:pPr>
        <w:pStyle w:val="ListParagraph"/>
        <w:numPr>
          <w:ilvl w:val="0"/>
          <w:numId w:val="123"/>
        </w:numPr>
        <w:tabs>
          <w:tab w:val="left" w:pos="2248"/>
        </w:tabs>
      </w:pPr>
      <w:r>
        <w:t>EXCEL RUNTIME PARAMETER=</w:t>
      </w:r>
    </w:p>
    <w:p w14:paraId="49DAB3DB" w14:textId="25863020" w:rsidR="0097761A" w:rsidRDefault="0097761A" w:rsidP="004615DD">
      <w:pPr>
        <w:pStyle w:val="ListParagraph"/>
        <w:numPr>
          <w:ilvl w:val="0"/>
          <w:numId w:val="123"/>
        </w:numPr>
        <w:tabs>
          <w:tab w:val="left" w:pos="2248"/>
        </w:tabs>
      </w:pPr>
      <w:r>
        <w:t xml:space="preserve">SOPLN ( ARGS[0] ) </w:t>
      </w:r>
      <w:r w:rsidR="006377AC">
        <w:sym w:font="Wingdings" w:char="F0E0"/>
      </w:r>
      <w:r w:rsidR="006377AC">
        <w:t xml:space="preserve"> RUN AS </w:t>
      </w:r>
      <w:r w:rsidR="006377AC">
        <w:sym w:font="Wingdings" w:char="F0E0"/>
      </w:r>
      <w:r w:rsidR="006377AC">
        <w:t xml:space="preserve"> RUN AS  CONFIGURATION </w:t>
      </w:r>
      <w:r w:rsidR="006377AC">
        <w:sym w:font="Wingdings" w:char="F0E0"/>
      </w:r>
      <w:r w:rsidR="006377AC">
        <w:t xml:space="preserve"> ARGUEMTNS </w:t>
      </w:r>
      <w:r w:rsidR="006377AC">
        <w:sym w:font="Wingdings" w:char="F0E0"/>
      </w:r>
      <w:r w:rsidR="006377AC">
        <w:t xml:space="preserve"> PROGRAME </w:t>
      </w:r>
      <w:r w:rsidR="008537BF">
        <w:t xml:space="preserve">ARGUEMNTS </w:t>
      </w:r>
      <w:r w:rsidR="008537BF">
        <w:sym w:font="Wingdings" w:char="F0E0"/>
      </w:r>
      <w:r w:rsidR="008537BF">
        <w:t xml:space="preserve"> PASTE EXCEL PATH.</w:t>
      </w:r>
    </w:p>
    <w:p w14:paraId="24B7054B" w14:textId="5B7A8899" w:rsidR="009C4BDD" w:rsidRDefault="009C4BDD" w:rsidP="004615DD">
      <w:pPr>
        <w:pStyle w:val="ListParagraph"/>
        <w:numPr>
          <w:ilvl w:val="0"/>
          <w:numId w:val="123"/>
        </w:numPr>
        <w:tabs>
          <w:tab w:val="left" w:pos="2248"/>
        </w:tabs>
      </w:pPr>
      <w:r>
        <w:t>EVERY TRANSACTION ID WE CANNOT KEEP IN EXCEL THIS SHOULD BE EMP</w:t>
      </w:r>
      <w:r w:rsidR="00013263">
        <w:t xml:space="preserve">TY EVERY TRANSACTION IT SHOULD GENERATE DYNAMIC </w:t>
      </w:r>
      <w:r w:rsidR="00B8335B">
        <w:t>TRANSACTIONS.</w:t>
      </w:r>
    </w:p>
    <w:p w14:paraId="09096AFD" w14:textId="6ED81842" w:rsidR="00B8335B" w:rsidRDefault="00B8335B" w:rsidP="004615DD">
      <w:pPr>
        <w:pStyle w:val="ListParagraph"/>
        <w:numPr>
          <w:ilvl w:val="0"/>
          <w:numId w:val="123"/>
        </w:numPr>
        <w:tabs>
          <w:tab w:val="left" w:pos="2248"/>
        </w:tabs>
      </w:pPr>
      <w:r>
        <w:t xml:space="preserve">WE CAN GIVE THIS SIMULATIOIN EXCEL SHEET </w:t>
      </w:r>
      <w:r w:rsidR="00DE10EC">
        <w:t>TO MANUEL AND AUTOMATION TEAM.</w:t>
      </w:r>
    </w:p>
    <w:p w14:paraId="4E0BDBAF" w14:textId="545DFBD7" w:rsidR="00DE10EC" w:rsidRDefault="00DE10EC" w:rsidP="004615DD">
      <w:pPr>
        <w:pStyle w:val="ListParagraph"/>
        <w:numPr>
          <w:ilvl w:val="0"/>
          <w:numId w:val="123"/>
        </w:numPr>
        <w:tabs>
          <w:tab w:val="left" w:pos="2248"/>
        </w:tabs>
      </w:pPr>
      <w:r>
        <w:t xml:space="preserve">MAKE SURE WE HAVE LATEST DEPENDENCY VERSION TO </w:t>
      </w:r>
      <w:r w:rsidR="005757C4">
        <w:t>CREATE JAR FILES.</w:t>
      </w:r>
    </w:p>
    <w:p w14:paraId="4E7CA160" w14:textId="78D4C891" w:rsidR="0072068F" w:rsidRDefault="0072068F" w:rsidP="0072068F">
      <w:pPr>
        <w:tabs>
          <w:tab w:val="left" w:pos="2248"/>
        </w:tabs>
      </w:pPr>
      <w:r>
        <w:t>TO CREATE JAR FILE=</w:t>
      </w:r>
    </w:p>
    <w:p w14:paraId="49C2CA48" w14:textId="0AF63C59" w:rsidR="0072068F" w:rsidRDefault="000878EA" w:rsidP="0072068F">
      <w:pPr>
        <w:tabs>
          <w:tab w:val="left" w:pos="2248"/>
        </w:tabs>
      </w:pPr>
      <w:r>
        <w:t>PROJECT RIGHEN CLICK</w:t>
      </w:r>
      <w:r>
        <w:sym w:font="Wingdings" w:char="F0E0"/>
      </w:r>
      <w:r>
        <w:t xml:space="preserve"> EXPORT </w:t>
      </w:r>
      <w:r>
        <w:sym w:font="Wingdings" w:char="F0E0"/>
      </w:r>
      <w:r>
        <w:t xml:space="preserve"> EXPAND JAVA </w:t>
      </w:r>
      <w:r>
        <w:sym w:font="Wingdings" w:char="F0E0"/>
      </w:r>
      <w:r>
        <w:t xml:space="preserve"> RUNNABLE JAR FILE </w:t>
      </w:r>
      <w:r>
        <w:sym w:font="Wingdings" w:char="F0E0"/>
      </w:r>
      <w:r>
        <w:t xml:space="preserve"> NEXT </w:t>
      </w:r>
      <w:r>
        <w:sym w:font="Wingdings" w:char="F0E0"/>
      </w:r>
      <w:r>
        <w:t xml:space="preserve"> </w:t>
      </w:r>
      <w:r w:rsidR="000D541D">
        <w:t xml:space="preserve">DROPDOWN SELECT CLASS WHICH HAS MAIN MEHTOD </w:t>
      </w:r>
      <w:r w:rsidR="000D541D">
        <w:sym w:font="Wingdings" w:char="F0E0"/>
      </w:r>
      <w:r w:rsidR="000D541D">
        <w:t xml:space="preserve"> LIBRARY HANDLING </w:t>
      </w:r>
      <w:r w:rsidR="000D541D">
        <w:sym w:font="Wingdings" w:char="F0E0"/>
      </w:r>
      <w:r w:rsidR="000D541D">
        <w:t xml:space="preserve"> SELECT 2</w:t>
      </w:r>
      <w:r w:rsidR="000D541D" w:rsidRPr="000D541D">
        <w:rPr>
          <w:vertAlign w:val="superscript"/>
        </w:rPr>
        <w:t>ND</w:t>
      </w:r>
      <w:r w:rsidR="000D541D">
        <w:t xml:space="preserve"> RADIO BUTTON </w:t>
      </w:r>
      <w:r w:rsidR="004268A3">
        <w:sym w:font="Wingdings" w:char="F0E0"/>
      </w:r>
      <w:r w:rsidR="004268A3">
        <w:t>SAVE IN LOCAL SYSTEM.</w:t>
      </w:r>
    </w:p>
    <w:p w14:paraId="7A7B7929" w14:textId="38206B79" w:rsidR="004268A3" w:rsidRDefault="004268A3" w:rsidP="0072068F">
      <w:pPr>
        <w:tabs>
          <w:tab w:val="left" w:pos="2248"/>
        </w:tabs>
      </w:pPr>
      <w:r>
        <w:t>COMMAND TO RUN = JAVA -JAR SIMULATIONFILE PATH  EXCEL PATH</w:t>
      </w:r>
      <w:r w:rsidR="009030FA">
        <w:t xml:space="preserve"> (ARGS [0])</w:t>
      </w:r>
    </w:p>
    <w:p w14:paraId="60BA9CF7" w14:textId="09D6248D" w:rsidR="009030FA" w:rsidRDefault="00FD36B4" w:rsidP="00FD36B4">
      <w:pPr>
        <w:pStyle w:val="Heading1"/>
      </w:pPr>
      <w:r>
        <w:t>MOCKING SOLUTION</w:t>
      </w:r>
      <w:r w:rsidR="003751CC">
        <w:t>/</w:t>
      </w:r>
      <w:r w:rsidR="00B678C6">
        <w:t>DATA VIRTUALIZATION /STUBS</w:t>
      </w:r>
      <w:r w:rsidR="006B3827">
        <w:t>/MOCKING</w:t>
      </w:r>
    </w:p>
    <w:p w14:paraId="39D20F60" w14:textId="0E2542A2" w:rsidR="00FD36B4" w:rsidRDefault="00FD36B4" w:rsidP="004615DD">
      <w:pPr>
        <w:pStyle w:val="ListParagraph"/>
        <w:numPr>
          <w:ilvl w:val="0"/>
          <w:numId w:val="124"/>
        </w:numPr>
      </w:pPr>
      <w:r>
        <w:t xml:space="preserve">STUBS = ARE USED DURING TOP DOWN INTIGRATION </w:t>
      </w:r>
      <w:r w:rsidR="00060784">
        <w:t>TESTING , IN ORDER TO SIMULATE THE BEHAVIOUR OF THE LOWER LEVEL MODULES / APPLICATION THAT ARE NOT YET INTEGRATED.</w:t>
      </w:r>
    </w:p>
    <w:p w14:paraId="22D66F8C" w14:textId="6ECBC28B" w:rsidR="00936CA7" w:rsidRDefault="00936CA7" w:rsidP="004615DD">
      <w:pPr>
        <w:pStyle w:val="ListParagraph"/>
        <w:numPr>
          <w:ilvl w:val="0"/>
          <w:numId w:val="124"/>
        </w:numPr>
      </w:pPr>
      <w:r>
        <w:t xml:space="preserve">STUBS ARE THE MODULES / APPLICATION THAT ACT AS TEMPORAY REPLACEMENT FOR A CALLED MODULE </w:t>
      </w:r>
      <w:r w:rsidR="00473C0F">
        <w:t>/ APPLICATION AND GIVE THE SAME OUTPUT AS THAT OF THE ACTUAL PRODUCT.</w:t>
      </w:r>
    </w:p>
    <w:p w14:paraId="4A433638" w14:textId="1BAD2183" w:rsidR="00A12904" w:rsidRDefault="00A12904" w:rsidP="004615DD">
      <w:pPr>
        <w:pStyle w:val="ListParagraph"/>
        <w:numPr>
          <w:ilvl w:val="0"/>
          <w:numId w:val="124"/>
        </w:numPr>
      </w:pPr>
      <w:r>
        <w:t xml:space="preserve">DATA MOCKING SOLUTIONS ARE TOOLS OR TECHNIQUE USED TO MOCK DATA </w:t>
      </w:r>
      <w:r w:rsidR="00DD5718">
        <w:t>FROM VARIOUS PURPOSE SUCH AS TESTING , DEVELOPMENT OR PROTOTYPING.</w:t>
      </w:r>
    </w:p>
    <w:p w14:paraId="03030D2F" w14:textId="6E4E99E0" w:rsidR="00BD1301" w:rsidRDefault="00561F05" w:rsidP="004615DD">
      <w:pPr>
        <w:pStyle w:val="ListParagraph"/>
        <w:numPr>
          <w:ilvl w:val="0"/>
          <w:numId w:val="124"/>
        </w:numPr>
      </w:pPr>
      <w:r>
        <w:t xml:space="preserve">THESE SOLUTIONS PROVIDE SYNTHETIC DATA ALONG WITH STUBS , STUBS RESEMBLES REAL APPLICATION </w:t>
      </w:r>
      <w:r w:rsidR="00220517">
        <w:t>BUT ACTUALLY THEY ARE NOT .</w:t>
      </w:r>
    </w:p>
    <w:p w14:paraId="2E9509A2" w14:textId="01637A35" w:rsidR="00220517" w:rsidRDefault="00220517" w:rsidP="004615DD">
      <w:pPr>
        <w:pStyle w:val="ListParagraph"/>
        <w:numPr>
          <w:ilvl w:val="0"/>
          <w:numId w:val="124"/>
        </w:numPr>
      </w:pPr>
      <w:r>
        <w:t>MOCK DATA= DUMMY DATA.</w:t>
      </w:r>
    </w:p>
    <w:p w14:paraId="0E362C3E" w14:textId="35652F89" w:rsidR="00220517" w:rsidRPr="005C72D0" w:rsidRDefault="00812EF8" w:rsidP="00812EF8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MOCKING LIBRARYS=</w:t>
      </w:r>
    </w:p>
    <w:p w14:paraId="19E6AC55" w14:textId="1D3BE918" w:rsidR="00812EF8" w:rsidRDefault="00812EF8" w:rsidP="004615DD">
      <w:pPr>
        <w:pStyle w:val="ListParagraph"/>
        <w:numPr>
          <w:ilvl w:val="0"/>
          <w:numId w:val="125"/>
        </w:numPr>
      </w:pPr>
      <w:r>
        <w:t xml:space="preserve">THESE ARE LIBRARYS AVAILABLE IN VARIOUS PROGRAMMING LAGUAGES ( SUCH AS </w:t>
      </w:r>
      <w:r w:rsidR="005C5D63">
        <w:t xml:space="preserve">MOCKITO FOR JAVA SPARK , UNIT TEST MOCK FOR PYTHON AND </w:t>
      </w:r>
      <w:r w:rsidR="00105783">
        <w:t xml:space="preserve">MOCKERY FOR PHP) THAT ALLOW DEVELOPERS TO CREATE MOCK OBJECTS OR DATA STRUCTURES </w:t>
      </w:r>
      <w:r w:rsidR="00C57275">
        <w:t>TO SIMULATE INTERACTION WITH REAL SYSTEM OR COMPONENTS.</w:t>
      </w:r>
    </w:p>
    <w:p w14:paraId="55AEA0CC" w14:textId="48BAC37C" w:rsidR="002A5D03" w:rsidRDefault="002A5D03" w:rsidP="002A5D03">
      <w:r>
        <w:t>EXAMPLE=</w:t>
      </w:r>
    </w:p>
    <w:p w14:paraId="1C53A6F0" w14:textId="7FE5938A" w:rsidR="002A5D03" w:rsidRDefault="002A5D03" w:rsidP="004615DD">
      <w:pPr>
        <w:pStyle w:val="ListParagraph"/>
        <w:numPr>
          <w:ilvl w:val="0"/>
          <w:numId w:val="125"/>
        </w:numPr>
      </w:pPr>
      <w:r>
        <w:t xml:space="preserve">ENTIRE IMPLEMENTATION DEVELOPMENT OF CART PAGE IS COMPLETED </w:t>
      </w:r>
      <w:r w:rsidR="009F187C">
        <w:t xml:space="preserve">BUT PAYMENT IS IN PROGRESS TO DO INTIGRATION TESTING UNFORTUNATLY PAYMENT MODULE IS NOT DEVELOPED </w:t>
      </w:r>
      <w:r w:rsidR="00A365AA">
        <w:t xml:space="preserve">TO TEST THIS DEVELOPER GOING TO PROVIDE A STUB (PAYMENT) </w:t>
      </w:r>
      <w:r w:rsidR="002A7B7B">
        <w:t>TO TE GOING TO TEST WITH CART AND STUB MODULE.</w:t>
      </w:r>
    </w:p>
    <w:p w14:paraId="08FD57EE" w14:textId="6640F1F0" w:rsidR="002A7B7B" w:rsidRDefault="002A7B7B" w:rsidP="004615DD">
      <w:pPr>
        <w:pStyle w:val="ListParagraph"/>
        <w:numPr>
          <w:ilvl w:val="0"/>
          <w:numId w:val="125"/>
        </w:numPr>
      </w:pPr>
      <w:r>
        <w:t xml:space="preserve">IT CAN GENERATE AND RECIVE THE DATA </w:t>
      </w:r>
      <w:r w:rsidR="00BF3888">
        <w:t>THIS IS CALLED AS MOCKING SOLUTION.</w:t>
      </w:r>
    </w:p>
    <w:p w14:paraId="7B7CD70A" w14:textId="77777777" w:rsidR="00390875" w:rsidRDefault="00390875" w:rsidP="00390875">
      <w:pPr>
        <w:pStyle w:val="ListParagraph"/>
      </w:pPr>
    </w:p>
    <w:p w14:paraId="476BE52D" w14:textId="31480066" w:rsidR="00BF3888" w:rsidRDefault="00390875" w:rsidP="004615DD">
      <w:pPr>
        <w:pStyle w:val="ListParagraph"/>
        <w:numPr>
          <w:ilvl w:val="0"/>
          <w:numId w:val="125"/>
        </w:numPr>
      </w:pPr>
      <w:r>
        <w:t>USING JAVA WE CAN USE MOCKITO DEPENDENCY TO DEVELOP STUBS .</w:t>
      </w:r>
    </w:p>
    <w:p w14:paraId="7497DC71" w14:textId="1FBC8D1B" w:rsidR="00390875" w:rsidRDefault="00390875" w:rsidP="004615DD">
      <w:pPr>
        <w:pStyle w:val="ListParagraph"/>
        <w:numPr>
          <w:ilvl w:val="0"/>
          <w:numId w:val="125"/>
        </w:numPr>
      </w:pPr>
      <w:r>
        <w:t>USING API ALSO WE CAN DEVELOP STUBS USING SPARK TOOL.</w:t>
      </w:r>
    </w:p>
    <w:p w14:paraId="1FEDEB59" w14:textId="09E99B8E" w:rsidR="00390875" w:rsidRDefault="00390875" w:rsidP="00390875">
      <w:r>
        <w:t>EXAMPLE=</w:t>
      </w:r>
    </w:p>
    <w:p w14:paraId="6683197B" w14:textId="43B7FD8A" w:rsidR="00390875" w:rsidRDefault="00D821B7" w:rsidP="004615DD">
      <w:pPr>
        <w:pStyle w:val="ListParagraph"/>
        <w:numPr>
          <w:ilvl w:val="0"/>
          <w:numId w:val="126"/>
        </w:numPr>
      </w:pPr>
      <w:r>
        <w:t xml:space="preserve">TRADING APPLICATION WHEN WE ENTER PAN CARD (ALL PANCARD REGISTER IN DIGI LOCKER (RBI) ) </w:t>
      </w:r>
      <w:r w:rsidR="00C14DAB">
        <w:t xml:space="preserve">DIGILOCKER IS RESPONSIBLE TO CHECK WHETER YOU HAVE A VALID PANCARD OR NOT ELIGIBLE </w:t>
      </w:r>
      <w:r w:rsidR="00471628">
        <w:t>TO BUY STOCK OR NOT.</w:t>
      </w:r>
    </w:p>
    <w:p w14:paraId="320B1043" w14:textId="59D10000" w:rsidR="00471628" w:rsidRDefault="00471628" w:rsidP="004615DD">
      <w:pPr>
        <w:pStyle w:val="ListParagraph"/>
        <w:numPr>
          <w:ilvl w:val="0"/>
          <w:numId w:val="126"/>
        </w:numPr>
      </w:pPr>
      <w:r>
        <w:t>WE CANOT USE REAL PANCARD ILL AFFECT CEBILL SCORE IN SUCH CASE THEY DEVELOP MOCKING SOLUTION.</w:t>
      </w:r>
    </w:p>
    <w:p w14:paraId="2E8CBFCD" w14:textId="75E251B6" w:rsidR="006E383E" w:rsidRDefault="006E383E" w:rsidP="004615DD">
      <w:pPr>
        <w:pStyle w:val="ListParagraph"/>
        <w:numPr>
          <w:ilvl w:val="0"/>
          <w:numId w:val="126"/>
        </w:numPr>
      </w:pPr>
      <w:r>
        <w:t>WE NEED TO TEST WITH MOCK DATA FOR MOCKING SOLUTION. (</w:t>
      </w:r>
      <w:r w:rsidR="007A2159">
        <w:t>RULE OF STUB).</w:t>
      </w:r>
    </w:p>
    <w:p w14:paraId="1BD65C70" w14:textId="33A7A3D9" w:rsidR="00AA1338" w:rsidRDefault="00AA1338" w:rsidP="004615DD">
      <w:pPr>
        <w:pStyle w:val="ListParagraph"/>
        <w:numPr>
          <w:ilvl w:val="0"/>
          <w:numId w:val="126"/>
        </w:numPr>
      </w:pPr>
      <w:r>
        <w:t>PAN CARD SHOULD BE 5 UPPE</w:t>
      </w:r>
      <w:r w:rsidR="009E3856">
        <w:t>R</w:t>
      </w:r>
      <w:r>
        <w:t xml:space="preserve">CASE </w:t>
      </w:r>
      <w:r w:rsidR="009E3856">
        <w:t xml:space="preserve">, </w:t>
      </w:r>
      <w:r>
        <w:t>4 DIGIT , 1 UPER</w:t>
      </w:r>
      <w:r w:rsidR="009E3856">
        <w:t>RCASE TO CHECK USING MOCKITO.</w:t>
      </w:r>
    </w:p>
    <w:p w14:paraId="4CD62099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CC6C1D"/>
          <w:sz w:val="12"/>
          <w:szCs w:val="12"/>
        </w:rPr>
        <w:lastRenderedPageBreak/>
        <w:t>import</w:t>
      </w:r>
      <w:r w:rsidRPr="00E17FA9">
        <w:rPr>
          <w:rFonts w:ascii="Consolas" w:hAnsi="Consolas"/>
          <w:color w:val="D9E8F7"/>
          <w:sz w:val="12"/>
          <w:szCs w:val="12"/>
        </w:rPr>
        <w:t xml:space="preserve"> org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color w:val="D9E8F7"/>
          <w:sz w:val="12"/>
          <w:szCs w:val="12"/>
        </w:rPr>
        <w:t>mockito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color w:val="D9E8F7"/>
          <w:sz w:val="12"/>
          <w:szCs w:val="12"/>
        </w:rPr>
        <w:t>Mockito</w:t>
      </w:r>
      <w:r w:rsidRPr="00E17FA9">
        <w:rPr>
          <w:rFonts w:ascii="Consolas" w:hAnsi="Consolas"/>
          <w:color w:val="E6E6FA"/>
          <w:sz w:val="12"/>
          <w:szCs w:val="12"/>
        </w:rPr>
        <w:t>;</w:t>
      </w:r>
    </w:p>
    <w:p w14:paraId="4DAD5C55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EBBFF0D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CC6C1D"/>
          <w:sz w:val="12"/>
          <w:szCs w:val="12"/>
        </w:rPr>
        <w:t>class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1290C3"/>
          <w:sz w:val="12"/>
          <w:szCs w:val="12"/>
        </w:rPr>
        <w:t>PANCard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F9FAF4"/>
          <w:sz w:val="12"/>
          <w:szCs w:val="12"/>
        </w:rPr>
        <w:t>{</w:t>
      </w:r>
    </w:p>
    <w:p w14:paraId="5D3444DA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CC6C1D"/>
          <w:sz w:val="12"/>
          <w:szCs w:val="12"/>
        </w:rPr>
        <w:t>public</w:t>
      </w:r>
      <w:r w:rsidRPr="00E17FA9">
        <w:rPr>
          <w:rFonts w:ascii="Consolas" w:hAnsi="Consolas"/>
          <w:color w:val="D9E8F7"/>
          <w:sz w:val="12"/>
          <w:szCs w:val="12"/>
        </w:rPr>
        <w:t xml:space="preserve">  </w:t>
      </w:r>
      <w:r w:rsidRPr="00E17FA9">
        <w:rPr>
          <w:rFonts w:ascii="Consolas" w:hAnsi="Consolas"/>
          <w:color w:val="1290C3"/>
          <w:sz w:val="12"/>
          <w:szCs w:val="12"/>
        </w:rPr>
        <w:t>String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1EB540"/>
          <w:sz w:val="12"/>
          <w:szCs w:val="12"/>
        </w:rPr>
        <w:t>isValid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1290C3"/>
          <w:sz w:val="12"/>
          <w:szCs w:val="12"/>
        </w:rPr>
        <w:t>String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79ABFF"/>
          <w:sz w:val="12"/>
          <w:szCs w:val="12"/>
        </w:rPr>
        <w:t>panCard</w:t>
      </w:r>
      <w:r w:rsidRPr="00E17FA9">
        <w:rPr>
          <w:rFonts w:ascii="Consolas" w:hAnsi="Consolas"/>
          <w:color w:val="F9FAF4"/>
          <w:sz w:val="12"/>
          <w:szCs w:val="12"/>
        </w:rPr>
        <w:t>)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F9FAF4"/>
          <w:sz w:val="12"/>
          <w:szCs w:val="12"/>
        </w:rPr>
        <w:t>{</w:t>
      </w:r>
    </w:p>
    <w:p w14:paraId="394242B3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E05AF42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CC6C1D"/>
          <w:sz w:val="12"/>
          <w:szCs w:val="12"/>
        </w:rPr>
        <w:t>if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79ABFF"/>
          <w:sz w:val="12"/>
          <w:szCs w:val="12"/>
        </w:rPr>
        <w:t>panCard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color w:val="A7EC21"/>
          <w:sz w:val="12"/>
          <w:szCs w:val="12"/>
        </w:rPr>
        <w:t>matches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17C6A3"/>
          <w:sz w:val="12"/>
          <w:szCs w:val="12"/>
        </w:rPr>
        <w:t>"[A-Z]{5}[0-9]{4}[A-Z]{1}"</w:t>
      </w:r>
      <w:r w:rsidRPr="00E17FA9">
        <w:rPr>
          <w:rFonts w:ascii="Consolas" w:hAnsi="Consolas"/>
          <w:color w:val="F9FAF4"/>
          <w:sz w:val="12"/>
          <w:szCs w:val="12"/>
        </w:rPr>
        <w:t>)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E6E6FA"/>
          <w:sz w:val="12"/>
          <w:szCs w:val="12"/>
        </w:rPr>
        <w:t>==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CC6C1D"/>
          <w:sz w:val="12"/>
          <w:szCs w:val="12"/>
        </w:rPr>
        <w:t>true</w:t>
      </w:r>
      <w:r w:rsidRPr="00E17FA9">
        <w:rPr>
          <w:rFonts w:ascii="Consolas" w:hAnsi="Consolas"/>
          <w:color w:val="F9FAF4"/>
          <w:sz w:val="12"/>
          <w:szCs w:val="12"/>
        </w:rPr>
        <w:t>)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F9FAF4"/>
          <w:sz w:val="12"/>
          <w:szCs w:val="12"/>
        </w:rPr>
        <w:t>{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808080"/>
          <w:sz w:val="12"/>
          <w:szCs w:val="12"/>
        </w:rPr>
        <w:t xml:space="preserve">// pattern 5 </w:t>
      </w:r>
      <w:r w:rsidRPr="00E17FA9">
        <w:rPr>
          <w:rFonts w:ascii="Consolas" w:hAnsi="Consolas"/>
          <w:color w:val="808080"/>
          <w:sz w:val="12"/>
          <w:szCs w:val="12"/>
          <w:u w:val="single"/>
        </w:rPr>
        <w:t>alpah</w:t>
      </w:r>
      <w:r w:rsidRPr="00E17FA9">
        <w:rPr>
          <w:rFonts w:ascii="Consolas" w:hAnsi="Consolas"/>
          <w:color w:val="808080"/>
          <w:sz w:val="12"/>
          <w:szCs w:val="12"/>
        </w:rPr>
        <w:t xml:space="preserve"> , 4 </w:t>
      </w:r>
      <w:r w:rsidRPr="00E17FA9">
        <w:rPr>
          <w:rFonts w:ascii="Consolas" w:hAnsi="Consolas"/>
          <w:color w:val="808080"/>
          <w:sz w:val="12"/>
          <w:szCs w:val="12"/>
          <w:u w:val="single"/>
        </w:rPr>
        <w:t>initiger</w:t>
      </w:r>
      <w:r w:rsidRPr="00E17FA9">
        <w:rPr>
          <w:rFonts w:ascii="Consolas" w:hAnsi="Consolas"/>
          <w:color w:val="808080"/>
          <w:sz w:val="12"/>
          <w:szCs w:val="12"/>
        </w:rPr>
        <w:t xml:space="preserve"> , 1 alpha</w:t>
      </w:r>
    </w:p>
    <w:p w14:paraId="7B2155D5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CC6C1D"/>
          <w:sz w:val="12"/>
          <w:szCs w:val="12"/>
        </w:rPr>
        <w:t>return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17C6A3"/>
          <w:sz w:val="12"/>
          <w:szCs w:val="12"/>
        </w:rPr>
        <w:t>"is valid pan"</w:t>
      </w:r>
      <w:r w:rsidRPr="00E17FA9">
        <w:rPr>
          <w:rFonts w:ascii="Consolas" w:hAnsi="Consolas"/>
          <w:color w:val="E6E6FA"/>
          <w:sz w:val="12"/>
          <w:szCs w:val="12"/>
        </w:rPr>
        <w:t>;</w:t>
      </w:r>
    </w:p>
    <w:p w14:paraId="48E6CAEF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F9FAF4"/>
          <w:sz w:val="12"/>
          <w:szCs w:val="12"/>
        </w:rPr>
        <w:t>}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CC6C1D"/>
          <w:sz w:val="12"/>
          <w:szCs w:val="12"/>
        </w:rPr>
        <w:t>else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F9FAF4"/>
          <w:sz w:val="12"/>
          <w:szCs w:val="12"/>
        </w:rPr>
        <w:t>{</w:t>
      </w:r>
    </w:p>
    <w:p w14:paraId="590404B8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CC6C1D"/>
          <w:sz w:val="12"/>
          <w:szCs w:val="12"/>
        </w:rPr>
        <w:t>return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17C6A3"/>
          <w:sz w:val="12"/>
          <w:szCs w:val="12"/>
        </w:rPr>
        <w:t>"is invalid pan"</w:t>
      </w:r>
      <w:r w:rsidRPr="00E17FA9">
        <w:rPr>
          <w:rFonts w:ascii="Consolas" w:hAnsi="Consolas"/>
          <w:color w:val="E6E6FA"/>
          <w:sz w:val="12"/>
          <w:szCs w:val="12"/>
        </w:rPr>
        <w:t>;</w:t>
      </w:r>
    </w:p>
    <w:p w14:paraId="0A35F524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F9FAF4"/>
          <w:sz w:val="12"/>
          <w:szCs w:val="12"/>
        </w:rPr>
        <w:t>}</w:t>
      </w:r>
    </w:p>
    <w:p w14:paraId="530A27F0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F9FAF4"/>
          <w:sz w:val="12"/>
          <w:szCs w:val="12"/>
        </w:rPr>
        <w:t>}</w:t>
      </w:r>
    </w:p>
    <w:p w14:paraId="47AB156D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961DE61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808080"/>
          <w:sz w:val="12"/>
          <w:szCs w:val="12"/>
        </w:rPr>
        <w:t>// mocking solution</w:t>
      </w:r>
    </w:p>
    <w:p w14:paraId="0A9CD24F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CC6C1D"/>
          <w:sz w:val="12"/>
          <w:szCs w:val="12"/>
        </w:rPr>
        <w:t>public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CC6C1D"/>
          <w:sz w:val="12"/>
          <w:szCs w:val="12"/>
        </w:rPr>
        <w:t>static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1290C3"/>
          <w:sz w:val="12"/>
          <w:szCs w:val="12"/>
        </w:rPr>
        <w:t>PANCard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1EB540"/>
          <w:sz w:val="12"/>
          <w:szCs w:val="12"/>
        </w:rPr>
        <w:t>getMockObject</w:t>
      </w:r>
      <w:r w:rsidRPr="00E17FA9">
        <w:rPr>
          <w:rFonts w:ascii="Consolas" w:hAnsi="Consolas"/>
          <w:color w:val="F9FAF4"/>
          <w:sz w:val="12"/>
          <w:szCs w:val="12"/>
        </w:rPr>
        <w:t>()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F9FAF4"/>
          <w:sz w:val="12"/>
          <w:szCs w:val="12"/>
        </w:rPr>
        <w:t>{</w:t>
      </w:r>
    </w:p>
    <w:p w14:paraId="3D3CD47A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1B01380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1290C3"/>
          <w:sz w:val="12"/>
          <w:szCs w:val="12"/>
        </w:rPr>
        <w:t>PANCard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F2F200"/>
          <w:sz w:val="12"/>
          <w:szCs w:val="12"/>
        </w:rPr>
        <w:t>mocObj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E6E6FA"/>
          <w:sz w:val="12"/>
          <w:szCs w:val="12"/>
        </w:rPr>
        <w:t>=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1290C3"/>
          <w:sz w:val="12"/>
          <w:szCs w:val="12"/>
        </w:rPr>
        <w:t>Mockito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i/>
          <w:iCs/>
          <w:color w:val="96EC3F"/>
          <w:sz w:val="12"/>
          <w:szCs w:val="12"/>
        </w:rPr>
        <w:t>mock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1290C3"/>
          <w:sz w:val="12"/>
          <w:szCs w:val="12"/>
        </w:rPr>
        <w:t>PANCard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color w:val="CC6C1D"/>
          <w:sz w:val="12"/>
          <w:szCs w:val="12"/>
        </w:rPr>
        <w:t>class</w:t>
      </w:r>
      <w:r w:rsidRPr="00E17FA9">
        <w:rPr>
          <w:rFonts w:ascii="Consolas" w:hAnsi="Consolas"/>
          <w:color w:val="F9FAF4"/>
          <w:sz w:val="12"/>
          <w:szCs w:val="12"/>
        </w:rPr>
        <w:t>)</w:t>
      </w:r>
      <w:r w:rsidRPr="00E17FA9">
        <w:rPr>
          <w:rFonts w:ascii="Consolas" w:hAnsi="Consolas"/>
          <w:color w:val="E6E6FA"/>
          <w:sz w:val="12"/>
          <w:szCs w:val="12"/>
        </w:rPr>
        <w:t>;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808080"/>
          <w:sz w:val="12"/>
          <w:szCs w:val="12"/>
        </w:rPr>
        <w:t>// on which class we are going to do mocking solution</w:t>
      </w:r>
    </w:p>
    <w:p w14:paraId="3AE904C5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6FEFFEA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1290C3"/>
          <w:sz w:val="12"/>
          <w:szCs w:val="12"/>
        </w:rPr>
        <w:t>Mockito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i/>
          <w:iCs/>
          <w:color w:val="96EC3F"/>
          <w:sz w:val="12"/>
          <w:szCs w:val="12"/>
        </w:rPr>
        <w:t>when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F3EC79"/>
          <w:sz w:val="12"/>
          <w:szCs w:val="12"/>
        </w:rPr>
        <w:t>mocObj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color w:val="A7EC21"/>
          <w:sz w:val="12"/>
          <w:szCs w:val="12"/>
        </w:rPr>
        <w:t>isValid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17C6A3"/>
          <w:sz w:val="12"/>
          <w:szCs w:val="12"/>
        </w:rPr>
        <w:t>"ABCDE1234A"</w:t>
      </w:r>
      <w:r w:rsidRPr="00E17FA9">
        <w:rPr>
          <w:rFonts w:ascii="Consolas" w:hAnsi="Consolas"/>
          <w:color w:val="F9FAF4"/>
          <w:sz w:val="12"/>
          <w:szCs w:val="12"/>
        </w:rPr>
        <w:t>))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color w:val="80F6A7"/>
          <w:sz w:val="12"/>
          <w:szCs w:val="12"/>
        </w:rPr>
        <w:t>thenReturn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17C6A3"/>
          <w:sz w:val="12"/>
          <w:szCs w:val="12"/>
        </w:rPr>
        <w:t>"valid PANCard"</w:t>
      </w:r>
      <w:r w:rsidRPr="00E17FA9">
        <w:rPr>
          <w:rFonts w:ascii="Consolas" w:hAnsi="Consolas"/>
          <w:color w:val="F9FAF4"/>
          <w:sz w:val="12"/>
          <w:szCs w:val="12"/>
        </w:rPr>
        <w:t>)</w:t>
      </w:r>
      <w:r w:rsidRPr="00E17FA9">
        <w:rPr>
          <w:rFonts w:ascii="Consolas" w:hAnsi="Consolas"/>
          <w:color w:val="E6E6FA"/>
          <w:sz w:val="12"/>
          <w:szCs w:val="12"/>
        </w:rPr>
        <w:t>;</w:t>
      </w:r>
    </w:p>
    <w:p w14:paraId="7FAC7A49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1290C3"/>
          <w:sz w:val="12"/>
          <w:szCs w:val="12"/>
        </w:rPr>
        <w:t>Mockito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i/>
          <w:iCs/>
          <w:color w:val="96EC3F"/>
          <w:sz w:val="12"/>
          <w:szCs w:val="12"/>
        </w:rPr>
        <w:t>when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F3EC79"/>
          <w:sz w:val="12"/>
          <w:szCs w:val="12"/>
        </w:rPr>
        <w:t>mocObj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color w:val="A7EC21"/>
          <w:sz w:val="12"/>
          <w:szCs w:val="12"/>
        </w:rPr>
        <w:t>isValid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17C6A3"/>
          <w:sz w:val="12"/>
          <w:szCs w:val="12"/>
        </w:rPr>
        <w:t>"ABCDE1234B"</w:t>
      </w:r>
      <w:r w:rsidRPr="00E17FA9">
        <w:rPr>
          <w:rFonts w:ascii="Consolas" w:hAnsi="Consolas"/>
          <w:color w:val="F9FAF4"/>
          <w:sz w:val="12"/>
          <w:szCs w:val="12"/>
        </w:rPr>
        <w:t>))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color w:val="80F6A7"/>
          <w:sz w:val="12"/>
          <w:szCs w:val="12"/>
        </w:rPr>
        <w:t>thenReturn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17C6A3"/>
          <w:sz w:val="12"/>
          <w:szCs w:val="12"/>
        </w:rPr>
        <w:t>"valid PANCard"</w:t>
      </w:r>
      <w:r w:rsidRPr="00E17FA9">
        <w:rPr>
          <w:rFonts w:ascii="Consolas" w:hAnsi="Consolas"/>
          <w:color w:val="F9FAF4"/>
          <w:sz w:val="12"/>
          <w:szCs w:val="12"/>
        </w:rPr>
        <w:t>)</w:t>
      </w:r>
      <w:r w:rsidRPr="00E17FA9">
        <w:rPr>
          <w:rFonts w:ascii="Consolas" w:hAnsi="Consolas"/>
          <w:color w:val="E6E6FA"/>
          <w:sz w:val="12"/>
          <w:szCs w:val="12"/>
        </w:rPr>
        <w:t>;</w:t>
      </w:r>
      <w:r w:rsidRPr="00E17FA9">
        <w:rPr>
          <w:rFonts w:ascii="Consolas" w:hAnsi="Consolas"/>
          <w:color w:val="808080"/>
          <w:sz w:val="12"/>
          <w:szCs w:val="12"/>
        </w:rPr>
        <w:t>// only this mock data they can use</w:t>
      </w:r>
    </w:p>
    <w:p w14:paraId="16DC5143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1290C3"/>
          <w:sz w:val="12"/>
          <w:szCs w:val="12"/>
        </w:rPr>
        <w:t>Mockito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i/>
          <w:iCs/>
          <w:color w:val="96EC3F"/>
          <w:sz w:val="12"/>
          <w:szCs w:val="12"/>
        </w:rPr>
        <w:t>when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F3EC79"/>
          <w:sz w:val="12"/>
          <w:szCs w:val="12"/>
        </w:rPr>
        <w:t>mocObj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color w:val="A7EC21"/>
          <w:sz w:val="12"/>
          <w:szCs w:val="12"/>
        </w:rPr>
        <w:t>isValid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17C6A3"/>
          <w:sz w:val="12"/>
          <w:szCs w:val="12"/>
        </w:rPr>
        <w:t>"ABCDE1234C"</w:t>
      </w:r>
      <w:r w:rsidRPr="00E17FA9">
        <w:rPr>
          <w:rFonts w:ascii="Consolas" w:hAnsi="Consolas"/>
          <w:color w:val="F9FAF4"/>
          <w:sz w:val="12"/>
          <w:szCs w:val="12"/>
        </w:rPr>
        <w:t>))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color w:val="80F6A7"/>
          <w:sz w:val="12"/>
          <w:szCs w:val="12"/>
        </w:rPr>
        <w:t>thenReturn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17C6A3"/>
          <w:sz w:val="12"/>
          <w:szCs w:val="12"/>
        </w:rPr>
        <w:t>"invalid PANCard"</w:t>
      </w:r>
      <w:r w:rsidRPr="00E17FA9">
        <w:rPr>
          <w:rFonts w:ascii="Consolas" w:hAnsi="Consolas"/>
          <w:color w:val="F9FAF4"/>
          <w:sz w:val="12"/>
          <w:szCs w:val="12"/>
        </w:rPr>
        <w:t>)</w:t>
      </w:r>
      <w:r w:rsidRPr="00E17FA9">
        <w:rPr>
          <w:rFonts w:ascii="Consolas" w:hAnsi="Consolas"/>
          <w:color w:val="E6E6FA"/>
          <w:sz w:val="12"/>
          <w:szCs w:val="12"/>
        </w:rPr>
        <w:t>;</w:t>
      </w:r>
      <w:r w:rsidRPr="00E17FA9">
        <w:rPr>
          <w:rFonts w:ascii="Consolas" w:hAnsi="Consolas"/>
          <w:color w:val="808080"/>
          <w:sz w:val="12"/>
          <w:szCs w:val="12"/>
        </w:rPr>
        <w:t xml:space="preserve">// this is </w:t>
      </w:r>
      <w:r w:rsidRPr="00E17FA9">
        <w:rPr>
          <w:rFonts w:ascii="Consolas" w:hAnsi="Consolas"/>
          <w:color w:val="808080"/>
          <w:sz w:val="12"/>
          <w:szCs w:val="12"/>
          <w:u w:val="single"/>
        </w:rPr>
        <w:t>stu</w:t>
      </w:r>
    </w:p>
    <w:p w14:paraId="1D262BDE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C6DA3C9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CC6C1D"/>
          <w:sz w:val="12"/>
          <w:szCs w:val="12"/>
        </w:rPr>
        <w:t>return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F3EC79"/>
          <w:sz w:val="12"/>
          <w:szCs w:val="12"/>
        </w:rPr>
        <w:t>mocObj</w:t>
      </w:r>
      <w:r w:rsidRPr="00E17FA9">
        <w:rPr>
          <w:rFonts w:ascii="Consolas" w:hAnsi="Consolas"/>
          <w:color w:val="E6E6FA"/>
          <w:sz w:val="12"/>
          <w:szCs w:val="12"/>
        </w:rPr>
        <w:t>;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808080"/>
          <w:sz w:val="12"/>
          <w:szCs w:val="12"/>
        </w:rPr>
        <w:t>// going to return same class object</w:t>
      </w:r>
    </w:p>
    <w:p w14:paraId="75314270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808080"/>
          <w:sz w:val="12"/>
          <w:szCs w:val="12"/>
        </w:rPr>
        <w:t xml:space="preserve">// </w:t>
      </w:r>
      <w:r w:rsidRPr="00E17FA9">
        <w:rPr>
          <w:rFonts w:ascii="Consolas" w:hAnsi="Consolas"/>
          <w:color w:val="808080"/>
          <w:sz w:val="12"/>
          <w:szCs w:val="12"/>
          <w:u w:val="single"/>
        </w:rPr>
        <w:t>aftercalling</w:t>
      </w:r>
      <w:r w:rsidRPr="00E17FA9">
        <w:rPr>
          <w:rFonts w:ascii="Consolas" w:hAnsi="Consolas"/>
          <w:color w:val="808080"/>
          <w:sz w:val="12"/>
          <w:szCs w:val="12"/>
        </w:rPr>
        <w:t xml:space="preserve"> </w:t>
      </w:r>
      <w:r w:rsidRPr="00E17FA9">
        <w:rPr>
          <w:rFonts w:ascii="Consolas" w:hAnsi="Consolas"/>
          <w:color w:val="808080"/>
          <w:sz w:val="12"/>
          <w:szCs w:val="12"/>
          <w:u w:val="single"/>
        </w:rPr>
        <w:t>getmockobject</w:t>
      </w:r>
      <w:r w:rsidRPr="00E17FA9">
        <w:rPr>
          <w:rFonts w:ascii="Consolas" w:hAnsi="Consolas"/>
          <w:color w:val="808080"/>
          <w:sz w:val="12"/>
          <w:szCs w:val="12"/>
        </w:rPr>
        <w:t xml:space="preserve"> </w:t>
      </w:r>
      <w:r w:rsidRPr="00E17FA9">
        <w:rPr>
          <w:rFonts w:ascii="Consolas" w:hAnsi="Consolas"/>
          <w:color w:val="808080"/>
          <w:sz w:val="12"/>
          <w:szCs w:val="12"/>
          <w:u w:val="single"/>
        </w:rPr>
        <w:t>itll</w:t>
      </w:r>
      <w:r w:rsidRPr="00E17FA9">
        <w:rPr>
          <w:rFonts w:ascii="Consolas" w:hAnsi="Consolas"/>
          <w:color w:val="808080"/>
          <w:sz w:val="12"/>
          <w:szCs w:val="12"/>
        </w:rPr>
        <w:t xml:space="preserve"> return </w:t>
      </w:r>
      <w:r w:rsidRPr="00E17FA9">
        <w:rPr>
          <w:rFonts w:ascii="Consolas" w:hAnsi="Consolas"/>
          <w:color w:val="808080"/>
          <w:sz w:val="12"/>
          <w:szCs w:val="12"/>
          <w:u w:val="single"/>
        </w:rPr>
        <w:t>pancard</w:t>
      </w:r>
      <w:r w:rsidRPr="00E17FA9">
        <w:rPr>
          <w:rFonts w:ascii="Consolas" w:hAnsi="Consolas"/>
          <w:color w:val="808080"/>
          <w:sz w:val="12"/>
          <w:szCs w:val="12"/>
        </w:rPr>
        <w:t xml:space="preserve"> class</w:t>
      </w:r>
    </w:p>
    <w:p w14:paraId="7DCEBC84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F9FAF4"/>
          <w:sz w:val="12"/>
          <w:szCs w:val="12"/>
        </w:rPr>
        <w:t>}</w:t>
      </w:r>
    </w:p>
    <w:p w14:paraId="7F2321A4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F9FAF4"/>
          <w:sz w:val="12"/>
          <w:szCs w:val="12"/>
        </w:rPr>
        <w:t>}</w:t>
      </w:r>
    </w:p>
    <w:p w14:paraId="01CE7D01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99E3C8B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CC6C1D"/>
          <w:sz w:val="12"/>
          <w:szCs w:val="12"/>
        </w:rPr>
        <w:t>public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CC6C1D"/>
          <w:sz w:val="12"/>
          <w:szCs w:val="12"/>
        </w:rPr>
        <w:t>class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1290C3"/>
          <w:sz w:val="12"/>
          <w:szCs w:val="12"/>
        </w:rPr>
        <w:t>MockingTest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F9FAF4"/>
          <w:sz w:val="12"/>
          <w:szCs w:val="12"/>
        </w:rPr>
        <w:t>{</w:t>
      </w:r>
    </w:p>
    <w:p w14:paraId="76858EA4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CC6C1D"/>
          <w:sz w:val="12"/>
          <w:szCs w:val="12"/>
        </w:rPr>
        <w:t>public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CC6C1D"/>
          <w:sz w:val="12"/>
          <w:szCs w:val="12"/>
        </w:rPr>
        <w:t>static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CC6C1D"/>
          <w:sz w:val="12"/>
          <w:szCs w:val="12"/>
        </w:rPr>
        <w:t>void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1EB540"/>
          <w:sz w:val="12"/>
          <w:szCs w:val="12"/>
        </w:rPr>
        <w:t>main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1290C3"/>
          <w:sz w:val="12"/>
          <w:szCs w:val="12"/>
        </w:rPr>
        <w:t>String</w:t>
      </w:r>
      <w:r w:rsidRPr="00E17FA9">
        <w:rPr>
          <w:rFonts w:ascii="Consolas" w:hAnsi="Consolas"/>
          <w:color w:val="F9FAF4"/>
          <w:sz w:val="12"/>
          <w:szCs w:val="12"/>
        </w:rPr>
        <w:t>[]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79ABFF"/>
          <w:sz w:val="12"/>
          <w:szCs w:val="12"/>
        </w:rPr>
        <w:t>args</w:t>
      </w:r>
      <w:r w:rsidRPr="00E17FA9">
        <w:rPr>
          <w:rFonts w:ascii="Consolas" w:hAnsi="Consolas"/>
          <w:color w:val="F9FAF4"/>
          <w:sz w:val="12"/>
          <w:szCs w:val="12"/>
        </w:rPr>
        <w:t>)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F9FAF4"/>
          <w:sz w:val="12"/>
          <w:szCs w:val="12"/>
        </w:rPr>
        <w:t>{</w:t>
      </w:r>
    </w:p>
    <w:p w14:paraId="7CBE1ADE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808080"/>
          <w:sz w:val="12"/>
          <w:szCs w:val="12"/>
        </w:rPr>
        <w:t>// System.out.println(PANCard.isValid("DBPPG8746C")); // is valid</w:t>
      </w:r>
    </w:p>
    <w:p w14:paraId="2419A911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1290C3"/>
          <w:sz w:val="12"/>
          <w:szCs w:val="12"/>
        </w:rPr>
        <w:t>PANCard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F2F200"/>
          <w:sz w:val="12"/>
          <w:szCs w:val="12"/>
        </w:rPr>
        <w:t>obj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E6E6FA"/>
          <w:sz w:val="12"/>
          <w:szCs w:val="12"/>
        </w:rPr>
        <w:t>=</w:t>
      </w:r>
      <w:r w:rsidRPr="00E17FA9">
        <w:rPr>
          <w:rFonts w:ascii="Consolas" w:hAnsi="Consolas"/>
          <w:color w:val="D9E8F7"/>
          <w:sz w:val="12"/>
          <w:szCs w:val="12"/>
        </w:rPr>
        <w:t xml:space="preserve"> </w:t>
      </w:r>
      <w:r w:rsidRPr="00E17FA9">
        <w:rPr>
          <w:rFonts w:ascii="Consolas" w:hAnsi="Consolas"/>
          <w:color w:val="1290C3"/>
          <w:sz w:val="12"/>
          <w:szCs w:val="12"/>
        </w:rPr>
        <w:t>PANCard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i/>
          <w:iCs/>
          <w:color w:val="96EC3F"/>
          <w:sz w:val="12"/>
          <w:szCs w:val="12"/>
        </w:rPr>
        <w:t>getMockObject</w:t>
      </w:r>
      <w:r w:rsidRPr="00E17FA9">
        <w:rPr>
          <w:rFonts w:ascii="Consolas" w:hAnsi="Consolas"/>
          <w:color w:val="F9FAF4"/>
          <w:sz w:val="12"/>
          <w:szCs w:val="12"/>
        </w:rPr>
        <w:t>()</w:t>
      </w:r>
      <w:r w:rsidRPr="00E17FA9">
        <w:rPr>
          <w:rFonts w:ascii="Consolas" w:hAnsi="Consolas"/>
          <w:color w:val="E6E6FA"/>
          <w:sz w:val="12"/>
          <w:szCs w:val="12"/>
        </w:rPr>
        <w:t>;</w:t>
      </w:r>
    </w:p>
    <w:p w14:paraId="0777B2BE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1290C3"/>
          <w:sz w:val="12"/>
          <w:szCs w:val="12"/>
        </w:rPr>
        <w:t>System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color w:val="A7EC21"/>
          <w:sz w:val="12"/>
          <w:szCs w:val="12"/>
        </w:rPr>
        <w:t>println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F3EC79"/>
          <w:sz w:val="12"/>
          <w:szCs w:val="12"/>
        </w:rPr>
        <w:t>obj</w:t>
      </w:r>
      <w:r w:rsidRPr="00E17FA9">
        <w:rPr>
          <w:rFonts w:ascii="Consolas" w:hAnsi="Consolas"/>
          <w:color w:val="E6E6FA"/>
          <w:sz w:val="12"/>
          <w:szCs w:val="12"/>
        </w:rPr>
        <w:t>.</w:t>
      </w:r>
      <w:r w:rsidRPr="00E17FA9">
        <w:rPr>
          <w:rFonts w:ascii="Consolas" w:hAnsi="Consolas"/>
          <w:color w:val="A7EC21"/>
          <w:sz w:val="12"/>
          <w:szCs w:val="12"/>
        </w:rPr>
        <w:t>isValid</w:t>
      </w:r>
      <w:r w:rsidRPr="00E17FA9">
        <w:rPr>
          <w:rFonts w:ascii="Consolas" w:hAnsi="Consolas"/>
          <w:color w:val="F9FAF4"/>
          <w:sz w:val="12"/>
          <w:szCs w:val="12"/>
        </w:rPr>
        <w:t>(</w:t>
      </w:r>
      <w:r w:rsidRPr="00E17FA9">
        <w:rPr>
          <w:rFonts w:ascii="Consolas" w:hAnsi="Consolas"/>
          <w:color w:val="17C6A3"/>
          <w:sz w:val="12"/>
          <w:szCs w:val="12"/>
        </w:rPr>
        <w:t>"ABCDE1234A"</w:t>
      </w:r>
      <w:r w:rsidRPr="00E17FA9">
        <w:rPr>
          <w:rFonts w:ascii="Consolas" w:hAnsi="Consolas"/>
          <w:color w:val="F9FAF4"/>
          <w:sz w:val="12"/>
          <w:szCs w:val="12"/>
        </w:rPr>
        <w:t>))</w:t>
      </w:r>
      <w:r w:rsidRPr="00E17FA9">
        <w:rPr>
          <w:rFonts w:ascii="Consolas" w:hAnsi="Consolas"/>
          <w:color w:val="E6E6FA"/>
          <w:sz w:val="12"/>
          <w:szCs w:val="12"/>
        </w:rPr>
        <w:t>;</w:t>
      </w:r>
      <w:r w:rsidRPr="00E17FA9">
        <w:rPr>
          <w:rFonts w:ascii="Consolas" w:hAnsi="Consolas"/>
          <w:color w:val="D9E8F7"/>
          <w:sz w:val="12"/>
          <w:szCs w:val="12"/>
        </w:rPr>
        <w:t xml:space="preserve">      </w:t>
      </w:r>
      <w:r w:rsidRPr="00E17FA9">
        <w:rPr>
          <w:rFonts w:ascii="Consolas" w:hAnsi="Consolas"/>
          <w:color w:val="808080"/>
          <w:sz w:val="12"/>
          <w:szCs w:val="12"/>
        </w:rPr>
        <w:t xml:space="preserve">//using static </w:t>
      </w:r>
      <w:r w:rsidRPr="00E17FA9">
        <w:rPr>
          <w:rFonts w:ascii="Consolas" w:hAnsi="Consolas"/>
          <w:color w:val="808080"/>
          <w:sz w:val="12"/>
          <w:szCs w:val="12"/>
          <w:u w:val="single"/>
        </w:rPr>
        <w:t>mehtod</w:t>
      </w:r>
      <w:r w:rsidRPr="00E17FA9">
        <w:rPr>
          <w:rFonts w:ascii="Consolas" w:hAnsi="Consolas"/>
          <w:color w:val="808080"/>
          <w:sz w:val="12"/>
          <w:szCs w:val="12"/>
        </w:rPr>
        <w:t xml:space="preserve"> MissingMethodInvocationException: </w:t>
      </w:r>
    </w:p>
    <w:p w14:paraId="1610D408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D9E8F7"/>
          <w:sz w:val="12"/>
          <w:szCs w:val="12"/>
        </w:rPr>
        <w:tab/>
      </w:r>
    </w:p>
    <w:p w14:paraId="1EA2E271" w14:textId="77777777" w:rsidR="00E17FA9" w:rsidRPr="00E17FA9" w:rsidRDefault="00E17FA9" w:rsidP="00E17F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E17FA9">
        <w:rPr>
          <w:rFonts w:ascii="Consolas" w:hAnsi="Consolas"/>
          <w:color w:val="D9E8F7"/>
          <w:sz w:val="12"/>
          <w:szCs w:val="12"/>
        </w:rPr>
        <w:tab/>
      </w:r>
      <w:r w:rsidRPr="00E17FA9">
        <w:rPr>
          <w:rFonts w:ascii="Consolas" w:hAnsi="Consolas"/>
          <w:color w:val="F9FAF4"/>
          <w:sz w:val="12"/>
          <w:szCs w:val="12"/>
        </w:rPr>
        <w:t>}</w:t>
      </w:r>
    </w:p>
    <w:p w14:paraId="0313AB34" w14:textId="77777777" w:rsidR="007A2159" w:rsidRDefault="007A2159" w:rsidP="007A2159"/>
    <w:p w14:paraId="3CFEFD48" w14:textId="7EE2E6CA" w:rsidR="000C6B06" w:rsidRDefault="00723B6F" w:rsidP="007A2159">
      <w:r>
        <w:t>EXAMPLE=</w:t>
      </w:r>
    </w:p>
    <w:p w14:paraId="262A5AED" w14:textId="6F409339" w:rsidR="00723B6F" w:rsidRDefault="00723B6F" w:rsidP="004615DD">
      <w:pPr>
        <w:pStyle w:val="ListParagraph"/>
        <w:numPr>
          <w:ilvl w:val="0"/>
          <w:numId w:val="127"/>
        </w:numPr>
      </w:pPr>
      <w:r>
        <w:t>SHOPPING APPLICATION DURING PAYMENT WE USE C/D CARD.</w:t>
      </w:r>
    </w:p>
    <w:p w14:paraId="56C4F475" w14:textId="72B48092" w:rsidR="00723B6F" w:rsidRDefault="00723B6F" w:rsidP="004615DD">
      <w:pPr>
        <w:pStyle w:val="ListParagraph"/>
        <w:numPr>
          <w:ilvl w:val="0"/>
          <w:numId w:val="127"/>
        </w:numPr>
      </w:pPr>
      <w:r>
        <w:t xml:space="preserve">IN TESTING ENVIRONMENT </w:t>
      </w:r>
      <w:r w:rsidR="00002C5D">
        <w:t xml:space="preserve">WE CANNOT USE REAL CARD TO DO A PAYMENT BECOUSE SHOPPING APPLICATION IS AVAILABLE IN TESTING ENVIRONMENT </w:t>
      </w:r>
      <w:r w:rsidR="00D95B22">
        <w:t>IT IS NOT GOING TO HIT ICICI BANK APPLICATION.</w:t>
      </w:r>
    </w:p>
    <w:p w14:paraId="772F4FF5" w14:textId="6B8CC20E" w:rsidR="00D95B22" w:rsidRDefault="00D95B22" w:rsidP="004615DD">
      <w:pPr>
        <w:pStyle w:val="ListParagraph"/>
        <w:numPr>
          <w:ilvl w:val="0"/>
          <w:numId w:val="127"/>
        </w:numPr>
      </w:pPr>
      <w:r>
        <w:t xml:space="preserve">SO THEY DEVELOP MOCKING FOR </w:t>
      </w:r>
      <w:r w:rsidR="00661D8B">
        <w:t>ICICI.</w:t>
      </w:r>
    </w:p>
    <w:p w14:paraId="457BE3FD" w14:textId="06B24F71" w:rsidR="00661D8B" w:rsidRDefault="00661D8B" w:rsidP="004615DD">
      <w:pPr>
        <w:pStyle w:val="ListParagraph"/>
        <w:numPr>
          <w:ilvl w:val="0"/>
          <w:numId w:val="127"/>
        </w:numPr>
      </w:pPr>
      <w:r>
        <w:t xml:space="preserve">ONCE WE DEVELOP THE FILE </w:t>
      </w:r>
      <w:r w:rsidR="00917562">
        <w:t xml:space="preserve">CONVERT ENTIRE STUB INTO JAR FILE AND RUN JAR FILE THAT JAR FILES IT IS </w:t>
      </w:r>
      <w:r w:rsidR="006D772D">
        <w:t>CALLED AS MOCKING SERVER.</w:t>
      </w:r>
    </w:p>
    <w:p w14:paraId="039371B4" w14:textId="1076066D" w:rsidR="002B5152" w:rsidRDefault="006D772D" w:rsidP="004615DD">
      <w:pPr>
        <w:pStyle w:val="ListParagraph"/>
        <w:numPr>
          <w:ilvl w:val="0"/>
          <w:numId w:val="127"/>
        </w:numPr>
      </w:pPr>
      <w:r>
        <w:t>SPARK = IT IS ONE OF THE JAVA LIBRARY FOR API MOCKING.</w:t>
      </w:r>
    </w:p>
    <w:p w14:paraId="4EC271C9" w14:textId="416057C4" w:rsidR="002B5152" w:rsidRDefault="002B5152" w:rsidP="005A176D">
      <w:pPr>
        <w:pStyle w:val="ListParagraph"/>
      </w:pPr>
    </w:p>
    <w:p w14:paraId="595BA1AA" w14:textId="07D6D47B" w:rsidR="002B5152" w:rsidRDefault="00415DCC" w:rsidP="004615DD">
      <w:pPr>
        <w:pStyle w:val="ListParagraph"/>
        <w:numPr>
          <w:ilvl w:val="0"/>
          <w:numId w:val="127"/>
        </w:numPr>
      </w:pPr>
      <w:r>
        <w:t>USING WHEN() IT IS GOING TO PROVIDE MOCK DATA ( DUMMY DATA).</w:t>
      </w:r>
    </w:p>
    <w:p w14:paraId="020C2B2B" w14:textId="5787D189" w:rsidR="00415DCC" w:rsidRDefault="005A176D" w:rsidP="004615DD">
      <w:pPr>
        <w:pStyle w:val="ListParagraph"/>
        <w:numPr>
          <w:ilvl w:val="0"/>
          <w:numId w:val="127"/>
        </w:numPr>
      </w:pPr>
      <w:r>
        <w:t>WE NEED TO CALL MOCK() AND PASS WHICH CLASS WE ARE GOING TO MOCKING.</w:t>
      </w:r>
    </w:p>
    <w:p w14:paraId="585B4B30" w14:textId="232D90F3" w:rsidR="005A176D" w:rsidRPr="005C72D0" w:rsidRDefault="00577D4E" w:rsidP="00577D4E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MOCKING SOLUTION FOR CREDIT CARD=</w:t>
      </w:r>
    </w:p>
    <w:p w14:paraId="366F3CCB" w14:textId="1C441BA0" w:rsidR="00343A6F" w:rsidRDefault="00343A6F" w:rsidP="004615DD">
      <w:pPr>
        <w:pStyle w:val="ListParagraph"/>
        <w:numPr>
          <w:ilvl w:val="0"/>
          <w:numId w:val="128"/>
        </w:numPr>
      </w:pPr>
      <w:r>
        <w:t xml:space="preserve">REQUIRMENT = USING CREDIT CARD WE NEED TO GET STATUS AS SUCCESSFUL IF CUSTOMER USING INVALID </w:t>
      </w:r>
      <w:r w:rsidR="00764188">
        <w:t>CREDIT CARD RESPOND AS PAYMENT FAILED.</w:t>
      </w:r>
    </w:p>
    <w:p w14:paraId="06E35940" w14:textId="5363F2AB" w:rsidR="00764188" w:rsidRDefault="00764188" w:rsidP="004615DD">
      <w:pPr>
        <w:pStyle w:val="ListParagraph"/>
        <w:numPr>
          <w:ilvl w:val="0"/>
          <w:numId w:val="128"/>
        </w:numPr>
      </w:pPr>
      <w:r>
        <w:t xml:space="preserve">GSON IS A LIBRARY </w:t>
      </w:r>
      <w:r w:rsidR="00EE7C92">
        <w:t>USED TO CONVERT JSON TO JAVA AND JAVA TO JSON .</w:t>
      </w:r>
    </w:p>
    <w:p w14:paraId="00E85329" w14:textId="6188EEE9" w:rsidR="00EE7C92" w:rsidRDefault="00EE7C92" w:rsidP="004615DD">
      <w:pPr>
        <w:pStyle w:val="ListParagraph"/>
        <w:numPr>
          <w:ilvl w:val="0"/>
          <w:numId w:val="128"/>
        </w:numPr>
      </w:pPr>
      <w:r>
        <w:t xml:space="preserve">SPARK IS USED TO DEVELOP MOCKING SOLUTION </w:t>
      </w:r>
      <w:r w:rsidR="00E56E28">
        <w:t>FOR API.</w:t>
      </w:r>
    </w:p>
    <w:p w14:paraId="53991863" w14:textId="08604919" w:rsidR="00E56E28" w:rsidRDefault="00E56E28" w:rsidP="004615DD">
      <w:pPr>
        <w:pStyle w:val="ListParagraph"/>
        <w:numPr>
          <w:ilvl w:val="0"/>
          <w:numId w:val="128"/>
        </w:numPr>
      </w:pPr>
      <w:r>
        <w:t xml:space="preserve">IN GSON WE HAVE TO USE </w:t>
      </w:r>
      <w:r w:rsidR="003466AB">
        <w:t>$ TO USE JSONPATH.</w:t>
      </w:r>
    </w:p>
    <w:p w14:paraId="53EC430E" w14:textId="18CCBFE2" w:rsidR="00BB2C36" w:rsidRDefault="00BB2C36" w:rsidP="004615DD">
      <w:pPr>
        <w:pStyle w:val="ListParagraph"/>
        <w:numPr>
          <w:ilvl w:val="0"/>
          <w:numId w:val="128"/>
        </w:numPr>
      </w:pPr>
      <w:r>
        <w:t>THEY WILL CREATE MOCKING SOLUTION IN SEPARATE PROJECT AND THEY CREATE A MOCKING SOLUTION AS A JAR , IT IS CALLED AS MOCKING SERVER.</w:t>
      </w:r>
    </w:p>
    <w:p w14:paraId="75CFEBDC" w14:textId="0CFB951F" w:rsidR="00AD0541" w:rsidRDefault="002502ED" w:rsidP="004615DD">
      <w:pPr>
        <w:pStyle w:val="ListParagraph"/>
        <w:numPr>
          <w:ilvl w:val="0"/>
          <w:numId w:val="128"/>
        </w:numPr>
      </w:pPr>
      <w:r>
        <w:t>( IF PROGRAME IS NOT RUNNING ) WHEN WE CLICK ON RUNNABLE JAR CLASS</w:t>
      </w:r>
      <w:r w:rsidR="00AD0541">
        <w:t xml:space="preserve"> IT</w:t>
      </w:r>
      <w:r>
        <w:t xml:space="preserve"> IS NOT GOING TO DISPLAY.</w:t>
      </w:r>
    </w:p>
    <w:p w14:paraId="66E27004" w14:textId="38568C5A" w:rsidR="001272B3" w:rsidRDefault="006C7DAF" w:rsidP="004615DD">
      <w:pPr>
        <w:pStyle w:val="ListParagraph"/>
        <w:numPr>
          <w:ilvl w:val="0"/>
          <w:numId w:val="128"/>
        </w:numPr>
      </w:pPr>
      <w:r>
        <w:t>USING GSON WE READING THE DATA FROM THE REQUEST AND PROVIDING RESPONSE.</w:t>
      </w:r>
    </w:p>
    <w:p w14:paraId="4FAD9627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CC6C1D"/>
          <w:sz w:val="12"/>
          <w:szCs w:val="12"/>
        </w:rPr>
        <w:t>public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CC6C1D"/>
          <w:sz w:val="12"/>
          <w:szCs w:val="12"/>
        </w:rPr>
        <w:t>class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1290C3"/>
          <w:sz w:val="12"/>
          <w:szCs w:val="12"/>
        </w:rPr>
        <w:t>CreditCardMock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F9FAF4"/>
          <w:sz w:val="12"/>
          <w:szCs w:val="12"/>
        </w:rPr>
        <w:t>{</w:t>
      </w:r>
    </w:p>
    <w:p w14:paraId="51663028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CC6C1D"/>
          <w:sz w:val="12"/>
          <w:szCs w:val="12"/>
        </w:rPr>
        <w:t>public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CC6C1D"/>
          <w:sz w:val="12"/>
          <w:szCs w:val="12"/>
        </w:rPr>
        <w:t>static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CC6C1D"/>
          <w:sz w:val="12"/>
          <w:szCs w:val="12"/>
        </w:rPr>
        <w:t>void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1EB540"/>
          <w:sz w:val="12"/>
          <w:szCs w:val="12"/>
        </w:rPr>
        <w:t>main</w:t>
      </w:r>
      <w:r w:rsidRPr="006651E4">
        <w:rPr>
          <w:rFonts w:ascii="Consolas" w:hAnsi="Consolas"/>
          <w:color w:val="F9FAF4"/>
          <w:sz w:val="12"/>
          <w:szCs w:val="12"/>
        </w:rPr>
        <w:t>(</w:t>
      </w:r>
      <w:r w:rsidRPr="006651E4">
        <w:rPr>
          <w:rFonts w:ascii="Consolas" w:hAnsi="Consolas"/>
          <w:color w:val="1290C3"/>
          <w:sz w:val="12"/>
          <w:szCs w:val="12"/>
        </w:rPr>
        <w:t>String</w:t>
      </w:r>
      <w:r w:rsidRPr="006651E4">
        <w:rPr>
          <w:rFonts w:ascii="Consolas" w:hAnsi="Consolas"/>
          <w:color w:val="F9FAF4"/>
          <w:sz w:val="12"/>
          <w:szCs w:val="12"/>
        </w:rPr>
        <w:t>[]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79ABFF"/>
          <w:sz w:val="12"/>
          <w:szCs w:val="12"/>
        </w:rPr>
        <w:t>args</w:t>
      </w:r>
      <w:r w:rsidRPr="006651E4">
        <w:rPr>
          <w:rFonts w:ascii="Consolas" w:hAnsi="Consolas"/>
          <w:color w:val="F9FAF4"/>
          <w:sz w:val="12"/>
          <w:szCs w:val="12"/>
        </w:rPr>
        <w:t>)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F9FAF4"/>
          <w:sz w:val="12"/>
          <w:szCs w:val="12"/>
        </w:rPr>
        <w:t>{</w:t>
      </w:r>
    </w:p>
    <w:p w14:paraId="58524E23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88C8C39" w14:textId="178D8DB4" w:rsidR="006651E4" w:rsidRPr="006651E4" w:rsidRDefault="004615DD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noProof/>
          <w:color w:val="D9E8F7"/>
          <w:sz w:val="12"/>
          <w:szCs w:val="12"/>
        </w:rPr>
        <mc:AlternateContent>
          <mc:Choice Requires="wpi">
            <w:drawing>
              <wp:anchor distT="0" distB="0" distL="114300" distR="114300" simplePos="0" relativeHeight="251658304" behindDoc="0" locked="0" layoutInCell="1" allowOverlap="1" wp14:anchorId="456E8986" wp14:editId="2AA21B92">
                <wp:simplePos x="0" y="0"/>
                <wp:positionH relativeFrom="column">
                  <wp:posOffset>1799590</wp:posOffset>
                </wp:positionH>
                <wp:positionV relativeFrom="paragraph">
                  <wp:posOffset>22860</wp:posOffset>
                </wp:positionV>
                <wp:extent cx="426440" cy="88560"/>
                <wp:effectExtent l="38100" t="38100" r="31115" b="45085"/>
                <wp:wrapNone/>
                <wp:docPr id="169617806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4264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12BCA" id="Ink 38" o:spid="_x0000_s1026" type="#_x0000_t75" style="position:absolute;margin-left:141.35pt;margin-top:1.45pt;width:34.3pt;height:7.65pt;z-index:2516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">
                <v:imagedata r:id="rId132" o:title=""/>
              </v:shape>
            </w:pict>
          </mc:Fallback>
        </mc:AlternateContent>
      </w:r>
      <w:r w:rsidR="006651E4" w:rsidRPr="006651E4">
        <w:rPr>
          <w:rFonts w:ascii="Consolas" w:hAnsi="Consolas"/>
          <w:color w:val="D9E8F7"/>
          <w:sz w:val="12"/>
          <w:szCs w:val="12"/>
        </w:rPr>
        <w:tab/>
      </w:r>
      <w:r w:rsidR="006651E4" w:rsidRPr="006651E4">
        <w:rPr>
          <w:rFonts w:ascii="Consolas" w:hAnsi="Consolas"/>
          <w:color w:val="D9E8F7"/>
          <w:sz w:val="12"/>
          <w:szCs w:val="12"/>
        </w:rPr>
        <w:tab/>
      </w:r>
      <w:r w:rsidR="006651E4" w:rsidRPr="006651E4">
        <w:rPr>
          <w:rFonts w:ascii="Consolas" w:hAnsi="Consolas"/>
          <w:color w:val="1290C3"/>
          <w:sz w:val="12"/>
          <w:szCs w:val="12"/>
        </w:rPr>
        <w:t>Spark</w:t>
      </w:r>
      <w:r w:rsidR="006651E4" w:rsidRPr="006651E4">
        <w:rPr>
          <w:rFonts w:ascii="Consolas" w:hAnsi="Consolas"/>
          <w:color w:val="E6E6FA"/>
          <w:sz w:val="12"/>
          <w:szCs w:val="12"/>
        </w:rPr>
        <w:t>.</w:t>
      </w:r>
      <w:r w:rsidR="006651E4" w:rsidRPr="006651E4">
        <w:rPr>
          <w:rFonts w:ascii="Consolas" w:hAnsi="Consolas"/>
          <w:i/>
          <w:iCs/>
          <w:color w:val="96EC3F"/>
          <w:sz w:val="12"/>
          <w:szCs w:val="12"/>
        </w:rPr>
        <w:t>port</w:t>
      </w:r>
      <w:r w:rsidR="006651E4" w:rsidRPr="006651E4">
        <w:rPr>
          <w:rFonts w:ascii="Consolas" w:hAnsi="Consolas"/>
          <w:color w:val="F9FAF4"/>
          <w:sz w:val="12"/>
          <w:szCs w:val="12"/>
        </w:rPr>
        <w:t>(</w:t>
      </w:r>
      <w:r w:rsidR="006651E4" w:rsidRPr="006651E4">
        <w:rPr>
          <w:rFonts w:ascii="Consolas" w:hAnsi="Consolas"/>
          <w:color w:val="6897BB"/>
          <w:sz w:val="12"/>
          <w:szCs w:val="12"/>
        </w:rPr>
        <w:t>8889</w:t>
      </w:r>
      <w:r w:rsidR="006651E4" w:rsidRPr="006651E4">
        <w:rPr>
          <w:rFonts w:ascii="Consolas" w:hAnsi="Consolas"/>
          <w:color w:val="F9FAF4"/>
          <w:sz w:val="12"/>
          <w:szCs w:val="12"/>
        </w:rPr>
        <w:t>)</w:t>
      </w:r>
      <w:r w:rsidR="006651E4" w:rsidRPr="006651E4">
        <w:rPr>
          <w:rFonts w:ascii="Consolas" w:hAnsi="Consolas"/>
          <w:color w:val="E6E6FA"/>
          <w:sz w:val="12"/>
          <w:szCs w:val="12"/>
        </w:rPr>
        <w:t>;</w:t>
      </w:r>
    </w:p>
    <w:p w14:paraId="72EC5C0B" w14:textId="1CB4B4C4" w:rsidR="006651E4" w:rsidRPr="006651E4" w:rsidRDefault="004615DD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noProof/>
          <w:color w:val="D9E8F7"/>
          <w:sz w:val="12"/>
          <w:szCs w:val="12"/>
        </w:rPr>
        <mc:AlternateContent>
          <mc:Choice Requires="wpi">
            <w:drawing>
              <wp:anchor distT="0" distB="0" distL="114300" distR="114300" simplePos="0" relativeHeight="251658303" behindDoc="0" locked="0" layoutInCell="1" allowOverlap="1" wp14:anchorId="5B8791CD" wp14:editId="36DFA033">
                <wp:simplePos x="0" y="0"/>
                <wp:positionH relativeFrom="column">
                  <wp:posOffset>1095446</wp:posOffset>
                </wp:positionH>
                <wp:positionV relativeFrom="paragraph">
                  <wp:posOffset>-145391</wp:posOffset>
                </wp:positionV>
                <wp:extent cx="807840" cy="401760"/>
                <wp:effectExtent l="38100" t="38100" r="30480" b="36830"/>
                <wp:wrapNone/>
                <wp:docPr id="8484288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807840" cy="4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7D096" id="Ink 34" o:spid="_x0000_s1026" type="#_x0000_t75" style="position:absolute;margin-left:85.9pt;margin-top:-11.8pt;width:64.3pt;height:32.35pt;z-index:251658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">
                <v:imagedata r:id="rId134" o:title=""/>
              </v:shape>
            </w:pict>
          </mc:Fallback>
        </mc:AlternateContent>
      </w:r>
      <w:r w:rsidR="006651E4" w:rsidRPr="006651E4">
        <w:rPr>
          <w:rFonts w:ascii="Consolas" w:hAnsi="Consolas"/>
          <w:color w:val="D9E8F7"/>
          <w:sz w:val="12"/>
          <w:szCs w:val="12"/>
        </w:rPr>
        <w:tab/>
      </w:r>
      <w:r w:rsidR="006651E4" w:rsidRPr="006651E4">
        <w:rPr>
          <w:rFonts w:ascii="Consolas" w:hAnsi="Consolas"/>
          <w:color w:val="D9E8F7"/>
          <w:sz w:val="12"/>
          <w:szCs w:val="12"/>
        </w:rPr>
        <w:tab/>
      </w:r>
      <w:r w:rsidR="006651E4" w:rsidRPr="006651E4">
        <w:rPr>
          <w:rFonts w:ascii="Consolas" w:hAnsi="Consolas"/>
          <w:color w:val="1290C3"/>
          <w:sz w:val="12"/>
          <w:szCs w:val="12"/>
        </w:rPr>
        <w:t>Spark</w:t>
      </w:r>
      <w:r w:rsidR="006651E4" w:rsidRPr="006651E4">
        <w:rPr>
          <w:rFonts w:ascii="Consolas" w:hAnsi="Consolas"/>
          <w:color w:val="E6E6FA"/>
          <w:sz w:val="12"/>
          <w:szCs w:val="12"/>
        </w:rPr>
        <w:t>.</w:t>
      </w:r>
      <w:r w:rsidR="006651E4" w:rsidRPr="006651E4">
        <w:rPr>
          <w:rFonts w:ascii="Consolas" w:hAnsi="Consolas"/>
          <w:i/>
          <w:iCs/>
          <w:color w:val="96EC3F"/>
          <w:sz w:val="12"/>
          <w:szCs w:val="12"/>
        </w:rPr>
        <w:t>post</w:t>
      </w:r>
      <w:r w:rsidR="006651E4" w:rsidRPr="006651E4">
        <w:rPr>
          <w:rFonts w:ascii="Consolas" w:hAnsi="Consolas"/>
          <w:color w:val="F9FAF4"/>
          <w:sz w:val="12"/>
          <w:szCs w:val="12"/>
        </w:rPr>
        <w:t>(</w:t>
      </w:r>
      <w:r w:rsidR="006651E4" w:rsidRPr="006651E4">
        <w:rPr>
          <w:rFonts w:ascii="Consolas" w:hAnsi="Consolas"/>
          <w:color w:val="17C6A3"/>
          <w:sz w:val="12"/>
          <w:szCs w:val="12"/>
        </w:rPr>
        <w:t>"/credit-card"</w:t>
      </w:r>
      <w:r w:rsidR="006651E4" w:rsidRPr="006651E4">
        <w:rPr>
          <w:rFonts w:ascii="Consolas" w:hAnsi="Consolas"/>
          <w:color w:val="E6E6FA"/>
          <w:sz w:val="12"/>
          <w:szCs w:val="12"/>
        </w:rPr>
        <w:t>,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F9FAF4"/>
          <w:sz w:val="12"/>
          <w:szCs w:val="12"/>
        </w:rPr>
        <w:t>(</w:t>
      </w:r>
      <w:r w:rsidR="006651E4" w:rsidRPr="006651E4">
        <w:rPr>
          <w:rFonts w:ascii="Consolas" w:hAnsi="Consolas"/>
          <w:color w:val="F2F200"/>
          <w:sz w:val="12"/>
          <w:szCs w:val="12"/>
        </w:rPr>
        <w:t>req</w:t>
      </w:r>
      <w:r w:rsidR="006651E4" w:rsidRPr="006651E4">
        <w:rPr>
          <w:rFonts w:ascii="Consolas" w:hAnsi="Consolas"/>
          <w:color w:val="E6E6FA"/>
          <w:sz w:val="12"/>
          <w:szCs w:val="12"/>
        </w:rPr>
        <w:t>,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F2F200"/>
          <w:sz w:val="12"/>
          <w:szCs w:val="12"/>
        </w:rPr>
        <w:t>res</w:t>
      </w:r>
      <w:r w:rsidR="006651E4" w:rsidRPr="006651E4">
        <w:rPr>
          <w:rFonts w:ascii="Consolas" w:hAnsi="Consolas"/>
          <w:color w:val="F9FAF4"/>
          <w:sz w:val="12"/>
          <w:szCs w:val="12"/>
        </w:rPr>
        <w:t>)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E6E6FA"/>
          <w:sz w:val="12"/>
          <w:szCs w:val="12"/>
        </w:rPr>
        <w:t>-&gt;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F9FAF4"/>
          <w:sz w:val="12"/>
          <w:szCs w:val="12"/>
        </w:rPr>
        <w:t>{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808080"/>
          <w:sz w:val="12"/>
          <w:szCs w:val="12"/>
        </w:rPr>
        <w:t xml:space="preserve">// 1 </w:t>
      </w:r>
      <w:r w:rsidR="006651E4" w:rsidRPr="006651E4">
        <w:rPr>
          <w:rFonts w:ascii="Consolas" w:hAnsi="Consolas"/>
          <w:color w:val="808080"/>
          <w:sz w:val="12"/>
          <w:szCs w:val="12"/>
          <w:u w:val="single"/>
        </w:rPr>
        <w:t>org</w:t>
      </w:r>
      <w:r w:rsidR="006651E4" w:rsidRPr="006651E4">
        <w:rPr>
          <w:rFonts w:ascii="Consolas" w:hAnsi="Consolas"/>
          <w:color w:val="808080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808080"/>
          <w:sz w:val="12"/>
          <w:szCs w:val="12"/>
          <w:u w:val="single"/>
        </w:rPr>
        <w:t>endpoine</w:t>
      </w:r>
      <w:r w:rsidR="006651E4" w:rsidRPr="006651E4">
        <w:rPr>
          <w:rFonts w:ascii="Consolas" w:hAnsi="Consolas"/>
          <w:color w:val="808080"/>
          <w:sz w:val="12"/>
          <w:szCs w:val="12"/>
        </w:rPr>
        <w:t xml:space="preserve"> 2 </w:t>
      </w:r>
      <w:r w:rsidR="006651E4" w:rsidRPr="006651E4">
        <w:rPr>
          <w:rFonts w:ascii="Consolas" w:hAnsi="Consolas"/>
          <w:color w:val="808080"/>
          <w:sz w:val="12"/>
          <w:szCs w:val="12"/>
          <w:u w:val="single"/>
        </w:rPr>
        <w:t>org</w:t>
      </w:r>
      <w:r w:rsidR="006651E4" w:rsidRPr="006651E4">
        <w:rPr>
          <w:rFonts w:ascii="Consolas" w:hAnsi="Consolas"/>
          <w:color w:val="808080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808080"/>
          <w:sz w:val="12"/>
          <w:szCs w:val="12"/>
          <w:u w:val="single"/>
        </w:rPr>
        <w:t>reqeust</w:t>
      </w:r>
      <w:r w:rsidR="006651E4" w:rsidRPr="006651E4">
        <w:rPr>
          <w:rFonts w:ascii="Consolas" w:hAnsi="Consolas"/>
          <w:color w:val="808080"/>
          <w:sz w:val="12"/>
          <w:szCs w:val="12"/>
        </w:rPr>
        <w:t xml:space="preserve"> and response</w:t>
      </w:r>
    </w:p>
    <w:p w14:paraId="7093FD11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1290C3"/>
          <w:sz w:val="12"/>
          <w:szCs w:val="12"/>
        </w:rPr>
        <w:t>String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F2F200"/>
          <w:sz w:val="12"/>
          <w:szCs w:val="12"/>
        </w:rPr>
        <w:t>response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E6E6FA"/>
          <w:sz w:val="12"/>
          <w:szCs w:val="12"/>
        </w:rPr>
        <w:t>=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17C6A3"/>
          <w:sz w:val="12"/>
          <w:szCs w:val="12"/>
        </w:rPr>
        <w:t>""</w:t>
      </w:r>
      <w:r w:rsidRPr="006651E4">
        <w:rPr>
          <w:rFonts w:ascii="Consolas" w:hAnsi="Consolas"/>
          <w:color w:val="E6E6FA"/>
          <w:sz w:val="12"/>
          <w:szCs w:val="12"/>
        </w:rPr>
        <w:t>;</w:t>
      </w:r>
    </w:p>
    <w:p w14:paraId="786064BE" w14:textId="3352EF7B" w:rsidR="006651E4" w:rsidRPr="006651E4" w:rsidRDefault="004615DD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noProof/>
          <w:color w:val="D9E8F7"/>
          <w:sz w:val="12"/>
          <w:szCs w:val="12"/>
        </w:rPr>
        <mc:AlternateContent>
          <mc:Choice Requires="wpi">
            <w:drawing>
              <wp:anchor distT="0" distB="0" distL="114300" distR="114300" simplePos="0" relativeHeight="251658301" behindDoc="0" locked="0" layoutInCell="1" allowOverlap="1" wp14:anchorId="0FBA1AA0" wp14:editId="4C90788A">
                <wp:simplePos x="0" y="0"/>
                <wp:positionH relativeFrom="column">
                  <wp:posOffset>3490886</wp:posOffset>
                </wp:positionH>
                <wp:positionV relativeFrom="paragraph">
                  <wp:posOffset>-98381</wp:posOffset>
                </wp:positionV>
                <wp:extent cx="719640" cy="306000"/>
                <wp:effectExtent l="38100" t="38100" r="4445" b="37465"/>
                <wp:wrapNone/>
                <wp:docPr id="8499518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1964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4C405" id="Ink 29" o:spid="_x0000_s1026" type="#_x0000_t75" style="position:absolute;margin-left:274.5pt;margin-top:-8.1pt;width:57.35pt;height:24.8pt;z-index:251658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">
                <v:imagedata r:id="rId136" o:title=""/>
              </v:shape>
            </w:pict>
          </mc:Fallback>
        </mc:AlternateContent>
      </w:r>
      <w:r w:rsidR="006651E4" w:rsidRPr="006651E4">
        <w:rPr>
          <w:rFonts w:ascii="Consolas" w:hAnsi="Consolas"/>
          <w:color w:val="D9E8F7"/>
          <w:sz w:val="12"/>
          <w:szCs w:val="12"/>
        </w:rPr>
        <w:tab/>
      </w:r>
      <w:r w:rsidR="006651E4" w:rsidRPr="006651E4">
        <w:rPr>
          <w:rFonts w:ascii="Consolas" w:hAnsi="Consolas"/>
          <w:color w:val="D9E8F7"/>
          <w:sz w:val="12"/>
          <w:szCs w:val="12"/>
        </w:rPr>
        <w:tab/>
      </w:r>
      <w:r w:rsidR="006651E4" w:rsidRPr="006651E4">
        <w:rPr>
          <w:rFonts w:ascii="Consolas" w:hAnsi="Consolas"/>
          <w:color w:val="D9E8F7"/>
          <w:sz w:val="12"/>
          <w:szCs w:val="12"/>
        </w:rPr>
        <w:tab/>
      </w:r>
      <w:r w:rsidR="006651E4" w:rsidRPr="006651E4">
        <w:rPr>
          <w:rFonts w:ascii="Consolas" w:hAnsi="Consolas"/>
          <w:color w:val="1290C3"/>
          <w:sz w:val="12"/>
          <w:szCs w:val="12"/>
        </w:rPr>
        <w:t>String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F2F200"/>
          <w:sz w:val="12"/>
          <w:szCs w:val="12"/>
        </w:rPr>
        <w:t>card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E6E6FA"/>
          <w:sz w:val="12"/>
          <w:szCs w:val="12"/>
        </w:rPr>
        <w:t>=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1290C3"/>
          <w:sz w:val="12"/>
          <w:szCs w:val="12"/>
        </w:rPr>
        <w:t>JsonPath</w:t>
      </w:r>
      <w:r w:rsidR="006651E4" w:rsidRPr="006651E4">
        <w:rPr>
          <w:rFonts w:ascii="Consolas" w:hAnsi="Consolas"/>
          <w:color w:val="E6E6FA"/>
          <w:sz w:val="12"/>
          <w:szCs w:val="12"/>
        </w:rPr>
        <w:t>.</w:t>
      </w:r>
      <w:r w:rsidR="006651E4" w:rsidRPr="006651E4">
        <w:rPr>
          <w:rFonts w:ascii="Consolas" w:hAnsi="Consolas"/>
          <w:i/>
          <w:iCs/>
          <w:color w:val="96EC3F"/>
          <w:sz w:val="12"/>
          <w:szCs w:val="12"/>
        </w:rPr>
        <w:t>read</w:t>
      </w:r>
      <w:r w:rsidR="006651E4" w:rsidRPr="006651E4">
        <w:rPr>
          <w:rFonts w:ascii="Consolas" w:hAnsi="Consolas"/>
          <w:color w:val="F9FAF4"/>
          <w:sz w:val="12"/>
          <w:szCs w:val="12"/>
        </w:rPr>
        <w:t>(</w:t>
      </w:r>
      <w:r w:rsidR="006651E4" w:rsidRPr="006651E4">
        <w:rPr>
          <w:rFonts w:ascii="Consolas" w:hAnsi="Consolas"/>
          <w:color w:val="F3EC79"/>
          <w:sz w:val="12"/>
          <w:szCs w:val="12"/>
        </w:rPr>
        <w:t>req</w:t>
      </w:r>
      <w:r w:rsidR="006651E4" w:rsidRPr="006651E4">
        <w:rPr>
          <w:rFonts w:ascii="Consolas" w:hAnsi="Consolas"/>
          <w:color w:val="E6E6FA"/>
          <w:sz w:val="12"/>
          <w:szCs w:val="12"/>
        </w:rPr>
        <w:t>.</w:t>
      </w:r>
      <w:r w:rsidR="006651E4" w:rsidRPr="006651E4">
        <w:rPr>
          <w:rFonts w:ascii="Consolas" w:hAnsi="Consolas"/>
          <w:color w:val="A7EC21"/>
          <w:sz w:val="12"/>
          <w:szCs w:val="12"/>
        </w:rPr>
        <w:t>body</w:t>
      </w:r>
      <w:r w:rsidR="006651E4" w:rsidRPr="006651E4">
        <w:rPr>
          <w:rFonts w:ascii="Consolas" w:hAnsi="Consolas"/>
          <w:color w:val="F9FAF4"/>
          <w:sz w:val="12"/>
          <w:szCs w:val="12"/>
        </w:rPr>
        <w:t>()</w:t>
      </w:r>
      <w:r w:rsidR="006651E4" w:rsidRPr="006651E4">
        <w:rPr>
          <w:rFonts w:ascii="Consolas" w:hAnsi="Consolas"/>
          <w:color w:val="E6E6FA"/>
          <w:sz w:val="12"/>
          <w:szCs w:val="12"/>
        </w:rPr>
        <w:t>.</w:t>
      </w:r>
      <w:r w:rsidR="006651E4" w:rsidRPr="006651E4">
        <w:rPr>
          <w:rFonts w:ascii="Consolas" w:hAnsi="Consolas"/>
          <w:color w:val="A7EC21"/>
          <w:sz w:val="12"/>
          <w:szCs w:val="12"/>
        </w:rPr>
        <w:t>toString</w:t>
      </w:r>
      <w:r w:rsidR="006651E4" w:rsidRPr="006651E4">
        <w:rPr>
          <w:rFonts w:ascii="Consolas" w:hAnsi="Consolas"/>
          <w:color w:val="F9FAF4"/>
          <w:sz w:val="12"/>
          <w:szCs w:val="12"/>
        </w:rPr>
        <w:t>()</w:t>
      </w:r>
      <w:r w:rsidR="006651E4" w:rsidRPr="006651E4">
        <w:rPr>
          <w:rFonts w:ascii="Consolas" w:hAnsi="Consolas"/>
          <w:color w:val="E6E6FA"/>
          <w:sz w:val="12"/>
          <w:szCs w:val="12"/>
        </w:rPr>
        <w:t>,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17C6A3"/>
          <w:sz w:val="12"/>
          <w:szCs w:val="12"/>
        </w:rPr>
        <w:t>"$.creditCard"</w:t>
      </w:r>
      <w:r w:rsidR="006651E4" w:rsidRPr="006651E4">
        <w:rPr>
          <w:rFonts w:ascii="Consolas" w:hAnsi="Consolas"/>
          <w:color w:val="F9FAF4"/>
          <w:sz w:val="12"/>
          <w:szCs w:val="12"/>
        </w:rPr>
        <w:t>)</w:t>
      </w:r>
      <w:r w:rsidR="006651E4" w:rsidRPr="006651E4">
        <w:rPr>
          <w:rFonts w:ascii="Consolas" w:hAnsi="Consolas"/>
          <w:color w:val="E6E6FA"/>
          <w:sz w:val="12"/>
          <w:szCs w:val="12"/>
        </w:rPr>
        <w:t>;</w:t>
      </w:r>
    </w:p>
    <w:p w14:paraId="2505B8B3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78B5F40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808080"/>
          <w:sz w:val="12"/>
          <w:szCs w:val="12"/>
        </w:rPr>
        <w:t xml:space="preserve">// if (card.equals("1234567891234")) { //spark mocking solution only work for one so String </w:t>
      </w:r>
      <w:r w:rsidRPr="006651E4">
        <w:rPr>
          <w:rFonts w:ascii="Consolas" w:hAnsi="Consolas"/>
          <w:color w:val="808080"/>
          <w:sz w:val="12"/>
          <w:szCs w:val="12"/>
          <w:u w:val="single"/>
        </w:rPr>
        <w:t>utils</w:t>
      </w:r>
    </w:p>
    <w:p w14:paraId="68D20B3D" w14:textId="77777777" w:rsidR="006651E4" w:rsidRPr="00C65FD1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6A6A6" w:themeColor="background1" w:themeShade="A6"/>
          <w:sz w:val="12"/>
          <w:szCs w:val="12"/>
        </w:rPr>
      </w:pPr>
    </w:p>
    <w:p w14:paraId="5D062010" w14:textId="6E4BE5EC" w:rsidR="006651E4" w:rsidRPr="006651E4" w:rsidRDefault="00C65FD1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C65FD1">
        <w:rPr>
          <w:rFonts w:ascii="Consolas" w:hAnsi="Consolas"/>
          <w:color w:val="A6A6A6" w:themeColor="background1" w:themeShade="A6"/>
          <w:sz w:val="12"/>
          <w:szCs w:val="12"/>
        </w:rPr>
        <w:t xml:space="preserve">//stringutils from common lang 3  </w:t>
      </w:r>
      <w:r w:rsidR="006651E4" w:rsidRPr="006651E4">
        <w:rPr>
          <w:rFonts w:ascii="Consolas" w:hAnsi="Consolas"/>
          <w:color w:val="CC6C1D"/>
          <w:sz w:val="12"/>
          <w:szCs w:val="12"/>
        </w:rPr>
        <w:t>if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F9FAF4"/>
          <w:sz w:val="12"/>
          <w:szCs w:val="12"/>
        </w:rPr>
        <w:t>(</w:t>
      </w:r>
      <w:r w:rsidR="006651E4" w:rsidRPr="006651E4">
        <w:rPr>
          <w:rFonts w:ascii="Consolas" w:hAnsi="Consolas"/>
          <w:color w:val="1290C3"/>
          <w:sz w:val="12"/>
          <w:szCs w:val="12"/>
        </w:rPr>
        <w:t>StringUtils</w:t>
      </w:r>
      <w:r w:rsidR="006651E4" w:rsidRPr="006651E4">
        <w:rPr>
          <w:rFonts w:ascii="Consolas" w:hAnsi="Consolas"/>
          <w:color w:val="E6E6FA"/>
          <w:sz w:val="12"/>
          <w:szCs w:val="12"/>
        </w:rPr>
        <w:t>.</w:t>
      </w:r>
      <w:r w:rsidR="006651E4" w:rsidRPr="006651E4">
        <w:rPr>
          <w:rFonts w:ascii="Consolas" w:hAnsi="Consolas"/>
          <w:i/>
          <w:iCs/>
          <w:color w:val="96EC3F"/>
          <w:sz w:val="12"/>
          <w:szCs w:val="12"/>
        </w:rPr>
        <w:t>equalsAny</w:t>
      </w:r>
      <w:r w:rsidR="006651E4" w:rsidRPr="006651E4">
        <w:rPr>
          <w:rFonts w:ascii="Consolas" w:hAnsi="Consolas"/>
          <w:color w:val="F9FAF4"/>
          <w:sz w:val="12"/>
          <w:szCs w:val="12"/>
        </w:rPr>
        <w:t>(</w:t>
      </w:r>
      <w:r w:rsidR="006651E4" w:rsidRPr="006651E4">
        <w:rPr>
          <w:rFonts w:ascii="Consolas" w:hAnsi="Consolas"/>
          <w:color w:val="F3EC79"/>
          <w:sz w:val="12"/>
          <w:szCs w:val="12"/>
        </w:rPr>
        <w:t>card</w:t>
      </w:r>
      <w:r w:rsidR="006651E4" w:rsidRPr="006651E4">
        <w:rPr>
          <w:rFonts w:ascii="Consolas" w:hAnsi="Consolas"/>
          <w:color w:val="E6E6FA"/>
          <w:sz w:val="12"/>
          <w:szCs w:val="12"/>
        </w:rPr>
        <w:t>,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17C6A3"/>
          <w:sz w:val="12"/>
          <w:szCs w:val="12"/>
        </w:rPr>
        <w:t>"1234567891234"</w:t>
      </w:r>
      <w:r w:rsidR="006651E4" w:rsidRPr="006651E4">
        <w:rPr>
          <w:rFonts w:ascii="Consolas" w:hAnsi="Consolas"/>
          <w:color w:val="E6E6FA"/>
          <w:sz w:val="12"/>
          <w:szCs w:val="12"/>
        </w:rPr>
        <w:t>,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17C6A3"/>
          <w:sz w:val="12"/>
          <w:szCs w:val="12"/>
        </w:rPr>
        <w:t>"1234567891235"</w:t>
      </w:r>
      <w:r w:rsidR="006651E4" w:rsidRPr="006651E4">
        <w:rPr>
          <w:rFonts w:ascii="Consolas" w:hAnsi="Consolas"/>
          <w:color w:val="F9FAF4"/>
          <w:sz w:val="12"/>
          <w:szCs w:val="12"/>
        </w:rPr>
        <w:t>))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F9FAF4"/>
          <w:sz w:val="12"/>
          <w:szCs w:val="12"/>
        </w:rPr>
        <w:t>{</w:t>
      </w:r>
    </w:p>
    <w:p w14:paraId="4F08FE26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70AC6B5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F3EC79"/>
          <w:sz w:val="12"/>
          <w:szCs w:val="12"/>
        </w:rPr>
        <w:t>response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E6E6FA"/>
          <w:sz w:val="12"/>
          <w:szCs w:val="12"/>
        </w:rPr>
        <w:t>=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17C6A3"/>
          <w:sz w:val="12"/>
          <w:szCs w:val="12"/>
        </w:rPr>
        <w:t>"{\"status\":\"Payment success\"}"</w:t>
      </w:r>
      <w:r w:rsidRPr="006651E4">
        <w:rPr>
          <w:rFonts w:ascii="Consolas" w:hAnsi="Consolas"/>
          <w:color w:val="E6E6FA"/>
          <w:sz w:val="12"/>
          <w:szCs w:val="12"/>
        </w:rPr>
        <w:t>;</w:t>
      </w:r>
    </w:p>
    <w:p w14:paraId="6375CB7E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F3EC79"/>
          <w:sz w:val="12"/>
          <w:szCs w:val="12"/>
        </w:rPr>
        <w:t>res</w:t>
      </w:r>
      <w:r w:rsidRPr="006651E4">
        <w:rPr>
          <w:rFonts w:ascii="Consolas" w:hAnsi="Consolas"/>
          <w:color w:val="E6E6FA"/>
          <w:sz w:val="12"/>
          <w:szCs w:val="12"/>
        </w:rPr>
        <w:t>.</w:t>
      </w:r>
      <w:r w:rsidRPr="006651E4">
        <w:rPr>
          <w:rFonts w:ascii="Consolas" w:hAnsi="Consolas"/>
          <w:color w:val="A7EC21"/>
          <w:sz w:val="12"/>
          <w:szCs w:val="12"/>
        </w:rPr>
        <w:t>status</w:t>
      </w:r>
      <w:r w:rsidRPr="006651E4">
        <w:rPr>
          <w:rFonts w:ascii="Consolas" w:hAnsi="Consolas"/>
          <w:color w:val="F9FAF4"/>
          <w:sz w:val="12"/>
          <w:szCs w:val="12"/>
        </w:rPr>
        <w:t>(</w:t>
      </w:r>
      <w:r w:rsidRPr="006651E4">
        <w:rPr>
          <w:rFonts w:ascii="Consolas" w:hAnsi="Consolas"/>
          <w:color w:val="6897BB"/>
          <w:sz w:val="12"/>
          <w:szCs w:val="12"/>
        </w:rPr>
        <w:t>200</w:t>
      </w:r>
      <w:r w:rsidRPr="006651E4">
        <w:rPr>
          <w:rFonts w:ascii="Consolas" w:hAnsi="Consolas"/>
          <w:color w:val="F9FAF4"/>
          <w:sz w:val="12"/>
          <w:szCs w:val="12"/>
        </w:rPr>
        <w:t>)</w:t>
      </w:r>
      <w:r w:rsidRPr="006651E4">
        <w:rPr>
          <w:rFonts w:ascii="Consolas" w:hAnsi="Consolas"/>
          <w:color w:val="E6E6FA"/>
          <w:sz w:val="12"/>
          <w:szCs w:val="12"/>
        </w:rPr>
        <w:t>;</w:t>
      </w:r>
    </w:p>
    <w:p w14:paraId="390C9463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F9FAF4"/>
          <w:sz w:val="12"/>
          <w:szCs w:val="12"/>
        </w:rPr>
        <w:t>}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CC6C1D"/>
          <w:sz w:val="12"/>
          <w:szCs w:val="12"/>
        </w:rPr>
        <w:t>else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F9FAF4"/>
          <w:sz w:val="12"/>
          <w:szCs w:val="12"/>
        </w:rPr>
        <w:t>{</w:t>
      </w:r>
    </w:p>
    <w:p w14:paraId="32A57E38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F3EC79"/>
          <w:sz w:val="12"/>
          <w:szCs w:val="12"/>
        </w:rPr>
        <w:t>response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E6E6FA"/>
          <w:sz w:val="12"/>
          <w:szCs w:val="12"/>
        </w:rPr>
        <w:t>=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17C6A3"/>
          <w:sz w:val="12"/>
          <w:szCs w:val="12"/>
        </w:rPr>
        <w:t>"{\"status\":\"Payment failed\"}"</w:t>
      </w:r>
      <w:r w:rsidRPr="006651E4">
        <w:rPr>
          <w:rFonts w:ascii="Consolas" w:hAnsi="Consolas"/>
          <w:color w:val="E6E6FA"/>
          <w:sz w:val="12"/>
          <w:szCs w:val="12"/>
        </w:rPr>
        <w:t>;</w:t>
      </w:r>
    </w:p>
    <w:p w14:paraId="11E80589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F3EC79"/>
          <w:sz w:val="12"/>
          <w:szCs w:val="12"/>
        </w:rPr>
        <w:t>res</w:t>
      </w:r>
      <w:r w:rsidRPr="006651E4">
        <w:rPr>
          <w:rFonts w:ascii="Consolas" w:hAnsi="Consolas"/>
          <w:color w:val="E6E6FA"/>
          <w:sz w:val="12"/>
          <w:szCs w:val="12"/>
        </w:rPr>
        <w:t>.</w:t>
      </w:r>
      <w:r w:rsidRPr="006651E4">
        <w:rPr>
          <w:rFonts w:ascii="Consolas" w:hAnsi="Consolas"/>
          <w:color w:val="A7EC21"/>
          <w:sz w:val="12"/>
          <w:szCs w:val="12"/>
        </w:rPr>
        <w:t>status</w:t>
      </w:r>
      <w:r w:rsidRPr="006651E4">
        <w:rPr>
          <w:rFonts w:ascii="Consolas" w:hAnsi="Consolas"/>
          <w:color w:val="F9FAF4"/>
          <w:sz w:val="12"/>
          <w:szCs w:val="12"/>
        </w:rPr>
        <w:t>(</w:t>
      </w:r>
      <w:r w:rsidRPr="006651E4">
        <w:rPr>
          <w:rFonts w:ascii="Consolas" w:hAnsi="Consolas"/>
          <w:color w:val="6897BB"/>
          <w:sz w:val="12"/>
          <w:szCs w:val="12"/>
        </w:rPr>
        <w:t>404</w:t>
      </w:r>
      <w:r w:rsidRPr="006651E4">
        <w:rPr>
          <w:rFonts w:ascii="Consolas" w:hAnsi="Consolas"/>
          <w:color w:val="F9FAF4"/>
          <w:sz w:val="12"/>
          <w:szCs w:val="12"/>
        </w:rPr>
        <w:t>)</w:t>
      </w:r>
      <w:r w:rsidRPr="006651E4">
        <w:rPr>
          <w:rFonts w:ascii="Consolas" w:hAnsi="Consolas"/>
          <w:color w:val="E6E6FA"/>
          <w:sz w:val="12"/>
          <w:szCs w:val="12"/>
        </w:rPr>
        <w:t>;</w:t>
      </w:r>
    </w:p>
    <w:p w14:paraId="0D290E6C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lastRenderedPageBreak/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F9FAF4"/>
          <w:sz w:val="12"/>
          <w:szCs w:val="12"/>
        </w:rPr>
        <w:t>}</w:t>
      </w:r>
    </w:p>
    <w:p w14:paraId="7B1AFACE" w14:textId="7BD16233" w:rsidR="006651E4" w:rsidRPr="006651E4" w:rsidRDefault="004615DD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noProof/>
          <w:color w:val="D9E8F7"/>
          <w:sz w:val="12"/>
          <w:szCs w:val="12"/>
        </w:rPr>
        <mc:AlternateContent>
          <mc:Choice Requires="wpi">
            <w:drawing>
              <wp:anchor distT="0" distB="0" distL="114300" distR="114300" simplePos="0" relativeHeight="251658302" behindDoc="0" locked="0" layoutInCell="1" allowOverlap="1" wp14:anchorId="2AB13B6F" wp14:editId="67D2CE12">
                <wp:simplePos x="0" y="0"/>
                <wp:positionH relativeFrom="column">
                  <wp:posOffset>1487486</wp:posOffset>
                </wp:positionH>
                <wp:positionV relativeFrom="paragraph">
                  <wp:posOffset>-1374551</wp:posOffset>
                </wp:positionV>
                <wp:extent cx="2730600" cy="2900880"/>
                <wp:effectExtent l="38100" t="38100" r="31750" b="33020"/>
                <wp:wrapNone/>
                <wp:docPr id="128681690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730600" cy="29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07A69" id="Ink 33" o:spid="_x0000_s1026" type="#_x0000_t75" style="position:absolute;margin-left:116.75pt;margin-top:-108.6pt;width:215.7pt;height:229.1pt;z-index:25165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">
                <v:imagedata r:id="rId138" o:title=""/>
              </v:shape>
            </w:pict>
          </mc:Fallback>
        </mc:AlternateContent>
      </w:r>
      <w:r>
        <w:rPr>
          <w:rFonts w:ascii="Consolas" w:hAnsi="Consolas"/>
          <w:noProof/>
          <w:color w:val="D9E8F7"/>
          <w:sz w:val="12"/>
          <w:szCs w:val="12"/>
        </w:rPr>
        <mc:AlternateContent>
          <mc:Choice Requires="wpi">
            <w:drawing>
              <wp:anchor distT="0" distB="0" distL="114300" distR="114300" simplePos="0" relativeHeight="251658300" behindDoc="0" locked="0" layoutInCell="1" allowOverlap="1" wp14:anchorId="2E6C057E" wp14:editId="23366963">
                <wp:simplePos x="0" y="0"/>
                <wp:positionH relativeFrom="column">
                  <wp:posOffset>0</wp:posOffset>
                </wp:positionH>
                <wp:positionV relativeFrom="paragraph">
                  <wp:posOffset>-1788160</wp:posOffset>
                </wp:positionV>
                <wp:extent cx="2439670" cy="3711575"/>
                <wp:effectExtent l="38100" t="38100" r="36830" b="41275"/>
                <wp:wrapNone/>
                <wp:docPr id="63911680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439670" cy="3711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E2C70" id="Ink 28" o:spid="_x0000_s1026" type="#_x0000_t75" style="position:absolute;margin-left:-.35pt;margin-top:-141.15pt;width:192.8pt;height:292.95pt;z-index:2516583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">
                <v:imagedata r:id="rId140" o:title=""/>
              </v:shape>
            </w:pict>
          </mc:Fallback>
        </mc:AlternateContent>
      </w:r>
      <w:r w:rsidR="006651E4" w:rsidRPr="006651E4">
        <w:rPr>
          <w:rFonts w:ascii="Consolas" w:hAnsi="Consolas"/>
          <w:color w:val="D9E8F7"/>
          <w:sz w:val="12"/>
          <w:szCs w:val="12"/>
        </w:rPr>
        <w:tab/>
      </w:r>
      <w:r w:rsidR="006651E4" w:rsidRPr="006651E4">
        <w:rPr>
          <w:rFonts w:ascii="Consolas" w:hAnsi="Consolas"/>
          <w:color w:val="D9E8F7"/>
          <w:sz w:val="12"/>
          <w:szCs w:val="12"/>
        </w:rPr>
        <w:tab/>
      </w:r>
      <w:r w:rsidR="006651E4" w:rsidRPr="006651E4">
        <w:rPr>
          <w:rFonts w:ascii="Consolas" w:hAnsi="Consolas"/>
          <w:color w:val="D9E8F7"/>
          <w:sz w:val="12"/>
          <w:szCs w:val="12"/>
        </w:rPr>
        <w:tab/>
      </w:r>
      <w:r w:rsidR="006651E4" w:rsidRPr="006651E4">
        <w:rPr>
          <w:rFonts w:ascii="Consolas" w:hAnsi="Consolas"/>
          <w:color w:val="F3EC79"/>
          <w:sz w:val="12"/>
          <w:szCs w:val="12"/>
        </w:rPr>
        <w:t>res</w:t>
      </w:r>
      <w:r w:rsidR="006651E4" w:rsidRPr="006651E4">
        <w:rPr>
          <w:rFonts w:ascii="Consolas" w:hAnsi="Consolas"/>
          <w:color w:val="E6E6FA"/>
          <w:sz w:val="12"/>
          <w:szCs w:val="12"/>
        </w:rPr>
        <w:t>.</w:t>
      </w:r>
      <w:r w:rsidR="006651E4" w:rsidRPr="006651E4">
        <w:rPr>
          <w:rFonts w:ascii="Consolas" w:hAnsi="Consolas"/>
          <w:color w:val="A7EC21"/>
          <w:sz w:val="12"/>
          <w:szCs w:val="12"/>
        </w:rPr>
        <w:t>type</w:t>
      </w:r>
      <w:r w:rsidR="006651E4" w:rsidRPr="006651E4">
        <w:rPr>
          <w:rFonts w:ascii="Consolas" w:hAnsi="Consolas"/>
          <w:color w:val="F9FAF4"/>
          <w:sz w:val="12"/>
          <w:szCs w:val="12"/>
        </w:rPr>
        <w:t>(</w:t>
      </w:r>
      <w:r w:rsidR="006651E4" w:rsidRPr="006651E4">
        <w:rPr>
          <w:rFonts w:ascii="Consolas" w:hAnsi="Consolas"/>
          <w:color w:val="17C6A3"/>
          <w:sz w:val="12"/>
          <w:szCs w:val="12"/>
        </w:rPr>
        <w:t>"application/json"</w:t>
      </w:r>
      <w:r w:rsidR="006651E4" w:rsidRPr="006651E4">
        <w:rPr>
          <w:rFonts w:ascii="Consolas" w:hAnsi="Consolas"/>
          <w:color w:val="F9FAF4"/>
          <w:sz w:val="12"/>
          <w:szCs w:val="12"/>
        </w:rPr>
        <w:t>)</w:t>
      </w:r>
      <w:r w:rsidR="006651E4" w:rsidRPr="006651E4">
        <w:rPr>
          <w:rFonts w:ascii="Consolas" w:hAnsi="Consolas"/>
          <w:color w:val="E6E6FA"/>
          <w:sz w:val="12"/>
          <w:szCs w:val="12"/>
        </w:rPr>
        <w:t>;</w:t>
      </w:r>
      <w:r w:rsidR="006651E4"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="006651E4" w:rsidRPr="006651E4">
        <w:rPr>
          <w:rFonts w:ascii="Consolas" w:hAnsi="Consolas"/>
          <w:color w:val="808080"/>
          <w:sz w:val="12"/>
          <w:szCs w:val="12"/>
        </w:rPr>
        <w:t>// return type from response</w:t>
      </w:r>
    </w:p>
    <w:p w14:paraId="5514AC2B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CC6C1D"/>
          <w:sz w:val="12"/>
          <w:szCs w:val="12"/>
        </w:rPr>
        <w:t>return</w:t>
      </w:r>
      <w:r w:rsidRPr="006651E4">
        <w:rPr>
          <w:rFonts w:ascii="Consolas" w:hAnsi="Consolas"/>
          <w:color w:val="D9E8F7"/>
          <w:sz w:val="12"/>
          <w:szCs w:val="12"/>
        </w:rPr>
        <w:t xml:space="preserve"> </w:t>
      </w:r>
      <w:r w:rsidRPr="006651E4">
        <w:rPr>
          <w:rFonts w:ascii="Consolas" w:hAnsi="Consolas"/>
          <w:color w:val="F3EC79"/>
          <w:sz w:val="12"/>
          <w:szCs w:val="12"/>
        </w:rPr>
        <w:t>response</w:t>
      </w:r>
      <w:r w:rsidRPr="006651E4">
        <w:rPr>
          <w:rFonts w:ascii="Consolas" w:hAnsi="Consolas"/>
          <w:color w:val="E6E6FA"/>
          <w:sz w:val="12"/>
          <w:szCs w:val="12"/>
        </w:rPr>
        <w:t>;</w:t>
      </w:r>
    </w:p>
    <w:p w14:paraId="151DC6DD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F9FAF4"/>
          <w:sz w:val="12"/>
          <w:szCs w:val="12"/>
        </w:rPr>
        <w:t>})</w:t>
      </w:r>
      <w:r w:rsidRPr="006651E4">
        <w:rPr>
          <w:rFonts w:ascii="Consolas" w:hAnsi="Consolas"/>
          <w:color w:val="E6E6FA"/>
          <w:sz w:val="12"/>
          <w:szCs w:val="12"/>
        </w:rPr>
        <w:t>;</w:t>
      </w:r>
    </w:p>
    <w:p w14:paraId="3262CC93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1290C3"/>
          <w:sz w:val="12"/>
          <w:szCs w:val="12"/>
        </w:rPr>
        <w:t>System</w:t>
      </w:r>
      <w:r w:rsidRPr="006651E4">
        <w:rPr>
          <w:rFonts w:ascii="Consolas" w:hAnsi="Consolas"/>
          <w:color w:val="E6E6FA"/>
          <w:sz w:val="12"/>
          <w:szCs w:val="12"/>
        </w:rPr>
        <w:t>.</w:t>
      </w:r>
      <w:r w:rsidRPr="006651E4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6651E4">
        <w:rPr>
          <w:rFonts w:ascii="Consolas" w:hAnsi="Consolas"/>
          <w:color w:val="E6E6FA"/>
          <w:sz w:val="12"/>
          <w:szCs w:val="12"/>
        </w:rPr>
        <w:t>.</w:t>
      </w:r>
      <w:r w:rsidRPr="006651E4">
        <w:rPr>
          <w:rFonts w:ascii="Consolas" w:hAnsi="Consolas"/>
          <w:color w:val="A7EC21"/>
          <w:sz w:val="12"/>
          <w:szCs w:val="12"/>
        </w:rPr>
        <w:t>println</w:t>
      </w:r>
      <w:r w:rsidRPr="006651E4">
        <w:rPr>
          <w:rFonts w:ascii="Consolas" w:hAnsi="Consolas"/>
          <w:color w:val="F9FAF4"/>
          <w:sz w:val="12"/>
          <w:szCs w:val="12"/>
        </w:rPr>
        <w:t>(</w:t>
      </w:r>
      <w:r w:rsidRPr="006651E4">
        <w:rPr>
          <w:rFonts w:ascii="Consolas" w:hAnsi="Consolas"/>
          <w:color w:val="17C6A3"/>
          <w:sz w:val="12"/>
          <w:szCs w:val="12"/>
        </w:rPr>
        <w:t>"===running==="</w:t>
      </w:r>
      <w:r w:rsidRPr="006651E4">
        <w:rPr>
          <w:rFonts w:ascii="Consolas" w:hAnsi="Consolas"/>
          <w:color w:val="F9FAF4"/>
          <w:sz w:val="12"/>
          <w:szCs w:val="12"/>
        </w:rPr>
        <w:t>)</w:t>
      </w:r>
      <w:r w:rsidRPr="006651E4">
        <w:rPr>
          <w:rFonts w:ascii="Consolas" w:hAnsi="Consolas"/>
          <w:color w:val="E6E6FA"/>
          <w:sz w:val="12"/>
          <w:szCs w:val="12"/>
        </w:rPr>
        <w:t>;</w:t>
      </w:r>
    </w:p>
    <w:p w14:paraId="134EF766" w14:textId="77777777" w:rsidR="006651E4" w:rsidRPr="006651E4" w:rsidRDefault="006651E4" w:rsidP="006651E4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651E4">
        <w:rPr>
          <w:rFonts w:ascii="Consolas" w:hAnsi="Consolas"/>
          <w:color w:val="D9E8F7"/>
          <w:sz w:val="12"/>
          <w:szCs w:val="12"/>
        </w:rPr>
        <w:tab/>
      </w:r>
      <w:r w:rsidRPr="006651E4">
        <w:rPr>
          <w:rFonts w:ascii="Consolas" w:hAnsi="Consolas"/>
          <w:color w:val="F9FAF4"/>
          <w:sz w:val="12"/>
          <w:szCs w:val="12"/>
        </w:rPr>
        <w:t>}</w:t>
      </w:r>
    </w:p>
    <w:p w14:paraId="72E8D660" w14:textId="77777777" w:rsidR="00143A1A" w:rsidRDefault="00143A1A" w:rsidP="00143A1A"/>
    <w:p w14:paraId="129E338E" w14:textId="7996597B" w:rsidR="0005795E" w:rsidRDefault="00AD2041" w:rsidP="00143A1A">
      <w:r>
        <w:t>From cmd run java -jar filepath (run)</w:t>
      </w:r>
      <w:r w:rsidR="000457C2">
        <w:t xml:space="preserve">                    run sequentual 1</w:t>
      </w:r>
      <w:r w:rsidR="000457C2" w:rsidRPr="000457C2">
        <w:rPr>
          <w:vertAlign w:val="superscript"/>
        </w:rPr>
        <w:t>st</w:t>
      </w:r>
      <w:r w:rsidR="000457C2">
        <w:t xml:space="preserve"> credit card then payment</w:t>
      </w:r>
    </w:p>
    <w:p w14:paraId="59F5AFB8" w14:textId="77777777" w:rsidR="000457C2" w:rsidRPr="000457C2" w:rsidRDefault="000457C2" w:rsidP="000457C2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0457C2">
        <w:rPr>
          <w:rFonts w:ascii="Consolas" w:hAnsi="Consolas"/>
          <w:color w:val="CC6C1D"/>
          <w:sz w:val="10"/>
          <w:szCs w:val="10"/>
        </w:rPr>
        <w:t>public</w:t>
      </w:r>
      <w:r w:rsidRPr="000457C2">
        <w:rPr>
          <w:rFonts w:ascii="Consolas" w:hAnsi="Consolas"/>
          <w:color w:val="D9E8F7"/>
          <w:sz w:val="10"/>
          <w:szCs w:val="10"/>
        </w:rPr>
        <w:t xml:space="preserve"> </w:t>
      </w:r>
      <w:r w:rsidRPr="000457C2">
        <w:rPr>
          <w:rFonts w:ascii="Consolas" w:hAnsi="Consolas"/>
          <w:color w:val="CC6C1D"/>
          <w:sz w:val="10"/>
          <w:szCs w:val="10"/>
        </w:rPr>
        <w:t>class</w:t>
      </w:r>
      <w:r w:rsidRPr="000457C2">
        <w:rPr>
          <w:rFonts w:ascii="Consolas" w:hAnsi="Consolas"/>
          <w:color w:val="D9E8F7"/>
          <w:sz w:val="10"/>
          <w:szCs w:val="10"/>
        </w:rPr>
        <w:t xml:space="preserve"> </w:t>
      </w:r>
      <w:r w:rsidRPr="000457C2">
        <w:rPr>
          <w:rFonts w:ascii="Consolas" w:hAnsi="Consolas"/>
          <w:color w:val="1290C3"/>
          <w:sz w:val="10"/>
          <w:szCs w:val="10"/>
        </w:rPr>
        <w:t>PaymentTest</w:t>
      </w:r>
      <w:r w:rsidRPr="000457C2">
        <w:rPr>
          <w:rFonts w:ascii="Consolas" w:hAnsi="Consolas"/>
          <w:color w:val="D9E8F7"/>
          <w:sz w:val="10"/>
          <w:szCs w:val="10"/>
        </w:rPr>
        <w:t xml:space="preserve"> </w:t>
      </w:r>
      <w:r w:rsidRPr="000457C2">
        <w:rPr>
          <w:rFonts w:ascii="Consolas" w:hAnsi="Consolas"/>
          <w:color w:val="F9FAF4"/>
          <w:sz w:val="10"/>
          <w:szCs w:val="10"/>
        </w:rPr>
        <w:t>{</w:t>
      </w:r>
    </w:p>
    <w:p w14:paraId="5F061A07" w14:textId="23406456" w:rsidR="000457C2" w:rsidRDefault="000457C2" w:rsidP="000457C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CCCCCC"/>
          <w:sz w:val="10"/>
          <w:szCs w:val="10"/>
        </w:rPr>
        <w:t xml:space="preserve">            </w:t>
      </w:r>
      <w:r w:rsidRPr="000457C2">
        <w:rPr>
          <w:rFonts w:ascii="Consolas" w:hAnsi="Consolas"/>
          <w:i/>
          <w:iCs/>
          <w:color w:val="A0A0A0"/>
          <w:sz w:val="10"/>
          <w:szCs w:val="10"/>
        </w:rPr>
        <w:t>@Test</w:t>
      </w:r>
      <w:r w:rsidR="003B1041">
        <w:rPr>
          <w:rFonts w:ascii="Consolas" w:hAnsi="Consolas"/>
          <w:i/>
          <w:iCs/>
          <w:color w:val="A0A0A0"/>
          <w:sz w:val="10"/>
          <w:szCs w:val="10"/>
        </w:rPr>
        <w:t xml:space="preserve">        </w:t>
      </w:r>
    </w:p>
    <w:p w14:paraId="4E3319D8" w14:textId="7C7B1B78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color w:val="CCCCCC"/>
          <w:sz w:val="10"/>
          <w:szCs w:val="10"/>
        </w:rPr>
        <w:t xml:space="preserve">           </w:t>
      </w:r>
      <w:r w:rsidRPr="000457C2">
        <w:rPr>
          <w:rFonts w:ascii="Consolas" w:hAnsi="Consolas"/>
          <w:color w:val="CC6C1D"/>
          <w:sz w:val="10"/>
          <w:szCs w:val="10"/>
        </w:rPr>
        <w:t>public</w:t>
      </w:r>
      <w:r w:rsidRPr="000457C2">
        <w:rPr>
          <w:rFonts w:ascii="Consolas" w:hAnsi="Consolas"/>
          <w:color w:val="D9E8F7"/>
          <w:sz w:val="10"/>
          <w:szCs w:val="10"/>
        </w:rPr>
        <w:t xml:space="preserve"> </w:t>
      </w:r>
      <w:r w:rsidRPr="000457C2">
        <w:rPr>
          <w:rFonts w:ascii="Consolas" w:hAnsi="Consolas"/>
          <w:color w:val="CC6C1D"/>
          <w:sz w:val="10"/>
          <w:szCs w:val="10"/>
        </w:rPr>
        <w:t>void</w:t>
      </w:r>
      <w:r w:rsidRPr="000457C2">
        <w:rPr>
          <w:rFonts w:ascii="Consolas" w:hAnsi="Consolas"/>
          <w:color w:val="D9E8F7"/>
          <w:sz w:val="10"/>
          <w:szCs w:val="10"/>
        </w:rPr>
        <w:t xml:space="preserve"> </w:t>
      </w:r>
      <w:r w:rsidRPr="000457C2">
        <w:rPr>
          <w:rFonts w:ascii="Consolas" w:hAnsi="Consolas"/>
          <w:color w:val="1EB540"/>
          <w:sz w:val="10"/>
          <w:szCs w:val="10"/>
        </w:rPr>
        <w:t>sampleTest</w:t>
      </w:r>
      <w:r w:rsidRPr="000457C2">
        <w:rPr>
          <w:rFonts w:ascii="Consolas" w:hAnsi="Consolas"/>
          <w:color w:val="F9FAF4"/>
          <w:sz w:val="10"/>
          <w:szCs w:val="10"/>
        </w:rPr>
        <w:t>()</w:t>
      </w:r>
      <w:r w:rsidRPr="000457C2">
        <w:rPr>
          <w:rFonts w:ascii="Consolas" w:hAnsi="Consolas"/>
          <w:color w:val="D9E8F7"/>
          <w:sz w:val="10"/>
          <w:szCs w:val="10"/>
        </w:rPr>
        <w:t xml:space="preserve"> </w:t>
      </w:r>
      <w:r w:rsidRPr="000457C2">
        <w:rPr>
          <w:rFonts w:ascii="Consolas" w:hAnsi="Consolas"/>
          <w:color w:val="F9FAF4"/>
          <w:sz w:val="10"/>
          <w:szCs w:val="10"/>
        </w:rPr>
        <w:t>{</w:t>
      </w:r>
    </w:p>
    <w:p w14:paraId="19734CC9" w14:textId="6D08121E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ind w:left="1440"/>
        <w:rPr>
          <w:rFonts w:ascii="Consolas" w:hAnsi="Consolas"/>
          <w:color w:val="CCCCCC"/>
          <w:sz w:val="10"/>
          <w:szCs w:val="10"/>
        </w:rPr>
      </w:pPr>
    </w:p>
    <w:p w14:paraId="77558246" w14:textId="69ABF22C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ind w:left="1440"/>
        <w:rPr>
          <w:rFonts w:ascii="Consolas" w:hAnsi="Consolas"/>
          <w:color w:val="CCCCCC"/>
          <w:sz w:val="10"/>
          <w:szCs w:val="10"/>
        </w:rPr>
      </w:pPr>
      <w:r w:rsidRPr="000457C2">
        <w:rPr>
          <w:rFonts w:ascii="Consolas" w:hAnsi="Consolas"/>
          <w:color w:val="1290C3"/>
          <w:sz w:val="10"/>
          <w:szCs w:val="10"/>
        </w:rPr>
        <w:t>JSONObject</w:t>
      </w:r>
      <w:r w:rsidRPr="000457C2">
        <w:rPr>
          <w:rFonts w:ascii="Consolas" w:hAnsi="Consolas"/>
          <w:color w:val="D9E8F7"/>
          <w:sz w:val="10"/>
          <w:szCs w:val="10"/>
        </w:rPr>
        <w:t xml:space="preserve"> </w:t>
      </w:r>
      <w:r w:rsidRPr="000457C2">
        <w:rPr>
          <w:rFonts w:ascii="Consolas" w:hAnsi="Consolas"/>
          <w:color w:val="F2F200"/>
          <w:sz w:val="10"/>
          <w:szCs w:val="10"/>
        </w:rPr>
        <w:t>obj</w:t>
      </w:r>
      <w:r w:rsidRPr="000457C2">
        <w:rPr>
          <w:rFonts w:ascii="Consolas" w:hAnsi="Consolas"/>
          <w:color w:val="E6E6FA"/>
          <w:sz w:val="10"/>
          <w:szCs w:val="10"/>
        </w:rPr>
        <w:t>=</w:t>
      </w:r>
      <w:r w:rsidRPr="000457C2">
        <w:rPr>
          <w:rFonts w:ascii="Consolas" w:hAnsi="Consolas"/>
          <w:color w:val="CC6C1D"/>
          <w:sz w:val="10"/>
          <w:szCs w:val="10"/>
        </w:rPr>
        <w:t>new</w:t>
      </w:r>
      <w:r w:rsidRPr="000457C2">
        <w:rPr>
          <w:rFonts w:ascii="Consolas" w:hAnsi="Consolas"/>
          <w:color w:val="D9E8F7"/>
          <w:sz w:val="10"/>
          <w:szCs w:val="10"/>
        </w:rPr>
        <w:t xml:space="preserve"> </w:t>
      </w:r>
      <w:r w:rsidRPr="000457C2">
        <w:rPr>
          <w:rFonts w:ascii="Consolas" w:hAnsi="Consolas"/>
          <w:color w:val="A7EC21"/>
          <w:sz w:val="10"/>
          <w:szCs w:val="10"/>
        </w:rPr>
        <w:t>JSONObject</w:t>
      </w:r>
      <w:r w:rsidRPr="000457C2">
        <w:rPr>
          <w:rFonts w:ascii="Consolas" w:hAnsi="Consolas"/>
          <w:color w:val="F9FAF4"/>
          <w:sz w:val="10"/>
          <w:szCs w:val="10"/>
        </w:rPr>
        <w:t>()</w:t>
      </w:r>
      <w:r w:rsidRPr="000457C2">
        <w:rPr>
          <w:rFonts w:ascii="Consolas" w:hAnsi="Consolas"/>
          <w:color w:val="E6E6FA"/>
          <w:sz w:val="10"/>
          <w:szCs w:val="10"/>
        </w:rPr>
        <w:t>;</w:t>
      </w:r>
    </w:p>
    <w:p w14:paraId="2673ADAB" w14:textId="047663C5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ind w:left="1440"/>
        <w:rPr>
          <w:rFonts w:ascii="Consolas" w:hAnsi="Consolas"/>
          <w:color w:val="CCCCCC"/>
          <w:sz w:val="10"/>
          <w:szCs w:val="10"/>
        </w:rPr>
      </w:pPr>
      <w:r w:rsidRPr="000457C2">
        <w:rPr>
          <w:rFonts w:ascii="Consolas" w:hAnsi="Consolas"/>
          <w:color w:val="F3EC79"/>
          <w:sz w:val="10"/>
          <w:szCs w:val="10"/>
          <w:u w:val="single"/>
        </w:rPr>
        <w:t>obj</w:t>
      </w:r>
      <w:r w:rsidRPr="000457C2">
        <w:rPr>
          <w:rFonts w:ascii="Consolas" w:hAnsi="Consolas"/>
          <w:color w:val="E6E6FA"/>
          <w:sz w:val="10"/>
          <w:szCs w:val="10"/>
          <w:u w:val="single"/>
        </w:rPr>
        <w:t>.</w:t>
      </w:r>
      <w:r w:rsidRPr="000457C2">
        <w:rPr>
          <w:rFonts w:ascii="Consolas" w:hAnsi="Consolas"/>
          <w:color w:val="A7EC21"/>
          <w:sz w:val="10"/>
          <w:szCs w:val="10"/>
          <w:u w:val="single"/>
        </w:rPr>
        <w:t>put</w:t>
      </w:r>
      <w:r w:rsidRPr="000457C2">
        <w:rPr>
          <w:rFonts w:ascii="Consolas" w:hAnsi="Consolas"/>
          <w:color w:val="F9FAF4"/>
          <w:sz w:val="10"/>
          <w:szCs w:val="10"/>
          <w:u w:val="single"/>
        </w:rPr>
        <w:t>(</w:t>
      </w:r>
      <w:r w:rsidRPr="000457C2">
        <w:rPr>
          <w:rFonts w:ascii="Consolas" w:hAnsi="Consolas"/>
          <w:color w:val="17C6A3"/>
          <w:sz w:val="10"/>
          <w:szCs w:val="10"/>
          <w:u w:val="single"/>
        </w:rPr>
        <w:t>"creditcard"</w:t>
      </w:r>
      <w:r w:rsidRPr="000457C2">
        <w:rPr>
          <w:rFonts w:ascii="Consolas" w:hAnsi="Consolas"/>
          <w:color w:val="E6E6FA"/>
          <w:sz w:val="10"/>
          <w:szCs w:val="10"/>
          <w:u w:val="single"/>
        </w:rPr>
        <w:t>,</w:t>
      </w:r>
      <w:r w:rsidRPr="000457C2">
        <w:rPr>
          <w:rFonts w:ascii="Consolas" w:hAnsi="Consolas"/>
          <w:color w:val="D9E8F7"/>
          <w:sz w:val="10"/>
          <w:szCs w:val="10"/>
          <w:u w:val="single"/>
        </w:rPr>
        <w:t xml:space="preserve"> </w:t>
      </w:r>
      <w:r w:rsidRPr="000457C2">
        <w:rPr>
          <w:rFonts w:ascii="Consolas" w:hAnsi="Consolas"/>
          <w:color w:val="17C6A3"/>
          <w:sz w:val="10"/>
          <w:szCs w:val="10"/>
          <w:u w:val="single"/>
        </w:rPr>
        <w:t>"1234567891234"</w:t>
      </w:r>
      <w:r w:rsidRPr="000457C2">
        <w:rPr>
          <w:rFonts w:ascii="Consolas" w:hAnsi="Consolas"/>
          <w:color w:val="F9FAF4"/>
          <w:sz w:val="10"/>
          <w:szCs w:val="10"/>
          <w:u w:val="single"/>
        </w:rPr>
        <w:t>)</w:t>
      </w:r>
      <w:r w:rsidRPr="000457C2">
        <w:rPr>
          <w:rFonts w:ascii="Consolas" w:hAnsi="Consolas"/>
          <w:color w:val="E6E6FA"/>
          <w:sz w:val="10"/>
          <w:szCs w:val="10"/>
        </w:rPr>
        <w:t>;</w:t>
      </w:r>
    </w:p>
    <w:p w14:paraId="3EDA44E0" w14:textId="4CDE319D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ind w:left="1440"/>
        <w:rPr>
          <w:rFonts w:ascii="Consolas" w:hAnsi="Consolas"/>
          <w:color w:val="CCCCCC"/>
          <w:sz w:val="10"/>
          <w:szCs w:val="10"/>
        </w:rPr>
      </w:pPr>
      <w:r w:rsidRPr="000457C2">
        <w:rPr>
          <w:rFonts w:ascii="Consolas" w:hAnsi="Consolas"/>
          <w:color w:val="F3EC79"/>
          <w:sz w:val="10"/>
          <w:szCs w:val="10"/>
          <w:u w:val="single"/>
        </w:rPr>
        <w:t>obj</w:t>
      </w:r>
      <w:r w:rsidRPr="000457C2">
        <w:rPr>
          <w:rFonts w:ascii="Consolas" w:hAnsi="Consolas"/>
          <w:color w:val="E6E6FA"/>
          <w:sz w:val="10"/>
          <w:szCs w:val="10"/>
          <w:u w:val="single"/>
        </w:rPr>
        <w:t>.</w:t>
      </w:r>
      <w:r w:rsidRPr="000457C2">
        <w:rPr>
          <w:rFonts w:ascii="Consolas" w:hAnsi="Consolas"/>
          <w:color w:val="A7EC21"/>
          <w:sz w:val="10"/>
          <w:szCs w:val="10"/>
          <w:u w:val="single"/>
        </w:rPr>
        <w:t>put</w:t>
      </w:r>
      <w:r w:rsidRPr="000457C2">
        <w:rPr>
          <w:rFonts w:ascii="Consolas" w:hAnsi="Consolas"/>
          <w:color w:val="F9FAF4"/>
          <w:sz w:val="10"/>
          <w:szCs w:val="10"/>
          <w:u w:val="single"/>
        </w:rPr>
        <w:t>(</w:t>
      </w:r>
      <w:r w:rsidRPr="000457C2">
        <w:rPr>
          <w:rFonts w:ascii="Consolas" w:hAnsi="Consolas"/>
          <w:color w:val="17C6A3"/>
          <w:sz w:val="10"/>
          <w:szCs w:val="10"/>
          <w:u w:val="single"/>
        </w:rPr>
        <w:t>"cvv"</w:t>
      </w:r>
      <w:r w:rsidRPr="000457C2">
        <w:rPr>
          <w:rFonts w:ascii="Consolas" w:hAnsi="Consolas"/>
          <w:color w:val="E6E6FA"/>
          <w:sz w:val="10"/>
          <w:szCs w:val="10"/>
          <w:u w:val="single"/>
        </w:rPr>
        <w:t>,</w:t>
      </w:r>
      <w:r w:rsidRPr="000457C2">
        <w:rPr>
          <w:rFonts w:ascii="Consolas" w:hAnsi="Consolas"/>
          <w:color w:val="17C6A3"/>
          <w:sz w:val="10"/>
          <w:szCs w:val="10"/>
          <w:u w:val="single"/>
        </w:rPr>
        <w:t>"123"</w:t>
      </w:r>
      <w:r w:rsidRPr="000457C2">
        <w:rPr>
          <w:rFonts w:ascii="Consolas" w:hAnsi="Consolas"/>
          <w:color w:val="F9FAF4"/>
          <w:sz w:val="10"/>
          <w:szCs w:val="10"/>
          <w:u w:val="single"/>
        </w:rPr>
        <w:t>)</w:t>
      </w:r>
      <w:r w:rsidRPr="000457C2">
        <w:rPr>
          <w:rFonts w:ascii="Consolas" w:hAnsi="Consolas"/>
          <w:color w:val="E6E6FA"/>
          <w:sz w:val="10"/>
          <w:szCs w:val="10"/>
        </w:rPr>
        <w:t>;</w:t>
      </w:r>
    </w:p>
    <w:p w14:paraId="5691115A" w14:textId="032244F5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ind w:left="1440"/>
        <w:rPr>
          <w:rFonts w:ascii="Consolas" w:hAnsi="Consolas"/>
          <w:color w:val="CCCCCC"/>
          <w:sz w:val="10"/>
          <w:szCs w:val="10"/>
        </w:rPr>
      </w:pPr>
      <w:r w:rsidRPr="000457C2">
        <w:rPr>
          <w:rFonts w:ascii="Consolas" w:hAnsi="Consolas"/>
          <w:color w:val="F3EC79"/>
          <w:sz w:val="10"/>
          <w:szCs w:val="10"/>
          <w:u w:val="single"/>
        </w:rPr>
        <w:t>obj</w:t>
      </w:r>
      <w:r w:rsidRPr="000457C2">
        <w:rPr>
          <w:rFonts w:ascii="Consolas" w:hAnsi="Consolas"/>
          <w:color w:val="E6E6FA"/>
          <w:sz w:val="10"/>
          <w:szCs w:val="10"/>
          <w:u w:val="single"/>
        </w:rPr>
        <w:t>.</w:t>
      </w:r>
      <w:r w:rsidRPr="000457C2">
        <w:rPr>
          <w:rFonts w:ascii="Consolas" w:hAnsi="Consolas"/>
          <w:color w:val="A7EC21"/>
          <w:sz w:val="10"/>
          <w:szCs w:val="10"/>
          <w:u w:val="single"/>
        </w:rPr>
        <w:t>put</w:t>
      </w:r>
      <w:r w:rsidRPr="000457C2">
        <w:rPr>
          <w:rFonts w:ascii="Consolas" w:hAnsi="Consolas"/>
          <w:color w:val="F9FAF4"/>
          <w:sz w:val="10"/>
          <w:szCs w:val="10"/>
          <w:u w:val="single"/>
        </w:rPr>
        <w:t>(</w:t>
      </w:r>
      <w:r w:rsidRPr="000457C2">
        <w:rPr>
          <w:rFonts w:ascii="Consolas" w:hAnsi="Consolas"/>
          <w:color w:val="17C6A3"/>
          <w:sz w:val="10"/>
          <w:szCs w:val="10"/>
          <w:u w:val="single"/>
        </w:rPr>
        <w:t>"cardName"</w:t>
      </w:r>
      <w:r w:rsidRPr="000457C2">
        <w:rPr>
          <w:rFonts w:ascii="Consolas" w:hAnsi="Consolas"/>
          <w:color w:val="E6E6FA"/>
          <w:sz w:val="10"/>
          <w:szCs w:val="10"/>
          <w:u w:val="single"/>
        </w:rPr>
        <w:t>,</w:t>
      </w:r>
      <w:r w:rsidRPr="000457C2">
        <w:rPr>
          <w:rFonts w:ascii="Consolas" w:hAnsi="Consolas"/>
          <w:color w:val="17C6A3"/>
          <w:sz w:val="10"/>
          <w:szCs w:val="10"/>
          <w:u w:val="single"/>
        </w:rPr>
        <w:t>"deepak"</w:t>
      </w:r>
      <w:r w:rsidRPr="000457C2">
        <w:rPr>
          <w:rFonts w:ascii="Consolas" w:hAnsi="Consolas"/>
          <w:color w:val="F9FAF4"/>
          <w:sz w:val="10"/>
          <w:szCs w:val="10"/>
          <w:u w:val="single"/>
        </w:rPr>
        <w:t>)</w:t>
      </w:r>
      <w:r w:rsidRPr="000457C2">
        <w:rPr>
          <w:rFonts w:ascii="Consolas" w:hAnsi="Consolas"/>
          <w:color w:val="E6E6FA"/>
          <w:sz w:val="10"/>
          <w:szCs w:val="10"/>
        </w:rPr>
        <w:t>;</w:t>
      </w:r>
    </w:p>
    <w:p w14:paraId="16538A95" w14:textId="54BC1437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ind w:left="1440"/>
        <w:rPr>
          <w:rFonts w:ascii="Consolas" w:hAnsi="Consolas"/>
          <w:color w:val="CCCCCC"/>
          <w:sz w:val="10"/>
          <w:szCs w:val="10"/>
        </w:rPr>
      </w:pPr>
    </w:p>
    <w:p w14:paraId="1DF8244A" w14:textId="4E605813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10"/>
          <w:szCs w:val="10"/>
        </w:rPr>
      </w:pPr>
      <w:r w:rsidRPr="000457C2">
        <w:rPr>
          <w:rFonts w:ascii="Consolas" w:hAnsi="Consolas"/>
          <w:i/>
          <w:iCs/>
          <w:color w:val="96EC3F"/>
          <w:sz w:val="10"/>
          <w:szCs w:val="10"/>
        </w:rPr>
        <w:t>given</w:t>
      </w:r>
      <w:r w:rsidRPr="000457C2">
        <w:rPr>
          <w:rFonts w:ascii="Consolas" w:hAnsi="Consolas"/>
          <w:color w:val="F9FAF4"/>
          <w:sz w:val="10"/>
          <w:szCs w:val="10"/>
        </w:rPr>
        <w:t>()</w:t>
      </w:r>
      <w:r w:rsidRPr="000457C2">
        <w:rPr>
          <w:rFonts w:ascii="Consolas" w:hAnsi="Consolas"/>
          <w:color w:val="E6E6FA"/>
          <w:sz w:val="10"/>
          <w:szCs w:val="10"/>
        </w:rPr>
        <w:t>.</w:t>
      </w:r>
      <w:r w:rsidRPr="000457C2">
        <w:rPr>
          <w:rFonts w:ascii="Consolas" w:hAnsi="Consolas"/>
          <w:color w:val="80F6A7"/>
          <w:sz w:val="10"/>
          <w:szCs w:val="10"/>
        </w:rPr>
        <w:t>contentType</w:t>
      </w:r>
      <w:r w:rsidRPr="000457C2">
        <w:rPr>
          <w:rFonts w:ascii="Consolas" w:hAnsi="Consolas"/>
          <w:color w:val="F9FAF4"/>
          <w:sz w:val="10"/>
          <w:szCs w:val="10"/>
        </w:rPr>
        <w:t>(</w:t>
      </w:r>
      <w:r w:rsidRPr="000457C2">
        <w:rPr>
          <w:rFonts w:ascii="Consolas" w:hAnsi="Consolas"/>
          <w:i/>
          <w:iCs/>
          <w:color w:val="CC81BA"/>
          <w:sz w:val="10"/>
          <w:szCs w:val="10"/>
        </w:rPr>
        <w:t>ContentType</w:t>
      </w:r>
      <w:r w:rsidRPr="000457C2">
        <w:rPr>
          <w:rFonts w:ascii="Consolas" w:hAnsi="Consolas"/>
          <w:color w:val="E6E6FA"/>
          <w:sz w:val="10"/>
          <w:szCs w:val="10"/>
        </w:rPr>
        <w:t>.</w:t>
      </w:r>
      <w:r w:rsidRPr="000457C2">
        <w:rPr>
          <w:rFonts w:ascii="Consolas" w:hAnsi="Consolas"/>
          <w:b/>
          <w:bCs/>
          <w:i/>
          <w:iCs/>
          <w:color w:val="8DDAF8"/>
          <w:sz w:val="10"/>
          <w:szCs w:val="10"/>
        </w:rPr>
        <w:t>JSON</w:t>
      </w:r>
      <w:r w:rsidRPr="000457C2">
        <w:rPr>
          <w:rFonts w:ascii="Consolas" w:hAnsi="Consolas"/>
          <w:color w:val="F9FAF4"/>
          <w:sz w:val="10"/>
          <w:szCs w:val="10"/>
        </w:rPr>
        <w:t>)</w:t>
      </w:r>
    </w:p>
    <w:p w14:paraId="5394DA29" w14:textId="611FB66E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10"/>
          <w:szCs w:val="10"/>
        </w:rPr>
      </w:pPr>
      <w:r w:rsidRPr="000457C2">
        <w:rPr>
          <w:rFonts w:ascii="Consolas" w:hAnsi="Consolas"/>
          <w:color w:val="E6E6FA"/>
          <w:sz w:val="10"/>
          <w:szCs w:val="10"/>
        </w:rPr>
        <w:t>.</w:t>
      </w:r>
      <w:r w:rsidRPr="000457C2">
        <w:rPr>
          <w:rFonts w:ascii="Consolas" w:hAnsi="Consolas"/>
          <w:color w:val="80F6A7"/>
          <w:sz w:val="10"/>
          <w:szCs w:val="10"/>
        </w:rPr>
        <w:t>body</w:t>
      </w:r>
      <w:r w:rsidRPr="000457C2">
        <w:rPr>
          <w:rFonts w:ascii="Consolas" w:hAnsi="Consolas"/>
          <w:color w:val="F9FAF4"/>
          <w:sz w:val="10"/>
          <w:szCs w:val="10"/>
        </w:rPr>
        <w:t>(</w:t>
      </w:r>
      <w:r w:rsidRPr="000457C2">
        <w:rPr>
          <w:rFonts w:ascii="Consolas" w:hAnsi="Consolas"/>
          <w:color w:val="F3EC79"/>
          <w:sz w:val="10"/>
          <w:szCs w:val="10"/>
        </w:rPr>
        <w:t>obj</w:t>
      </w:r>
      <w:r w:rsidRPr="000457C2">
        <w:rPr>
          <w:rFonts w:ascii="Consolas" w:hAnsi="Consolas"/>
          <w:color w:val="F9FAF4"/>
          <w:sz w:val="10"/>
          <w:szCs w:val="10"/>
        </w:rPr>
        <w:t>)</w:t>
      </w:r>
    </w:p>
    <w:p w14:paraId="10824857" w14:textId="18A67886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10"/>
          <w:szCs w:val="10"/>
        </w:rPr>
      </w:pPr>
      <w:r w:rsidRPr="000457C2">
        <w:rPr>
          <w:rFonts w:ascii="Consolas" w:hAnsi="Consolas"/>
          <w:color w:val="E6E6FA"/>
          <w:sz w:val="10"/>
          <w:szCs w:val="10"/>
        </w:rPr>
        <w:t>.</w:t>
      </w:r>
      <w:r w:rsidRPr="000457C2">
        <w:rPr>
          <w:rFonts w:ascii="Consolas" w:hAnsi="Consolas"/>
          <w:color w:val="80F6A7"/>
          <w:sz w:val="10"/>
          <w:szCs w:val="10"/>
        </w:rPr>
        <w:t>when</w:t>
      </w:r>
      <w:r w:rsidRPr="000457C2">
        <w:rPr>
          <w:rFonts w:ascii="Consolas" w:hAnsi="Consolas"/>
          <w:color w:val="F9FAF4"/>
          <w:sz w:val="10"/>
          <w:szCs w:val="10"/>
        </w:rPr>
        <w:t>()</w:t>
      </w:r>
    </w:p>
    <w:p w14:paraId="711DE53A" w14:textId="456A68FF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10"/>
          <w:szCs w:val="10"/>
        </w:rPr>
      </w:pPr>
      <w:r w:rsidRPr="000457C2">
        <w:rPr>
          <w:rFonts w:ascii="Consolas" w:hAnsi="Consolas"/>
          <w:color w:val="E6E6FA"/>
          <w:sz w:val="10"/>
          <w:szCs w:val="10"/>
        </w:rPr>
        <w:t>.</w:t>
      </w:r>
      <w:r w:rsidRPr="000457C2">
        <w:rPr>
          <w:rFonts w:ascii="Consolas" w:hAnsi="Consolas"/>
          <w:color w:val="80F6A7"/>
          <w:sz w:val="10"/>
          <w:szCs w:val="10"/>
        </w:rPr>
        <w:t>post</w:t>
      </w:r>
      <w:r w:rsidRPr="000457C2">
        <w:rPr>
          <w:rFonts w:ascii="Consolas" w:hAnsi="Consolas"/>
          <w:color w:val="F9FAF4"/>
          <w:sz w:val="10"/>
          <w:szCs w:val="10"/>
        </w:rPr>
        <w:t>(</w:t>
      </w:r>
      <w:r w:rsidRPr="000457C2">
        <w:rPr>
          <w:rFonts w:ascii="Consolas" w:hAnsi="Consolas"/>
          <w:color w:val="17C6A3"/>
          <w:sz w:val="10"/>
          <w:szCs w:val="10"/>
        </w:rPr>
        <w:t>"http:localhost:8889/credit-card"</w:t>
      </w:r>
      <w:r w:rsidRPr="000457C2">
        <w:rPr>
          <w:rFonts w:ascii="Consolas" w:hAnsi="Consolas"/>
          <w:color w:val="F9FAF4"/>
          <w:sz w:val="10"/>
          <w:szCs w:val="10"/>
        </w:rPr>
        <w:t>)</w:t>
      </w:r>
    </w:p>
    <w:p w14:paraId="22EFE80B" w14:textId="108BD762" w:rsidR="000457C2" w:rsidRPr="000457C2" w:rsidRDefault="004615DD" w:rsidP="000457C2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10"/>
          <w:szCs w:val="10"/>
        </w:rPr>
      </w:pPr>
      <w:r>
        <w:rPr>
          <w:rFonts w:ascii="Consolas" w:hAnsi="Consolas"/>
          <w:noProof/>
          <w:color w:val="E6E6FA"/>
          <w:sz w:val="10"/>
          <w:szCs w:val="10"/>
        </w:rPr>
        <mc:AlternateContent>
          <mc:Choice Requires="wpi">
            <w:drawing>
              <wp:anchor distT="0" distB="0" distL="114300" distR="114300" simplePos="0" relativeHeight="251658299" behindDoc="0" locked="0" layoutInCell="1" allowOverlap="1" wp14:anchorId="5FD27FE0" wp14:editId="577B79E1">
                <wp:simplePos x="0" y="0"/>
                <wp:positionH relativeFrom="column">
                  <wp:posOffset>1151966</wp:posOffset>
                </wp:positionH>
                <wp:positionV relativeFrom="paragraph">
                  <wp:posOffset>-153096</wp:posOffset>
                </wp:positionV>
                <wp:extent cx="756360" cy="329400"/>
                <wp:effectExtent l="38100" t="38100" r="5715" b="33020"/>
                <wp:wrapNone/>
                <wp:docPr id="30816097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56360" cy="32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BFFA5" id="Ink 25" o:spid="_x0000_s1026" type="#_x0000_t75" style="position:absolute;margin-left:90.35pt;margin-top:-12.4pt;width:60.25pt;height:26.65pt;z-index:251658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">
                <v:imagedata r:id="rId142" o:title=""/>
              </v:shape>
            </w:pict>
          </mc:Fallback>
        </mc:AlternateContent>
      </w:r>
      <w:r w:rsidR="000457C2" w:rsidRPr="000457C2">
        <w:rPr>
          <w:rFonts w:ascii="Consolas" w:hAnsi="Consolas"/>
          <w:color w:val="E6E6FA"/>
          <w:sz w:val="10"/>
          <w:szCs w:val="10"/>
        </w:rPr>
        <w:t>.</w:t>
      </w:r>
      <w:r w:rsidR="000457C2" w:rsidRPr="000457C2">
        <w:rPr>
          <w:rFonts w:ascii="Consolas" w:hAnsi="Consolas"/>
          <w:color w:val="80F6A7"/>
          <w:sz w:val="10"/>
          <w:szCs w:val="10"/>
        </w:rPr>
        <w:t>then</w:t>
      </w:r>
      <w:r w:rsidR="000457C2" w:rsidRPr="000457C2">
        <w:rPr>
          <w:rFonts w:ascii="Consolas" w:hAnsi="Consolas"/>
          <w:color w:val="F9FAF4"/>
          <w:sz w:val="10"/>
          <w:szCs w:val="10"/>
        </w:rPr>
        <w:t>()</w:t>
      </w:r>
      <w:r w:rsidR="000457C2" w:rsidRPr="000457C2">
        <w:rPr>
          <w:rFonts w:ascii="Consolas" w:hAnsi="Consolas"/>
          <w:color w:val="E6E6FA"/>
          <w:sz w:val="10"/>
          <w:szCs w:val="10"/>
        </w:rPr>
        <w:t>.</w:t>
      </w:r>
      <w:r w:rsidR="000457C2" w:rsidRPr="000457C2">
        <w:rPr>
          <w:rFonts w:ascii="Consolas" w:hAnsi="Consolas"/>
          <w:color w:val="80F6A7"/>
          <w:sz w:val="10"/>
          <w:szCs w:val="10"/>
        </w:rPr>
        <w:t>log</w:t>
      </w:r>
      <w:r w:rsidR="000457C2" w:rsidRPr="000457C2">
        <w:rPr>
          <w:rFonts w:ascii="Consolas" w:hAnsi="Consolas"/>
          <w:color w:val="F9FAF4"/>
          <w:sz w:val="10"/>
          <w:szCs w:val="10"/>
        </w:rPr>
        <w:t>()</w:t>
      </w:r>
      <w:r w:rsidR="000457C2" w:rsidRPr="000457C2">
        <w:rPr>
          <w:rFonts w:ascii="Consolas" w:hAnsi="Consolas"/>
          <w:color w:val="E6E6FA"/>
          <w:sz w:val="10"/>
          <w:szCs w:val="10"/>
        </w:rPr>
        <w:t>.</w:t>
      </w:r>
      <w:r w:rsidR="000457C2" w:rsidRPr="000457C2">
        <w:rPr>
          <w:rFonts w:ascii="Consolas" w:hAnsi="Consolas"/>
          <w:color w:val="80F6A7"/>
          <w:sz w:val="10"/>
          <w:szCs w:val="10"/>
        </w:rPr>
        <w:t>all</w:t>
      </w:r>
      <w:r w:rsidR="000457C2" w:rsidRPr="000457C2">
        <w:rPr>
          <w:rFonts w:ascii="Consolas" w:hAnsi="Consolas"/>
          <w:color w:val="F9FAF4"/>
          <w:sz w:val="10"/>
          <w:szCs w:val="10"/>
        </w:rPr>
        <w:t>()</w:t>
      </w:r>
      <w:r w:rsidR="000457C2" w:rsidRPr="000457C2">
        <w:rPr>
          <w:rFonts w:ascii="Consolas" w:hAnsi="Consolas"/>
          <w:color w:val="E6E6FA"/>
          <w:sz w:val="10"/>
          <w:szCs w:val="10"/>
        </w:rPr>
        <w:t>;</w:t>
      </w:r>
    </w:p>
    <w:p w14:paraId="68A5BF24" w14:textId="39A46361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10"/>
          <w:szCs w:val="10"/>
        </w:rPr>
      </w:pPr>
    </w:p>
    <w:p w14:paraId="39A2BD6B" w14:textId="7285544E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10"/>
          <w:szCs w:val="10"/>
        </w:rPr>
      </w:pPr>
      <w:r w:rsidRPr="000457C2">
        <w:rPr>
          <w:rFonts w:ascii="Consolas" w:hAnsi="Consolas"/>
          <w:color w:val="F9FAF4"/>
          <w:sz w:val="10"/>
          <w:szCs w:val="10"/>
        </w:rPr>
        <w:t>}</w:t>
      </w:r>
    </w:p>
    <w:p w14:paraId="33497695" w14:textId="77777777" w:rsidR="000457C2" w:rsidRPr="000457C2" w:rsidRDefault="000457C2" w:rsidP="000457C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0457C2">
        <w:rPr>
          <w:rFonts w:ascii="Consolas" w:hAnsi="Consolas"/>
          <w:color w:val="F9FAF4"/>
          <w:sz w:val="10"/>
          <w:szCs w:val="10"/>
        </w:rPr>
        <w:t>}</w:t>
      </w:r>
    </w:p>
    <w:p w14:paraId="2AE16945" w14:textId="1F070CA6" w:rsidR="00AD2041" w:rsidRDefault="00372FC5" w:rsidP="004615DD">
      <w:pPr>
        <w:pStyle w:val="ListParagraph"/>
        <w:numPr>
          <w:ilvl w:val="0"/>
          <w:numId w:val="131"/>
        </w:numPr>
      </w:pPr>
      <w:r>
        <w:t xml:space="preserve">ANYBODY USE THIS END POINT /credit-card  </w:t>
      </w:r>
      <w:r w:rsidR="004615DD">
        <w:t>AND PASS JSON REQEUST CREATE MOCK THAT WILL BE RECIVED IN VARIABLE (REQ,RES).</w:t>
      </w:r>
    </w:p>
    <w:p w14:paraId="08AA30D4" w14:textId="2D9A96A1" w:rsidR="00427C85" w:rsidRDefault="009A4203" w:rsidP="00143A1A">
      <w:r>
        <w:t xml:space="preserve">PAYMENT MODULE ALWAYS DEPEND ON BANK </w:t>
      </w:r>
    </w:p>
    <w:p w14:paraId="4BDA6B37" w14:textId="6995D1E6" w:rsidR="00900E13" w:rsidRDefault="00900E13" w:rsidP="00900E13">
      <w:pPr>
        <w:pStyle w:val="Heading1"/>
      </w:pPr>
      <w:r>
        <w:t>API TEST CASE AUTOMATION=</w:t>
      </w:r>
    </w:p>
    <w:p w14:paraId="1E3E38A1" w14:textId="77777777" w:rsidR="00253BA8" w:rsidRDefault="00253BA8" w:rsidP="00253BA8"/>
    <w:p w14:paraId="6985E151" w14:textId="77ED6D92" w:rsidR="00253BA8" w:rsidRDefault="00253BA8" w:rsidP="004615DD">
      <w:pPr>
        <w:pStyle w:val="ListParagraph"/>
        <w:numPr>
          <w:ilvl w:val="0"/>
          <w:numId w:val="129"/>
        </w:numPr>
      </w:pPr>
      <w:r>
        <w:t xml:space="preserve">BEFORE STARTING API AUTOMATION WE SHOULD GET API MANUEL TESTCASE </w:t>
      </w:r>
      <w:r w:rsidR="00294CFB">
        <w:t>MEANS  EVERY END POINT WE  SHOULD</w:t>
      </w:r>
      <w:r w:rsidR="00EB3B58">
        <w:t xml:space="preserve"> WRITE A MANUEL TESTCASE THEN TAKE TEST CASE </w:t>
      </w:r>
      <w:r w:rsidR="0031527F">
        <w:t>FOR AUTOMATION.</w:t>
      </w:r>
    </w:p>
    <w:p w14:paraId="6A562AE8" w14:textId="3910DB1F" w:rsidR="0031527F" w:rsidRDefault="0031527F" w:rsidP="004615DD">
      <w:pPr>
        <w:pStyle w:val="ListParagraph"/>
        <w:numPr>
          <w:ilvl w:val="0"/>
          <w:numId w:val="129"/>
        </w:numPr>
      </w:pPr>
      <w:r>
        <w:t xml:space="preserve">IN CASE OF WEB AUTOMATION WILL HAVE SEPARATE TEAM </w:t>
      </w:r>
      <w:r w:rsidR="00D9608E">
        <w:t xml:space="preserve">TO WRITE A MANUEL TEST CASE FOR WEB APPLICATION AND SEPARATE TEAM </w:t>
      </w:r>
      <w:r w:rsidR="00597200">
        <w:t>FOR AUTOMATION.</w:t>
      </w:r>
    </w:p>
    <w:p w14:paraId="2E72EA25" w14:textId="7FFD789D" w:rsidR="00597200" w:rsidRDefault="00597200" w:rsidP="004615DD">
      <w:pPr>
        <w:pStyle w:val="ListParagraph"/>
        <w:numPr>
          <w:ilvl w:val="0"/>
          <w:numId w:val="129"/>
        </w:numPr>
      </w:pPr>
      <w:r>
        <w:t xml:space="preserve">IN CASE OF API AUTOMATION WILL NOT HAVE A SEPARATE </w:t>
      </w:r>
      <w:r w:rsidR="00252226">
        <w:t xml:space="preserve">MANUEL API TESTING TEAM , THEY WILL GIVE THE SWAGGER DOCUMENT TO AUTOMATION TEAM </w:t>
      </w:r>
      <w:r w:rsidR="00AE7A98">
        <w:t xml:space="preserve">LOOKING AT  SWAGGER DOCUMENT THEY SHOULD WRITE MANUEL TEST CASE </w:t>
      </w:r>
      <w:r w:rsidR="00A33BB0">
        <w:t>WE ARE GOING TO AUTOMATE USING REST ASSURED.</w:t>
      </w:r>
    </w:p>
    <w:p w14:paraId="44D866DA" w14:textId="1D17F3BC" w:rsidR="00A8180B" w:rsidRDefault="00A8180B" w:rsidP="004615DD">
      <w:pPr>
        <w:pStyle w:val="ListParagraph"/>
        <w:numPr>
          <w:ilvl w:val="0"/>
          <w:numId w:val="129"/>
        </w:numPr>
      </w:pPr>
      <w:r>
        <w:t xml:space="preserve">EVERY APPLICATION APIS ARE MINIMAL COMPARED TO FUNCTIONALITY TEST CASES </w:t>
      </w:r>
      <w:r w:rsidR="00225A12">
        <w:t>,</w:t>
      </w:r>
    </w:p>
    <w:p w14:paraId="6137BEB9" w14:textId="60FEB9F4" w:rsidR="00225A12" w:rsidRDefault="00225A12" w:rsidP="004615DD">
      <w:pPr>
        <w:pStyle w:val="ListParagraph"/>
        <w:numPr>
          <w:ilvl w:val="0"/>
          <w:numId w:val="129"/>
        </w:numPr>
      </w:pPr>
      <w:r>
        <w:t>SO THERE IS NO SEPARATE TEAM TO WRITE MANUEL API TESTCASE.</w:t>
      </w:r>
    </w:p>
    <w:p w14:paraId="10A21501" w14:textId="77777777" w:rsidR="00225A12" w:rsidRDefault="00225A12" w:rsidP="00A71678"/>
    <w:p w14:paraId="2C33D9A8" w14:textId="24A9243E" w:rsidR="00A71678" w:rsidRDefault="00A71678" w:rsidP="00A71678">
      <w:r>
        <w:t>API TEST CASE EXAMPLE</w:t>
      </w:r>
    </w:p>
    <w:p w14:paraId="3F5ADF68" w14:textId="12A98C16" w:rsidR="00A71678" w:rsidRDefault="00A71678" w:rsidP="00A71678">
      <w:r>
        <w:t>TESTCASENAME=</w:t>
      </w:r>
      <w:r w:rsidR="008F4DE2">
        <w:t>ADD PROJECT WITH VALIED DATA.</w:t>
      </w:r>
    </w:p>
    <w:p w14:paraId="1AA49557" w14:textId="66EE1928" w:rsidR="008F4DE2" w:rsidRPr="001B7FD0" w:rsidRDefault="008F4DE2" w:rsidP="00A71678">
      <w:pPr>
        <w:rPr>
          <w:color w:val="FF0000"/>
        </w:rPr>
      </w:pPr>
      <w:r w:rsidRPr="001B7FD0">
        <w:rPr>
          <w:color w:val="FF0000"/>
        </w:rPr>
        <w:t xml:space="preserve">/ADD PROJECT </w:t>
      </w:r>
    </w:p>
    <w:p w14:paraId="0191B756" w14:textId="46B295EE" w:rsidR="008F4DE2" w:rsidRDefault="008F4DE2" w:rsidP="00A71678">
      <w:r>
        <w:t>PROJECTNAME=</w:t>
      </w:r>
      <w:r w:rsidR="0015507D">
        <w:t xml:space="preserve"> 6</w:t>
      </w:r>
      <w:r>
        <w:t xml:space="preserve"> NULL , DUPLICATE , EMPTY STRING , </w:t>
      </w:r>
      <w:r w:rsidR="007E3C8F">
        <w:t>TDT.</w:t>
      </w:r>
    </w:p>
    <w:p w14:paraId="330A3B56" w14:textId="329CC2C3" w:rsidR="007E3C8F" w:rsidRDefault="007E3C8F" w:rsidP="00A71678">
      <w:r>
        <w:t xml:space="preserve">CREATED BY = </w:t>
      </w:r>
      <w:r w:rsidR="0015507D">
        <w:t xml:space="preserve">3 </w:t>
      </w:r>
      <w:r>
        <w:t>WITH NAME , WITHOUT NAME , EMPTY STRING .</w:t>
      </w:r>
    </w:p>
    <w:p w14:paraId="2603080C" w14:textId="56CDFDDF" w:rsidR="007E3C8F" w:rsidRDefault="007E3C8F" w:rsidP="00A71678">
      <w:r>
        <w:t xml:space="preserve">STATUS = </w:t>
      </w:r>
      <w:r w:rsidR="0015507D">
        <w:t xml:space="preserve">5 </w:t>
      </w:r>
      <w:r w:rsidR="00931EBB">
        <w:t>DROP DOWN , EMPTY STATUS , INVALID STATUS.</w:t>
      </w:r>
    </w:p>
    <w:p w14:paraId="5FBE0183" w14:textId="3555BFA1" w:rsidR="00931EBB" w:rsidRPr="00253BA8" w:rsidRDefault="00931EBB" w:rsidP="00A71678">
      <w:r>
        <w:t xml:space="preserve">TEAM SIZE = </w:t>
      </w:r>
      <w:r w:rsidR="0015507D">
        <w:t xml:space="preserve">3 </w:t>
      </w:r>
      <w:r>
        <w:t>NEGATIVE , MAX.</w:t>
      </w:r>
      <w:r w:rsidR="003B4B51">
        <w:t xml:space="preserve">                     </w:t>
      </w:r>
    </w:p>
    <w:p w14:paraId="18FE1546" w14:textId="73594B54" w:rsidR="003B4B51" w:rsidRDefault="00BB1D25" w:rsidP="004615DD">
      <w:pPr>
        <w:pStyle w:val="ListParagraph"/>
        <w:numPr>
          <w:ilvl w:val="0"/>
          <w:numId w:val="130"/>
        </w:numPr>
      </w:pPr>
      <w:r>
        <w:t xml:space="preserve">FOR 1 END POINT 4 FIELDS WE CAN WRITE AROUND </w:t>
      </w:r>
      <w:r w:rsidR="003B4B51">
        <w:t>20 TEST CASE.</w:t>
      </w:r>
    </w:p>
    <w:p w14:paraId="79587128" w14:textId="35F5C032" w:rsidR="001B7FD0" w:rsidRDefault="001B7FD0" w:rsidP="004615DD">
      <w:pPr>
        <w:pStyle w:val="ListParagraph"/>
        <w:numPr>
          <w:ilvl w:val="0"/>
          <w:numId w:val="130"/>
        </w:numPr>
      </w:pPr>
      <w:r>
        <w:t xml:space="preserve">POST REQUEST ALWAYS WRITE MORE TEST CASES BECOUSE EACH </w:t>
      </w:r>
      <w:r w:rsidR="00DD7169">
        <w:t>AND EVERY FIELD WE HAVE TO TEST IT PROPERLY.</w:t>
      </w:r>
    </w:p>
    <w:p w14:paraId="0282780F" w14:textId="0A69A78C" w:rsidR="00DD7169" w:rsidRDefault="00631AD1" w:rsidP="004615DD">
      <w:pPr>
        <w:pStyle w:val="ListParagraph"/>
        <w:numPr>
          <w:ilvl w:val="0"/>
          <w:numId w:val="130"/>
        </w:numPr>
      </w:pPr>
      <w:r>
        <w:t>GET WE CAN WRITE +/- 2 TO 3 BECOUSE THERE IS NO REQUEST BODY.</w:t>
      </w:r>
    </w:p>
    <w:p w14:paraId="292A0451" w14:textId="238D4449" w:rsidR="00612426" w:rsidRDefault="00612426" w:rsidP="00B12449">
      <w:pPr>
        <w:pStyle w:val="ListParagraph"/>
        <w:ind w:left="1080"/>
      </w:pPr>
    </w:p>
    <w:p w14:paraId="42ABEF37" w14:textId="21364704" w:rsidR="00612426" w:rsidRDefault="00612426" w:rsidP="00612426">
      <w:pPr>
        <w:pStyle w:val="ListParagraph"/>
        <w:numPr>
          <w:ilvl w:val="0"/>
          <w:numId w:val="130"/>
        </w:numPr>
      </w:pPr>
      <w:r>
        <w:t>CONNECT TO DB WHERE THE APPLICATION IS RUNNING USING ITS IP ADRESS .</w:t>
      </w:r>
    </w:p>
    <w:p w14:paraId="0B18CBD0" w14:textId="775E752A" w:rsidR="00612426" w:rsidRDefault="00446A35" w:rsidP="00612426">
      <w:pPr>
        <w:pStyle w:val="ListParagraph"/>
        <w:numPr>
          <w:ilvl w:val="0"/>
          <w:numId w:val="130"/>
        </w:numPr>
      </w:pPr>
      <w:r>
        <w:t>ADD DATABASE PORT NUMBER NOT THE API .</w:t>
      </w:r>
    </w:p>
    <w:p w14:paraId="0B41457C" w14:textId="0000CCD3" w:rsidR="00446A35" w:rsidRDefault="00446A35" w:rsidP="00612426">
      <w:pPr>
        <w:pStyle w:val="ListParagraph"/>
        <w:numPr>
          <w:ilvl w:val="0"/>
          <w:numId w:val="130"/>
        </w:numPr>
      </w:pPr>
      <w:r>
        <w:t>BOOLEAN FLAG =FALSE  BY DEFAULT THIS VARIABLE VALUE IS FALSE ;</w:t>
      </w:r>
    </w:p>
    <w:p w14:paraId="5BD29FCC" w14:textId="43C3EAC0" w:rsidR="00446A35" w:rsidRDefault="00987B5B" w:rsidP="00612426">
      <w:pPr>
        <w:pStyle w:val="ListParagraph"/>
        <w:numPr>
          <w:ilvl w:val="0"/>
          <w:numId w:val="130"/>
        </w:numPr>
      </w:pPr>
      <w:r>
        <w:lastRenderedPageBreak/>
        <w:t xml:space="preserve">IN RESPONSE IF WE GET 409 CONFLICT </w:t>
      </w:r>
      <w:r w:rsidR="009707CE">
        <w:t xml:space="preserve">NO NEED TO VERIFY DB IF ITS ALREADY ADDED </w:t>
      </w:r>
    </w:p>
    <w:p w14:paraId="431945EF" w14:textId="74613F82" w:rsidR="00536CD4" w:rsidRDefault="00536CD4" w:rsidP="00612426">
      <w:pPr>
        <w:pStyle w:val="ListParagraph"/>
        <w:numPr>
          <w:ilvl w:val="0"/>
          <w:numId w:val="130"/>
        </w:numPr>
      </w:pPr>
      <w:r>
        <w:t>IF DEPENDENT TEST CASE EXECUTING 2</w:t>
      </w:r>
      <w:r w:rsidRPr="00536CD4">
        <w:rPr>
          <w:vertAlign w:val="superscript"/>
        </w:rPr>
        <w:t>ND</w:t>
      </w:r>
      <w:r>
        <w:t xml:space="preserve"> </w:t>
      </w:r>
      <w:r w:rsidR="009A556D">
        <w:t xml:space="preserve">TEST ALONE </w:t>
      </w:r>
      <w:r w:rsidR="009F6DF7">
        <w:t xml:space="preserve">THERE IS A CAHNCES OF FAILURE REASON IS </w:t>
      </w:r>
      <w:r w:rsidR="0074100B">
        <w:t xml:space="preserve">TRY TO EXECUTE TEST CASE ALONE THE POJO CLASS WILL BE POINTING TO NULL </w:t>
      </w:r>
      <w:r w:rsidR="00673C47">
        <w:t>( BECOUSE IT IS COMING FROM OTHER TEST CASE ) GLOBAL VARIABLE.</w:t>
      </w:r>
    </w:p>
    <w:p w14:paraId="70D94405" w14:textId="7F4A38AE" w:rsidR="00673C47" w:rsidRDefault="00B12449" w:rsidP="00612426">
      <w:pPr>
        <w:pStyle w:val="ListParagraph"/>
        <w:numPr>
          <w:ilvl w:val="0"/>
          <w:numId w:val="130"/>
        </w:numPr>
      </w:pPr>
      <w:r>
        <w:t>OBJECT IS NULL = ILLEGAL ARGUMENT EXCEPTION.</w:t>
      </w:r>
    </w:p>
    <w:p w14:paraId="4A9BE939" w14:textId="2288734D" w:rsidR="00B12449" w:rsidRDefault="005B0A26" w:rsidP="00B12449">
      <w:r>
        <w:t>2 TEST CASES=</w:t>
      </w:r>
      <w:r w:rsidR="00281F97">
        <w:t>PROJECT</w:t>
      </w:r>
      <w:r w:rsidR="00E0522F">
        <w:t xml:space="preserve">         (WITH POJO CLASS AND EMPLOYEE POJO CLASS)</w:t>
      </w:r>
    </w:p>
    <w:p w14:paraId="0222B55D" w14:textId="357B5092" w:rsidR="005B0A26" w:rsidRPr="00281F97" w:rsidRDefault="005B0A26" w:rsidP="005B0A26">
      <w:pPr>
        <w:pStyle w:val="NormalWeb"/>
        <w:shd w:val="clear" w:color="auto" w:fill="1E1F22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CC6C1D"/>
          <w:sz w:val="14"/>
          <w:szCs w:val="14"/>
        </w:rPr>
        <w:t>public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CC6C1D"/>
          <w:sz w:val="14"/>
          <w:szCs w:val="14"/>
        </w:rPr>
        <w:t>class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1290C3"/>
          <w:sz w:val="14"/>
          <w:szCs w:val="14"/>
        </w:rPr>
        <w:t>addSingleProjectWithCreated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9FAF4"/>
          <w:sz w:val="14"/>
          <w:szCs w:val="14"/>
        </w:rPr>
        <w:t>{</w:t>
      </w:r>
      <w:r w:rsidR="00E0522F">
        <w:rPr>
          <w:rFonts w:ascii="Consolas" w:hAnsi="Consolas"/>
          <w:color w:val="F9FAF4"/>
          <w:sz w:val="14"/>
          <w:szCs w:val="14"/>
        </w:rPr>
        <w:t xml:space="preserve"> </w:t>
      </w:r>
    </w:p>
    <w:p w14:paraId="08946AC9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1290C3"/>
          <w:sz w:val="14"/>
          <w:szCs w:val="14"/>
        </w:rPr>
        <w:t>String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66E1F8"/>
          <w:sz w:val="14"/>
          <w:szCs w:val="14"/>
        </w:rPr>
        <w:t>projectName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40D15042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1290C3"/>
          <w:sz w:val="14"/>
          <w:szCs w:val="14"/>
        </w:rPr>
        <w:t>ProjectPojo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66E1F8"/>
          <w:sz w:val="14"/>
          <w:szCs w:val="14"/>
        </w:rPr>
        <w:t>pojo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7FD5734D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11F3DB72" w14:textId="715B6180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CCCCCC"/>
          <w:sz w:val="14"/>
          <w:szCs w:val="14"/>
        </w:rPr>
        <w:t xml:space="preserve">      </w:t>
      </w:r>
      <w:r w:rsidRPr="00281F97">
        <w:rPr>
          <w:rFonts w:ascii="Consolas" w:hAnsi="Consolas"/>
          <w:color w:val="CC6C1D"/>
          <w:sz w:val="14"/>
          <w:szCs w:val="14"/>
        </w:rPr>
        <w:t>public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CC6C1D"/>
          <w:sz w:val="14"/>
          <w:szCs w:val="14"/>
        </w:rPr>
        <w:t>void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1EB540"/>
          <w:sz w:val="14"/>
          <w:szCs w:val="14"/>
        </w:rPr>
        <w:t>createProject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CC6C1D"/>
          <w:sz w:val="14"/>
          <w:szCs w:val="14"/>
        </w:rPr>
        <w:t>throws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1290C3"/>
          <w:sz w:val="14"/>
          <w:szCs w:val="14"/>
        </w:rPr>
        <w:t>Exception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9FAF4"/>
          <w:sz w:val="14"/>
          <w:szCs w:val="14"/>
        </w:rPr>
        <w:t>{</w:t>
      </w:r>
    </w:p>
    <w:p w14:paraId="53366992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697CF8FA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1290C3"/>
          <w:sz w:val="14"/>
          <w:szCs w:val="14"/>
        </w:rPr>
        <w:t>String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2F200"/>
          <w:sz w:val="14"/>
          <w:szCs w:val="14"/>
        </w:rPr>
        <w:t>expectedMsg</w:t>
      </w:r>
      <w:r w:rsidRPr="00281F97">
        <w:rPr>
          <w:rFonts w:ascii="Consolas" w:hAnsi="Consolas"/>
          <w:color w:val="E6E6FA"/>
          <w:sz w:val="14"/>
          <w:szCs w:val="14"/>
        </w:rPr>
        <w:t>=</w:t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17C6A3"/>
          <w:sz w:val="14"/>
          <w:szCs w:val="14"/>
        </w:rPr>
        <w:t>"Successfully Added"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7A688115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281F97">
        <w:rPr>
          <w:rFonts w:ascii="Consolas" w:hAnsi="Consolas"/>
          <w:color w:val="66E1F8"/>
          <w:sz w:val="14"/>
          <w:szCs w:val="14"/>
        </w:rPr>
        <w:t>projectName</w:t>
      </w:r>
      <w:r w:rsidRPr="00281F97">
        <w:rPr>
          <w:rFonts w:ascii="Consolas" w:hAnsi="Consolas"/>
          <w:color w:val="E6E6FA"/>
          <w:sz w:val="14"/>
          <w:szCs w:val="14"/>
        </w:rPr>
        <w:t>=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17C6A3"/>
          <w:sz w:val="14"/>
          <w:szCs w:val="14"/>
        </w:rPr>
        <w:t>"efghijk"</w:t>
      </w:r>
      <w:r w:rsidRPr="00281F97">
        <w:rPr>
          <w:rFonts w:ascii="Consolas" w:hAnsi="Consolas"/>
          <w:color w:val="E6E6FA"/>
          <w:sz w:val="14"/>
          <w:szCs w:val="14"/>
        </w:rPr>
        <w:t>+</w:t>
      </w:r>
      <w:r w:rsidRPr="00281F97">
        <w:rPr>
          <w:rFonts w:ascii="Consolas" w:hAnsi="Consolas"/>
          <w:color w:val="CC6C1D"/>
          <w:sz w:val="14"/>
          <w:szCs w:val="14"/>
        </w:rPr>
        <w:t>new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A7EC21"/>
          <w:sz w:val="14"/>
          <w:szCs w:val="14"/>
        </w:rPr>
        <w:t>Random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A7EC21"/>
          <w:sz w:val="14"/>
          <w:szCs w:val="14"/>
        </w:rPr>
        <w:t>nextInt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6897BB"/>
          <w:sz w:val="14"/>
          <w:szCs w:val="14"/>
        </w:rPr>
        <w:t>4000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162D02E9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</w:p>
    <w:p w14:paraId="57D556EC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281F97">
        <w:rPr>
          <w:rFonts w:ascii="Consolas" w:hAnsi="Consolas"/>
          <w:color w:val="66E1F8"/>
          <w:sz w:val="14"/>
          <w:szCs w:val="14"/>
        </w:rPr>
        <w:t>pojo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E6E6FA"/>
          <w:sz w:val="14"/>
          <w:szCs w:val="14"/>
        </w:rPr>
        <w:t>=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CC6C1D"/>
          <w:sz w:val="14"/>
          <w:szCs w:val="14"/>
        </w:rPr>
        <w:t>new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A7EC21"/>
          <w:sz w:val="14"/>
          <w:szCs w:val="14"/>
        </w:rPr>
        <w:t>ProjectPojo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66E1F8"/>
          <w:sz w:val="14"/>
          <w:szCs w:val="14"/>
        </w:rPr>
        <w:t>projectName</w:t>
      </w:r>
      <w:r w:rsidRPr="00281F97">
        <w:rPr>
          <w:rFonts w:ascii="Consolas" w:hAnsi="Consolas"/>
          <w:color w:val="E6E6FA"/>
          <w:sz w:val="14"/>
          <w:szCs w:val="14"/>
        </w:rPr>
        <w:t>,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17C6A3"/>
          <w:sz w:val="14"/>
          <w:szCs w:val="14"/>
        </w:rPr>
        <w:t>"Created"</w:t>
      </w:r>
      <w:r w:rsidRPr="00281F97">
        <w:rPr>
          <w:rFonts w:ascii="Consolas" w:hAnsi="Consolas"/>
          <w:color w:val="E6E6FA"/>
          <w:sz w:val="14"/>
          <w:szCs w:val="14"/>
        </w:rPr>
        <w:t>,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17C6A3"/>
          <w:sz w:val="14"/>
          <w:szCs w:val="14"/>
        </w:rPr>
        <w:t>"lipak"</w:t>
      </w:r>
      <w:r w:rsidRPr="00281F97">
        <w:rPr>
          <w:rFonts w:ascii="Consolas" w:hAnsi="Consolas"/>
          <w:color w:val="E6E6FA"/>
          <w:sz w:val="14"/>
          <w:szCs w:val="14"/>
        </w:rPr>
        <w:t>,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6897BB"/>
          <w:sz w:val="14"/>
          <w:szCs w:val="14"/>
        </w:rPr>
        <w:t>0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2E747101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442001F7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808080"/>
          <w:sz w:val="14"/>
          <w:szCs w:val="14"/>
        </w:rPr>
        <w:t>/* verify the project in API layer */</w:t>
      </w:r>
    </w:p>
    <w:p w14:paraId="1AF828F7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80F2F6"/>
          <w:sz w:val="14"/>
          <w:szCs w:val="14"/>
        </w:rPr>
        <w:t>Response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2F200"/>
          <w:sz w:val="14"/>
          <w:szCs w:val="14"/>
        </w:rPr>
        <w:t>res</w:t>
      </w:r>
      <w:r w:rsidRPr="00281F97">
        <w:rPr>
          <w:rFonts w:ascii="Consolas" w:hAnsi="Consolas"/>
          <w:color w:val="E6E6FA"/>
          <w:sz w:val="14"/>
          <w:szCs w:val="14"/>
        </w:rPr>
        <w:t>=</w:t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</w:p>
    <w:p w14:paraId="3D48431A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  <w:t xml:space="preserve">  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contentType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</w:p>
    <w:p w14:paraId="18431F34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  <w:t xml:space="preserve">   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body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66E1F8"/>
          <w:sz w:val="14"/>
          <w:szCs w:val="14"/>
        </w:rPr>
        <w:t>pojo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</w:p>
    <w:p w14:paraId="6210D0CD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when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</w:p>
    <w:p w14:paraId="3A272A2E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  <w:t xml:space="preserve">   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post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17C6A3"/>
          <w:sz w:val="14"/>
          <w:szCs w:val="14"/>
        </w:rPr>
        <w:t>"http://49.249.28.218:8091/addProject"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0B89FB29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F3EC79"/>
          <w:sz w:val="14"/>
          <w:szCs w:val="14"/>
        </w:rPr>
        <w:t>res</w:t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then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</w:p>
    <w:p w14:paraId="4774FC35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assertThat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statusCode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6897BB"/>
          <w:sz w:val="14"/>
          <w:szCs w:val="14"/>
        </w:rPr>
        <w:t>201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</w:p>
    <w:p w14:paraId="6DFC4C73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time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1290C3"/>
          <w:sz w:val="14"/>
          <w:szCs w:val="14"/>
        </w:rPr>
        <w:t>Matchers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i/>
          <w:iCs/>
          <w:color w:val="96EC3F"/>
          <w:sz w:val="14"/>
          <w:szCs w:val="14"/>
        </w:rPr>
        <w:t>lessThan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6897BB"/>
          <w:sz w:val="14"/>
          <w:szCs w:val="14"/>
        </w:rPr>
        <w:t>3000l</w:t>
      </w:r>
      <w:r w:rsidRPr="00281F97">
        <w:rPr>
          <w:rFonts w:ascii="Consolas" w:hAnsi="Consolas"/>
          <w:color w:val="F9FAF4"/>
          <w:sz w:val="14"/>
          <w:szCs w:val="14"/>
        </w:rPr>
        <w:t>))</w:t>
      </w:r>
    </w:p>
    <w:p w14:paraId="030DD7C2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contentType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</w:p>
    <w:p w14:paraId="451AEA3E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log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all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34993248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D9E8F7"/>
          <w:sz w:val="14"/>
          <w:szCs w:val="14"/>
        </w:rPr>
        <w:tab/>
      </w:r>
    </w:p>
    <w:p w14:paraId="742AB1E5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1290C3"/>
          <w:sz w:val="14"/>
          <w:szCs w:val="14"/>
        </w:rPr>
        <w:t>String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2F200"/>
          <w:sz w:val="14"/>
          <w:szCs w:val="14"/>
        </w:rPr>
        <w:t>actmsg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E6E6FA"/>
          <w:sz w:val="14"/>
          <w:szCs w:val="14"/>
        </w:rPr>
        <w:t>=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3EC79"/>
          <w:sz w:val="14"/>
          <w:szCs w:val="14"/>
        </w:rPr>
        <w:t>res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jsonPath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A7EC21"/>
          <w:sz w:val="14"/>
          <w:szCs w:val="14"/>
        </w:rPr>
        <w:t>get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17C6A3"/>
          <w:sz w:val="14"/>
          <w:szCs w:val="14"/>
        </w:rPr>
        <w:t>"msg"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24F791CF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48A1702A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1290C3"/>
          <w:sz w:val="14"/>
          <w:szCs w:val="14"/>
        </w:rPr>
        <w:t>Assert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i/>
          <w:iCs/>
          <w:color w:val="96EC3F"/>
          <w:sz w:val="14"/>
          <w:szCs w:val="14"/>
        </w:rPr>
        <w:t>assertEquals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F3EC79"/>
          <w:sz w:val="14"/>
          <w:szCs w:val="14"/>
        </w:rPr>
        <w:t>actmsg</w:t>
      </w:r>
      <w:r w:rsidRPr="00281F97">
        <w:rPr>
          <w:rFonts w:ascii="Consolas" w:hAnsi="Consolas"/>
          <w:color w:val="E6E6FA"/>
          <w:sz w:val="14"/>
          <w:szCs w:val="14"/>
        </w:rPr>
        <w:t>,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3EC79"/>
          <w:sz w:val="14"/>
          <w:szCs w:val="14"/>
        </w:rPr>
        <w:t>expectedMsg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7458DD69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10330367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808080"/>
          <w:sz w:val="14"/>
          <w:szCs w:val="14"/>
        </w:rPr>
        <w:t>/* verify the project in dataBase layer */</w:t>
      </w:r>
    </w:p>
    <w:p w14:paraId="10163C72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CC6C1D"/>
          <w:sz w:val="14"/>
          <w:szCs w:val="14"/>
        </w:rPr>
        <w:t>boolean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2F200"/>
          <w:sz w:val="14"/>
          <w:szCs w:val="14"/>
        </w:rPr>
        <w:t>flag</w:t>
      </w:r>
      <w:r w:rsidRPr="00281F97">
        <w:rPr>
          <w:rFonts w:ascii="Consolas" w:hAnsi="Consolas"/>
          <w:color w:val="E6E6FA"/>
          <w:sz w:val="14"/>
          <w:szCs w:val="14"/>
        </w:rPr>
        <w:t>=</w:t>
      </w:r>
      <w:r w:rsidRPr="00281F97">
        <w:rPr>
          <w:rFonts w:ascii="Consolas" w:hAnsi="Consolas"/>
          <w:color w:val="CC6C1D"/>
          <w:sz w:val="14"/>
          <w:szCs w:val="14"/>
        </w:rPr>
        <w:t>false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40199377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</w:p>
    <w:p w14:paraId="303B22F5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1290C3"/>
          <w:sz w:val="14"/>
          <w:szCs w:val="14"/>
        </w:rPr>
        <w:t>Driver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2F200"/>
          <w:sz w:val="14"/>
          <w:szCs w:val="14"/>
        </w:rPr>
        <w:t>driver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E6E6FA"/>
          <w:sz w:val="14"/>
          <w:szCs w:val="14"/>
        </w:rPr>
        <w:t>=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CC6C1D"/>
          <w:sz w:val="14"/>
          <w:szCs w:val="14"/>
        </w:rPr>
        <w:t>new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A7EC21"/>
          <w:sz w:val="14"/>
          <w:szCs w:val="14"/>
        </w:rPr>
        <w:t>Driver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67B8EBF7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1290C3"/>
          <w:sz w:val="14"/>
          <w:szCs w:val="14"/>
        </w:rPr>
        <w:t>DriverManager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i/>
          <w:iCs/>
          <w:color w:val="96EC3F"/>
          <w:sz w:val="14"/>
          <w:szCs w:val="14"/>
        </w:rPr>
        <w:t>registerDriver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F3EC79"/>
          <w:sz w:val="14"/>
          <w:szCs w:val="14"/>
        </w:rPr>
        <w:t>driver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3C415034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80F2F6"/>
          <w:sz w:val="14"/>
          <w:szCs w:val="14"/>
        </w:rPr>
        <w:t>Connection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2F200"/>
          <w:sz w:val="14"/>
          <w:szCs w:val="14"/>
        </w:rPr>
        <w:t>conn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E6E6FA"/>
          <w:sz w:val="14"/>
          <w:szCs w:val="14"/>
        </w:rPr>
        <w:t>=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1290C3"/>
          <w:sz w:val="14"/>
          <w:szCs w:val="14"/>
        </w:rPr>
        <w:t>DriverManager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i/>
          <w:iCs/>
          <w:color w:val="96EC3F"/>
          <w:sz w:val="14"/>
          <w:szCs w:val="14"/>
        </w:rPr>
        <w:t>getConnection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17C6A3"/>
          <w:sz w:val="14"/>
          <w:szCs w:val="14"/>
        </w:rPr>
        <w:t>"jdbc:mysql://49.249.28.218:3333/ninza_hrm"</w:t>
      </w:r>
      <w:r w:rsidRPr="00281F97">
        <w:rPr>
          <w:rFonts w:ascii="Consolas" w:hAnsi="Consolas"/>
          <w:color w:val="E6E6FA"/>
          <w:sz w:val="14"/>
          <w:szCs w:val="14"/>
        </w:rPr>
        <w:t>,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17C6A3"/>
          <w:sz w:val="14"/>
          <w:szCs w:val="14"/>
        </w:rPr>
        <w:t>"root"</w:t>
      </w:r>
      <w:r w:rsidRPr="00281F97">
        <w:rPr>
          <w:rFonts w:ascii="Consolas" w:hAnsi="Consolas"/>
          <w:color w:val="E6E6FA"/>
          <w:sz w:val="14"/>
          <w:szCs w:val="14"/>
        </w:rPr>
        <w:t>,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17C6A3"/>
          <w:sz w:val="14"/>
          <w:szCs w:val="14"/>
        </w:rPr>
        <w:t>"root"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30AE9CD4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80F2F6"/>
          <w:sz w:val="14"/>
          <w:szCs w:val="14"/>
        </w:rPr>
        <w:t>ResultSet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2F200"/>
          <w:sz w:val="14"/>
          <w:szCs w:val="14"/>
        </w:rPr>
        <w:t>set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E6E6FA"/>
          <w:sz w:val="14"/>
          <w:szCs w:val="14"/>
        </w:rPr>
        <w:t>=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3EC79"/>
          <w:sz w:val="14"/>
          <w:szCs w:val="14"/>
        </w:rPr>
        <w:t>conn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createStatement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executeQuery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17C6A3"/>
          <w:sz w:val="14"/>
          <w:szCs w:val="14"/>
        </w:rPr>
        <w:t>"select * from project"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color w:val="808080"/>
          <w:sz w:val="14"/>
          <w:szCs w:val="14"/>
        </w:rPr>
        <w:t xml:space="preserve">//my </w:t>
      </w:r>
      <w:r w:rsidRPr="00281F97">
        <w:rPr>
          <w:rFonts w:ascii="Consolas" w:hAnsi="Consolas"/>
          <w:color w:val="808080"/>
          <w:sz w:val="14"/>
          <w:szCs w:val="14"/>
          <w:u w:val="single"/>
        </w:rPr>
        <w:t>sql</w:t>
      </w:r>
      <w:r w:rsidRPr="00281F97">
        <w:rPr>
          <w:rFonts w:ascii="Consolas" w:hAnsi="Consolas"/>
          <w:color w:val="808080"/>
          <w:sz w:val="14"/>
          <w:szCs w:val="14"/>
        </w:rPr>
        <w:t xml:space="preserve"> port number</w:t>
      </w:r>
    </w:p>
    <w:p w14:paraId="35C344DD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color w:val="CC6C1D"/>
          <w:sz w:val="14"/>
          <w:szCs w:val="14"/>
        </w:rPr>
        <w:t>while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F3EC79"/>
          <w:sz w:val="14"/>
          <w:szCs w:val="14"/>
        </w:rPr>
        <w:t>set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next</w:t>
      </w:r>
      <w:r w:rsidRPr="00281F97">
        <w:rPr>
          <w:rFonts w:ascii="Consolas" w:hAnsi="Consolas"/>
          <w:color w:val="F9FAF4"/>
          <w:sz w:val="14"/>
          <w:szCs w:val="14"/>
        </w:rPr>
        <w:t>())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9FAF4"/>
          <w:sz w:val="14"/>
          <w:szCs w:val="14"/>
        </w:rPr>
        <w:t>{</w:t>
      </w:r>
    </w:p>
    <w:p w14:paraId="1F358F94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color w:val="CC6C1D"/>
          <w:sz w:val="14"/>
          <w:szCs w:val="14"/>
        </w:rPr>
        <w:t>if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F3EC79"/>
          <w:sz w:val="14"/>
          <w:szCs w:val="14"/>
        </w:rPr>
        <w:t>set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getString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6897BB"/>
          <w:sz w:val="14"/>
          <w:szCs w:val="14"/>
        </w:rPr>
        <w:t>4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A7EC21"/>
          <w:sz w:val="14"/>
          <w:szCs w:val="14"/>
        </w:rPr>
        <w:t>equals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66E1F8"/>
          <w:sz w:val="14"/>
          <w:szCs w:val="14"/>
        </w:rPr>
        <w:t>projectName</w:t>
      </w:r>
      <w:r w:rsidRPr="00281F97">
        <w:rPr>
          <w:rFonts w:ascii="Consolas" w:hAnsi="Consolas"/>
          <w:color w:val="F9FAF4"/>
          <w:sz w:val="14"/>
          <w:szCs w:val="14"/>
        </w:rPr>
        <w:t>)){</w:t>
      </w:r>
      <w:r w:rsidRPr="00281F97">
        <w:rPr>
          <w:rFonts w:ascii="Consolas" w:hAnsi="Consolas"/>
          <w:color w:val="D9E8F7"/>
          <w:sz w:val="14"/>
          <w:szCs w:val="14"/>
        </w:rPr>
        <w:t xml:space="preserve">  </w:t>
      </w:r>
      <w:r w:rsidRPr="00281F97">
        <w:rPr>
          <w:rFonts w:ascii="Consolas" w:hAnsi="Consolas"/>
          <w:color w:val="808080"/>
          <w:sz w:val="14"/>
          <w:szCs w:val="14"/>
        </w:rPr>
        <w:t>//get string (4) it is column</w:t>
      </w:r>
    </w:p>
    <w:p w14:paraId="64D1EA91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</w:t>
      </w:r>
      <w:r w:rsidRPr="00281F97">
        <w:rPr>
          <w:rFonts w:ascii="Consolas" w:hAnsi="Consolas"/>
          <w:color w:val="F3EC79"/>
          <w:sz w:val="14"/>
          <w:szCs w:val="14"/>
        </w:rPr>
        <w:t>flag</w:t>
      </w:r>
      <w:r w:rsidRPr="00281F97">
        <w:rPr>
          <w:rFonts w:ascii="Consolas" w:hAnsi="Consolas"/>
          <w:color w:val="E6E6FA"/>
          <w:sz w:val="14"/>
          <w:szCs w:val="14"/>
        </w:rPr>
        <w:t>=</w:t>
      </w:r>
      <w:r w:rsidRPr="00281F97">
        <w:rPr>
          <w:rFonts w:ascii="Consolas" w:hAnsi="Consolas"/>
          <w:color w:val="CC6C1D"/>
          <w:sz w:val="14"/>
          <w:szCs w:val="14"/>
        </w:rPr>
        <w:t>true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6420B9A7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</w:t>
      </w:r>
      <w:r w:rsidRPr="00281F97">
        <w:rPr>
          <w:rFonts w:ascii="Consolas" w:hAnsi="Consolas"/>
          <w:color w:val="CC6C1D"/>
          <w:sz w:val="14"/>
          <w:szCs w:val="14"/>
        </w:rPr>
        <w:t>break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567F3AF8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color w:val="F9FAF4"/>
          <w:sz w:val="14"/>
          <w:szCs w:val="14"/>
        </w:rPr>
        <w:t>}</w:t>
      </w:r>
    </w:p>
    <w:p w14:paraId="6A062D3C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color w:val="F9FAF4"/>
          <w:sz w:val="14"/>
          <w:szCs w:val="14"/>
        </w:rPr>
        <w:t>}</w:t>
      </w:r>
    </w:p>
    <w:p w14:paraId="0A023B48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color w:val="F3EC79"/>
          <w:sz w:val="14"/>
          <w:szCs w:val="14"/>
        </w:rPr>
        <w:t>conn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close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12A8DC87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color w:val="1290C3"/>
          <w:sz w:val="14"/>
          <w:szCs w:val="14"/>
        </w:rPr>
        <w:t>Assert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i/>
          <w:iCs/>
          <w:color w:val="96EC3F"/>
          <w:sz w:val="14"/>
          <w:szCs w:val="14"/>
        </w:rPr>
        <w:t>assertTrue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F3EC79"/>
          <w:sz w:val="14"/>
          <w:szCs w:val="14"/>
        </w:rPr>
        <w:t>flag</w:t>
      </w:r>
      <w:r w:rsidRPr="00281F97">
        <w:rPr>
          <w:rFonts w:ascii="Consolas" w:hAnsi="Consolas"/>
          <w:color w:val="E6E6FA"/>
          <w:sz w:val="14"/>
          <w:szCs w:val="14"/>
        </w:rPr>
        <w:t>,</w:t>
      </w:r>
      <w:r w:rsidRPr="00281F97">
        <w:rPr>
          <w:rFonts w:ascii="Consolas" w:hAnsi="Consolas"/>
          <w:color w:val="17C6A3"/>
          <w:sz w:val="14"/>
          <w:szCs w:val="14"/>
        </w:rPr>
        <w:t>"project in DB is not verified"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7320D053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F9FAF4"/>
          <w:sz w:val="14"/>
          <w:szCs w:val="14"/>
        </w:rPr>
        <w:t>}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</w:p>
    <w:p w14:paraId="4CE50393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</w:p>
    <w:p w14:paraId="3EF744C5" w14:textId="77777777" w:rsidR="00281F97" w:rsidRDefault="005B0A26" w:rsidP="00281F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i/>
          <w:iCs/>
          <w:color w:val="A0A0A0"/>
          <w:sz w:val="14"/>
          <w:szCs w:val="14"/>
        </w:rPr>
        <w:t>@Test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EB4B64"/>
          <w:sz w:val="14"/>
          <w:szCs w:val="14"/>
        </w:rPr>
        <w:t>dependsOnMethods</w:t>
      </w:r>
      <w:r w:rsidRPr="00281F97">
        <w:rPr>
          <w:rFonts w:ascii="Consolas" w:hAnsi="Consolas"/>
          <w:color w:val="E6E6FA"/>
          <w:sz w:val="14"/>
          <w:szCs w:val="14"/>
        </w:rPr>
        <w:t>=</w:t>
      </w:r>
      <w:r w:rsidRPr="00281F97">
        <w:rPr>
          <w:rFonts w:ascii="Consolas" w:hAnsi="Consolas"/>
          <w:color w:val="17C6A3"/>
          <w:sz w:val="14"/>
          <w:szCs w:val="14"/>
        </w:rPr>
        <w:t>"createProject"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</w:p>
    <w:p w14:paraId="6EEB0343" w14:textId="68E45841" w:rsidR="005B0A26" w:rsidRPr="00281F97" w:rsidRDefault="00281F97" w:rsidP="00281F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CCCCCC"/>
          <w:sz w:val="14"/>
          <w:szCs w:val="14"/>
        </w:rPr>
        <w:t xml:space="preserve">         </w:t>
      </w:r>
      <w:r w:rsidR="005B0A26" w:rsidRPr="00281F97">
        <w:rPr>
          <w:rFonts w:ascii="Consolas" w:hAnsi="Consolas"/>
          <w:color w:val="CC6C1D"/>
          <w:sz w:val="14"/>
          <w:szCs w:val="14"/>
        </w:rPr>
        <w:t>public</w:t>
      </w:r>
      <w:r w:rsidR="005B0A26"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="005B0A26" w:rsidRPr="00281F97">
        <w:rPr>
          <w:rFonts w:ascii="Consolas" w:hAnsi="Consolas"/>
          <w:color w:val="CC6C1D"/>
          <w:sz w:val="14"/>
          <w:szCs w:val="14"/>
        </w:rPr>
        <w:t>void</w:t>
      </w:r>
      <w:r w:rsidR="005B0A26"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="005B0A26" w:rsidRPr="00281F97">
        <w:rPr>
          <w:rFonts w:ascii="Consolas" w:hAnsi="Consolas"/>
          <w:color w:val="1EB540"/>
          <w:sz w:val="14"/>
          <w:szCs w:val="14"/>
        </w:rPr>
        <w:t>creatDuplicateTest</w:t>
      </w:r>
      <w:r w:rsidR="005B0A26" w:rsidRPr="00281F97">
        <w:rPr>
          <w:rFonts w:ascii="Consolas" w:hAnsi="Consolas"/>
          <w:color w:val="F9FAF4"/>
          <w:sz w:val="14"/>
          <w:szCs w:val="14"/>
        </w:rPr>
        <w:t>()</w:t>
      </w:r>
      <w:r w:rsidR="005B0A26"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="005B0A26" w:rsidRPr="00281F97">
        <w:rPr>
          <w:rFonts w:ascii="Consolas" w:hAnsi="Consolas"/>
          <w:color w:val="F9FAF4"/>
          <w:sz w:val="14"/>
          <w:szCs w:val="14"/>
        </w:rPr>
        <w:t>{</w:t>
      </w:r>
    </w:p>
    <w:p w14:paraId="48E908F7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  <w:t xml:space="preserve">  </w:t>
      </w:r>
      <w:r w:rsidRPr="00281F97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</w:p>
    <w:p w14:paraId="2F09CDAA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  <w:t xml:space="preserve">    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contentType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</w:p>
    <w:p w14:paraId="2623B5BF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  <w:t xml:space="preserve">    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body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66E1F8"/>
          <w:sz w:val="14"/>
          <w:szCs w:val="14"/>
        </w:rPr>
        <w:t>pojo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</w:p>
    <w:p w14:paraId="430022B3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  <w:t xml:space="preserve">  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when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</w:p>
    <w:p w14:paraId="773FFD59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  <w:t xml:space="preserve">    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post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17C6A3"/>
          <w:sz w:val="14"/>
          <w:szCs w:val="14"/>
        </w:rPr>
        <w:t>"http://49.249.28.218:8091/addProject"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</w:p>
    <w:p w14:paraId="6CE734BE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then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</w:p>
    <w:p w14:paraId="7CDF4F23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  <w:t xml:space="preserve">   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statusCode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6897BB"/>
          <w:sz w:val="14"/>
          <w:szCs w:val="14"/>
        </w:rPr>
        <w:t>409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</w:p>
    <w:p w14:paraId="1DEBE422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time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1290C3"/>
          <w:sz w:val="14"/>
          <w:szCs w:val="14"/>
        </w:rPr>
        <w:t>Matchers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i/>
          <w:iCs/>
          <w:color w:val="96EC3F"/>
          <w:sz w:val="14"/>
          <w:szCs w:val="14"/>
        </w:rPr>
        <w:t>lessThan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6897BB"/>
          <w:sz w:val="14"/>
          <w:szCs w:val="14"/>
        </w:rPr>
        <w:t>300l</w:t>
      </w:r>
      <w:r w:rsidRPr="00281F97">
        <w:rPr>
          <w:rFonts w:ascii="Consolas" w:hAnsi="Consolas"/>
          <w:color w:val="F9FAF4"/>
          <w:sz w:val="14"/>
          <w:szCs w:val="14"/>
        </w:rPr>
        <w:t>))</w:t>
      </w:r>
    </w:p>
    <w:p w14:paraId="7D9BADE9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  <w:t xml:space="preserve"> 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contentType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</w:p>
    <w:p w14:paraId="586BC160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  <w:t xml:space="preserve">    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log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all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38E651EC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ab/>
      </w:r>
      <w:r w:rsidRPr="00281F97">
        <w:rPr>
          <w:rFonts w:ascii="Consolas" w:hAnsi="Consolas"/>
          <w:color w:val="F9FAF4"/>
          <w:sz w:val="14"/>
          <w:szCs w:val="14"/>
        </w:rPr>
        <w:t>}</w:t>
      </w:r>
    </w:p>
    <w:p w14:paraId="16A12281" w14:textId="77777777" w:rsidR="00281F97" w:rsidRDefault="005B0A26" w:rsidP="00281F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48DB13EE" w14:textId="7F37F870" w:rsidR="005B0A26" w:rsidRPr="00281F97" w:rsidRDefault="00281F97" w:rsidP="00281F9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CCCCCC"/>
          <w:sz w:val="14"/>
          <w:szCs w:val="14"/>
        </w:rPr>
        <w:t xml:space="preserve">    </w:t>
      </w:r>
      <w:r w:rsidR="005B0A26"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="005B0A26" w:rsidRPr="00281F97">
        <w:rPr>
          <w:rFonts w:ascii="Consolas" w:hAnsi="Consolas"/>
          <w:color w:val="CC6C1D"/>
          <w:sz w:val="14"/>
          <w:szCs w:val="14"/>
        </w:rPr>
        <w:t>public</w:t>
      </w:r>
      <w:r w:rsidR="005B0A26"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="005B0A26" w:rsidRPr="00281F97">
        <w:rPr>
          <w:rFonts w:ascii="Consolas" w:hAnsi="Consolas"/>
          <w:color w:val="CC6C1D"/>
          <w:sz w:val="14"/>
          <w:szCs w:val="14"/>
        </w:rPr>
        <w:t>void</w:t>
      </w:r>
      <w:r w:rsidR="005B0A26"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="005B0A26" w:rsidRPr="00281F97">
        <w:rPr>
          <w:rFonts w:ascii="Consolas" w:hAnsi="Consolas"/>
          <w:color w:val="1EB540"/>
          <w:sz w:val="14"/>
          <w:szCs w:val="14"/>
        </w:rPr>
        <w:t>gui</w:t>
      </w:r>
      <w:r w:rsidR="005B0A26" w:rsidRPr="00281F97">
        <w:rPr>
          <w:rFonts w:ascii="Consolas" w:hAnsi="Consolas"/>
          <w:color w:val="F9FAF4"/>
          <w:sz w:val="14"/>
          <w:szCs w:val="14"/>
        </w:rPr>
        <w:t>()</w:t>
      </w:r>
      <w:r w:rsidR="005B0A26"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="005B0A26" w:rsidRPr="00281F97">
        <w:rPr>
          <w:rFonts w:ascii="Consolas" w:hAnsi="Consolas"/>
          <w:color w:val="F9FAF4"/>
          <w:sz w:val="14"/>
          <w:szCs w:val="14"/>
        </w:rPr>
        <w:t>{</w:t>
      </w:r>
    </w:p>
    <w:p w14:paraId="17985F2A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color w:val="80F2F6"/>
          <w:sz w:val="14"/>
          <w:szCs w:val="14"/>
        </w:rPr>
        <w:t>WebDriver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F2F200"/>
          <w:sz w:val="14"/>
          <w:szCs w:val="14"/>
        </w:rPr>
        <w:t>driver</w:t>
      </w:r>
      <w:r w:rsidRPr="00281F97">
        <w:rPr>
          <w:rFonts w:ascii="Consolas" w:hAnsi="Consolas"/>
          <w:color w:val="E6E6FA"/>
          <w:sz w:val="14"/>
          <w:szCs w:val="14"/>
        </w:rPr>
        <w:t>=</w:t>
      </w:r>
      <w:r w:rsidRPr="00281F97">
        <w:rPr>
          <w:rFonts w:ascii="Consolas" w:hAnsi="Consolas"/>
          <w:color w:val="CC6C1D"/>
          <w:sz w:val="14"/>
          <w:szCs w:val="14"/>
        </w:rPr>
        <w:t>new</w:t>
      </w:r>
      <w:r w:rsidRPr="00281F97">
        <w:rPr>
          <w:rFonts w:ascii="Consolas" w:hAnsi="Consolas"/>
          <w:color w:val="D9E8F7"/>
          <w:sz w:val="14"/>
          <w:szCs w:val="14"/>
        </w:rPr>
        <w:t xml:space="preserve"> </w:t>
      </w:r>
      <w:r w:rsidRPr="00281F97">
        <w:rPr>
          <w:rFonts w:ascii="Consolas" w:hAnsi="Consolas"/>
          <w:color w:val="A7EC21"/>
          <w:sz w:val="14"/>
          <w:szCs w:val="14"/>
        </w:rPr>
        <w:t>ChromeDriver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4B878F98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color w:val="F3EC79"/>
          <w:sz w:val="14"/>
          <w:szCs w:val="14"/>
        </w:rPr>
        <w:t>driver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manage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timeouts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A7EC21"/>
          <w:sz w:val="14"/>
          <w:szCs w:val="14"/>
        </w:rPr>
        <w:t>implicitlyWait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1290C3"/>
          <w:sz w:val="14"/>
          <w:szCs w:val="14"/>
        </w:rPr>
        <w:t>Duration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i/>
          <w:iCs/>
          <w:color w:val="96EC3F"/>
          <w:sz w:val="14"/>
          <w:szCs w:val="14"/>
        </w:rPr>
        <w:t>ofSeconds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6897BB"/>
          <w:sz w:val="14"/>
          <w:szCs w:val="14"/>
        </w:rPr>
        <w:t>20</w:t>
      </w:r>
      <w:r w:rsidRPr="00281F97">
        <w:rPr>
          <w:rFonts w:ascii="Consolas" w:hAnsi="Consolas"/>
          <w:color w:val="F9FAF4"/>
          <w:sz w:val="14"/>
          <w:szCs w:val="14"/>
        </w:rPr>
        <w:t>))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2A9CA30C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color w:val="F3EC79"/>
          <w:sz w:val="14"/>
          <w:szCs w:val="14"/>
        </w:rPr>
        <w:t>driver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manage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window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maximize</w:t>
      </w:r>
      <w:r w:rsidRPr="00281F97">
        <w:rPr>
          <w:rFonts w:ascii="Consolas" w:hAnsi="Consolas"/>
          <w:color w:val="F9FAF4"/>
          <w:sz w:val="14"/>
          <w:szCs w:val="14"/>
        </w:rPr>
        <w:t>()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5627BB41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color w:val="F3EC79"/>
          <w:sz w:val="14"/>
          <w:szCs w:val="14"/>
        </w:rPr>
        <w:t>driver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get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17C6A3"/>
          <w:sz w:val="14"/>
          <w:szCs w:val="14"/>
        </w:rPr>
        <w:t>"http://49.249.28.218:8091"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4D4799C9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</w:p>
    <w:p w14:paraId="4EE38072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D9E8F7"/>
          <w:sz w:val="14"/>
          <w:szCs w:val="14"/>
        </w:rPr>
        <w:t xml:space="preserve">    </w:t>
      </w:r>
      <w:r w:rsidRPr="00281F97">
        <w:rPr>
          <w:rFonts w:ascii="Consolas" w:hAnsi="Consolas"/>
          <w:color w:val="F3EC79"/>
          <w:sz w:val="14"/>
          <w:szCs w:val="14"/>
        </w:rPr>
        <w:t>driver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findElement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3EABE6"/>
          <w:sz w:val="14"/>
          <w:szCs w:val="14"/>
        </w:rPr>
        <w:t>By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i/>
          <w:iCs/>
          <w:color w:val="96EC3F"/>
          <w:sz w:val="14"/>
          <w:szCs w:val="14"/>
        </w:rPr>
        <w:t>id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17C6A3"/>
          <w:sz w:val="14"/>
          <w:szCs w:val="14"/>
        </w:rPr>
        <w:t>"username"</w:t>
      </w:r>
      <w:r w:rsidRPr="00281F97">
        <w:rPr>
          <w:rFonts w:ascii="Consolas" w:hAnsi="Consolas"/>
          <w:color w:val="F9FAF4"/>
          <w:sz w:val="14"/>
          <w:szCs w:val="14"/>
        </w:rPr>
        <w:t>))</w:t>
      </w:r>
      <w:r w:rsidRPr="00281F97">
        <w:rPr>
          <w:rFonts w:ascii="Consolas" w:hAnsi="Consolas"/>
          <w:color w:val="E6E6FA"/>
          <w:sz w:val="14"/>
          <w:szCs w:val="14"/>
        </w:rPr>
        <w:t>.</w:t>
      </w:r>
      <w:r w:rsidRPr="00281F97">
        <w:rPr>
          <w:rFonts w:ascii="Consolas" w:hAnsi="Consolas"/>
          <w:color w:val="80F6A7"/>
          <w:sz w:val="14"/>
          <w:szCs w:val="14"/>
        </w:rPr>
        <w:t>sendKeys</w:t>
      </w:r>
      <w:r w:rsidRPr="00281F97">
        <w:rPr>
          <w:rFonts w:ascii="Consolas" w:hAnsi="Consolas"/>
          <w:color w:val="F9FAF4"/>
          <w:sz w:val="14"/>
          <w:szCs w:val="14"/>
        </w:rPr>
        <w:t>(</w:t>
      </w:r>
      <w:r w:rsidRPr="00281F97">
        <w:rPr>
          <w:rFonts w:ascii="Consolas" w:hAnsi="Consolas"/>
          <w:color w:val="17C6A3"/>
          <w:sz w:val="14"/>
          <w:szCs w:val="14"/>
        </w:rPr>
        <w:t>"rmgyantra"</w:t>
      </w:r>
      <w:r w:rsidRPr="00281F97">
        <w:rPr>
          <w:rFonts w:ascii="Consolas" w:hAnsi="Consolas"/>
          <w:color w:val="F9FAF4"/>
          <w:sz w:val="14"/>
          <w:szCs w:val="14"/>
        </w:rPr>
        <w:t>)</w:t>
      </w:r>
      <w:r w:rsidRPr="00281F97">
        <w:rPr>
          <w:rFonts w:ascii="Consolas" w:hAnsi="Consolas"/>
          <w:color w:val="E6E6FA"/>
          <w:sz w:val="14"/>
          <w:szCs w:val="14"/>
        </w:rPr>
        <w:t>;</w:t>
      </w:r>
    </w:p>
    <w:p w14:paraId="08C379BF" w14:textId="77777777" w:rsidR="005B0A26" w:rsidRPr="00281F97" w:rsidRDefault="005B0A26" w:rsidP="005B0A26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281F97">
        <w:rPr>
          <w:rFonts w:ascii="Consolas" w:hAnsi="Consolas"/>
          <w:color w:val="F9FAF4"/>
          <w:sz w:val="14"/>
          <w:szCs w:val="14"/>
        </w:rPr>
        <w:t>}</w:t>
      </w:r>
    </w:p>
    <w:p w14:paraId="21D72D0E" w14:textId="77777777" w:rsidR="005B0A26" w:rsidRDefault="005B0A26" w:rsidP="00B12449"/>
    <w:p w14:paraId="0460FD94" w14:textId="5DA8DB0A" w:rsidR="00281F97" w:rsidRDefault="002B75EF" w:rsidP="00B12449">
      <w:r>
        <w:t>EMPLOYEE TEST CASE=</w:t>
      </w:r>
    </w:p>
    <w:p w14:paraId="1ED80E98" w14:textId="77777777" w:rsid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i/>
          <w:iCs/>
          <w:color w:val="A0A0A0"/>
          <w:sz w:val="12"/>
          <w:szCs w:val="12"/>
        </w:rPr>
        <w:t>@Test</w:t>
      </w:r>
    </w:p>
    <w:p w14:paraId="459151D7" w14:textId="367BFB5A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CCCCCC"/>
          <w:sz w:val="12"/>
          <w:szCs w:val="12"/>
        </w:rPr>
        <w:t xml:space="preserve">   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public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void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EB540"/>
          <w:sz w:val="12"/>
          <w:szCs w:val="12"/>
        </w:rPr>
        <w:t>addEmployeTest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throws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290C3"/>
          <w:sz w:val="12"/>
          <w:szCs w:val="12"/>
        </w:rPr>
        <w:t>Exception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9FAF4"/>
          <w:sz w:val="12"/>
          <w:szCs w:val="12"/>
        </w:rPr>
        <w:t>{</w:t>
      </w:r>
    </w:p>
    <w:p w14:paraId="72FD7188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lastRenderedPageBreak/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1290C3"/>
          <w:sz w:val="12"/>
          <w:szCs w:val="12"/>
        </w:rPr>
        <w:t>Random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ran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CC6C1D"/>
          <w:sz w:val="12"/>
          <w:szCs w:val="12"/>
        </w:rPr>
        <w:t>new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A7EC21"/>
          <w:sz w:val="12"/>
          <w:szCs w:val="12"/>
        </w:rPr>
        <w:t>Random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7FF952BB" w14:textId="407B8EFE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>
        <w:rPr>
          <w:rFonts w:ascii="Consolas" w:hAnsi="Consolas"/>
          <w:color w:val="D9E8F7"/>
          <w:sz w:val="12"/>
          <w:szCs w:val="12"/>
        </w:rPr>
        <w:t xml:space="preserve">          </w:t>
      </w:r>
      <w:r w:rsidRPr="002B75EF">
        <w:rPr>
          <w:rFonts w:ascii="Consolas" w:hAnsi="Consolas"/>
          <w:color w:val="CC6C1D"/>
          <w:sz w:val="12"/>
          <w:szCs w:val="12"/>
        </w:rPr>
        <w:t>int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random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F3EC79"/>
          <w:sz w:val="12"/>
          <w:szCs w:val="12"/>
        </w:rPr>
        <w:t>ran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A7EC21"/>
          <w:sz w:val="12"/>
          <w:szCs w:val="12"/>
        </w:rPr>
        <w:t>nextInt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6897BB"/>
          <w:sz w:val="12"/>
          <w:szCs w:val="12"/>
        </w:rPr>
        <w:t>2000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1AE7D888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</w:t>
      </w:r>
    </w:p>
    <w:p w14:paraId="4B6A91FA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2B75EF">
        <w:rPr>
          <w:rFonts w:ascii="Consolas" w:hAnsi="Consolas"/>
          <w:color w:val="1290C3"/>
          <w:sz w:val="12"/>
          <w:szCs w:val="12"/>
        </w:rPr>
        <w:t>String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project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17C6A3"/>
          <w:sz w:val="12"/>
          <w:szCs w:val="12"/>
        </w:rPr>
        <w:t>"docomo"</w:t>
      </w:r>
      <w:r w:rsidRPr="002B75EF">
        <w:rPr>
          <w:rFonts w:ascii="Consolas" w:hAnsi="Consolas"/>
          <w:color w:val="E6E6FA"/>
          <w:sz w:val="12"/>
          <w:szCs w:val="12"/>
        </w:rPr>
        <w:t>+</w:t>
      </w:r>
      <w:r w:rsidRPr="002B75EF">
        <w:rPr>
          <w:rFonts w:ascii="Consolas" w:hAnsi="Consolas"/>
          <w:color w:val="F3EC79"/>
          <w:sz w:val="12"/>
          <w:szCs w:val="12"/>
        </w:rPr>
        <w:t>random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526F02FA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2B75EF">
        <w:rPr>
          <w:rFonts w:ascii="Consolas" w:hAnsi="Consolas"/>
          <w:color w:val="1290C3"/>
          <w:sz w:val="12"/>
          <w:szCs w:val="12"/>
        </w:rPr>
        <w:t>String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username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17C6A3"/>
          <w:sz w:val="12"/>
          <w:szCs w:val="12"/>
        </w:rPr>
        <w:t>"user"</w:t>
      </w:r>
      <w:r w:rsidRPr="002B75EF">
        <w:rPr>
          <w:rFonts w:ascii="Consolas" w:hAnsi="Consolas"/>
          <w:color w:val="E6E6FA"/>
          <w:sz w:val="12"/>
          <w:szCs w:val="12"/>
        </w:rPr>
        <w:t>+</w:t>
      </w:r>
      <w:r w:rsidRPr="002B75EF">
        <w:rPr>
          <w:rFonts w:ascii="Consolas" w:hAnsi="Consolas"/>
          <w:color w:val="F3EC79"/>
          <w:sz w:val="12"/>
          <w:szCs w:val="12"/>
        </w:rPr>
        <w:t>random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07D224E3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3DDD9CE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10F9764D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808080"/>
          <w:sz w:val="12"/>
          <w:szCs w:val="12"/>
        </w:rPr>
        <w:t>/* API- 1(request) == add a project inside the server */</w:t>
      </w:r>
    </w:p>
    <w:p w14:paraId="4D3C1FDE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2B75EF">
        <w:rPr>
          <w:rFonts w:ascii="Consolas" w:hAnsi="Consolas"/>
          <w:color w:val="1290C3"/>
          <w:sz w:val="12"/>
          <w:szCs w:val="12"/>
        </w:rPr>
        <w:t>ProjectPojo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pojo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new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A7EC21"/>
          <w:sz w:val="12"/>
          <w:szCs w:val="12"/>
        </w:rPr>
        <w:t>ProjectPojo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project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"created"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"ploject"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6897BB"/>
          <w:sz w:val="12"/>
          <w:szCs w:val="12"/>
        </w:rPr>
        <w:t>0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169F74D2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E5168B6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80F2F6"/>
          <w:sz w:val="12"/>
          <w:szCs w:val="12"/>
        </w:rPr>
        <w:t>Response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rsp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contentType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142B18D0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body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pojo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54639F6E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when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</w:p>
    <w:p w14:paraId="0CE81DD3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post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17C6A3"/>
          <w:sz w:val="12"/>
          <w:szCs w:val="12"/>
        </w:rPr>
        <w:t>"http://49.249.28.218:8091/addproject"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3FCCD97B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F3EC79"/>
          <w:sz w:val="12"/>
          <w:szCs w:val="12"/>
        </w:rPr>
        <w:t>rsp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then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</w:p>
    <w:p w14:paraId="30C01582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statusCode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6897BB"/>
          <w:sz w:val="12"/>
          <w:szCs w:val="12"/>
        </w:rPr>
        <w:t>201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log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all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5405DD30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00366CA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1290C3"/>
          <w:sz w:val="12"/>
          <w:szCs w:val="12"/>
        </w:rPr>
        <w:t>String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projectname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3EC79"/>
          <w:sz w:val="12"/>
          <w:szCs w:val="12"/>
        </w:rPr>
        <w:t>rsp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jsonPath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A7EC21"/>
          <w:sz w:val="12"/>
          <w:szCs w:val="12"/>
        </w:rPr>
        <w:t>get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17C6A3"/>
          <w:sz w:val="12"/>
          <w:szCs w:val="12"/>
        </w:rPr>
        <w:t>"projectname"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1D8AF986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1290C3"/>
          <w:sz w:val="12"/>
          <w:szCs w:val="12"/>
        </w:rPr>
        <w:t>System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A7EC21"/>
          <w:sz w:val="12"/>
          <w:szCs w:val="12"/>
        </w:rPr>
        <w:t>println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projectname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77934E9D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93BC8E4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808080"/>
          <w:sz w:val="12"/>
          <w:szCs w:val="12"/>
        </w:rPr>
        <w:t xml:space="preserve">/* </w:t>
      </w:r>
      <w:r w:rsidRPr="002B75EF">
        <w:rPr>
          <w:rFonts w:ascii="Consolas" w:hAnsi="Consolas"/>
          <w:color w:val="808080"/>
          <w:sz w:val="12"/>
          <w:szCs w:val="12"/>
          <w:u w:val="single"/>
        </w:rPr>
        <w:t>api</w:t>
      </w:r>
      <w:r w:rsidRPr="002B75EF">
        <w:rPr>
          <w:rFonts w:ascii="Consolas" w:hAnsi="Consolas"/>
          <w:color w:val="808080"/>
          <w:sz w:val="12"/>
          <w:szCs w:val="12"/>
        </w:rPr>
        <w:t xml:space="preserve">-2 add </w:t>
      </w:r>
      <w:r w:rsidRPr="002B75EF">
        <w:rPr>
          <w:rFonts w:ascii="Consolas" w:hAnsi="Consolas"/>
          <w:color w:val="808080"/>
          <w:sz w:val="12"/>
          <w:szCs w:val="12"/>
          <w:u w:val="single"/>
        </w:rPr>
        <w:t>employe</w:t>
      </w:r>
      <w:r w:rsidRPr="002B75EF">
        <w:rPr>
          <w:rFonts w:ascii="Consolas" w:hAnsi="Consolas"/>
          <w:color w:val="808080"/>
          <w:sz w:val="12"/>
          <w:szCs w:val="12"/>
        </w:rPr>
        <w:t xml:space="preserve"> to same project */</w:t>
      </w:r>
    </w:p>
    <w:p w14:paraId="3596D1FB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6026D63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1290C3"/>
          <w:sz w:val="12"/>
          <w:szCs w:val="12"/>
        </w:rPr>
        <w:t>EmployeePojo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employePojo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new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A7EC21"/>
          <w:sz w:val="12"/>
          <w:szCs w:val="12"/>
        </w:rPr>
        <w:t>EmployeePojo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17C6A3"/>
          <w:sz w:val="12"/>
          <w:szCs w:val="12"/>
        </w:rPr>
        <w:t>"Architect"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"19/12/2000"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"deepak@gmail.com"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3EC79"/>
          <w:sz w:val="12"/>
          <w:szCs w:val="12"/>
        </w:rPr>
        <w:t>username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</w:p>
    <w:p w14:paraId="562B5BAF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6897BB"/>
          <w:sz w:val="12"/>
          <w:szCs w:val="12"/>
        </w:rPr>
        <w:t>5.5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"4563534353"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3EC79"/>
          <w:sz w:val="12"/>
          <w:szCs w:val="12"/>
        </w:rPr>
        <w:t>project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"ROLE_EMPLOYEE"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F3EC79"/>
          <w:sz w:val="12"/>
          <w:szCs w:val="12"/>
        </w:rPr>
        <w:t>username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586937FE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</w:p>
    <w:p w14:paraId="5795E8EF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</w:p>
    <w:p w14:paraId="2D15F49D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contentType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3E55F211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body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employePojo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02345783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when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</w:p>
    <w:p w14:paraId="2D0DEE32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post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17C6A3"/>
          <w:sz w:val="12"/>
          <w:szCs w:val="12"/>
        </w:rPr>
        <w:t>"http://49.249.28.218:8091/employees"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0A77B116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then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</w:p>
    <w:p w14:paraId="2CD156F6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assertThat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statusCode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6897BB"/>
          <w:sz w:val="12"/>
          <w:szCs w:val="12"/>
        </w:rPr>
        <w:t>201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7601D728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assertThat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contentType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3FA817C9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assertThat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time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1290C3"/>
          <w:sz w:val="12"/>
          <w:szCs w:val="12"/>
        </w:rPr>
        <w:t>Matchers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i/>
          <w:iCs/>
          <w:color w:val="96EC3F"/>
          <w:sz w:val="12"/>
          <w:szCs w:val="12"/>
        </w:rPr>
        <w:t>lessThan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6897BB"/>
          <w:sz w:val="12"/>
          <w:szCs w:val="12"/>
        </w:rPr>
        <w:t>3000l</w:t>
      </w:r>
      <w:r w:rsidRPr="002B75EF">
        <w:rPr>
          <w:rFonts w:ascii="Consolas" w:hAnsi="Consolas"/>
          <w:color w:val="F9FAF4"/>
          <w:sz w:val="12"/>
          <w:szCs w:val="12"/>
        </w:rPr>
        <w:t>))</w:t>
      </w:r>
    </w:p>
    <w:p w14:paraId="2EA55668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log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all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</w:p>
    <w:p w14:paraId="17F0AC33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</w:p>
    <w:p w14:paraId="070AE0E5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808080"/>
          <w:sz w:val="12"/>
          <w:szCs w:val="12"/>
        </w:rPr>
        <w:t xml:space="preserve">//verify </w:t>
      </w:r>
      <w:r w:rsidRPr="002B75EF">
        <w:rPr>
          <w:rFonts w:ascii="Consolas" w:hAnsi="Consolas"/>
          <w:color w:val="808080"/>
          <w:sz w:val="12"/>
          <w:szCs w:val="12"/>
          <w:u w:val="single"/>
        </w:rPr>
        <w:t>employe</w:t>
      </w:r>
      <w:r w:rsidRPr="002B75EF">
        <w:rPr>
          <w:rFonts w:ascii="Consolas" w:hAnsi="Consolas"/>
          <w:color w:val="808080"/>
          <w:sz w:val="12"/>
          <w:szCs w:val="12"/>
        </w:rPr>
        <w:t xml:space="preserve"> name in DB</w:t>
      </w:r>
    </w:p>
    <w:p w14:paraId="476265CA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CC6C1D"/>
          <w:sz w:val="12"/>
          <w:szCs w:val="12"/>
        </w:rPr>
        <w:t>boolean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flag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false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24E7E3DB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F1D0A7E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1290C3"/>
          <w:sz w:val="12"/>
          <w:szCs w:val="12"/>
        </w:rPr>
        <w:t>Driver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driver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new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A7EC21"/>
          <w:sz w:val="12"/>
          <w:szCs w:val="12"/>
        </w:rPr>
        <w:t>Driver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48287DFB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1290C3"/>
          <w:sz w:val="12"/>
          <w:szCs w:val="12"/>
        </w:rPr>
        <w:t>DriverManager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i/>
          <w:iCs/>
          <w:color w:val="96EC3F"/>
          <w:sz w:val="12"/>
          <w:szCs w:val="12"/>
        </w:rPr>
        <w:t>registerDriver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driver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5475E9EA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80F2F6"/>
          <w:sz w:val="12"/>
          <w:szCs w:val="12"/>
        </w:rPr>
        <w:t>Connection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conn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290C3"/>
          <w:sz w:val="12"/>
          <w:szCs w:val="12"/>
        </w:rPr>
        <w:t>DriverManager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i/>
          <w:iCs/>
          <w:color w:val="96EC3F"/>
          <w:sz w:val="12"/>
          <w:szCs w:val="12"/>
        </w:rPr>
        <w:t>getConnection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17C6A3"/>
          <w:sz w:val="12"/>
          <w:szCs w:val="12"/>
        </w:rPr>
        <w:t>"jdbc:mysql://49.249.28.218:3333/ninza_hrm"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"root"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"root"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4A9B86C8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80F2F6"/>
          <w:sz w:val="12"/>
          <w:szCs w:val="12"/>
        </w:rPr>
        <w:t>ResultSet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result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3EC79"/>
          <w:sz w:val="12"/>
          <w:szCs w:val="12"/>
        </w:rPr>
        <w:t>conn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createStatement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executeQuery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17C6A3"/>
          <w:sz w:val="12"/>
          <w:szCs w:val="12"/>
        </w:rPr>
        <w:t>"select * from employee"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4B8E7927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CC6C1D"/>
          <w:sz w:val="12"/>
          <w:szCs w:val="12"/>
        </w:rPr>
        <w:t>while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result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next</w:t>
      </w:r>
      <w:r w:rsidRPr="002B75EF">
        <w:rPr>
          <w:rFonts w:ascii="Consolas" w:hAnsi="Consolas"/>
          <w:color w:val="F9FAF4"/>
          <w:sz w:val="12"/>
          <w:szCs w:val="12"/>
        </w:rPr>
        <w:t>())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9FAF4"/>
          <w:sz w:val="12"/>
          <w:szCs w:val="12"/>
        </w:rPr>
        <w:t>{</w:t>
      </w:r>
    </w:p>
    <w:p w14:paraId="33CAA67C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CC6C1D"/>
          <w:sz w:val="12"/>
          <w:szCs w:val="12"/>
        </w:rPr>
        <w:t>if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result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getString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6897BB"/>
          <w:sz w:val="12"/>
          <w:szCs w:val="12"/>
        </w:rPr>
        <w:t>11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A7EC21"/>
          <w:sz w:val="12"/>
          <w:szCs w:val="12"/>
        </w:rPr>
        <w:t>equals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username</w:t>
      </w:r>
      <w:r w:rsidRPr="002B75EF">
        <w:rPr>
          <w:rFonts w:ascii="Consolas" w:hAnsi="Consolas"/>
          <w:color w:val="F9FAF4"/>
          <w:sz w:val="12"/>
          <w:szCs w:val="12"/>
        </w:rPr>
        <w:t>))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9FAF4"/>
          <w:sz w:val="12"/>
          <w:szCs w:val="12"/>
        </w:rPr>
        <w:t>{</w:t>
      </w:r>
    </w:p>
    <w:p w14:paraId="0061AA4F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F3EC79"/>
          <w:sz w:val="12"/>
          <w:szCs w:val="12"/>
        </w:rPr>
        <w:t>flag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true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3DCF4236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CC6C1D"/>
          <w:sz w:val="12"/>
          <w:szCs w:val="12"/>
        </w:rPr>
        <w:t>break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532BDD38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F9FAF4"/>
          <w:sz w:val="12"/>
          <w:szCs w:val="12"/>
        </w:rPr>
        <w:t>}</w:t>
      </w:r>
    </w:p>
    <w:p w14:paraId="54D2A022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F9FAF4"/>
          <w:sz w:val="12"/>
          <w:szCs w:val="12"/>
        </w:rPr>
        <w:t>}</w:t>
      </w:r>
    </w:p>
    <w:p w14:paraId="2F561CAF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F3EC79"/>
          <w:sz w:val="12"/>
          <w:szCs w:val="12"/>
        </w:rPr>
        <w:t>conn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close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1597215F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1290C3"/>
          <w:sz w:val="12"/>
          <w:szCs w:val="12"/>
        </w:rPr>
        <w:t>Assert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i/>
          <w:iCs/>
          <w:color w:val="96EC3F"/>
          <w:sz w:val="12"/>
          <w:szCs w:val="12"/>
        </w:rPr>
        <w:t>assertTrue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flag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17C6A3"/>
          <w:sz w:val="12"/>
          <w:szCs w:val="12"/>
        </w:rPr>
        <w:t>"employee in DB not verified"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61E7EB0A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9FAF4"/>
          <w:sz w:val="12"/>
          <w:szCs w:val="12"/>
        </w:rPr>
        <w:t>}</w:t>
      </w:r>
    </w:p>
    <w:p w14:paraId="1930BAF2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</w:p>
    <w:p w14:paraId="7D80A75C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</w:p>
    <w:p w14:paraId="4BA15F45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i/>
          <w:iCs/>
          <w:color w:val="A0A0A0"/>
          <w:sz w:val="12"/>
          <w:szCs w:val="12"/>
        </w:rPr>
        <w:t>@Test</w:t>
      </w:r>
    </w:p>
    <w:p w14:paraId="08D0B4CF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public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void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EB540"/>
          <w:sz w:val="12"/>
          <w:szCs w:val="12"/>
        </w:rPr>
        <w:t>addEmployeeWothoutEmail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throws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290C3"/>
          <w:sz w:val="12"/>
          <w:szCs w:val="12"/>
        </w:rPr>
        <w:t>Exception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9FAF4"/>
          <w:sz w:val="12"/>
          <w:szCs w:val="12"/>
        </w:rPr>
        <w:t>{</w:t>
      </w:r>
    </w:p>
    <w:p w14:paraId="49B51B67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1290C3"/>
          <w:sz w:val="12"/>
          <w:szCs w:val="12"/>
        </w:rPr>
        <w:t>Random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ran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CC6C1D"/>
          <w:sz w:val="12"/>
          <w:szCs w:val="12"/>
        </w:rPr>
        <w:t>new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A7EC21"/>
          <w:sz w:val="12"/>
          <w:szCs w:val="12"/>
        </w:rPr>
        <w:t>Random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43E90CB8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CC6C1D"/>
          <w:sz w:val="12"/>
          <w:szCs w:val="12"/>
        </w:rPr>
        <w:t>int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random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F3EC79"/>
          <w:sz w:val="12"/>
          <w:szCs w:val="12"/>
        </w:rPr>
        <w:t>ran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A7EC21"/>
          <w:sz w:val="12"/>
          <w:szCs w:val="12"/>
        </w:rPr>
        <w:t>nextInt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6897BB"/>
          <w:sz w:val="12"/>
          <w:szCs w:val="12"/>
        </w:rPr>
        <w:t>2000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5E99C190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</w:t>
      </w:r>
    </w:p>
    <w:p w14:paraId="4BA39F88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2B75EF">
        <w:rPr>
          <w:rFonts w:ascii="Consolas" w:hAnsi="Consolas"/>
          <w:color w:val="1290C3"/>
          <w:sz w:val="12"/>
          <w:szCs w:val="12"/>
        </w:rPr>
        <w:t>String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project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17C6A3"/>
          <w:sz w:val="12"/>
          <w:szCs w:val="12"/>
        </w:rPr>
        <w:t>"docomo"</w:t>
      </w:r>
      <w:r w:rsidRPr="002B75EF">
        <w:rPr>
          <w:rFonts w:ascii="Consolas" w:hAnsi="Consolas"/>
          <w:color w:val="E6E6FA"/>
          <w:sz w:val="12"/>
          <w:szCs w:val="12"/>
        </w:rPr>
        <w:t>+</w:t>
      </w:r>
      <w:r w:rsidRPr="002B75EF">
        <w:rPr>
          <w:rFonts w:ascii="Consolas" w:hAnsi="Consolas"/>
          <w:color w:val="F3EC79"/>
          <w:sz w:val="12"/>
          <w:szCs w:val="12"/>
        </w:rPr>
        <w:t>random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5F2C05A9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2B75EF">
        <w:rPr>
          <w:rFonts w:ascii="Consolas" w:hAnsi="Consolas"/>
          <w:color w:val="1290C3"/>
          <w:sz w:val="12"/>
          <w:szCs w:val="12"/>
        </w:rPr>
        <w:t>String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username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17C6A3"/>
          <w:sz w:val="12"/>
          <w:szCs w:val="12"/>
        </w:rPr>
        <w:t>"usermee"</w:t>
      </w:r>
      <w:r w:rsidRPr="002B75EF">
        <w:rPr>
          <w:rFonts w:ascii="Consolas" w:hAnsi="Consolas"/>
          <w:color w:val="E6E6FA"/>
          <w:sz w:val="12"/>
          <w:szCs w:val="12"/>
        </w:rPr>
        <w:t>+</w:t>
      </w:r>
      <w:r w:rsidRPr="002B75EF">
        <w:rPr>
          <w:rFonts w:ascii="Consolas" w:hAnsi="Consolas"/>
          <w:color w:val="F3EC79"/>
          <w:sz w:val="12"/>
          <w:szCs w:val="12"/>
        </w:rPr>
        <w:t>random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36E21BC2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1B4FA284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91A6EE7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808080"/>
          <w:sz w:val="12"/>
          <w:szCs w:val="12"/>
        </w:rPr>
        <w:t>/* API- 1(request) == add a project inside the server */</w:t>
      </w:r>
    </w:p>
    <w:p w14:paraId="661D82A9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2B75EF">
        <w:rPr>
          <w:rFonts w:ascii="Consolas" w:hAnsi="Consolas"/>
          <w:color w:val="1290C3"/>
          <w:sz w:val="12"/>
          <w:szCs w:val="12"/>
        </w:rPr>
        <w:t>ProjectPojo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pojo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new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A7EC21"/>
          <w:sz w:val="12"/>
          <w:szCs w:val="12"/>
        </w:rPr>
        <w:t>ProjectPojo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project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"created"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"ploject"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6897BB"/>
          <w:sz w:val="12"/>
          <w:szCs w:val="12"/>
        </w:rPr>
        <w:t>0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152A7912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19735BB1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80F2F6"/>
          <w:sz w:val="12"/>
          <w:szCs w:val="12"/>
        </w:rPr>
        <w:t>Response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rsp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contentType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799158F5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body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pojo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580EB007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when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</w:p>
    <w:p w14:paraId="4683F4A7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post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17C6A3"/>
          <w:sz w:val="12"/>
          <w:szCs w:val="12"/>
        </w:rPr>
        <w:t>"http://49.249.28.218:8091/addproject"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4F4D8B06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F3EC79"/>
          <w:sz w:val="12"/>
          <w:szCs w:val="12"/>
        </w:rPr>
        <w:t>rsp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then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</w:p>
    <w:p w14:paraId="6CDB55A5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log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all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35718D6F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04BA3C7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1290C3"/>
          <w:sz w:val="12"/>
          <w:szCs w:val="12"/>
        </w:rPr>
        <w:t>String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projectname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3EC79"/>
          <w:sz w:val="12"/>
          <w:szCs w:val="12"/>
        </w:rPr>
        <w:t>rsp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jsonPath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A7EC21"/>
          <w:sz w:val="12"/>
          <w:szCs w:val="12"/>
        </w:rPr>
        <w:t>get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17C6A3"/>
          <w:sz w:val="12"/>
          <w:szCs w:val="12"/>
        </w:rPr>
        <w:t>"projectname"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50D6FBEF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1290C3"/>
          <w:sz w:val="12"/>
          <w:szCs w:val="12"/>
        </w:rPr>
        <w:t>System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A7EC21"/>
          <w:sz w:val="12"/>
          <w:szCs w:val="12"/>
        </w:rPr>
        <w:t>println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projectname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628BD637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9A5E661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808080"/>
          <w:sz w:val="12"/>
          <w:szCs w:val="12"/>
        </w:rPr>
        <w:t xml:space="preserve">/* </w:t>
      </w:r>
      <w:r w:rsidRPr="002B75EF">
        <w:rPr>
          <w:rFonts w:ascii="Consolas" w:hAnsi="Consolas"/>
          <w:color w:val="808080"/>
          <w:sz w:val="12"/>
          <w:szCs w:val="12"/>
          <w:u w:val="single"/>
        </w:rPr>
        <w:t>api</w:t>
      </w:r>
      <w:r w:rsidRPr="002B75EF">
        <w:rPr>
          <w:rFonts w:ascii="Consolas" w:hAnsi="Consolas"/>
          <w:color w:val="808080"/>
          <w:sz w:val="12"/>
          <w:szCs w:val="12"/>
        </w:rPr>
        <w:t xml:space="preserve">-2 add </w:t>
      </w:r>
      <w:r w:rsidRPr="002B75EF">
        <w:rPr>
          <w:rFonts w:ascii="Consolas" w:hAnsi="Consolas"/>
          <w:color w:val="808080"/>
          <w:sz w:val="12"/>
          <w:szCs w:val="12"/>
          <w:u w:val="single"/>
        </w:rPr>
        <w:t>employe</w:t>
      </w:r>
      <w:r w:rsidRPr="002B75EF">
        <w:rPr>
          <w:rFonts w:ascii="Consolas" w:hAnsi="Consolas"/>
          <w:color w:val="808080"/>
          <w:sz w:val="12"/>
          <w:szCs w:val="12"/>
        </w:rPr>
        <w:t xml:space="preserve"> to same project */</w:t>
      </w:r>
    </w:p>
    <w:p w14:paraId="5C83EE61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4C5CE298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1290C3"/>
          <w:sz w:val="12"/>
          <w:szCs w:val="12"/>
        </w:rPr>
        <w:t>EmployeePojo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2F200"/>
          <w:sz w:val="12"/>
          <w:szCs w:val="12"/>
        </w:rPr>
        <w:t>employePojo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=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CC6C1D"/>
          <w:sz w:val="12"/>
          <w:szCs w:val="12"/>
        </w:rPr>
        <w:t>new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A7EC21"/>
          <w:sz w:val="12"/>
          <w:szCs w:val="12"/>
        </w:rPr>
        <w:t>EmployeePojo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17C6A3"/>
          <w:sz w:val="12"/>
          <w:szCs w:val="12"/>
        </w:rPr>
        <w:t>"Architect"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"19/12/2000"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3EC79"/>
          <w:sz w:val="12"/>
          <w:szCs w:val="12"/>
        </w:rPr>
        <w:t>username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</w:p>
    <w:p w14:paraId="226DB584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6897BB"/>
          <w:sz w:val="12"/>
          <w:szCs w:val="12"/>
        </w:rPr>
        <w:t>5.5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"4563534353"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3EC79"/>
          <w:sz w:val="12"/>
          <w:szCs w:val="12"/>
        </w:rPr>
        <w:t>project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17C6A3"/>
          <w:sz w:val="12"/>
          <w:szCs w:val="12"/>
        </w:rPr>
        <w:t>"ROLE_EMPLOYEE"</w:t>
      </w:r>
      <w:r w:rsidRPr="002B75EF">
        <w:rPr>
          <w:rFonts w:ascii="Consolas" w:hAnsi="Consolas"/>
          <w:color w:val="E6E6FA"/>
          <w:sz w:val="12"/>
          <w:szCs w:val="12"/>
        </w:rPr>
        <w:t>,</w:t>
      </w:r>
      <w:r w:rsidRPr="002B75EF">
        <w:rPr>
          <w:rFonts w:ascii="Consolas" w:hAnsi="Consolas"/>
          <w:color w:val="F3EC79"/>
          <w:sz w:val="12"/>
          <w:szCs w:val="12"/>
        </w:rPr>
        <w:t>username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</w:p>
    <w:p w14:paraId="65D949B0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</w:p>
    <w:p w14:paraId="5BECE2BE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</w:p>
    <w:p w14:paraId="29C36BE4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contentType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490ECDA3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body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F3EC79"/>
          <w:sz w:val="12"/>
          <w:szCs w:val="12"/>
        </w:rPr>
        <w:t>employePojo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57F3CED0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when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</w:p>
    <w:p w14:paraId="3F51F148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post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17C6A3"/>
          <w:sz w:val="12"/>
          <w:szCs w:val="12"/>
        </w:rPr>
        <w:t>"http://49.249.28.218:8091/employees"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45A22A54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then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</w:p>
    <w:p w14:paraId="793EA3D1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assertThat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contentType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2B75EF">
        <w:rPr>
          <w:rFonts w:ascii="Consolas" w:hAnsi="Consolas"/>
          <w:color w:val="F9FAF4"/>
          <w:sz w:val="12"/>
          <w:szCs w:val="12"/>
        </w:rPr>
        <w:t>)</w:t>
      </w:r>
    </w:p>
    <w:p w14:paraId="731F77D1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assertThat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time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1290C3"/>
          <w:sz w:val="12"/>
          <w:szCs w:val="12"/>
        </w:rPr>
        <w:t>Matchers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i/>
          <w:iCs/>
          <w:color w:val="96EC3F"/>
          <w:sz w:val="12"/>
          <w:szCs w:val="12"/>
        </w:rPr>
        <w:t>lessThan</w:t>
      </w:r>
      <w:r w:rsidRPr="002B75EF">
        <w:rPr>
          <w:rFonts w:ascii="Consolas" w:hAnsi="Consolas"/>
          <w:color w:val="F9FAF4"/>
          <w:sz w:val="12"/>
          <w:szCs w:val="12"/>
        </w:rPr>
        <w:t>(</w:t>
      </w:r>
      <w:r w:rsidRPr="002B75EF">
        <w:rPr>
          <w:rFonts w:ascii="Consolas" w:hAnsi="Consolas"/>
          <w:color w:val="6897BB"/>
          <w:sz w:val="12"/>
          <w:szCs w:val="12"/>
        </w:rPr>
        <w:t>3000l</w:t>
      </w:r>
      <w:r w:rsidRPr="002B75EF">
        <w:rPr>
          <w:rFonts w:ascii="Consolas" w:hAnsi="Consolas"/>
          <w:color w:val="F9FAF4"/>
          <w:sz w:val="12"/>
          <w:szCs w:val="12"/>
        </w:rPr>
        <w:t>))</w:t>
      </w:r>
    </w:p>
    <w:p w14:paraId="19448689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  <w:t xml:space="preserve">                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log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.</w:t>
      </w:r>
      <w:r w:rsidRPr="002B75EF">
        <w:rPr>
          <w:rFonts w:ascii="Consolas" w:hAnsi="Consolas"/>
          <w:color w:val="80F6A7"/>
          <w:sz w:val="12"/>
          <w:szCs w:val="12"/>
        </w:rPr>
        <w:t>all</w:t>
      </w:r>
      <w:r w:rsidRPr="002B75EF">
        <w:rPr>
          <w:rFonts w:ascii="Consolas" w:hAnsi="Consolas"/>
          <w:color w:val="F9FAF4"/>
          <w:sz w:val="12"/>
          <w:szCs w:val="12"/>
        </w:rPr>
        <w:t>()</w:t>
      </w:r>
      <w:r w:rsidRPr="002B75EF">
        <w:rPr>
          <w:rFonts w:ascii="Consolas" w:hAnsi="Consolas"/>
          <w:color w:val="E6E6FA"/>
          <w:sz w:val="12"/>
          <w:szCs w:val="12"/>
        </w:rPr>
        <w:t>;</w:t>
      </w: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</w:p>
    <w:p w14:paraId="74EA081D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  <w:r w:rsidRPr="002B75EF">
        <w:rPr>
          <w:rFonts w:ascii="Consolas" w:hAnsi="Consolas"/>
          <w:color w:val="D9E8F7"/>
          <w:sz w:val="12"/>
          <w:szCs w:val="12"/>
        </w:rPr>
        <w:tab/>
      </w:r>
    </w:p>
    <w:p w14:paraId="51463247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ab/>
      </w:r>
    </w:p>
    <w:p w14:paraId="0D039D72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D9E8F7"/>
          <w:sz w:val="12"/>
          <w:szCs w:val="12"/>
        </w:rPr>
        <w:t xml:space="preserve"> </w:t>
      </w:r>
      <w:r w:rsidRPr="002B75EF">
        <w:rPr>
          <w:rFonts w:ascii="Consolas" w:hAnsi="Consolas"/>
          <w:color w:val="F9FAF4"/>
          <w:sz w:val="12"/>
          <w:szCs w:val="12"/>
        </w:rPr>
        <w:t>}</w:t>
      </w:r>
    </w:p>
    <w:p w14:paraId="5EBBD51C" w14:textId="77777777" w:rsidR="002B75EF" w:rsidRPr="002B75EF" w:rsidRDefault="002B75EF" w:rsidP="002B75E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2B75EF">
        <w:rPr>
          <w:rFonts w:ascii="Consolas" w:hAnsi="Consolas"/>
          <w:color w:val="F9FAF4"/>
          <w:sz w:val="12"/>
          <w:szCs w:val="12"/>
        </w:rPr>
        <w:t>}</w:t>
      </w:r>
    </w:p>
    <w:p w14:paraId="289A94F6" w14:textId="3F39E3C5" w:rsidR="002B75EF" w:rsidRDefault="006221E8" w:rsidP="006221E8">
      <w:pPr>
        <w:pStyle w:val="Heading1"/>
      </w:pPr>
      <w:r>
        <w:lastRenderedPageBreak/>
        <w:t>UTILITY=</w:t>
      </w:r>
      <w:r w:rsidR="00426902">
        <w:t xml:space="preserve"> </w:t>
      </w:r>
    </w:p>
    <w:p w14:paraId="156146C8" w14:textId="2DD3C036" w:rsidR="006221E8" w:rsidRDefault="00EC1E9D" w:rsidP="006221E8">
      <w:pPr>
        <w:pStyle w:val="ListParagraph"/>
        <w:numPr>
          <w:ilvl w:val="0"/>
          <w:numId w:val="132"/>
        </w:numPr>
      </w:pPr>
      <w:r>
        <w:t xml:space="preserve">IT IS COLLECTIOIN OF REUSABLE </w:t>
      </w:r>
      <w:r w:rsidR="0098063E">
        <w:t>MEHTODS WHICH CAN BE USED ACROSS THE TESTCASES CALLED AS UTILITY.</w:t>
      </w:r>
    </w:p>
    <w:p w14:paraId="1618679F" w14:textId="5F10C5D9" w:rsidR="001212B0" w:rsidRDefault="001212B0" w:rsidP="006221E8">
      <w:pPr>
        <w:pStyle w:val="ListParagraph"/>
        <w:numPr>
          <w:ilvl w:val="0"/>
          <w:numId w:val="132"/>
        </w:numPr>
      </w:pPr>
      <w:r>
        <w:t>INSIDE UTILITY USING OTHER UTILITY IS POSSIBLE.</w:t>
      </w:r>
    </w:p>
    <w:p w14:paraId="1C28B6B3" w14:textId="41986096" w:rsidR="0098063E" w:rsidRPr="005C72D0" w:rsidRDefault="00532604" w:rsidP="00532604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THERE ARE 2 TYPES OF UTILITY=</w:t>
      </w:r>
    </w:p>
    <w:p w14:paraId="5346C56E" w14:textId="093AE6D9" w:rsidR="00532604" w:rsidRDefault="00532604" w:rsidP="00532604">
      <w:pPr>
        <w:pStyle w:val="ListParagraph"/>
        <w:numPr>
          <w:ilvl w:val="0"/>
          <w:numId w:val="132"/>
        </w:numPr>
      </w:pPr>
      <w:r>
        <w:t>1 GENERIC UTILITY</w:t>
      </w:r>
    </w:p>
    <w:p w14:paraId="03D1AE2C" w14:textId="7BF4F30B" w:rsidR="00532604" w:rsidRDefault="00532604" w:rsidP="00532604">
      <w:pPr>
        <w:pStyle w:val="ListParagraph"/>
        <w:numPr>
          <w:ilvl w:val="0"/>
          <w:numId w:val="132"/>
        </w:numPr>
      </w:pPr>
      <w:r>
        <w:t>2 BUSINESS UTILITY</w:t>
      </w:r>
    </w:p>
    <w:p w14:paraId="12549FD5" w14:textId="787D0D79" w:rsidR="00532604" w:rsidRPr="005C72D0" w:rsidRDefault="00D52B66" w:rsidP="00D52B66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1 BUSINESS UTILITY=</w:t>
      </w:r>
    </w:p>
    <w:p w14:paraId="3098EF49" w14:textId="479347AB" w:rsidR="00D52B66" w:rsidRDefault="00D52B66" w:rsidP="00D52B66">
      <w:pPr>
        <w:pStyle w:val="ListParagraph"/>
        <w:numPr>
          <w:ilvl w:val="0"/>
          <w:numId w:val="133"/>
        </w:numPr>
      </w:pPr>
      <w:r>
        <w:t xml:space="preserve">ITS COLLECTION OF BUSINESS SPECIFIC POJO CLASS LIBRARIES </w:t>
      </w:r>
      <w:r w:rsidR="00B61AFE">
        <w:t>WHICH IS SPECIFIC TO APPLICATION AND ITS REUSABLE ACROSS THE PROJECT.</w:t>
      </w:r>
    </w:p>
    <w:p w14:paraId="626637E7" w14:textId="1DB94EA5" w:rsidR="00A53C2B" w:rsidRDefault="00A53C2B" w:rsidP="00D52B66">
      <w:pPr>
        <w:pStyle w:val="ListParagraph"/>
        <w:numPr>
          <w:ilvl w:val="0"/>
          <w:numId w:val="133"/>
        </w:numPr>
      </w:pPr>
      <w:r>
        <w:t>EXAMPLE= POJO CLASS WHICH IS SPECIFIC TO BUSINESS.</w:t>
      </w:r>
    </w:p>
    <w:p w14:paraId="5E08C541" w14:textId="2EC06BE6" w:rsidR="00A53C2B" w:rsidRPr="005C72D0" w:rsidRDefault="00A53C2B" w:rsidP="00A53C2B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2 GENERIC UTILITY=</w:t>
      </w:r>
    </w:p>
    <w:p w14:paraId="1AA78164" w14:textId="3BCEC0B5" w:rsidR="00A53C2B" w:rsidRDefault="00A53C2B" w:rsidP="00A53C2B">
      <w:pPr>
        <w:pStyle w:val="ListParagraph"/>
        <w:numPr>
          <w:ilvl w:val="0"/>
          <w:numId w:val="134"/>
        </w:numPr>
      </w:pPr>
      <w:r>
        <w:t xml:space="preserve">IT IS A COLLECTION GENERIC CLASSES </w:t>
      </w:r>
      <w:r w:rsidR="00F358AB">
        <w:t>CONTAINS REUSABLE MEHTODS / LIBRARYS.</w:t>
      </w:r>
    </w:p>
    <w:p w14:paraId="3E696846" w14:textId="53C6A402" w:rsidR="00F358AB" w:rsidRDefault="00F358AB" w:rsidP="00A53C2B">
      <w:pPr>
        <w:pStyle w:val="ListParagraph"/>
        <w:numPr>
          <w:ilvl w:val="0"/>
          <w:numId w:val="134"/>
        </w:numPr>
      </w:pPr>
      <w:r>
        <w:t xml:space="preserve">ONE OF THE COMMON LIBRARIES WHICH CAN BE USED FOR ANY APPLICATION </w:t>
      </w:r>
      <w:r w:rsidR="008B267B">
        <w:t xml:space="preserve">TO PERFORM BACKEND TESTING IT CONTAINS SEVERAL REUSABLE UTILITYS FOLLOWED BY </w:t>
      </w:r>
      <w:r w:rsidR="009919CB">
        <w:t>EXCEL , RESTASSURED , DATABASE , FILE , ENCRYPTION , JAVA AND WEBDRIVER UTILITY.</w:t>
      </w:r>
    </w:p>
    <w:p w14:paraId="121B781A" w14:textId="21830A7F" w:rsidR="00974BBB" w:rsidRDefault="00974BBB" w:rsidP="001212B0">
      <w:pPr>
        <w:pStyle w:val="ListParagraph"/>
      </w:pPr>
    </w:p>
    <w:p w14:paraId="23CC40E1" w14:textId="45BA82F7" w:rsidR="002B4AAB" w:rsidRDefault="002B4AAB" w:rsidP="001212B0">
      <w:r>
        <w:t>1 EXCEL UTILITY=</w:t>
      </w:r>
    </w:p>
    <w:p w14:paraId="315F19A7" w14:textId="36551017" w:rsidR="002B4AAB" w:rsidRDefault="002B4AAB" w:rsidP="00753D87">
      <w:pPr>
        <w:pStyle w:val="ListParagraph"/>
        <w:numPr>
          <w:ilvl w:val="0"/>
          <w:numId w:val="134"/>
        </w:numPr>
      </w:pPr>
      <w:r>
        <w:t>USED TO READ THE DATA FROM EXCEL IN CASE OF DATA PROVIDER AND DATA SIMULATION.</w:t>
      </w:r>
    </w:p>
    <w:p w14:paraId="012F372B" w14:textId="0A597C54" w:rsidR="00753D87" w:rsidRDefault="00753D87" w:rsidP="00753D87">
      <w:r>
        <w:t>2 REST ASSUERED UTILITY=</w:t>
      </w:r>
    </w:p>
    <w:p w14:paraId="66C7DCCF" w14:textId="2587E0E2" w:rsidR="00753D87" w:rsidRDefault="009E71D9" w:rsidP="00753D87">
      <w:pPr>
        <w:pStyle w:val="ListParagraph"/>
        <w:numPr>
          <w:ilvl w:val="0"/>
          <w:numId w:val="134"/>
        </w:numPr>
      </w:pPr>
      <w:r>
        <w:t xml:space="preserve">IT CONTAINS RESPONSE VALIDATION GENERIC MEHTOD AND IT CAN BE USED FOR API TEST VALIDATION </w:t>
      </w:r>
      <w:r w:rsidR="00014048">
        <w:t>LIKE VERIFY RESPONSE BODY AND GET JSON PATH ETC..,</w:t>
      </w:r>
    </w:p>
    <w:p w14:paraId="513197EE" w14:textId="60980489" w:rsidR="00014048" w:rsidRDefault="00014048" w:rsidP="00014048">
      <w:r>
        <w:t>3 DATA BASE UTILITY=</w:t>
      </w:r>
    </w:p>
    <w:p w14:paraId="7A9A6097" w14:textId="2A60679A" w:rsidR="00014048" w:rsidRDefault="003C7D95" w:rsidP="00014048">
      <w:pPr>
        <w:pStyle w:val="ListParagraph"/>
        <w:numPr>
          <w:ilvl w:val="0"/>
          <w:numId w:val="134"/>
        </w:numPr>
      </w:pPr>
      <w:r>
        <w:t xml:space="preserve">IT CONATINS DB CONNECTION AND DATA VALIDATION MEHTOD POST EXECUTION OF EVERY API , TEST EXPECTED RESULT </w:t>
      </w:r>
      <w:r w:rsidR="0086436A">
        <w:t>NEED TO BE VALIDATED WITH DB WRT RESPONSE BODY.</w:t>
      </w:r>
    </w:p>
    <w:p w14:paraId="173607CA" w14:textId="67507B52" w:rsidR="0086436A" w:rsidRDefault="0086436A" w:rsidP="0086436A">
      <w:r>
        <w:t>4 FILE UTILITY=</w:t>
      </w:r>
    </w:p>
    <w:p w14:paraId="00C52AA2" w14:textId="530EA892" w:rsidR="0086436A" w:rsidRDefault="004E17BF" w:rsidP="0086436A">
      <w:pPr>
        <w:pStyle w:val="ListParagraph"/>
        <w:numPr>
          <w:ilvl w:val="0"/>
          <w:numId w:val="134"/>
        </w:numPr>
      </w:pPr>
      <w:r>
        <w:t xml:space="preserve">BASE URL , AUTH CREDENTIALS , JDBC URL , UN AND PWD </w:t>
      </w:r>
      <w:r w:rsidR="00291B59">
        <w:t>WILL BE STORED IN ENVIRONMENT CONFIGURATION DATA FILE.</w:t>
      </w:r>
    </w:p>
    <w:p w14:paraId="7F597EC0" w14:textId="3539DC5E" w:rsidR="00291B59" w:rsidRDefault="00291B59" w:rsidP="0086436A">
      <w:pPr>
        <w:pStyle w:val="ListParagraph"/>
        <w:numPr>
          <w:ilvl w:val="0"/>
          <w:numId w:val="134"/>
        </w:numPr>
      </w:pPr>
      <w:r>
        <w:t xml:space="preserve">USED TO READ THE APPLICATION </w:t>
      </w:r>
      <w:r w:rsidR="00EF4B88">
        <w:t>ENVIRONMENT DETAILS FROM PROPERTIES FILE.</w:t>
      </w:r>
    </w:p>
    <w:p w14:paraId="188053E5" w14:textId="5DCF0EC5" w:rsidR="00EF4B88" w:rsidRDefault="00EF4B88" w:rsidP="00EF4B88">
      <w:r>
        <w:t>5 ENCRYPTIOIN UTILITY=</w:t>
      </w:r>
    </w:p>
    <w:p w14:paraId="3D90C547" w14:textId="483C3970" w:rsidR="00EF4B88" w:rsidRDefault="00673E2F" w:rsidP="00EF4B88">
      <w:pPr>
        <w:pStyle w:val="ListParagraph"/>
        <w:numPr>
          <w:ilvl w:val="0"/>
          <w:numId w:val="135"/>
        </w:numPr>
      </w:pPr>
      <w:r>
        <w:t>THERE ARE SOME MODULES WHERE WE NEED TO SEND ENCRYPTED DATA .</w:t>
      </w:r>
    </w:p>
    <w:p w14:paraId="0E0CB634" w14:textId="30062691" w:rsidR="00673E2F" w:rsidRDefault="00673E2F" w:rsidP="00EF4B88">
      <w:pPr>
        <w:pStyle w:val="ListParagraph"/>
        <w:numPr>
          <w:ilvl w:val="0"/>
          <w:numId w:val="135"/>
        </w:numPr>
      </w:pPr>
      <w:r>
        <w:t>EXAMPLE= PAYMENT INFO , UPDATA PAYMENT INFO USED TO ENCRYPT AND DECRYPT OF REQUEST AND RESPONSE PAYLOAD DURING THE API TESTING.</w:t>
      </w:r>
    </w:p>
    <w:p w14:paraId="0BA08CCF" w14:textId="64FE34AD" w:rsidR="001212B0" w:rsidRDefault="001212B0" w:rsidP="001212B0">
      <w:r>
        <w:t>6 JAVA UTILITY=</w:t>
      </w:r>
    </w:p>
    <w:p w14:paraId="7F11A2CB" w14:textId="4A899A75" w:rsidR="001212B0" w:rsidRDefault="00BF57D2" w:rsidP="001212B0">
      <w:pPr>
        <w:pStyle w:val="ListParagraph"/>
        <w:numPr>
          <w:ilvl w:val="0"/>
          <w:numId w:val="136"/>
        </w:numPr>
      </w:pPr>
      <w:r>
        <w:t>CONTAINS JAVA SPECIFIC LIBRARYS LIKE GENERATE THE RANDOM NUMBER AND GET SYSTME DATE ETC..,</w:t>
      </w:r>
    </w:p>
    <w:p w14:paraId="4D5234FE" w14:textId="122DFF54" w:rsidR="00E013C0" w:rsidRPr="005C72D0" w:rsidRDefault="00E013C0" w:rsidP="00E013C0">
      <w:pPr>
        <w:pStyle w:val="Heading2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ADVENTAGES OF GENERIC COMPONENTS=</w:t>
      </w:r>
    </w:p>
    <w:p w14:paraId="313C7693" w14:textId="09E171F2" w:rsidR="00E013C0" w:rsidRDefault="00E013C0" w:rsidP="00E013C0">
      <w:pPr>
        <w:pStyle w:val="ListParagraph"/>
        <w:numPr>
          <w:ilvl w:val="0"/>
          <w:numId w:val="136"/>
        </w:numPr>
      </w:pPr>
      <w:r>
        <w:t>REUSABILITY OF CODE.</w:t>
      </w:r>
    </w:p>
    <w:p w14:paraId="420CA15B" w14:textId="39B44EF9" w:rsidR="00E013C0" w:rsidRDefault="00E013C0" w:rsidP="00E013C0">
      <w:pPr>
        <w:pStyle w:val="ListParagraph"/>
        <w:numPr>
          <w:ilvl w:val="0"/>
          <w:numId w:val="136"/>
        </w:numPr>
      </w:pPr>
      <w:r>
        <w:t xml:space="preserve">CODE OPTIMIZATION </w:t>
      </w:r>
    </w:p>
    <w:p w14:paraId="0E21C4DC" w14:textId="2170641B" w:rsidR="00E013C0" w:rsidRDefault="00E013C0" w:rsidP="00E013C0">
      <w:pPr>
        <w:pStyle w:val="ListParagraph"/>
        <w:numPr>
          <w:ilvl w:val="0"/>
          <w:numId w:val="136"/>
        </w:numPr>
      </w:pPr>
      <w:r>
        <w:t>TESET SCRIPT DEVELOPMENT IS FASTER.</w:t>
      </w:r>
    </w:p>
    <w:p w14:paraId="456E341C" w14:textId="1F7BA853" w:rsidR="00E013C0" w:rsidRDefault="00E013C0" w:rsidP="00E013C0">
      <w:pPr>
        <w:pStyle w:val="ListParagraph"/>
        <w:numPr>
          <w:ilvl w:val="0"/>
          <w:numId w:val="136"/>
        </w:numPr>
      </w:pPr>
      <w:r>
        <w:t>TEST CODE READABILITY .</w:t>
      </w:r>
    </w:p>
    <w:p w14:paraId="0DEFFF1D" w14:textId="1C8CA898" w:rsidR="00E013C0" w:rsidRDefault="00E013C0" w:rsidP="00E013C0">
      <w:pPr>
        <w:pStyle w:val="ListParagraph"/>
        <w:numPr>
          <w:ilvl w:val="0"/>
          <w:numId w:val="136"/>
        </w:numPr>
      </w:pPr>
      <w:r>
        <w:t>AVOIDE DUPLICATE CODE.</w:t>
      </w:r>
    </w:p>
    <w:p w14:paraId="59A3CA09" w14:textId="36E6E182" w:rsidR="00E013C0" w:rsidRDefault="00E013C0" w:rsidP="00E013C0">
      <w:pPr>
        <w:pStyle w:val="ListParagraph"/>
        <w:numPr>
          <w:ilvl w:val="0"/>
          <w:numId w:val="136"/>
        </w:numPr>
      </w:pPr>
      <w:r>
        <w:t>GENERIC LIBRARYS ARE COMMON TO ALL AUTOMATION PROJECTS.</w:t>
      </w:r>
    </w:p>
    <w:p w14:paraId="268D0CAE" w14:textId="1266284F" w:rsidR="00A628D5" w:rsidRPr="00E013C0" w:rsidRDefault="00A628D5" w:rsidP="00E013C0">
      <w:pPr>
        <w:pStyle w:val="ListParagraph"/>
        <w:numPr>
          <w:ilvl w:val="0"/>
          <w:numId w:val="136"/>
        </w:numPr>
      </w:pPr>
      <w:r>
        <w:t xml:space="preserve">NO NEED TO REMEMBER THE SYNTAX </w:t>
      </w:r>
      <w:r w:rsidR="000D490F">
        <w:t>EVERY TIME JUST CREATE ONCE AND USE MULTIPLE TIMES.</w:t>
      </w:r>
    </w:p>
    <w:p w14:paraId="2EE843B5" w14:textId="6A6CA6F3" w:rsidR="009919CB" w:rsidRPr="00676B52" w:rsidRDefault="00E06CF8" w:rsidP="00974BBB">
      <w:pPr>
        <w:rPr>
          <w:b/>
          <w:bCs/>
          <w:u w:val="single"/>
        </w:rPr>
      </w:pPr>
      <w:r w:rsidRPr="00676B52">
        <w:rPr>
          <w:b/>
          <w:bCs/>
          <w:u w:val="single"/>
        </w:rPr>
        <w:lastRenderedPageBreak/>
        <w:t>RESTASSURED OR JSON UTILITY=</w:t>
      </w:r>
    </w:p>
    <w:p w14:paraId="0A256A58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CC6C1D"/>
          <w:sz w:val="12"/>
          <w:szCs w:val="12"/>
        </w:rPr>
        <w:t>public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CC6C1D"/>
          <w:sz w:val="12"/>
          <w:szCs w:val="12"/>
        </w:rPr>
        <w:t>class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290C3"/>
          <w:sz w:val="12"/>
          <w:szCs w:val="12"/>
        </w:rPr>
        <w:t>JsonUtility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9FAF4"/>
          <w:sz w:val="12"/>
          <w:szCs w:val="12"/>
        </w:rPr>
        <w:t>{</w:t>
      </w:r>
    </w:p>
    <w:p w14:paraId="586D55B5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1290C3"/>
          <w:sz w:val="12"/>
          <w:szCs w:val="12"/>
        </w:rPr>
        <w:t>FileUtility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66E1F8"/>
          <w:sz w:val="12"/>
          <w:szCs w:val="12"/>
        </w:rPr>
        <w:t>fLib</w:t>
      </w:r>
      <w:r w:rsidRPr="00676B52">
        <w:rPr>
          <w:rFonts w:ascii="Consolas" w:hAnsi="Consolas"/>
          <w:color w:val="E6E6FA"/>
          <w:sz w:val="12"/>
          <w:szCs w:val="12"/>
        </w:rPr>
        <w:t>=</w:t>
      </w:r>
      <w:r w:rsidRPr="00676B52">
        <w:rPr>
          <w:rFonts w:ascii="Consolas" w:hAnsi="Consolas"/>
          <w:color w:val="CC6C1D"/>
          <w:sz w:val="12"/>
          <w:szCs w:val="12"/>
        </w:rPr>
        <w:t>new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A7EC21"/>
          <w:sz w:val="12"/>
          <w:szCs w:val="12"/>
        </w:rPr>
        <w:t>FileUtility</w:t>
      </w:r>
      <w:r w:rsidRPr="00676B52">
        <w:rPr>
          <w:rFonts w:ascii="Consolas" w:hAnsi="Consolas"/>
          <w:color w:val="F9FAF4"/>
          <w:sz w:val="12"/>
          <w:szCs w:val="12"/>
        </w:rPr>
        <w:t>()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757DF33E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808080"/>
          <w:sz w:val="12"/>
          <w:szCs w:val="12"/>
        </w:rPr>
        <w:t xml:space="preserve">// get the </w:t>
      </w:r>
      <w:r w:rsidRPr="00676B52">
        <w:rPr>
          <w:rFonts w:ascii="Consolas" w:hAnsi="Consolas"/>
          <w:color w:val="808080"/>
          <w:sz w:val="12"/>
          <w:szCs w:val="12"/>
          <w:u w:val="single"/>
        </w:rPr>
        <w:t>jsondata</w:t>
      </w:r>
      <w:r w:rsidRPr="00676B52">
        <w:rPr>
          <w:rFonts w:ascii="Consolas" w:hAnsi="Consolas"/>
          <w:color w:val="808080"/>
          <w:sz w:val="12"/>
          <w:szCs w:val="12"/>
        </w:rPr>
        <w:t xml:space="preserve"> from based on </w:t>
      </w:r>
      <w:r w:rsidRPr="00676B52">
        <w:rPr>
          <w:rFonts w:ascii="Consolas" w:hAnsi="Consolas"/>
          <w:color w:val="808080"/>
          <w:sz w:val="12"/>
          <w:szCs w:val="12"/>
          <w:u w:val="single"/>
        </w:rPr>
        <w:t>json</w:t>
      </w:r>
      <w:r w:rsidRPr="00676B52">
        <w:rPr>
          <w:rFonts w:ascii="Consolas" w:hAnsi="Consolas"/>
          <w:color w:val="808080"/>
          <w:sz w:val="12"/>
          <w:szCs w:val="12"/>
        </w:rPr>
        <w:t xml:space="preserve"> complex </w:t>
      </w:r>
      <w:r w:rsidRPr="00676B52">
        <w:rPr>
          <w:rFonts w:ascii="Consolas" w:hAnsi="Consolas"/>
          <w:color w:val="808080"/>
          <w:sz w:val="12"/>
          <w:szCs w:val="12"/>
          <w:u w:val="single"/>
        </w:rPr>
        <w:t>xpath</w:t>
      </w:r>
    </w:p>
    <w:p w14:paraId="7BE98057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</w:p>
    <w:p w14:paraId="47ED7C52" w14:textId="3CCA0EC8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CC6C1D"/>
          <w:sz w:val="12"/>
          <w:szCs w:val="12"/>
        </w:rPr>
        <w:t>public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290C3"/>
          <w:sz w:val="12"/>
          <w:szCs w:val="12"/>
        </w:rPr>
        <w:t>String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EB540"/>
          <w:sz w:val="12"/>
          <w:szCs w:val="12"/>
        </w:rPr>
        <w:t>getDataOnJsonPath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80F2F6"/>
          <w:sz w:val="12"/>
          <w:szCs w:val="12"/>
        </w:rPr>
        <w:t>Response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="007B3039">
        <w:rPr>
          <w:rFonts w:ascii="Consolas" w:hAnsi="Consolas"/>
          <w:color w:val="79ABFF"/>
          <w:sz w:val="12"/>
          <w:szCs w:val="12"/>
        </w:rPr>
        <w:t>res,</w:t>
      </w:r>
      <w:r w:rsidR="007B3039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290C3"/>
          <w:sz w:val="12"/>
          <w:szCs w:val="12"/>
        </w:rPr>
        <w:t>String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79ABFF"/>
          <w:sz w:val="12"/>
          <w:szCs w:val="12"/>
        </w:rPr>
        <w:t>jsonXpath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9FAF4"/>
          <w:sz w:val="12"/>
          <w:szCs w:val="12"/>
        </w:rPr>
        <w:t>{</w:t>
      </w:r>
    </w:p>
    <w:p w14:paraId="7CC73339" w14:textId="09E60C42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80F2F6"/>
          <w:sz w:val="12"/>
          <w:szCs w:val="12"/>
        </w:rPr>
        <w:t>List</w:t>
      </w:r>
      <w:r w:rsidRPr="00676B52">
        <w:rPr>
          <w:rFonts w:ascii="Consolas" w:hAnsi="Consolas"/>
          <w:color w:val="E6E6FA"/>
          <w:sz w:val="12"/>
          <w:szCs w:val="12"/>
        </w:rPr>
        <w:t>&lt;</w:t>
      </w:r>
      <w:r w:rsidRPr="00676B52">
        <w:rPr>
          <w:rFonts w:ascii="Consolas" w:hAnsi="Consolas"/>
          <w:color w:val="B166DA"/>
          <w:sz w:val="12"/>
          <w:szCs w:val="12"/>
        </w:rPr>
        <w:t>Object</w:t>
      </w:r>
      <w:r w:rsidRPr="00676B52">
        <w:rPr>
          <w:rFonts w:ascii="Consolas" w:hAnsi="Consolas"/>
          <w:color w:val="E6E6FA"/>
          <w:sz w:val="12"/>
          <w:szCs w:val="12"/>
        </w:rPr>
        <w:t>&gt;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2F200"/>
          <w:sz w:val="12"/>
          <w:szCs w:val="12"/>
        </w:rPr>
        <w:t>list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E6E6FA"/>
          <w:sz w:val="12"/>
          <w:szCs w:val="12"/>
        </w:rPr>
        <w:t>=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290C3"/>
          <w:sz w:val="12"/>
          <w:szCs w:val="12"/>
        </w:rPr>
        <w:t>JsonPath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i/>
          <w:iCs/>
          <w:color w:val="96EC3F"/>
          <w:sz w:val="12"/>
          <w:szCs w:val="12"/>
        </w:rPr>
        <w:t>read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79ABFF"/>
          <w:sz w:val="12"/>
          <w:szCs w:val="12"/>
        </w:rPr>
        <w:t>re</w:t>
      </w:r>
      <w:r w:rsidR="00FC5F62">
        <w:rPr>
          <w:rFonts w:ascii="Consolas" w:hAnsi="Consolas"/>
          <w:color w:val="79ABFF"/>
          <w:sz w:val="12"/>
          <w:szCs w:val="12"/>
        </w:rPr>
        <w:t>s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asString</w:t>
      </w:r>
      <w:r w:rsidRPr="00676B52">
        <w:rPr>
          <w:rFonts w:ascii="Consolas" w:hAnsi="Consolas"/>
          <w:color w:val="F9FAF4"/>
          <w:sz w:val="12"/>
          <w:szCs w:val="12"/>
        </w:rPr>
        <w:t>()</w:t>
      </w:r>
      <w:r w:rsidRPr="00676B52">
        <w:rPr>
          <w:rFonts w:ascii="Consolas" w:hAnsi="Consolas"/>
          <w:color w:val="E6E6FA"/>
          <w:sz w:val="12"/>
          <w:szCs w:val="12"/>
        </w:rPr>
        <w:t>,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79ABFF"/>
          <w:sz w:val="12"/>
          <w:szCs w:val="12"/>
        </w:rPr>
        <w:t>jsonXpath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0104FEF5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CC6C1D"/>
          <w:sz w:val="12"/>
          <w:szCs w:val="12"/>
        </w:rPr>
        <w:t>return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3EC79"/>
          <w:sz w:val="12"/>
          <w:szCs w:val="12"/>
        </w:rPr>
        <w:t>list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get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6897BB"/>
          <w:sz w:val="12"/>
          <w:szCs w:val="12"/>
        </w:rPr>
        <w:t>0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CDF668"/>
          <w:sz w:val="12"/>
          <w:szCs w:val="12"/>
        </w:rPr>
        <w:t>toString</w:t>
      </w:r>
      <w:r w:rsidRPr="00676B52">
        <w:rPr>
          <w:rFonts w:ascii="Consolas" w:hAnsi="Consolas"/>
          <w:color w:val="F9FAF4"/>
          <w:sz w:val="12"/>
          <w:szCs w:val="12"/>
        </w:rPr>
        <w:t>()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37B5AA30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808080"/>
          <w:sz w:val="12"/>
          <w:szCs w:val="12"/>
        </w:rPr>
        <w:t xml:space="preserve">// get(0) </w:t>
      </w:r>
      <w:r w:rsidRPr="00676B52">
        <w:rPr>
          <w:rFonts w:ascii="Consolas" w:hAnsi="Consolas"/>
          <w:color w:val="808080"/>
          <w:sz w:val="12"/>
          <w:szCs w:val="12"/>
          <w:u w:val="single"/>
        </w:rPr>
        <w:t>becouse</w:t>
      </w:r>
      <w:r w:rsidRPr="00676B52">
        <w:rPr>
          <w:rFonts w:ascii="Consolas" w:hAnsi="Consolas"/>
          <w:color w:val="808080"/>
          <w:sz w:val="12"/>
          <w:szCs w:val="12"/>
        </w:rPr>
        <w:t xml:space="preserve"> we are passing unique condition with values</w:t>
      </w:r>
    </w:p>
    <w:p w14:paraId="4F4EBB38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F9FAF4"/>
          <w:sz w:val="12"/>
          <w:szCs w:val="12"/>
        </w:rPr>
        <w:t>}</w:t>
      </w:r>
    </w:p>
    <w:p w14:paraId="04A84130" w14:textId="63EA63B8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45D97E64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676B52">
        <w:rPr>
          <w:rFonts w:ascii="Consolas" w:hAnsi="Consolas"/>
          <w:color w:val="808080"/>
          <w:sz w:val="12"/>
          <w:szCs w:val="12"/>
        </w:rPr>
        <w:t xml:space="preserve">//get the </w:t>
      </w:r>
      <w:r w:rsidRPr="00676B52">
        <w:rPr>
          <w:rFonts w:ascii="Consolas" w:hAnsi="Consolas"/>
          <w:color w:val="808080"/>
          <w:sz w:val="12"/>
          <w:szCs w:val="12"/>
          <w:u w:val="single"/>
        </w:rPr>
        <w:t>xml</w:t>
      </w:r>
      <w:r w:rsidRPr="00676B52">
        <w:rPr>
          <w:rFonts w:ascii="Consolas" w:hAnsi="Consolas"/>
          <w:color w:val="808080"/>
          <w:sz w:val="12"/>
          <w:szCs w:val="12"/>
        </w:rPr>
        <w:t xml:space="preserve"> data from based on </w:t>
      </w:r>
      <w:r w:rsidRPr="00676B52">
        <w:rPr>
          <w:rFonts w:ascii="Consolas" w:hAnsi="Consolas"/>
          <w:color w:val="808080"/>
          <w:sz w:val="12"/>
          <w:szCs w:val="12"/>
          <w:u w:val="single"/>
        </w:rPr>
        <w:t>xml</w:t>
      </w:r>
      <w:r w:rsidRPr="00676B52">
        <w:rPr>
          <w:rFonts w:ascii="Consolas" w:hAnsi="Consolas"/>
          <w:color w:val="808080"/>
          <w:sz w:val="12"/>
          <w:szCs w:val="12"/>
        </w:rPr>
        <w:t xml:space="preserve"> complex </w:t>
      </w:r>
      <w:r w:rsidRPr="00676B52">
        <w:rPr>
          <w:rFonts w:ascii="Consolas" w:hAnsi="Consolas"/>
          <w:color w:val="808080"/>
          <w:sz w:val="12"/>
          <w:szCs w:val="12"/>
          <w:u w:val="single"/>
        </w:rPr>
        <w:t>xpath</w:t>
      </w:r>
      <w:r w:rsidRPr="00676B52">
        <w:rPr>
          <w:rFonts w:ascii="Consolas" w:hAnsi="Consolas"/>
          <w:color w:val="808080"/>
          <w:sz w:val="12"/>
          <w:szCs w:val="12"/>
        </w:rPr>
        <w:t>.</w:t>
      </w:r>
    </w:p>
    <w:p w14:paraId="43D2A5C2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</w:p>
    <w:p w14:paraId="032DDEBE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CC6C1D"/>
          <w:sz w:val="12"/>
          <w:szCs w:val="12"/>
        </w:rPr>
        <w:t>public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290C3"/>
          <w:sz w:val="12"/>
          <w:szCs w:val="12"/>
        </w:rPr>
        <w:t>String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EB540"/>
          <w:sz w:val="12"/>
          <w:szCs w:val="12"/>
        </w:rPr>
        <w:t>getDataOnXpathPath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80F2F6"/>
          <w:sz w:val="12"/>
          <w:szCs w:val="12"/>
        </w:rPr>
        <w:t>Response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79ABFF"/>
          <w:sz w:val="12"/>
          <w:szCs w:val="12"/>
        </w:rPr>
        <w:t>resp</w:t>
      </w:r>
      <w:r w:rsidRPr="00676B52">
        <w:rPr>
          <w:rFonts w:ascii="Consolas" w:hAnsi="Consolas"/>
          <w:color w:val="E6E6FA"/>
          <w:sz w:val="12"/>
          <w:szCs w:val="12"/>
        </w:rPr>
        <w:t>,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290C3"/>
          <w:sz w:val="12"/>
          <w:szCs w:val="12"/>
        </w:rPr>
        <w:t>String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79ABFF"/>
          <w:sz w:val="12"/>
          <w:szCs w:val="12"/>
        </w:rPr>
        <w:t>xmlXpath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9FAF4"/>
          <w:sz w:val="12"/>
          <w:szCs w:val="12"/>
        </w:rPr>
        <w:t>{</w:t>
      </w:r>
    </w:p>
    <w:p w14:paraId="11C6DBA5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CC6C1D"/>
          <w:sz w:val="12"/>
          <w:szCs w:val="12"/>
        </w:rPr>
        <w:t>return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79ABFF"/>
          <w:sz w:val="12"/>
          <w:szCs w:val="12"/>
        </w:rPr>
        <w:t>resp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xmlPath</w:t>
      </w:r>
      <w:r w:rsidRPr="00676B52">
        <w:rPr>
          <w:rFonts w:ascii="Consolas" w:hAnsi="Consolas"/>
          <w:color w:val="F9FAF4"/>
          <w:sz w:val="12"/>
          <w:szCs w:val="12"/>
        </w:rPr>
        <w:t>()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A7EC21"/>
          <w:sz w:val="12"/>
          <w:szCs w:val="12"/>
        </w:rPr>
        <w:t>get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79ABFF"/>
          <w:sz w:val="12"/>
          <w:szCs w:val="12"/>
        </w:rPr>
        <w:t>xmlXpath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14E4FA66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F9FAF4"/>
          <w:sz w:val="12"/>
          <w:szCs w:val="12"/>
        </w:rPr>
        <w:t>}</w:t>
      </w:r>
    </w:p>
    <w:p w14:paraId="2F66E10A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18D40923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808080"/>
          <w:sz w:val="12"/>
          <w:szCs w:val="12"/>
        </w:rPr>
        <w:t xml:space="preserve">//verify the data in </w:t>
      </w:r>
      <w:r w:rsidRPr="00676B52">
        <w:rPr>
          <w:rFonts w:ascii="Consolas" w:hAnsi="Consolas"/>
          <w:color w:val="808080"/>
          <w:sz w:val="12"/>
          <w:szCs w:val="12"/>
          <w:u w:val="single"/>
        </w:rPr>
        <w:t>jsonbody</w:t>
      </w:r>
      <w:r w:rsidRPr="00676B52">
        <w:rPr>
          <w:rFonts w:ascii="Consolas" w:hAnsi="Consolas"/>
          <w:color w:val="808080"/>
          <w:sz w:val="12"/>
          <w:szCs w:val="12"/>
        </w:rPr>
        <w:t xml:space="preserve"> based on </w:t>
      </w:r>
      <w:r w:rsidRPr="00676B52">
        <w:rPr>
          <w:rFonts w:ascii="Consolas" w:hAnsi="Consolas"/>
          <w:color w:val="808080"/>
          <w:sz w:val="12"/>
          <w:szCs w:val="12"/>
          <w:u w:val="single"/>
        </w:rPr>
        <w:t>json</w:t>
      </w:r>
      <w:r w:rsidRPr="00676B52">
        <w:rPr>
          <w:rFonts w:ascii="Consolas" w:hAnsi="Consolas"/>
          <w:color w:val="808080"/>
          <w:sz w:val="12"/>
          <w:szCs w:val="12"/>
        </w:rPr>
        <w:t xml:space="preserve"> path</w:t>
      </w:r>
    </w:p>
    <w:p w14:paraId="196F48A7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</w:p>
    <w:p w14:paraId="5D42E657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CC6C1D"/>
          <w:sz w:val="12"/>
          <w:szCs w:val="12"/>
        </w:rPr>
        <w:t>public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CC6C1D"/>
          <w:sz w:val="12"/>
          <w:szCs w:val="12"/>
        </w:rPr>
        <w:t>boolean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EB540"/>
          <w:sz w:val="12"/>
          <w:szCs w:val="12"/>
        </w:rPr>
        <w:t>verifyDataOnJson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80F2F6"/>
          <w:sz w:val="12"/>
          <w:szCs w:val="12"/>
        </w:rPr>
        <w:t>Response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79ABFF"/>
          <w:sz w:val="12"/>
          <w:szCs w:val="12"/>
        </w:rPr>
        <w:t>rsp</w:t>
      </w:r>
      <w:r w:rsidRPr="00676B52">
        <w:rPr>
          <w:rFonts w:ascii="Consolas" w:hAnsi="Consolas"/>
          <w:color w:val="E6E6FA"/>
          <w:sz w:val="12"/>
          <w:szCs w:val="12"/>
        </w:rPr>
        <w:t>,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290C3"/>
          <w:sz w:val="12"/>
          <w:szCs w:val="12"/>
        </w:rPr>
        <w:t>String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79ABFF"/>
          <w:sz w:val="12"/>
          <w:szCs w:val="12"/>
        </w:rPr>
        <w:t>jsonXpath</w:t>
      </w:r>
      <w:r w:rsidRPr="00676B52">
        <w:rPr>
          <w:rFonts w:ascii="Consolas" w:hAnsi="Consolas"/>
          <w:color w:val="E6E6FA"/>
          <w:sz w:val="12"/>
          <w:szCs w:val="12"/>
        </w:rPr>
        <w:t>,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290C3"/>
          <w:sz w:val="12"/>
          <w:szCs w:val="12"/>
        </w:rPr>
        <w:t>String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79ABFF"/>
          <w:sz w:val="12"/>
          <w:szCs w:val="12"/>
        </w:rPr>
        <w:t>expectedData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9FAF4"/>
          <w:sz w:val="12"/>
          <w:szCs w:val="12"/>
        </w:rPr>
        <w:t>{</w:t>
      </w:r>
    </w:p>
    <w:p w14:paraId="6A8B6FDE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80F2F6"/>
          <w:sz w:val="12"/>
          <w:szCs w:val="12"/>
        </w:rPr>
        <w:t>List</w:t>
      </w:r>
      <w:r w:rsidRPr="00676B52">
        <w:rPr>
          <w:rFonts w:ascii="Consolas" w:hAnsi="Consolas"/>
          <w:color w:val="E6E6FA"/>
          <w:sz w:val="12"/>
          <w:szCs w:val="12"/>
        </w:rPr>
        <w:t>&lt;</w:t>
      </w:r>
      <w:r w:rsidRPr="00676B52">
        <w:rPr>
          <w:rFonts w:ascii="Consolas" w:hAnsi="Consolas"/>
          <w:color w:val="B166DA"/>
          <w:sz w:val="12"/>
          <w:szCs w:val="12"/>
        </w:rPr>
        <w:t>String</w:t>
      </w:r>
      <w:r w:rsidRPr="00676B52">
        <w:rPr>
          <w:rFonts w:ascii="Consolas" w:hAnsi="Consolas"/>
          <w:color w:val="E6E6FA"/>
          <w:sz w:val="12"/>
          <w:szCs w:val="12"/>
        </w:rPr>
        <w:t>&gt;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2F200"/>
          <w:sz w:val="12"/>
          <w:szCs w:val="12"/>
        </w:rPr>
        <w:t>list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E6E6FA"/>
          <w:sz w:val="12"/>
          <w:szCs w:val="12"/>
        </w:rPr>
        <w:t>=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290C3"/>
          <w:sz w:val="12"/>
          <w:szCs w:val="12"/>
        </w:rPr>
        <w:t>JsonPath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i/>
          <w:iCs/>
          <w:color w:val="96EC3F"/>
          <w:sz w:val="12"/>
          <w:szCs w:val="12"/>
        </w:rPr>
        <w:t>read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79ABFF"/>
          <w:sz w:val="12"/>
          <w:szCs w:val="12"/>
        </w:rPr>
        <w:t>rsp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asString</w:t>
      </w:r>
      <w:r w:rsidRPr="00676B52">
        <w:rPr>
          <w:rFonts w:ascii="Consolas" w:hAnsi="Consolas"/>
          <w:color w:val="F9FAF4"/>
          <w:sz w:val="12"/>
          <w:szCs w:val="12"/>
        </w:rPr>
        <w:t>()</w:t>
      </w:r>
      <w:r w:rsidRPr="00676B52">
        <w:rPr>
          <w:rFonts w:ascii="Consolas" w:hAnsi="Consolas"/>
          <w:color w:val="E6E6FA"/>
          <w:sz w:val="12"/>
          <w:szCs w:val="12"/>
        </w:rPr>
        <w:t>,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79ABFF"/>
          <w:sz w:val="12"/>
          <w:szCs w:val="12"/>
        </w:rPr>
        <w:t>jsonXpath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024F96CE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CC6C1D"/>
          <w:sz w:val="12"/>
          <w:szCs w:val="12"/>
        </w:rPr>
        <w:t>boolean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2F200"/>
          <w:sz w:val="12"/>
          <w:szCs w:val="12"/>
        </w:rPr>
        <w:t>flag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E6E6FA"/>
          <w:sz w:val="12"/>
          <w:szCs w:val="12"/>
        </w:rPr>
        <w:t>=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CC6C1D"/>
          <w:sz w:val="12"/>
          <w:szCs w:val="12"/>
        </w:rPr>
        <w:t>false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425919AE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CC6C1D"/>
          <w:sz w:val="12"/>
          <w:szCs w:val="12"/>
        </w:rPr>
        <w:t>for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1290C3"/>
          <w:sz w:val="12"/>
          <w:szCs w:val="12"/>
        </w:rPr>
        <w:t>String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2F200"/>
          <w:sz w:val="12"/>
          <w:szCs w:val="12"/>
        </w:rPr>
        <w:t>str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E6E6FA"/>
          <w:sz w:val="12"/>
          <w:szCs w:val="12"/>
        </w:rPr>
        <w:t>: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3EC79"/>
          <w:sz w:val="12"/>
          <w:szCs w:val="12"/>
        </w:rPr>
        <w:t>list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9FAF4"/>
          <w:sz w:val="12"/>
          <w:szCs w:val="12"/>
        </w:rPr>
        <w:t>{</w:t>
      </w:r>
    </w:p>
    <w:p w14:paraId="6F3AEE92" w14:textId="4768DC3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12"/>
          <w:szCs w:val="12"/>
        </w:rPr>
        <w:t xml:space="preserve">      </w:t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CC6C1D"/>
          <w:sz w:val="12"/>
          <w:szCs w:val="12"/>
        </w:rPr>
        <w:t>if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F3EC79"/>
          <w:sz w:val="12"/>
          <w:szCs w:val="12"/>
        </w:rPr>
        <w:t>str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A7EC21"/>
          <w:sz w:val="12"/>
          <w:szCs w:val="12"/>
        </w:rPr>
        <w:t>equals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79ABFF"/>
          <w:sz w:val="12"/>
          <w:szCs w:val="12"/>
        </w:rPr>
        <w:t>expectedData</w:t>
      </w:r>
      <w:r w:rsidRPr="00676B52">
        <w:rPr>
          <w:rFonts w:ascii="Consolas" w:hAnsi="Consolas"/>
          <w:color w:val="F9FAF4"/>
          <w:sz w:val="12"/>
          <w:szCs w:val="12"/>
        </w:rPr>
        <w:t>))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9FAF4"/>
          <w:sz w:val="12"/>
          <w:szCs w:val="12"/>
        </w:rPr>
        <w:t>{</w:t>
      </w:r>
    </w:p>
    <w:p w14:paraId="42DF3706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1290C3"/>
          <w:sz w:val="12"/>
          <w:szCs w:val="12"/>
        </w:rPr>
        <w:t>System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A7EC21"/>
          <w:sz w:val="12"/>
          <w:szCs w:val="12"/>
        </w:rPr>
        <w:t>println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79ABFF"/>
          <w:sz w:val="12"/>
          <w:szCs w:val="12"/>
        </w:rPr>
        <w:t>expectedData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E6E6FA"/>
          <w:sz w:val="12"/>
          <w:szCs w:val="12"/>
        </w:rPr>
        <w:t>+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7C6A3"/>
          <w:sz w:val="12"/>
          <w:szCs w:val="12"/>
        </w:rPr>
        <w:t>"is available==pass"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084EAEE2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F3EC79"/>
          <w:sz w:val="12"/>
          <w:szCs w:val="12"/>
        </w:rPr>
        <w:t>flag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E6E6FA"/>
          <w:sz w:val="12"/>
          <w:szCs w:val="12"/>
        </w:rPr>
        <w:t>=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CC6C1D"/>
          <w:sz w:val="12"/>
          <w:szCs w:val="12"/>
        </w:rPr>
        <w:t>true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4D97D570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F9FAF4"/>
          <w:sz w:val="12"/>
          <w:szCs w:val="12"/>
        </w:rPr>
        <w:t>}</w:t>
      </w:r>
    </w:p>
    <w:p w14:paraId="54E41283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F9FAF4"/>
          <w:sz w:val="12"/>
          <w:szCs w:val="12"/>
        </w:rPr>
        <w:t>}</w:t>
      </w:r>
    </w:p>
    <w:p w14:paraId="4CA709D9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CC6C1D"/>
          <w:sz w:val="12"/>
          <w:szCs w:val="12"/>
        </w:rPr>
        <w:t>if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F3EC79"/>
          <w:sz w:val="12"/>
          <w:szCs w:val="12"/>
        </w:rPr>
        <w:t>flag</w:t>
      </w:r>
      <w:r w:rsidRPr="00676B52">
        <w:rPr>
          <w:rFonts w:ascii="Consolas" w:hAnsi="Consolas"/>
          <w:color w:val="E6E6FA"/>
          <w:sz w:val="12"/>
          <w:szCs w:val="12"/>
        </w:rPr>
        <w:t>==</w:t>
      </w:r>
      <w:r w:rsidRPr="00676B52">
        <w:rPr>
          <w:rFonts w:ascii="Consolas" w:hAnsi="Consolas"/>
          <w:color w:val="CC6C1D"/>
          <w:sz w:val="12"/>
          <w:szCs w:val="12"/>
        </w:rPr>
        <w:t>false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9FAF4"/>
          <w:sz w:val="12"/>
          <w:szCs w:val="12"/>
        </w:rPr>
        <w:t>{</w:t>
      </w:r>
    </w:p>
    <w:p w14:paraId="3F31B701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1290C3"/>
          <w:sz w:val="12"/>
          <w:szCs w:val="12"/>
        </w:rPr>
        <w:t>System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A7EC21"/>
          <w:sz w:val="12"/>
          <w:szCs w:val="12"/>
        </w:rPr>
        <w:t>println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79ABFF"/>
          <w:sz w:val="12"/>
          <w:szCs w:val="12"/>
        </w:rPr>
        <w:t>expectedData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E6E6FA"/>
          <w:sz w:val="12"/>
          <w:szCs w:val="12"/>
        </w:rPr>
        <w:t>+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7C6A3"/>
          <w:sz w:val="12"/>
          <w:szCs w:val="12"/>
        </w:rPr>
        <w:t>" is not available==fail"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71466DCA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F9FAF4"/>
          <w:sz w:val="12"/>
          <w:szCs w:val="12"/>
        </w:rPr>
        <w:t>}</w:t>
      </w:r>
    </w:p>
    <w:p w14:paraId="35EEC2B6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CC6C1D"/>
          <w:sz w:val="12"/>
          <w:szCs w:val="12"/>
        </w:rPr>
        <w:t>return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3EC79"/>
          <w:sz w:val="12"/>
          <w:szCs w:val="12"/>
        </w:rPr>
        <w:t>flag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23B0A25A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F9FAF4"/>
          <w:sz w:val="12"/>
          <w:szCs w:val="12"/>
        </w:rPr>
        <w:t>}</w:t>
      </w:r>
    </w:p>
    <w:p w14:paraId="4A510F31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2C0A2FE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CC6C1D"/>
          <w:sz w:val="12"/>
          <w:szCs w:val="12"/>
        </w:rPr>
        <w:t>public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290C3"/>
          <w:sz w:val="12"/>
          <w:szCs w:val="12"/>
        </w:rPr>
        <w:t>String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EB540"/>
          <w:sz w:val="12"/>
          <w:szCs w:val="12"/>
        </w:rPr>
        <w:t>getAccessToken</w:t>
      </w:r>
      <w:r w:rsidRPr="00676B52">
        <w:rPr>
          <w:rFonts w:ascii="Consolas" w:hAnsi="Consolas"/>
          <w:color w:val="F9FAF4"/>
          <w:sz w:val="12"/>
          <w:szCs w:val="12"/>
        </w:rPr>
        <w:t>()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CC6C1D"/>
          <w:sz w:val="12"/>
          <w:szCs w:val="12"/>
        </w:rPr>
        <w:t>throws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290C3"/>
          <w:sz w:val="12"/>
          <w:szCs w:val="12"/>
        </w:rPr>
        <w:t>Exception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9FAF4"/>
          <w:sz w:val="12"/>
          <w:szCs w:val="12"/>
        </w:rPr>
        <w:t>{</w:t>
      </w:r>
    </w:p>
    <w:p w14:paraId="5339BC18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808080"/>
          <w:sz w:val="12"/>
          <w:szCs w:val="12"/>
        </w:rPr>
        <w:t>/* API-1 get Authentication */</w:t>
      </w:r>
    </w:p>
    <w:p w14:paraId="68F1CC0B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80F2F6"/>
          <w:sz w:val="12"/>
          <w:szCs w:val="12"/>
        </w:rPr>
        <w:t>Response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2F200"/>
          <w:sz w:val="12"/>
          <w:szCs w:val="12"/>
        </w:rPr>
        <w:t>resp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E6E6FA"/>
          <w:sz w:val="12"/>
          <w:szCs w:val="12"/>
        </w:rPr>
        <w:t>=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676B52">
        <w:rPr>
          <w:rFonts w:ascii="Consolas" w:hAnsi="Consolas"/>
          <w:color w:val="F9FAF4"/>
          <w:sz w:val="12"/>
          <w:szCs w:val="12"/>
        </w:rPr>
        <w:t>()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808080"/>
          <w:sz w:val="12"/>
          <w:szCs w:val="12"/>
        </w:rPr>
        <w:t>// authentication protocol information</w:t>
      </w:r>
    </w:p>
    <w:p w14:paraId="1F2DAE58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formParam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17C6A3"/>
          <w:sz w:val="12"/>
          <w:szCs w:val="12"/>
        </w:rPr>
        <w:t>"client_id"</w:t>
      </w:r>
      <w:r w:rsidRPr="00676B52">
        <w:rPr>
          <w:rFonts w:ascii="Consolas" w:hAnsi="Consolas"/>
          <w:color w:val="E6E6FA"/>
          <w:sz w:val="12"/>
          <w:szCs w:val="12"/>
        </w:rPr>
        <w:t>,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66E1F8"/>
          <w:sz w:val="12"/>
          <w:szCs w:val="12"/>
        </w:rPr>
        <w:t>fLib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A7EC21"/>
          <w:sz w:val="12"/>
          <w:szCs w:val="12"/>
        </w:rPr>
        <w:t>getDataFromPropertiesFile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17C6A3"/>
          <w:sz w:val="12"/>
          <w:szCs w:val="12"/>
        </w:rPr>
        <w:t>"ClientID"</w:t>
      </w:r>
      <w:r w:rsidRPr="00676B52">
        <w:rPr>
          <w:rFonts w:ascii="Consolas" w:hAnsi="Consolas"/>
          <w:color w:val="F9FAF4"/>
          <w:sz w:val="12"/>
          <w:szCs w:val="12"/>
        </w:rPr>
        <w:t>))</w:t>
      </w:r>
    </w:p>
    <w:p w14:paraId="36863279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formParam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17C6A3"/>
          <w:sz w:val="12"/>
          <w:szCs w:val="12"/>
        </w:rPr>
        <w:t>"client_secret"</w:t>
      </w:r>
      <w:r w:rsidRPr="00676B52">
        <w:rPr>
          <w:rFonts w:ascii="Consolas" w:hAnsi="Consolas"/>
          <w:color w:val="E6E6FA"/>
          <w:sz w:val="12"/>
          <w:szCs w:val="12"/>
        </w:rPr>
        <w:t>,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66E1F8"/>
          <w:sz w:val="12"/>
          <w:szCs w:val="12"/>
        </w:rPr>
        <w:t>fLib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A7EC21"/>
          <w:sz w:val="12"/>
          <w:szCs w:val="12"/>
        </w:rPr>
        <w:t>getDataFromPropertiesFile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17C6A3"/>
          <w:sz w:val="12"/>
          <w:szCs w:val="12"/>
        </w:rPr>
        <w:t>"ClientSecret"</w:t>
      </w:r>
      <w:r w:rsidRPr="00676B52">
        <w:rPr>
          <w:rFonts w:ascii="Consolas" w:hAnsi="Consolas"/>
          <w:color w:val="F9FAF4"/>
          <w:sz w:val="12"/>
          <w:szCs w:val="12"/>
        </w:rPr>
        <w:t>))</w:t>
      </w:r>
    </w:p>
    <w:p w14:paraId="554B10E4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formParam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17C6A3"/>
          <w:sz w:val="12"/>
          <w:szCs w:val="12"/>
        </w:rPr>
        <w:t>"grant_type"</w:t>
      </w:r>
      <w:r w:rsidRPr="00676B52">
        <w:rPr>
          <w:rFonts w:ascii="Consolas" w:hAnsi="Consolas"/>
          <w:color w:val="E6E6FA"/>
          <w:sz w:val="12"/>
          <w:szCs w:val="12"/>
        </w:rPr>
        <w:t>,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17C6A3"/>
          <w:sz w:val="12"/>
          <w:szCs w:val="12"/>
        </w:rPr>
        <w:t>"client_credentials"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when</w:t>
      </w:r>
      <w:r w:rsidRPr="00676B52">
        <w:rPr>
          <w:rFonts w:ascii="Consolas" w:hAnsi="Consolas"/>
          <w:color w:val="F9FAF4"/>
          <w:sz w:val="12"/>
          <w:szCs w:val="12"/>
        </w:rPr>
        <w:t>()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808080"/>
          <w:sz w:val="12"/>
          <w:szCs w:val="12"/>
        </w:rPr>
        <w:t>// post is used to carry the protocol info we</w:t>
      </w:r>
    </w:p>
    <w:p w14:paraId="3BD3D8DD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808080"/>
          <w:sz w:val="12"/>
          <w:szCs w:val="12"/>
        </w:rPr>
        <w:t xml:space="preserve">// cannot use get </w:t>
      </w:r>
      <w:r w:rsidRPr="00676B52">
        <w:rPr>
          <w:rFonts w:ascii="Consolas" w:hAnsi="Consolas"/>
          <w:color w:val="808080"/>
          <w:sz w:val="12"/>
          <w:szCs w:val="12"/>
          <w:u w:val="single"/>
        </w:rPr>
        <w:t>becouse</w:t>
      </w:r>
      <w:r w:rsidRPr="00676B52">
        <w:rPr>
          <w:rFonts w:ascii="Consolas" w:hAnsi="Consolas"/>
          <w:color w:val="808080"/>
          <w:sz w:val="12"/>
          <w:szCs w:val="12"/>
        </w:rPr>
        <w:t xml:space="preserve"> does not have a</w:t>
      </w:r>
    </w:p>
    <w:p w14:paraId="49336E8D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808080"/>
          <w:sz w:val="12"/>
          <w:szCs w:val="12"/>
        </w:rPr>
        <w:t xml:space="preserve">// request </w:t>
      </w:r>
      <w:r w:rsidRPr="00676B52">
        <w:rPr>
          <w:rFonts w:ascii="Consolas" w:hAnsi="Consolas"/>
          <w:color w:val="808080"/>
          <w:sz w:val="12"/>
          <w:szCs w:val="12"/>
          <w:u w:val="single"/>
        </w:rPr>
        <w:t>payload</w:t>
      </w:r>
      <w:r w:rsidRPr="00676B52">
        <w:rPr>
          <w:rFonts w:ascii="Consolas" w:hAnsi="Consolas"/>
          <w:color w:val="808080"/>
          <w:sz w:val="12"/>
          <w:szCs w:val="12"/>
        </w:rPr>
        <w:t>.</w:t>
      </w:r>
    </w:p>
    <w:p w14:paraId="5524F003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post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17C6A3"/>
          <w:sz w:val="12"/>
          <w:szCs w:val="12"/>
        </w:rPr>
        <w:t>"http://49.249.28.218:8180/auth/realms/ninza/protocol/openid-connect/token"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0518864C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F3EC79"/>
          <w:sz w:val="12"/>
          <w:szCs w:val="12"/>
        </w:rPr>
        <w:t>resp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then</w:t>
      </w:r>
      <w:r w:rsidRPr="00676B52">
        <w:rPr>
          <w:rFonts w:ascii="Consolas" w:hAnsi="Consolas"/>
          <w:color w:val="F9FAF4"/>
          <w:sz w:val="12"/>
          <w:szCs w:val="12"/>
        </w:rPr>
        <w:t>()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log</w:t>
      </w:r>
      <w:r w:rsidRPr="00676B52">
        <w:rPr>
          <w:rFonts w:ascii="Consolas" w:hAnsi="Consolas"/>
          <w:color w:val="F9FAF4"/>
          <w:sz w:val="12"/>
          <w:szCs w:val="12"/>
        </w:rPr>
        <w:t>()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all</w:t>
      </w:r>
      <w:r w:rsidRPr="00676B52">
        <w:rPr>
          <w:rFonts w:ascii="Consolas" w:hAnsi="Consolas"/>
          <w:color w:val="F9FAF4"/>
          <w:sz w:val="12"/>
          <w:szCs w:val="12"/>
        </w:rPr>
        <w:t>()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18E4D7F8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808080"/>
          <w:sz w:val="12"/>
          <w:szCs w:val="12"/>
        </w:rPr>
        <w:t xml:space="preserve">// we need to write this </w:t>
      </w:r>
      <w:r w:rsidRPr="00676B52">
        <w:rPr>
          <w:rFonts w:ascii="Consolas" w:hAnsi="Consolas"/>
          <w:color w:val="808080"/>
          <w:sz w:val="12"/>
          <w:szCs w:val="12"/>
          <w:u w:val="single"/>
        </w:rPr>
        <w:t>programme</w:t>
      </w:r>
      <w:r w:rsidRPr="00676B52">
        <w:rPr>
          <w:rFonts w:ascii="Consolas" w:hAnsi="Consolas"/>
          <w:color w:val="808080"/>
          <w:sz w:val="12"/>
          <w:szCs w:val="12"/>
        </w:rPr>
        <w:t xml:space="preserve"> in order to get the token</w:t>
      </w:r>
    </w:p>
    <w:p w14:paraId="1E3E0E14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4DAEC598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808080"/>
          <w:sz w:val="12"/>
          <w:szCs w:val="12"/>
        </w:rPr>
        <w:t>// to capture the token from the response</w:t>
      </w:r>
    </w:p>
    <w:p w14:paraId="44DF3821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1290C3"/>
          <w:sz w:val="12"/>
          <w:szCs w:val="12"/>
        </w:rPr>
        <w:t>String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2F200"/>
          <w:sz w:val="12"/>
          <w:szCs w:val="12"/>
        </w:rPr>
        <w:t>token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E6E6FA"/>
          <w:sz w:val="12"/>
          <w:szCs w:val="12"/>
        </w:rPr>
        <w:t>=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3EC79"/>
          <w:sz w:val="12"/>
          <w:szCs w:val="12"/>
        </w:rPr>
        <w:t>resp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80F6A7"/>
          <w:sz w:val="12"/>
          <w:szCs w:val="12"/>
        </w:rPr>
        <w:t>jsonPath</w:t>
      </w:r>
      <w:r w:rsidRPr="00676B52">
        <w:rPr>
          <w:rFonts w:ascii="Consolas" w:hAnsi="Consolas"/>
          <w:color w:val="F9FAF4"/>
          <w:sz w:val="12"/>
          <w:szCs w:val="12"/>
        </w:rPr>
        <w:t>()</w:t>
      </w:r>
      <w:r w:rsidRPr="00676B52">
        <w:rPr>
          <w:rFonts w:ascii="Consolas" w:hAnsi="Consolas"/>
          <w:color w:val="E6E6FA"/>
          <w:sz w:val="12"/>
          <w:szCs w:val="12"/>
        </w:rPr>
        <w:t>.</w:t>
      </w:r>
      <w:r w:rsidRPr="00676B52">
        <w:rPr>
          <w:rFonts w:ascii="Consolas" w:hAnsi="Consolas"/>
          <w:color w:val="A7EC21"/>
          <w:sz w:val="12"/>
          <w:szCs w:val="12"/>
        </w:rPr>
        <w:t>get</w:t>
      </w:r>
      <w:r w:rsidRPr="00676B52">
        <w:rPr>
          <w:rFonts w:ascii="Consolas" w:hAnsi="Consolas"/>
          <w:color w:val="F9FAF4"/>
          <w:sz w:val="12"/>
          <w:szCs w:val="12"/>
        </w:rPr>
        <w:t>(</w:t>
      </w:r>
      <w:r w:rsidRPr="00676B52">
        <w:rPr>
          <w:rFonts w:ascii="Consolas" w:hAnsi="Consolas"/>
          <w:color w:val="17C6A3"/>
          <w:sz w:val="12"/>
          <w:szCs w:val="12"/>
        </w:rPr>
        <w:t>"access_token"</w:t>
      </w:r>
      <w:r w:rsidRPr="00676B52">
        <w:rPr>
          <w:rFonts w:ascii="Consolas" w:hAnsi="Consolas"/>
          <w:color w:val="F9FAF4"/>
          <w:sz w:val="12"/>
          <w:szCs w:val="12"/>
        </w:rPr>
        <w:t>)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427910A5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CC6C1D"/>
          <w:sz w:val="12"/>
          <w:szCs w:val="12"/>
        </w:rPr>
        <w:t>return</w:t>
      </w:r>
      <w:r w:rsidRPr="00676B52">
        <w:rPr>
          <w:rFonts w:ascii="Consolas" w:hAnsi="Consolas"/>
          <w:color w:val="D9E8F7"/>
          <w:sz w:val="12"/>
          <w:szCs w:val="12"/>
        </w:rPr>
        <w:t xml:space="preserve"> </w:t>
      </w:r>
      <w:r w:rsidRPr="00676B52">
        <w:rPr>
          <w:rFonts w:ascii="Consolas" w:hAnsi="Consolas"/>
          <w:color w:val="F3EC79"/>
          <w:sz w:val="12"/>
          <w:szCs w:val="12"/>
        </w:rPr>
        <w:t>token</w:t>
      </w:r>
      <w:r w:rsidRPr="00676B52">
        <w:rPr>
          <w:rFonts w:ascii="Consolas" w:hAnsi="Consolas"/>
          <w:color w:val="E6E6FA"/>
          <w:sz w:val="12"/>
          <w:szCs w:val="12"/>
        </w:rPr>
        <w:t>;</w:t>
      </w:r>
    </w:p>
    <w:p w14:paraId="39806ECC" w14:textId="77777777" w:rsidR="00676B52" w:rsidRPr="00676B52" w:rsidRDefault="00676B52" w:rsidP="00676B52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676B52">
        <w:rPr>
          <w:rFonts w:ascii="Consolas" w:hAnsi="Consolas"/>
          <w:color w:val="D9E8F7"/>
          <w:sz w:val="12"/>
          <w:szCs w:val="12"/>
        </w:rPr>
        <w:tab/>
      </w:r>
      <w:r w:rsidRPr="00676B52">
        <w:rPr>
          <w:rFonts w:ascii="Consolas" w:hAnsi="Consolas"/>
          <w:color w:val="F9FAF4"/>
          <w:sz w:val="12"/>
          <w:szCs w:val="12"/>
        </w:rPr>
        <w:t>}</w:t>
      </w:r>
    </w:p>
    <w:p w14:paraId="6CDCCFB4" w14:textId="77777777" w:rsidR="00E06CF8" w:rsidRDefault="00E06CF8" w:rsidP="00974BBB"/>
    <w:p w14:paraId="47753C03" w14:textId="2D7F776E" w:rsidR="00500E9E" w:rsidRDefault="00500E9E" w:rsidP="00974BBB">
      <w:r>
        <w:t>DATABASE UTILITY</w:t>
      </w:r>
    </w:p>
    <w:p w14:paraId="163D4E1B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CC6C1D"/>
          <w:sz w:val="12"/>
          <w:szCs w:val="12"/>
        </w:rPr>
        <w:t>public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CC6C1D"/>
          <w:sz w:val="12"/>
          <w:szCs w:val="12"/>
        </w:rPr>
        <w:t>class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1290C3"/>
          <w:sz w:val="12"/>
          <w:szCs w:val="12"/>
        </w:rPr>
        <w:t>DatabaseUtility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</w:p>
    <w:p w14:paraId="48EA2458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1290C3"/>
          <w:sz w:val="12"/>
          <w:szCs w:val="12"/>
        </w:rPr>
        <w:t>FileUtility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66E1F8"/>
          <w:sz w:val="12"/>
          <w:szCs w:val="12"/>
        </w:rPr>
        <w:t>fLib</w:t>
      </w:r>
      <w:r w:rsidRPr="00500E9E">
        <w:rPr>
          <w:rFonts w:ascii="Consolas" w:hAnsi="Consolas"/>
          <w:color w:val="E6E6FA"/>
          <w:sz w:val="12"/>
          <w:szCs w:val="12"/>
        </w:rPr>
        <w:t>=</w:t>
      </w:r>
      <w:r w:rsidRPr="00500E9E">
        <w:rPr>
          <w:rFonts w:ascii="Consolas" w:hAnsi="Consolas"/>
          <w:color w:val="CC6C1D"/>
          <w:sz w:val="12"/>
          <w:szCs w:val="12"/>
        </w:rPr>
        <w:t>new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A7EC21"/>
          <w:sz w:val="12"/>
          <w:szCs w:val="12"/>
        </w:rPr>
        <w:t>FileUtility</w:t>
      </w:r>
      <w:r w:rsidRPr="00500E9E">
        <w:rPr>
          <w:rFonts w:ascii="Consolas" w:hAnsi="Consolas"/>
          <w:color w:val="F9FAF4"/>
          <w:sz w:val="12"/>
          <w:szCs w:val="12"/>
        </w:rPr>
        <w:t>()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59812932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80F2F6"/>
          <w:sz w:val="12"/>
          <w:szCs w:val="12"/>
        </w:rPr>
        <w:t>Connection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66E1F8"/>
          <w:sz w:val="12"/>
          <w:szCs w:val="12"/>
        </w:rPr>
        <w:t>conn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  <w:r w:rsidRPr="00500E9E">
        <w:rPr>
          <w:rFonts w:ascii="Consolas" w:hAnsi="Consolas"/>
          <w:color w:val="808080"/>
          <w:sz w:val="12"/>
          <w:szCs w:val="12"/>
        </w:rPr>
        <w:t>// declared globally to close the connection in other method</w:t>
      </w:r>
    </w:p>
    <w:p w14:paraId="4B164C37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</w:p>
    <w:p w14:paraId="3176A6C8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CC6C1D"/>
          <w:sz w:val="12"/>
          <w:szCs w:val="12"/>
        </w:rPr>
        <w:t>public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CC6C1D"/>
          <w:sz w:val="12"/>
          <w:szCs w:val="12"/>
        </w:rPr>
        <w:t>void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1EB540"/>
          <w:sz w:val="12"/>
          <w:szCs w:val="12"/>
        </w:rPr>
        <w:t>getDbConnection</w:t>
      </w:r>
      <w:r w:rsidRPr="00500E9E">
        <w:rPr>
          <w:rFonts w:ascii="Consolas" w:hAnsi="Consolas"/>
          <w:color w:val="F9FAF4"/>
          <w:sz w:val="12"/>
          <w:szCs w:val="12"/>
        </w:rPr>
        <w:t>()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CC6C1D"/>
          <w:sz w:val="12"/>
          <w:szCs w:val="12"/>
        </w:rPr>
        <w:t>throws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1290C3"/>
          <w:sz w:val="12"/>
          <w:szCs w:val="12"/>
        </w:rPr>
        <w:t>Throwable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</w:p>
    <w:p w14:paraId="2FE92777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</w:p>
    <w:p w14:paraId="1E9BCDC9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CC6C1D"/>
          <w:sz w:val="12"/>
          <w:szCs w:val="12"/>
        </w:rPr>
        <w:t>try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808080"/>
          <w:sz w:val="12"/>
          <w:szCs w:val="12"/>
        </w:rPr>
        <w:t>//</w:t>
      </w:r>
      <w:r w:rsidRPr="00500E9E">
        <w:rPr>
          <w:rFonts w:ascii="Consolas" w:hAnsi="Consolas"/>
          <w:color w:val="808080"/>
          <w:sz w:val="12"/>
          <w:szCs w:val="12"/>
          <w:u w:val="single"/>
        </w:rPr>
        <w:t>exceptioin</w:t>
      </w:r>
      <w:r w:rsidRPr="00500E9E">
        <w:rPr>
          <w:rFonts w:ascii="Consolas" w:hAnsi="Consolas"/>
          <w:color w:val="808080"/>
          <w:sz w:val="12"/>
          <w:szCs w:val="12"/>
        </w:rPr>
        <w:t xml:space="preserve"> </w:t>
      </w:r>
      <w:r w:rsidRPr="00500E9E">
        <w:rPr>
          <w:rFonts w:ascii="Consolas" w:hAnsi="Consolas"/>
          <w:color w:val="808080"/>
          <w:sz w:val="12"/>
          <w:szCs w:val="12"/>
          <w:u w:val="single"/>
        </w:rPr>
        <w:t>hadling</w:t>
      </w:r>
      <w:r w:rsidRPr="00500E9E">
        <w:rPr>
          <w:rFonts w:ascii="Consolas" w:hAnsi="Consolas"/>
          <w:color w:val="808080"/>
          <w:sz w:val="12"/>
          <w:szCs w:val="12"/>
        </w:rPr>
        <w:t xml:space="preserve"> </w:t>
      </w:r>
      <w:r w:rsidRPr="00500E9E">
        <w:rPr>
          <w:rFonts w:ascii="Consolas" w:hAnsi="Consolas"/>
          <w:color w:val="808080"/>
          <w:sz w:val="12"/>
          <w:szCs w:val="12"/>
          <w:u w:val="single"/>
        </w:rPr>
        <w:t>mechanisum</w:t>
      </w:r>
      <w:r w:rsidRPr="00500E9E">
        <w:rPr>
          <w:rFonts w:ascii="Consolas" w:hAnsi="Consolas"/>
          <w:color w:val="808080"/>
          <w:sz w:val="12"/>
          <w:szCs w:val="12"/>
        </w:rPr>
        <w:t xml:space="preserve"> for if connection is not </w:t>
      </w:r>
      <w:r w:rsidRPr="00500E9E">
        <w:rPr>
          <w:rFonts w:ascii="Consolas" w:hAnsi="Consolas"/>
          <w:color w:val="808080"/>
          <w:sz w:val="12"/>
          <w:szCs w:val="12"/>
          <w:u w:val="single"/>
        </w:rPr>
        <w:t>happend</w:t>
      </w:r>
      <w:r w:rsidRPr="00500E9E">
        <w:rPr>
          <w:rFonts w:ascii="Consolas" w:hAnsi="Consolas"/>
          <w:color w:val="808080"/>
          <w:sz w:val="12"/>
          <w:szCs w:val="12"/>
        </w:rPr>
        <w:t xml:space="preserve"> we need to handle</w:t>
      </w:r>
    </w:p>
    <w:p w14:paraId="5A324B6B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1290C3"/>
          <w:sz w:val="12"/>
          <w:szCs w:val="12"/>
        </w:rPr>
        <w:t>Driver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2F200"/>
          <w:sz w:val="12"/>
          <w:szCs w:val="12"/>
        </w:rPr>
        <w:t>driver</w:t>
      </w:r>
      <w:r w:rsidRPr="00500E9E">
        <w:rPr>
          <w:rFonts w:ascii="Consolas" w:hAnsi="Consolas"/>
          <w:color w:val="E6E6FA"/>
          <w:sz w:val="12"/>
          <w:szCs w:val="12"/>
        </w:rPr>
        <w:t>=</w:t>
      </w:r>
      <w:r w:rsidRPr="00500E9E">
        <w:rPr>
          <w:rFonts w:ascii="Consolas" w:hAnsi="Consolas"/>
          <w:color w:val="CC6C1D"/>
          <w:sz w:val="12"/>
          <w:szCs w:val="12"/>
        </w:rPr>
        <w:t>new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A7EC21"/>
          <w:sz w:val="12"/>
          <w:szCs w:val="12"/>
        </w:rPr>
        <w:t>Driver</w:t>
      </w:r>
      <w:r w:rsidRPr="00500E9E">
        <w:rPr>
          <w:rFonts w:ascii="Consolas" w:hAnsi="Consolas"/>
          <w:color w:val="F9FAF4"/>
          <w:sz w:val="12"/>
          <w:szCs w:val="12"/>
        </w:rPr>
        <w:t>()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568438F0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1290C3"/>
          <w:sz w:val="12"/>
          <w:szCs w:val="12"/>
        </w:rPr>
        <w:t>DriverManager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i/>
          <w:iCs/>
          <w:color w:val="96EC3F"/>
          <w:sz w:val="12"/>
          <w:szCs w:val="12"/>
        </w:rPr>
        <w:t>registerDriver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F3EC79"/>
          <w:sz w:val="12"/>
          <w:szCs w:val="12"/>
        </w:rPr>
        <w:t>driver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</w:p>
    <w:p w14:paraId="29892CB3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 xml:space="preserve">   </w:t>
      </w:r>
      <w:r w:rsidRPr="00500E9E">
        <w:rPr>
          <w:rFonts w:ascii="Consolas" w:hAnsi="Consolas"/>
          <w:color w:val="66E1F8"/>
          <w:sz w:val="12"/>
          <w:szCs w:val="12"/>
        </w:rPr>
        <w:t>conn</w:t>
      </w:r>
      <w:r w:rsidRPr="00500E9E">
        <w:rPr>
          <w:rFonts w:ascii="Consolas" w:hAnsi="Consolas"/>
          <w:color w:val="E6E6FA"/>
          <w:sz w:val="12"/>
          <w:szCs w:val="12"/>
        </w:rPr>
        <w:t>=</w:t>
      </w:r>
      <w:r w:rsidRPr="00500E9E">
        <w:rPr>
          <w:rFonts w:ascii="Consolas" w:hAnsi="Consolas"/>
          <w:color w:val="1290C3"/>
          <w:sz w:val="12"/>
          <w:szCs w:val="12"/>
        </w:rPr>
        <w:t>DriverManager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i/>
          <w:iCs/>
          <w:color w:val="96EC3F"/>
          <w:sz w:val="12"/>
          <w:szCs w:val="12"/>
        </w:rPr>
        <w:t>getConnection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66E1F8"/>
          <w:sz w:val="12"/>
          <w:szCs w:val="12"/>
        </w:rPr>
        <w:t>fLib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A7EC21"/>
          <w:sz w:val="12"/>
          <w:szCs w:val="12"/>
        </w:rPr>
        <w:t>getDataFromPropertiesFile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17C6A3"/>
          <w:sz w:val="12"/>
          <w:szCs w:val="12"/>
        </w:rPr>
        <w:t>"DBUrl"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E6E6FA"/>
          <w:sz w:val="12"/>
          <w:szCs w:val="12"/>
        </w:rPr>
        <w:t>,</w:t>
      </w:r>
      <w:r w:rsidRPr="00500E9E">
        <w:rPr>
          <w:rFonts w:ascii="Consolas" w:hAnsi="Consolas"/>
          <w:color w:val="66E1F8"/>
          <w:sz w:val="12"/>
          <w:szCs w:val="12"/>
        </w:rPr>
        <w:t>fLib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A7EC21"/>
          <w:sz w:val="12"/>
          <w:szCs w:val="12"/>
        </w:rPr>
        <w:t>getDataFromPropertiesFile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17C6A3"/>
          <w:sz w:val="12"/>
          <w:szCs w:val="12"/>
        </w:rPr>
        <w:t>"DB_Username"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</w:p>
    <w:p w14:paraId="0E849CE2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  <w:t xml:space="preserve">   </w:t>
      </w:r>
      <w:r w:rsidRPr="00500E9E">
        <w:rPr>
          <w:rFonts w:ascii="Consolas" w:hAnsi="Consolas"/>
          <w:color w:val="E6E6FA"/>
          <w:sz w:val="12"/>
          <w:szCs w:val="12"/>
        </w:rPr>
        <w:t>,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66E1F8"/>
          <w:sz w:val="12"/>
          <w:szCs w:val="12"/>
        </w:rPr>
        <w:t>fLib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A7EC21"/>
          <w:sz w:val="12"/>
          <w:szCs w:val="12"/>
        </w:rPr>
        <w:t>getDataFromPropertiesFile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17C6A3"/>
          <w:sz w:val="12"/>
          <w:szCs w:val="12"/>
        </w:rPr>
        <w:t>"DB_Password"</w:t>
      </w:r>
      <w:r w:rsidRPr="00500E9E">
        <w:rPr>
          <w:rFonts w:ascii="Consolas" w:hAnsi="Consolas"/>
          <w:color w:val="F9FAF4"/>
          <w:sz w:val="12"/>
          <w:szCs w:val="12"/>
        </w:rPr>
        <w:t>))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</w:p>
    <w:p w14:paraId="10833304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 xml:space="preserve">   </w:t>
      </w:r>
    </w:p>
    <w:p w14:paraId="1448DAAD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F9FAF4"/>
          <w:sz w:val="12"/>
          <w:szCs w:val="12"/>
        </w:rPr>
        <w:t>}</w:t>
      </w:r>
      <w:r w:rsidRPr="00500E9E">
        <w:rPr>
          <w:rFonts w:ascii="Consolas" w:hAnsi="Consolas"/>
          <w:color w:val="CC6C1D"/>
          <w:sz w:val="12"/>
          <w:szCs w:val="12"/>
        </w:rPr>
        <w:t>catch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1290C3"/>
          <w:sz w:val="12"/>
          <w:szCs w:val="12"/>
        </w:rPr>
        <w:t>Exception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2F200"/>
          <w:sz w:val="12"/>
          <w:szCs w:val="12"/>
        </w:rPr>
        <w:t>e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}</w:t>
      </w:r>
    </w:p>
    <w:p w14:paraId="49F9D77E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F9FAF4"/>
          <w:sz w:val="12"/>
          <w:szCs w:val="12"/>
        </w:rPr>
        <w:t>}</w:t>
      </w:r>
    </w:p>
    <w:p w14:paraId="10CCE2E7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</w:p>
    <w:p w14:paraId="1F298180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CC6C1D"/>
          <w:sz w:val="12"/>
          <w:szCs w:val="12"/>
        </w:rPr>
        <w:t>public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CC6C1D"/>
          <w:sz w:val="12"/>
          <w:szCs w:val="12"/>
        </w:rPr>
        <w:t>void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1EB540"/>
          <w:sz w:val="12"/>
          <w:szCs w:val="12"/>
        </w:rPr>
        <w:t>closeDbconnection</w:t>
      </w:r>
      <w:r w:rsidRPr="00500E9E">
        <w:rPr>
          <w:rFonts w:ascii="Consolas" w:hAnsi="Consolas"/>
          <w:color w:val="F9FAF4"/>
          <w:sz w:val="12"/>
          <w:szCs w:val="12"/>
        </w:rPr>
        <w:t>()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CC6C1D"/>
          <w:sz w:val="12"/>
          <w:szCs w:val="12"/>
        </w:rPr>
        <w:t>throws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1290C3"/>
          <w:sz w:val="12"/>
          <w:szCs w:val="12"/>
        </w:rPr>
        <w:t>SQLException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</w:p>
    <w:p w14:paraId="1659CD37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CC6C1D"/>
          <w:sz w:val="12"/>
          <w:szCs w:val="12"/>
        </w:rPr>
        <w:t>try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</w:p>
    <w:p w14:paraId="0E2275EC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66E1F8"/>
          <w:sz w:val="12"/>
          <w:szCs w:val="12"/>
        </w:rPr>
        <w:t>conn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80F6A7"/>
          <w:sz w:val="12"/>
          <w:szCs w:val="12"/>
        </w:rPr>
        <w:t>close</w:t>
      </w:r>
      <w:r w:rsidRPr="00500E9E">
        <w:rPr>
          <w:rFonts w:ascii="Consolas" w:hAnsi="Consolas"/>
          <w:color w:val="F9FAF4"/>
          <w:sz w:val="12"/>
          <w:szCs w:val="12"/>
        </w:rPr>
        <w:t>()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  <w:r w:rsidRPr="00500E9E">
        <w:rPr>
          <w:rFonts w:ascii="Consolas" w:hAnsi="Consolas"/>
          <w:color w:val="D9E8F7"/>
          <w:sz w:val="12"/>
          <w:szCs w:val="12"/>
        </w:rPr>
        <w:tab/>
        <w:t xml:space="preserve">           </w:t>
      </w:r>
    </w:p>
    <w:p w14:paraId="5B12A863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F9FAF4"/>
          <w:sz w:val="12"/>
          <w:szCs w:val="12"/>
        </w:rPr>
        <w:t>}</w:t>
      </w:r>
      <w:r w:rsidRPr="00500E9E">
        <w:rPr>
          <w:rFonts w:ascii="Consolas" w:hAnsi="Consolas"/>
          <w:color w:val="CC6C1D"/>
          <w:sz w:val="12"/>
          <w:szCs w:val="12"/>
        </w:rPr>
        <w:t>catch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1290C3"/>
          <w:sz w:val="12"/>
          <w:szCs w:val="12"/>
        </w:rPr>
        <w:t>Exception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2F200"/>
          <w:sz w:val="12"/>
          <w:szCs w:val="12"/>
        </w:rPr>
        <w:t>e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{}</w:t>
      </w:r>
      <w:r w:rsidRPr="00500E9E">
        <w:rPr>
          <w:rFonts w:ascii="Consolas" w:hAnsi="Consolas"/>
          <w:color w:val="D9E8F7"/>
          <w:sz w:val="12"/>
          <w:szCs w:val="12"/>
        </w:rPr>
        <w:t xml:space="preserve">     </w:t>
      </w:r>
      <w:r w:rsidRPr="00500E9E">
        <w:rPr>
          <w:rFonts w:ascii="Consolas" w:hAnsi="Consolas"/>
          <w:color w:val="808080"/>
          <w:sz w:val="12"/>
          <w:szCs w:val="12"/>
        </w:rPr>
        <w:t xml:space="preserve">//if connection is not </w:t>
      </w:r>
      <w:r w:rsidRPr="00500E9E">
        <w:rPr>
          <w:rFonts w:ascii="Consolas" w:hAnsi="Consolas"/>
          <w:color w:val="808080"/>
          <w:sz w:val="12"/>
          <w:szCs w:val="12"/>
          <w:u w:val="single"/>
        </w:rPr>
        <w:t>happend</w:t>
      </w:r>
      <w:r w:rsidRPr="00500E9E">
        <w:rPr>
          <w:rFonts w:ascii="Consolas" w:hAnsi="Consolas"/>
          <w:color w:val="808080"/>
          <w:sz w:val="12"/>
          <w:szCs w:val="12"/>
        </w:rPr>
        <w:t xml:space="preserve"> handle the exception</w:t>
      </w:r>
    </w:p>
    <w:p w14:paraId="75D2CD01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F9FAF4"/>
          <w:sz w:val="12"/>
          <w:szCs w:val="12"/>
        </w:rPr>
        <w:t>}</w:t>
      </w:r>
    </w:p>
    <w:p w14:paraId="330FA6E9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A8302BF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</w:p>
    <w:p w14:paraId="0F0D4BE1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</w:p>
    <w:p w14:paraId="0C24BF33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CC6C1D"/>
          <w:sz w:val="12"/>
          <w:szCs w:val="12"/>
        </w:rPr>
        <w:t>public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CC6C1D"/>
          <w:sz w:val="12"/>
          <w:szCs w:val="12"/>
        </w:rPr>
        <w:t>boolean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1EB540"/>
          <w:sz w:val="12"/>
          <w:szCs w:val="12"/>
        </w:rPr>
        <w:t>executeSelectQuery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1290C3"/>
          <w:sz w:val="12"/>
          <w:szCs w:val="12"/>
        </w:rPr>
        <w:t>String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79ABFF"/>
          <w:sz w:val="12"/>
          <w:szCs w:val="12"/>
        </w:rPr>
        <w:t>query</w:t>
      </w:r>
      <w:r w:rsidRPr="00500E9E">
        <w:rPr>
          <w:rFonts w:ascii="Consolas" w:hAnsi="Consolas"/>
          <w:color w:val="E6E6FA"/>
          <w:sz w:val="12"/>
          <w:szCs w:val="12"/>
        </w:rPr>
        <w:t>,</w:t>
      </w:r>
      <w:r w:rsidRPr="00500E9E">
        <w:rPr>
          <w:rFonts w:ascii="Consolas" w:hAnsi="Consolas"/>
          <w:color w:val="CC6C1D"/>
          <w:sz w:val="12"/>
          <w:szCs w:val="12"/>
        </w:rPr>
        <w:t>int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79ABFF"/>
          <w:sz w:val="12"/>
          <w:szCs w:val="12"/>
        </w:rPr>
        <w:t>column</w:t>
      </w:r>
      <w:r w:rsidRPr="00500E9E">
        <w:rPr>
          <w:rFonts w:ascii="Consolas" w:hAnsi="Consolas"/>
          <w:color w:val="E6E6FA"/>
          <w:sz w:val="12"/>
          <w:szCs w:val="12"/>
        </w:rPr>
        <w:t>,</w:t>
      </w:r>
      <w:r w:rsidRPr="00500E9E">
        <w:rPr>
          <w:rFonts w:ascii="Consolas" w:hAnsi="Consolas"/>
          <w:color w:val="1290C3"/>
          <w:sz w:val="12"/>
          <w:szCs w:val="12"/>
        </w:rPr>
        <w:t>String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79ABFF"/>
          <w:sz w:val="12"/>
          <w:szCs w:val="12"/>
        </w:rPr>
        <w:t>expectedData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CC6C1D"/>
          <w:sz w:val="12"/>
          <w:szCs w:val="12"/>
        </w:rPr>
        <w:t>throws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1290C3"/>
          <w:sz w:val="12"/>
          <w:szCs w:val="12"/>
        </w:rPr>
        <w:t>SQLException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</w:p>
    <w:p w14:paraId="78C7AD70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80F2F6"/>
          <w:sz w:val="12"/>
          <w:szCs w:val="12"/>
        </w:rPr>
        <w:t>ResultSet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2F200"/>
          <w:sz w:val="12"/>
          <w:szCs w:val="12"/>
        </w:rPr>
        <w:t>result</w:t>
      </w:r>
      <w:r w:rsidRPr="00500E9E">
        <w:rPr>
          <w:rFonts w:ascii="Consolas" w:hAnsi="Consolas"/>
          <w:color w:val="E6E6FA"/>
          <w:sz w:val="12"/>
          <w:szCs w:val="12"/>
        </w:rPr>
        <w:t>=</w:t>
      </w:r>
      <w:r w:rsidRPr="00500E9E">
        <w:rPr>
          <w:rFonts w:ascii="Consolas" w:hAnsi="Consolas"/>
          <w:color w:val="CC6C1D"/>
          <w:sz w:val="12"/>
          <w:szCs w:val="12"/>
        </w:rPr>
        <w:t>null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1F559E72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CC6C1D"/>
          <w:sz w:val="12"/>
          <w:szCs w:val="12"/>
        </w:rPr>
        <w:t>boolean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2F200"/>
          <w:sz w:val="12"/>
          <w:szCs w:val="12"/>
        </w:rPr>
        <w:t>flag</w:t>
      </w:r>
      <w:r w:rsidRPr="00500E9E">
        <w:rPr>
          <w:rFonts w:ascii="Consolas" w:hAnsi="Consolas"/>
          <w:color w:val="E6E6FA"/>
          <w:sz w:val="12"/>
          <w:szCs w:val="12"/>
        </w:rPr>
        <w:t>=</w:t>
      </w:r>
      <w:r w:rsidRPr="00500E9E">
        <w:rPr>
          <w:rFonts w:ascii="Consolas" w:hAnsi="Consolas"/>
          <w:color w:val="CC6C1D"/>
          <w:sz w:val="12"/>
          <w:szCs w:val="12"/>
        </w:rPr>
        <w:t>false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32AC3F86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CC6C1D"/>
          <w:sz w:val="12"/>
          <w:szCs w:val="12"/>
        </w:rPr>
        <w:t>try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</w:p>
    <w:p w14:paraId="150DD5CB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80F2F6"/>
          <w:sz w:val="12"/>
          <w:szCs w:val="12"/>
        </w:rPr>
        <w:t>Statement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2F200"/>
          <w:sz w:val="12"/>
          <w:szCs w:val="12"/>
        </w:rPr>
        <w:t>stat</w:t>
      </w:r>
      <w:r w:rsidRPr="00500E9E">
        <w:rPr>
          <w:rFonts w:ascii="Consolas" w:hAnsi="Consolas"/>
          <w:color w:val="E6E6FA"/>
          <w:sz w:val="12"/>
          <w:szCs w:val="12"/>
        </w:rPr>
        <w:t>=</w:t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66E1F8"/>
          <w:sz w:val="12"/>
          <w:szCs w:val="12"/>
        </w:rPr>
        <w:t>conn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80F6A7"/>
          <w:sz w:val="12"/>
          <w:szCs w:val="12"/>
        </w:rPr>
        <w:t>createStatement</w:t>
      </w:r>
      <w:r w:rsidRPr="00500E9E">
        <w:rPr>
          <w:rFonts w:ascii="Consolas" w:hAnsi="Consolas"/>
          <w:color w:val="F9FAF4"/>
          <w:sz w:val="12"/>
          <w:szCs w:val="12"/>
        </w:rPr>
        <w:t>()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4ECF859E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500E9E">
        <w:rPr>
          <w:rFonts w:ascii="Consolas" w:hAnsi="Consolas"/>
          <w:color w:val="F3EC79"/>
          <w:sz w:val="12"/>
          <w:szCs w:val="12"/>
        </w:rPr>
        <w:t>result</w:t>
      </w:r>
      <w:r w:rsidRPr="00500E9E">
        <w:rPr>
          <w:rFonts w:ascii="Consolas" w:hAnsi="Consolas"/>
          <w:color w:val="E6E6FA"/>
          <w:sz w:val="12"/>
          <w:szCs w:val="12"/>
        </w:rPr>
        <w:t>=</w:t>
      </w:r>
      <w:r w:rsidRPr="00500E9E">
        <w:rPr>
          <w:rFonts w:ascii="Consolas" w:hAnsi="Consolas"/>
          <w:color w:val="F3EC79"/>
          <w:sz w:val="12"/>
          <w:szCs w:val="12"/>
        </w:rPr>
        <w:t>stat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80F6A7"/>
          <w:sz w:val="12"/>
          <w:szCs w:val="12"/>
        </w:rPr>
        <w:t>executeQuery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79ABFF"/>
          <w:sz w:val="12"/>
          <w:szCs w:val="12"/>
        </w:rPr>
        <w:t>query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0A45D312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</w:p>
    <w:p w14:paraId="33BF16C2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500E9E">
        <w:rPr>
          <w:rFonts w:ascii="Consolas" w:hAnsi="Consolas"/>
          <w:color w:val="CC6C1D"/>
          <w:sz w:val="12"/>
          <w:szCs w:val="12"/>
        </w:rPr>
        <w:t>while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F3EC79"/>
          <w:sz w:val="12"/>
          <w:szCs w:val="12"/>
        </w:rPr>
        <w:t>result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80F6A7"/>
          <w:sz w:val="12"/>
          <w:szCs w:val="12"/>
        </w:rPr>
        <w:t>next</w:t>
      </w:r>
      <w:r w:rsidRPr="00500E9E">
        <w:rPr>
          <w:rFonts w:ascii="Consolas" w:hAnsi="Consolas"/>
          <w:color w:val="F9FAF4"/>
          <w:sz w:val="12"/>
          <w:szCs w:val="12"/>
        </w:rPr>
        <w:t>())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</w:p>
    <w:p w14:paraId="44D8D350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500E9E">
        <w:rPr>
          <w:rFonts w:ascii="Consolas" w:hAnsi="Consolas"/>
          <w:color w:val="F3EC79"/>
          <w:sz w:val="12"/>
          <w:szCs w:val="12"/>
        </w:rPr>
        <w:t>result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80F6A7"/>
          <w:sz w:val="12"/>
          <w:szCs w:val="12"/>
        </w:rPr>
        <w:t>getString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79ABFF"/>
          <w:sz w:val="12"/>
          <w:szCs w:val="12"/>
        </w:rPr>
        <w:t>column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4D2F7ECD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500E9E">
        <w:rPr>
          <w:rFonts w:ascii="Consolas" w:hAnsi="Consolas"/>
          <w:color w:val="CC6C1D"/>
          <w:sz w:val="12"/>
          <w:szCs w:val="12"/>
        </w:rPr>
        <w:t>if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F3EC79"/>
          <w:sz w:val="12"/>
          <w:szCs w:val="12"/>
        </w:rPr>
        <w:t>result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CDF668"/>
          <w:sz w:val="12"/>
          <w:szCs w:val="12"/>
        </w:rPr>
        <w:t>equals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79ABFF"/>
          <w:sz w:val="12"/>
          <w:szCs w:val="12"/>
          <w:u w:val="single"/>
        </w:rPr>
        <w:t>expectedData</w:t>
      </w:r>
      <w:r w:rsidRPr="00500E9E">
        <w:rPr>
          <w:rFonts w:ascii="Consolas" w:hAnsi="Consolas"/>
          <w:color w:val="F9FAF4"/>
          <w:sz w:val="12"/>
          <w:szCs w:val="12"/>
        </w:rPr>
        <w:t>))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</w:p>
    <w:p w14:paraId="3220570A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500E9E">
        <w:rPr>
          <w:rFonts w:ascii="Consolas" w:hAnsi="Consolas"/>
          <w:color w:val="F3EC79"/>
          <w:sz w:val="12"/>
          <w:szCs w:val="12"/>
        </w:rPr>
        <w:t>flag</w:t>
      </w:r>
      <w:r w:rsidRPr="00500E9E">
        <w:rPr>
          <w:rFonts w:ascii="Consolas" w:hAnsi="Consolas"/>
          <w:color w:val="E6E6FA"/>
          <w:sz w:val="12"/>
          <w:szCs w:val="12"/>
        </w:rPr>
        <w:t>=</w:t>
      </w:r>
      <w:r w:rsidRPr="00500E9E">
        <w:rPr>
          <w:rFonts w:ascii="Consolas" w:hAnsi="Consolas"/>
          <w:color w:val="CC6C1D"/>
          <w:sz w:val="12"/>
          <w:szCs w:val="12"/>
        </w:rPr>
        <w:t>true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1DB7E8EF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}</w:t>
      </w:r>
    </w:p>
    <w:p w14:paraId="336FEB8C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}</w:t>
      </w:r>
    </w:p>
    <w:p w14:paraId="67AC21B7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500E9E">
        <w:rPr>
          <w:rFonts w:ascii="Consolas" w:hAnsi="Consolas"/>
          <w:color w:val="CC6C1D"/>
          <w:sz w:val="12"/>
          <w:szCs w:val="12"/>
        </w:rPr>
        <w:t>if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F3EC79"/>
          <w:sz w:val="12"/>
          <w:szCs w:val="12"/>
        </w:rPr>
        <w:t>flag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</w:p>
    <w:p w14:paraId="51964ABD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500E9E">
        <w:rPr>
          <w:rFonts w:ascii="Consolas" w:hAnsi="Consolas"/>
          <w:color w:val="1290C3"/>
          <w:sz w:val="12"/>
          <w:szCs w:val="12"/>
        </w:rPr>
        <w:t>System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A7EC21"/>
          <w:sz w:val="12"/>
          <w:szCs w:val="12"/>
        </w:rPr>
        <w:t>println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79ABFF"/>
          <w:sz w:val="12"/>
          <w:szCs w:val="12"/>
        </w:rPr>
        <w:t>expectedData</w:t>
      </w:r>
      <w:r w:rsidRPr="00500E9E">
        <w:rPr>
          <w:rFonts w:ascii="Consolas" w:hAnsi="Consolas"/>
          <w:color w:val="E6E6FA"/>
          <w:sz w:val="12"/>
          <w:szCs w:val="12"/>
        </w:rPr>
        <w:t>+</w:t>
      </w:r>
      <w:r w:rsidRPr="00500E9E">
        <w:rPr>
          <w:rFonts w:ascii="Consolas" w:hAnsi="Consolas"/>
          <w:color w:val="17C6A3"/>
          <w:sz w:val="12"/>
          <w:szCs w:val="12"/>
        </w:rPr>
        <w:t>"data verified in database table"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0DBE05A9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}</w:t>
      </w:r>
      <w:r w:rsidRPr="00500E9E">
        <w:rPr>
          <w:rFonts w:ascii="Consolas" w:hAnsi="Consolas"/>
          <w:color w:val="CC6C1D"/>
          <w:sz w:val="12"/>
          <w:szCs w:val="12"/>
        </w:rPr>
        <w:t>else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</w:p>
    <w:p w14:paraId="4DEBE56F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lastRenderedPageBreak/>
        <w:tab/>
      </w: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500E9E">
        <w:rPr>
          <w:rFonts w:ascii="Consolas" w:hAnsi="Consolas"/>
          <w:color w:val="1290C3"/>
          <w:sz w:val="12"/>
          <w:szCs w:val="12"/>
        </w:rPr>
        <w:t>System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A7EC21"/>
          <w:sz w:val="12"/>
          <w:szCs w:val="12"/>
        </w:rPr>
        <w:t>println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79ABFF"/>
          <w:sz w:val="12"/>
          <w:szCs w:val="12"/>
        </w:rPr>
        <w:t>expectedData</w:t>
      </w:r>
      <w:r w:rsidRPr="00500E9E">
        <w:rPr>
          <w:rFonts w:ascii="Consolas" w:hAnsi="Consolas"/>
          <w:color w:val="E6E6FA"/>
          <w:sz w:val="12"/>
          <w:szCs w:val="12"/>
        </w:rPr>
        <w:t>+</w:t>
      </w:r>
      <w:r w:rsidRPr="00500E9E">
        <w:rPr>
          <w:rFonts w:ascii="Consolas" w:hAnsi="Consolas"/>
          <w:color w:val="17C6A3"/>
          <w:sz w:val="12"/>
          <w:szCs w:val="12"/>
        </w:rPr>
        <w:t>"data not verified in data base table"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6DCDA046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}</w:t>
      </w:r>
    </w:p>
    <w:p w14:paraId="048A8C2D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F9FAF4"/>
          <w:sz w:val="12"/>
          <w:szCs w:val="12"/>
        </w:rPr>
        <w:t>}</w:t>
      </w:r>
      <w:r w:rsidRPr="00500E9E">
        <w:rPr>
          <w:rFonts w:ascii="Consolas" w:hAnsi="Consolas"/>
          <w:color w:val="CC6C1D"/>
          <w:sz w:val="12"/>
          <w:szCs w:val="12"/>
        </w:rPr>
        <w:t>catch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1290C3"/>
          <w:sz w:val="12"/>
          <w:szCs w:val="12"/>
        </w:rPr>
        <w:t>Exception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2F200"/>
          <w:sz w:val="12"/>
          <w:szCs w:val="12"/>
        </w:rPr>
        <w:t>e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{}</w:t>
      </w:r>
    </w:p>
    <w:p w14:paraId="52305FCE" w14:textId="77083990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CC6C1D"/>
          <w:sz w:val="12"/>
          <w:szCs w:val="12"/>
        </w:rPr>
        <w:t xml:space="preserve">                   </w:t>
      </w:r>
      <w:r w:rsidRPr="00500E9E">
        <w:rPr>
          <w:rFonts w:ascii="Consolas" w:hAnsi="Consolas"/>
          <w:color w:val="CC6C1D"/>
          <w:sz w:val="12"/>
          <w:szCs w:val="12"/>
        </w:rPr>
        <w:t>return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3EC79"/>
          <w:sz w:val="12"/>
          <w:szCs w:val="12"/>
        </w:rPr>
        <w:t>flag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  <w:r w:rsidRPr="00500E9E">
        <w:rPr>
          <w:rFonts w:ascii="Consolas" w:hAnsi="Consolas"/>
          <w:color w:val="D9E8F7"/>
          <w:sz w:val="12"/>
          <w:szCs w:val="12"/>
        </w:rPr>
        <w:t xml:space="preserve">      </w:t>
      </w:r>
    </w:p>
    <w:p w14:paraId="24D84A4A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F9FAF4"/>
          <w:sz w:val="12"/>
          <w:szCs w:val="12"/>
        </w:rPr>
        <w:t>}</w:t>
      </w:r>
    </w:p>
    <w:p w14:paraId="18A6B44E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</w:p>
    <w:p w14:paraId="4E5FC962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CC6C1D"/>
          <w:sz w:val="12"/>
          <w:szCs w:val="12"/>
        </w:rPr>
        <w:t>public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CC6C1D"/>
          <w:sz w:val="12"/>
          <w:szCs w:val="12"/>
        </w:rPr>
        <w:t>int</w:t>
      </w:r>
      <w:r w:rsidRPr="00500E9E">
        <w:rPr>
          <w:rFonts w:ascii="Consolas" w:hAnsi="Consolas"/>
          <w:color w:val="D9E8F7"/>
          <w:sz w:val="12"/>
          <w:szCs w:val="12"/>
        </w:rPr>
        <w:t xml:space="preserve">  </w:t>
      </w:r>
      <w:r w:rsidRPr="00500E9E">
        <w:rPr>
          <w:rFonts w:ascii="Consolas" w:hAnsi="Consolas"/>
          <w:color w:val="1EB540"/>
          <w:sz w:val="12"/>
          <w:szCs w:val="12"/>
        </w:rPr>
        <w:t>executeNonSelectQuery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1290C3"/>
          <w:sz w:val="12"/>
          <w:szCs w:val="12"/>
        </w:rPr>
        <w:t>String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79ABFF"/>
          <w:sz w:val="12"/>
          <w:szCs w:val="12"/>
        </w:rPr>
        <w:t>query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CC6C1D"/>
          <w:sz w:val="12"/>
          <w:szCs w:val="12"/>
        </w:rPr>
        <w:t>throws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1290C3"/>
          <w:sz w:val="12"/>
          <w:szCs w:val="12"/>
        </w:rPr>
        <w:t>Exception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</w:p>
    <w:p w14:paraId="4BBDA585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CC6C1D"/>
          <w:sz w:val="12"/>
          <w:szCs w:val="12"/>
        </w:rPr>
        <w:t>int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2F200"/>
          <w:sz w:val="12"/>
          <w:szCs w:val="12"/>
        </w:rPr>
        <w:t>result</w:t>
      </w:r>
      <w:r w:rsidRPr="00500E9E">
        <w:rPr>
          <w:rFonts w:ascii="Consolas" w:hAnsi="Consolas"/>
          <w:color w:val="E6E6FA"/>
          <w:sz w:val="12"/>
          <w:szCs w:val="12"/>
        </w:rPr>
        <w:t>=</w:t>
      </w:r>
      <w:r w:rsidRPr="00500E9E">
        <w:rPr>
          <w:rFonts w:ascii="Consolas" w:hAnsi="Consolas"/>
          <w:color w:val="6897BB"/>
          <w:sz w:val="12"/>
          <w:szCs w:val="12"/>
        </w:rPr>
        <w:t>0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4583AEE4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CC6C1D"/>
          <w:sz w:val="12"/>
          <w:szCs w:val="12"/>
        </w:rPr>
        <w:t>try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</w:t>
      </w:r>
    </w:p>
    <w:p w14:paraId="67D936EB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80F2F6"/>
          <w:sz w:val="12"/>
          <w:szCs w:val="12"/>
        </w:rPr>
        <w:t>Statement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2F200"/>
          <w:sz w:val="12"/>
          <w:szCs w:val="12"/>
        </w:rPr>
        <w:t>stat</w:t>
      </w:r>
      <w:r w:rsidRPr="00500E9E">
        <w:rPr>
          <w:rFonts w:ascii="Consolas" w:hAnsi="Consolas"/>
          <w:color w:val="E6E6FA"/>
          <w:sz w:val="12"/>
          <w:szCs w:val="12"/>
        </w:rPr>
        <w:t>=</w:t>
      </w:r>
      <w:r w:rsidRPr="00500E9E">
        <w:rPr>
          <w:rFonts w:ascii="Consolas" w:hAnsi="Consolas"/>
          <w:color w:val="66E1F8"/>
          <w:sz w:val="12"/>
          <w:szCs w:val="12"/>
        </w:rPr>
        <w:t>conn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80F6A7"/>
          <w:sz w:val="12"/>
          <w:szCs w:val="12"/>
        </w:rPr>
        <w:t>createStatement</w:t>
      </w:r>
      <w:r w:rsidRPr="00500E9E">
        <w:rPr>
          <w:rFonts w:ascii="Consolas" w:hAnsi="Consolas"/>
          <w:color w:val="F9FAF4"/>
          <w:sz w:val="12"/>
          <w:szCs w:val="12"/>
        </w:rPr>
        <w:t>()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131CCA43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F3EC79"/>
          <w:sz w:val="12"/>
          <w:szCs w:val="12"/>
        </w:rPr>
        <w:t>result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E6E6FA"/>
          <w:sz w:val="12"/>
          <w:szCs w:val="12"/>
        </w:rPr>
        <w:t>=</w:t>
      </w:r>
      <w:r w:rsidRPr="00500E9E">
        <w:rPr>
          <w:rFonts w:ascii="Consolas" w:hAnsi="Consolas"/>
          <w:color w:val="F3EC79"/>
          <w:sz w:val="12"/>
          <w:szCs w:val="12"/>
        </w:rPr>
        <w:t>stat</w:t>
      </w:r>
      <w:r w:rsidRPr="00500E9E">
        <w:rPr>
          <w:rFonts w:ascii="Consolas" w:hAnsi="Consolas"/>
          <w:color w:val="E6E6FA"/>
          <w:sz w:val="12"/>
          <w:szCs w:val="12"/>
        </w:rPr>
        <w:t>.</w:t>
      </w:r>
      <w:r w:rsidRPr="00500E9E">
        <w:rPr>
          <w:rFonts w:ascii="Consolas" w:hAnsi="Consolas"/>
          <w:color w:val="80F6A7"/>
          <w:sz w:val="12"/>
          <w:szCs w:val="12"/>
        </w:rPr>
        <w:t>executeUpdate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79ABFF"/>
          <w:sz w:val="12"/>
          <w:szCs w:val="12"/>
        </w:rPr>
        <w:t>query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52882D9A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F9FAF4"/>
          <w:sz w:val="12"/>
          <w:szCs w:val="12"/>
        </w:rPr>
        <w:t>}</w:t>
      </w:r>
      <w:r w:rsidRPr="00500E9E">
        <w:rPr>
          <w:rFonts w:ascii="Consolas" w:hAnsi="Consolas"/>
          <w:color w:val="CC6C1D"/>
          <w:sz w:val="12"/>
          <w:szCs w:val="12"/>
        </w:rPr>
        <w:t>catch</w:t>
      </w:r>
      <w:r w:rsidRPr="00500E9E">
        <w:rPr>
          <w:rFonts w:ascii="Consolas" w:hAnsi="Consolas"/>
          <w:color w:val="F9FAF4"/>
          <w:sz w:val="12"/>
          <w:szCs w:val="12"/>
        </w:rPr>
        <w:t>(</w:t>
      </w:r>
      <w:r w:rsidRPr="00500E9E">
        <w:rPr>
          <w:rFonts w:ascii="Consolas" w:hAnsi="Consolas"/>
          <w:color w:val="1290C3"/>
          <w:sz w:val="12"/>
          <w:szCs w:val="12"/>
        </w:rPr>
        <w:t>Exception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2F200"/>
          <w:sz w:val="12"/>
          <w:szCs w:val="12"/>
        </w:rPr>
        <w:t>e</w:t>
      </w:r>
      <w:r w:rsidRPr="00500E9E">
        <w:rPr>
          <w:rFonts w:ascii="Consolas" w:hAnsi="Consolas"/>
          <w:color w:val="F9FAF4"/>
          <w:sz w:val="12"/>
          <w:szCs w:val="12"/>
        </w:rPr>
        <w:t>)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9FAF4"/>
          <w:sz w:val="12"/>
          <w:szCs w:val="12"/>
        </w:rPr>
        <w:t>{}</w:t>
      </w:r>
    </w:p>
    <w:p w14:paraId="4D4A4ECD" w14:textId="181BE943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CC6C1D"/>
          <w:sz w:val="12"/>
          <w:szCs w:val="12"/>
        </w:rPr>
        <w:t xml:space="preserve">               </w:t>
      </w:r>
      <w:r w:rsidRPr="00500E9E">
        <w:rPr>
          <w:rFonts w:ascii="Consolas" w:hAnsi="Consolas"/>
          <w:color w:val="CC6C1D"/>
          <w:sz w:val="12"/>
          <w:szCs w:val="12"/>
        </w:rPr>
        <w:t>return</w:t>
      </w:r>
      <w:r w:rsidRPr="00500E9E">
        <w:rPr>
          <w:rFonts w:ascii="Consolas" w:hAnsi="Consolas"/>
          <w:color w:val="D9E8F7"/>
          <w:sz w:val="12"/>
          <w:szCs w:val="12"/>
        </w:rPr>
        <w:t xml:space="preserve"> </w:t>
      </w:r>
      <w:r w:rsidRPr="00500E9E">
        <w:rPr>
          <w:rFonts w:ascii="Consolas" w:hAnsi="Consolas"/>
          <w:color w:val="F3EC79"/>
          <w:sz w:val="12"/>
          <w:szCs w:val="12"/>
        </w:rPr>
        <w:t>result</w:t>
      </w:r>
      <w:r w:rsidRPr="00500E9E">
        <w:rPr>
          <w:rFonts w:ascii="Consolas" w:hAnsi="Consolas"/>
          <w:color w:val="E6E6FA"/>
          <w:sz w:val="12"/>
          <w:szCs w:val="12"/>
        </w:rPr>
        <w:t>;</w:t>
      </w:r>
    </w:p>
    <w:p w14:paraId="36BDF0DB" w14:textId="77777777" w:rsidR="00500E9E" w:rsidRPr="00500E9E" w:rsidRDefault="00500E9E" w:rsidP="00500E9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500E9E">
        <w:rPr>
          <w:rFonts w:ascii="Consolas" w:hAnsi="Consolas"/>
          <w:color w:val="D9E8F7"/>
          <w:sz w:val="12"/>
          <w:szCs w:val="12"/>
        </w:rPr>
        <w:tab/>
      </w:r>
      <w:r w:rsidRPr="00500E9E">
        <w:rPr>
          <w:rFonts w:ascii="Consolas" w:hAnsi="Consolas"/>
          <w:color w:val="F9FAF4"/>
          <w:sz w:val="12"/>
          <w:szCs w:val="12"/>
        </w:rPr>
        <w:t>}</w:t>
      </w:r>
      <w:r w:rsidRPr="00500E9E">
        <w:rPr>
          <w:rFonts w:ascii="Consolas" w:hAnsi="Consolas"/>
          <w:color w:val="D9E8F7"/>
          <w:sz w:val="12"/>
          <w:szCs w:val="12"/>
        </w:rPr>
        <w:tab/>
      </w:r>
    </w:p>
    <w:p w14:paraId="67AF5033" w14:textId="77777777" w:rsidR="00500E9E" w:rsidRDefault="00500E9E" w:rsidP="00974BBB"/>
    <w:p w14:paraId="0A2BE5DD" w14:textId="2B3ED55E" w:rsidR="00246459" w:rsidRDefault="00246459" w:rsidP="00974BBB">
      <w:r>
        <w:t>ENCRYPTION UTILITY=</w:t>
      </w:r>
    </w:p>
    <w:p w14:paraId="70390491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CC6C1D"/>
          <w:sz w:val="14"/>
          <w:szCs w:val="14"/>
        </w:rPr>
        <w:t>public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CC6C1D"/>
          <w:sz w:val="14"/>
          <w:szCs w:val="14"/>
        </w:rPr>
        <w:t>class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AEC_EncrypteAndDecrypteUtility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F9FAF4"/>
          <w:sz w:val="14"/>
          <w:szCs w:val="14"/>
        </w:rPr>
        <w:t>{</w:t>
      </w:r>
    </w:p>
    <w:p w14:paraId="56712044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4CEFB8A1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CC6C1D"/>
          <w:sz w:val="14"/>
          <w:szCs w:val="14"/>
        </w:rPr>
        <w:t>public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String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EB540"/>
          <w:sz w:val="14"/>
          <w:szCs w:val="14"/>
        </w:rPr>
        <w:t>encrypt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1290C3"/>
          <w:sz w:val="14"/>
          <w:szCs w:val="14"/>
        </w:rPr>
        <w:t>String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79ABFF"/>
          <w:sz w:val="14"/>
          <w:szCs w:val="14"/>
        </w:rPr>
        <w:t>input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String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79ABFF"/>
          <w:sz w:val="14"/>
          <w:szCs w:val="14"/>
        </w:rPr>
        <w:t>secretKey</w:t>
      </w:r>
      <w:r w:rsidRPr="006C1569">
        <w:rPr>
          <w:rFonts w:ascii="Consolas" w:hAnsi="Consolas"/>
          <w:color w:val="F9FAF4"/>
          <w:sz w:val="14"/>
          <w:szCs w:val="14"/>
        </w:rPr>
        <w:t>)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CC6C1D"/>
          <w:sz w:val="14"/>
          <w:szCs w:val="14"/>
        </w:rPr>
        <w:t>throws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NoSuchAlgorithmException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NoSuchPaddingException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Exception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BadPaddingException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F9FAF4"/>
          <w:sz w:val="14"/>
          <w:szCs w:val="14"/>
        </w:rPr>
        <w:t>{</w:t>
      </w:r>
    </w:p>
    <w:p w14:paraId="238ACFDB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1290C3"/>
          <w:sz w:val="14"/>
          <w:szCs w:val="14"/>
        </w:rPr>
        <w:t>SecretKeySpec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F2F200"/>
          <w:sz w:val="14"/>
          <w:szCs w:val="14"/>
        </w:rPr>
        <w:t>secretKeySpc</w:t>
      </w:r>
      <w:r w:rsidRPr="006C1569">
        <w:rPr>
          <w:rFonts w:ascii="Consolas" w:hAnsi="Consolas"/>
          <w:color w:val="E6E6FA"/>
          <w:sz w:val="14"/>
          <w:szCs w:val="14"/>
        </w:rPr>
        <w:t>=</w:t>
      </w:r>
      <w:r w:rsidRPr="006C1569">
        <w:rPr>
          <w:rFonts w:ascii="Consolas" w:hAnsi="Consolas"/>
          <w:color w:val="CC6C1D"/>
          <w:sz w:val="14"/>
          <w:szCs w:val="14"/>
        </w:rPr>
        <w:t>new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A7EC21"/>
          <w:sz w:val="14"/>
          <w:szCs w:val="14"/>
        </w:rPr>
        <w:t>SecretKeySpec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79ABFF"/>
          <w:sz w:val="14"/>
          <w:szCs w:val="14"/>
        </w:rPr>
        <w:t>secretKey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color w:val="A7EC21"/>
          <w:sz w:val="14"/>
          <w:szCs w:val="14"/>
        </w:rPr>
        <w:t>getBytes</w:t>
      </w:r>
      <w:r w:rsidRPr="006C1569">
        <w:rPr>
          <w:rFonts w:ascii="Consolas" w:hAnsi="Consolas"/>
          <w:color w:val="F9FAF4"/>
          <w:sz w:val="14"/>
          <w:szCs w:val="14"/>
        </w:rPr>
        <w:t>()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17C6A3"/>
          <w:sz w:val="14"/>
          <w:szCs w:val="14"/>
        </w:rPr>
        <w:t>"AEC"</w:t>
      </w:r>
      <w:r w:rsidRPr="006C1569">
        <w:rPr>
          <w:rFonts w:ascii="Consolas" w:hAnsi="Consolas"/>
          <w:color w:val="F9FAF4"/>
          <w:sz w:val="14"/>
          <w:szCs w:val="14"/>
        </w:rPr>
        <w:t>)</w:t>
      </w:r>
      <w:r w:rsidRPr="006C1569">
        <w:rPr>
          <w:rFonts w:ascii="Consolas" w:hAnsi="Consolas"/>
          <w:color w:val="E6E6FA"/>
          <w:sz w:val="14"/>
          <w:szCs w:val="14"/>
        </w:rPr>
        <w:t>;</w:t>
      </w:r>
    </w:p>
    <w:p w14:paraId="1F54D675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1290C3"/>
          <w:sz w:val="14"/>
          <w:szCs w:val="14"/>
        </w:rPr>
        <w:t>IvParameterSpec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F2F200"/>
          <w:sz w:val="14"/>
          <w:szCs w:val="14"/>
        </w:rPr>
        <w:t>ivprameterSpec</w:t>
      </w:r>
      <w:r w:rsidRPr="006C1569">
        <w:rPr>
          <w:rFonts w:ascii="Consolas" w:hAnsi="Consolas"/>
          <w:color w:val="E6E6FA"/>
          <w:sz w:val="14"/>
          <w:szCs w:val="14"/>
        </w:rPr>
        <w:t>=</w:t>
      </w:r>
      <w:r w:rsidRPr="006C1569">
        <w:rPr>
          <w:rFonts w:ascii="Consolas" w:hAnsi="Consolas"/>
          <w:color w:val="CC6C1D"/>
          <w:sz w:val="14"/>
          <w:szCs w:val="14"/>
        </w:rPr>
        <w:t>new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A7EC21"/>
          <w:sz w:val="14"/>
          <w:szCs w:val="14"/>
        </w:rPr>
        <w:t>IvParameterSpec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17C6A3"/>
          <w:sz w:val="14"/>
          <w:szCs w:val="14"/>
        </w:rPr>
        <w:t>"4234567890123456"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color w:val="A7EC21"/>
          <w:sz w:val="14"/>
          <w:szCs w:val="14"/>
        </w:rPr>
        <w:t>getBytes</w:t>
      </w:r>
      <w:r w:rsidRPr="006C1569">
        <w:rPr>
          <w:rFonts w:ascii="Consolas" w:hAnsi="Consolas"/>
          <w:color w:val="F9FAF4"/>
          <w:sz w:val="14"/>
          <w:szCs w:val="14"/>
        </w:rPr>
        <w:t>())</w:t>
      </w:r>
      <w:r w:rsidRPr="006C1569">
        <w:rPr>
          <w:rFonts w:ascii="Consolas" w:hAnsi="Consolas"/>
          <w:color w:val="E6E6FA"/>
          <w:sz w:val="14"/>
          <w:szCs w:val="14"/>
        </w:rPr>
        <w:t>;</w:t>
      </w:r>
    </w:p>
    <w:p w14:paraId="14B40E70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1290C3"/>
          <w:sz w:val="14"/>
          <w:szCs w:val="14"/>
        </w:rPr>
        <w:t>Cipher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F2F200"/>
          <w:sz w:val="14"/>
          <w:szCs w:val="14"/>
        </w:rPr>
        <w:t>cipher</w:t>
      </w:r>
      <w:r w:rsidRPr="006C1569">
        <w:rPr>
          <w:rFonts w:ascii="Consolas" w:hAnsi="Consolas"/>
          <w:color w:val="E6E6FA"/>
          <w:sz w:val="14"/>
          <w:szCs w:val="14"/>
        </w:rPr>
        <w:t>=</w:t>
      </w:r>
      <w:r w:rsidRPr="006C1569">
        <w:rPr>
          <w:rFonts w:ascii="Consolas" w:hAnsi="Consolas"/>
          <w:color w:val="1290C3"/>
          <w:sz w:val="14"/>
          <w:szCs w:val="14"/>
        </w:rPr>
        <w:t>Cipher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i/>
          <w:iCs/>
          <w:color w:val="96EC3F"/>
          <w:sz w:val="14"/>
          <w:szCs w:val="14"/>
        </w:rPr>
        <w:t>getInstance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17C6A3"/>
          <w:sz w:val="14"/>
          <w:szCs w:val="14"/>
        </w:rPr>
        <w:t>"AES/CBC/PKCS5Padding"</w:t>
      </w:r>
      <w:r w:rsidRPr="006C1569">
        <w:rPr>
          <w:rFonts w:ascii="Consolas" w:hAnsi="Consolas"/>
          <w:color w:val="F9FAF4"/>
          <w:sz w:val="14"/>
          <w:szCs w:val="14"/>
        </w:rPr>
        <w:t>)</w:t>
      </w:r>
      <w:r w:rsidRPr="006C1569">
        <w:rPr>
          <w:rFonts w:ascii="Consolas" w:hAnsi="Consolas"/>
          <w:color w:val="E6E6FA"/>
          <w:sz w:val="14"/>
          <w:szCs w:val="14"/>
        </w:rPr>
        <w:t>;</w:t>
      </w:r>
    </w:p>
    <w:p w14:paraId="5A9AA08C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F3EC79"/>
          <w:sz w:val="14"/>
          <w:szCs w:val="14"/>
        </w:rPr>
        <w:t>cipher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color w:val="A7EC21"/>
          <w:sz w:val="14"/>
          <w:szCs w:val="14"/>
        </w:rPr>
        <w:t>init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1290C3"/>
          <w:sz w:val="14"/>
          <w:szCs w:val="14"/>
        </w:rPr>
        <w:t>Cipher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b/>
          <w:bCs/>
          <w:i/>
          <w:iCs/>
          <w:color w:val="8DDAF8"/>
          <w:sz w:val="14"/>
          <w:szCs w:val="14"/>
        </w:rPr>
        <w:t>ENCRYPT_MODE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F3EC79"/>
          <w:sz w:val="14"/>
          <w:szCs w:val="14"/>
        </w:rPr>
        <w:t>secretKeySpc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F3EC79"/>
          <w:sz w:val="14"/>
          <w:szCs w:val="14"/>
        </w:rPr>
        <w:t>ivprameterSpec</w:t>
      </w:r>
      <w:r w:rsidRPr="006C1569">
        <w:rPr>
          <w:rFonts w:ascii="Consolas" w:hAnsi="Consolas"/>
          <w:color w:val="F9FAF4"/>
          <w:sz w:val="14"/>
          <w:szCs w:val="14"/>
        </w:rPr>
        <w:t>)</w:t>
      </w:r>
      <w:r w:rsidRPr="006C1569">
        <w:rPr>
          <w:rFonts w:ascii="Consolas" w:hAnsi="Consolas"/>
          <w:color w:val="E6E6FA"/>
          <w:sz w:val="14"/>
          <w:szCs w:val="14"/>
        </w:rPr>
        <w:t>;</w:t>
      </w:r>
    </w:p>
    <w:p w14:paraId="790E0E19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CC6C1D"/>
          <w:sz w:val="14"/>
          <w:szCs w:val="14"/>
        </w:rPr>
        <w:t>byte</w:t>
      </w:r>
      <w:r w:rsidRPr="006C1569">
        <w:rPr>
          <w:rFonts w:ascii="Consolas" w:hAnsi="Consolas"/>
          <w:color w:val="F9FAF4"/>
          <w:sz w:val="14"/>
          <w:szCs w:val="14"/>
        </w:rPr>
        <w:t>[]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F2F200"/>
          <w:sz w:val="14"/>
          <w:szCs w:val="14"/>
        </w:rPr>
        <w:t>encrypted</w:t>
      </w:r>
      <w:r w:rsidRPr="006C1569">
        <w:rPr>
          <w:rFonts w:ascii="Consolas" w:hAnsi="Consolas"/>
          <w:color w:val="E6E6FA"/>
          <w:sz w:val="14"/>
          <w:szCs w:val="14"/>
        </w:rPr>
        <w:t>=</w:t>
      </w:r>
      <w:r w:rsidRPr="006C1569">
        <w:rPr>
          <w:rFonts w:ascii="Consolas" w:hAnsi="Consolas"/>
          <w:color w:val="F3EC79"/>
          <w:sz w:val="14"/>
          <w:szCs w:val="14"/>
        </w:rPr>
        <w:t>cipher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color w:val="A7EC21"/>
          <w:sz w:val="14"/>
          <w:szCs w:val="14"/>
        </w:rPr>
        <w:t>doFinal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79ABFF"/>
          <w:sz w:val="14"/>
          <w:szCs w:val="14"/>
        </w:rPr>
        <w:t>input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color w:val="A7EC21"/>
          <w:sz w:val="14"/>
          <w:szCs w:val="14"/>
        </w:rPr>
        <w:t>getBytes</w:t>
      </w:r>
      <w:r w:rsidRPr="006C1569">
        <w:rPr>
          <w:rFonts w:ascii="Consolas" w:hAnsi="Consolas"/>
          <w:color w:val="F9FAF4"/>
          <w:sz w:val="14"/>
          <w:szCs w:val="14"/>
        </w:rPr>
        <w:t>())</w:t>
      </w:r>
      <w:r w:rsidRPr="006C1569">
        <w:rPr>
          <w:rFonts w:ascii="Consolas" w:hAnsi="Consolas"/>
          <w:color w:val="E6E6FA"/>
          <w:sz w:val="14"/>
          <w:szCs w:val="14"/>
        </w:rPr>
        <w:t>;</w:t>
      </w:r>
    </w:p>
    <w:p w14:paraId="2B3FBCDC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CC6C1D"/>
          <w:sz w:val="14"/>
          <w:szCs w:val="14"/>
        </w:rPr>
        <w:t>return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Base64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i/>
          <w:iCs/>
          <w:color w:val="96EC3F"/>
          <w:sz w:val="14"/>
          <w:szCs w:val="14"/>
        </w:rPr>
        <w:t>getEncoder</w:t>
      </w:r>
      <w:r w:rsidRPr="006C1569">
        <w:rPr>
          <w:rFonts w:ascii="Consolas" w:hAnsi="Consolas"/>
          <w:color w:val="F9FAF4"/>
          <w:sz w:val="14"/>
          <w:szCs w:val="14"/>
        </w:rPr>
        <w:t>()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color w:val="A7EC21"/>
          <w:sz w:val="14"/>
          <w:szCs w:val="14"/>
        </w:rPr>
        <w:t>encodeToString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F3EC79"/>
          <w:sz w:val="14"/>
          <w:szCs w:val="14"/>
        </w:rPr>
        <w:t>encrypted</w:t>
      </w:r>
      <w:r w:rsidRPr="006C1569">
        <w:rPr>
          <w:rFonts w:ascii="Consolas" w:hAnsi="Consolas"/>
          <w:color w:val="F9FAF4"/>
          <w:sz w:val="14"/>
          <w:szCs w:val="14"/>
        </w:rPr>
        <w:t>)</w:t>
      </w:r>
      <w:r w:rsidRPr="006C1569">
        <w:rPr>
          <w:rFonts w:ascii="Consolas" w:hAnsi="Consolas"/>
          <w:color w:val="E6E6FA"/>
          <w:sz w:val="14"/>
          <w:szCs w:val="14"/>
        </w:rPr>
        <w:t>;</w:t>
      </w:r>
    </w:p>
    <w:p w14:paraId="473D0D6D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F9FAF4"/>
          <w:sz w:val="14"/>
          <w:szCs w:val="14"/>
        </w:rPr>
        <w:t>}</w:t>
      </w:r>
    </w:p>
    <w:p w14:paraId="0C38EFB5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</w:p>
    <w:p w14:paraId="7F50B5D0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CC6C1D"/>
          <w:sz w:val="14"/>
          <w:szCs w:val="14"/>
        </w:rPr>
        <w:t>public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String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EB540"/>
          <w:sz w:val="14"/>
          <w:szCs w:val="14"/>
        </w:rPr>
        <w:t>decrypt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1290C3"/>
          <w:sz w:val="14"/>
          <w:szCs w:val="14"/>
        </w:rPr>
        <w:t>String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79ABFF"/>
          <w:sz w:val="14"/>
          <w:szCs w:val="14"/>
        </w:rPr>
        <w:t>input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String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79ABFF"/>
          <w:sz w:val="14"/>
          <w:szCs w:val="14"/>
        </w:rPr>
        <w:t>secretKey</w:t>
      </w:r>
      <w:r w:rsidRPr="006C1569">
        <w:rPr>
          <w:rFonts w:ascii="Consolas" w:hAnsi="Consolas"/>
          <w:color w:val="F9FAF4"/>
          <w:sz w:val="14"/>
          <w:szCs w:val="14"/>
        </w:rPr>
        <w:t>)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CC6C1D"/>
          <w:sz w:val="14"/>
          <w:szCs w:val="14"/>
        </w:rPr>
        <w:t>throws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NoSuchAlgorithmException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NoSuchPaddingException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Exception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1290C3"/>
          <w:sz w:val="14"/>
          <w:szCs w:val="14"/>
        </w:rPr>
        <w:t>BadPaddingException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F9FAF4"/>
          <w:sz w:val="14"/>
          <w:szCs w:val="14"/>
        </w:rPr>
        <w:t>{</w:t>
      </w:r>
    </w:p>
    <w:p w14:paraId="565BDC34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1290C3"/>
          <w:sz w:val="14"/>
          <w:szCs w:val="14"/>
        </w:rPr>
        <w:t>SecretKeySpec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F2F200"/>
          <w:sz w:val="14"/>
          <w:szCs w:val="14"/>
        </w:rPr>
        <w:t>secretKeySpc</w:t>
      </w:r>
      <w:r w:rsidRPr="006C1569">
        <w:rPr>
          <w:rFonts w:ascii="Consolas" w:hAnsi="Consolas"/>
          <w:color w:val="E6E6FA"/>
          <w:sz w:val="14"/>
          <w:szCs w:val="14"/>
        </w:rPr>
        <w:t>=</w:t>
      </w:r>
      <w:r w:rsidRPr="006C1569">
        <w:rPr>
          <w:rFonts w:ascii="Consolas" w:hAnsi="Consolas"/>
          <w:color w:val="CC6C1D"/>
          <w:sz w:val="14"/>
          <w:szCs w:val="14"/>
        </w:rPr>
        <w:t>new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A7EC21"/>
          <w:sz w:val="14"/>
          <w:szCs w:val="14"/>
        </w:rPr>
        <w:t>SecretKeySpec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79ABFF"/>
          <w:sz w:val="14"/>
          <w:szCs w:val="14"/>
        </w:rPr>
        <w:t>secretKey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color w:val="A7EC21"/>
          <w:sz w:val="14"/>
          <w:szCs w:val="14"/>
        </w:rPr>
        <w:t>getBytes</w:t>
      </w:r>
      <w:r w:rsidRPr="006C1569">
        <w:rPr>
          <w:rFonts w:ascii="Consolas" w:hAnsi="Consolas"/>
          <w:color w:val="F9FAF4"/>
          <w:sz w:val="14"/>
          <w:szCs w:val="14"/>
        </w:rPr>
        <w:t>()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17C6A3"/>
          <w:sz w:val="14"/>
          <w:szCs w:val="14"/>
        </w:rPr>
        <w:t>"AEC"</w:t>
      </w:r>
      <w:r w:rsidRPr="006C1569">
        <w:rPr>
          <w:rFonts w:ascii="Consolas" w:hAnsi="Consolas"/>
          <w:color w:val="F9FAF4"/>
          <w:sz w:val="14"/>
          <w:szCs w:val="14"/>
        </w:rPr>
        <w:t>)</w:t>
      </w:r>
      <w:r w:rsidRPr="006C1569">
        <w:rPr>
          <w:rFonts w:ascii="Consolas" w:hAnsi="Consolas"/>
          <w:color w:val="E6E6FA"/>
          <w:sz w:val="14"/>
          <w:szCs w:val="14"/>
        </w:rPr>
        <w:t>;</w:t>
      </w:r>
    </w:p>
    <w:p w14:paraId="1D1BA99C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1290C3"/>
          <w:sz w:val="14"/>
          <w:szCs w:val="14"/>
        </w:rPr>
        <w:t>IvParameterSpec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F2F200"/>
          <w:sz w:val="14"/>
          <w:szCs w:val="14"/>
        </w:rPr>
        <w:t>ivprameterSpec</w:t>
      </w:r>
      <w:r w:rsidRPr="006C1569">
        <w:rPr>
          <w:rFonts w:ascii="Consolas" w:hAnsi="Consolas"/>
          <w:color w:val="E6E6FA"/>
          <w:sz w:val="14"/>
          <w:szCs w:val="14"/>
        </w:rPr>
        <w:t>=</w:t>
      </w:r>
      <w:r w:rsidRPr="006C1569">
        <w:rPr>
          <w:rFonts w:ascii="Consolas" w:hAnsi="Consolas"/>
          <w:color w:val="CC6C1D"/>
          <w:sz w:val="14"/>
          <w:szCs w:val="14"/>
        </w:rPr>
        <w:t>new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A7EC21"/>
          <w:sz w:val="14"/>
          <w:szCs w:val="14"/>
        </w:rPr>
        <w:t>IvParameterSpec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17C6A3"/>
          <w:sz w:val="14"/>
          <w:szCs w:val="14"/>
        </w:rPr>
        <w:t>"4234567890123456"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color w:val="A7EC21"/>
          <w:sz w:val="14"/>
          <w:szCs w:val="14"/>
        </w:rPr>
        <w:t>getBytes</w:t>
      </w:r>
      <w:r w:rsidRPr="006C1569">
        <w:rPr>
          <w:rFonts w:ascii="Consolas" w:hAnsi="Consolas"/>
          <w:color w:val="F9FAF4"/>
          <w:sz w:val="14"/>
          <w:szCs w:val="14"/>
        </w:rPr>
        <w:t>())</w:t>
      </w:r>
      <w:r w:rsidRPr="006C1569">
        <w:rPr>
          <w:rFonts w:ascii="Consolas" w:hAnsi="Consolas"/>
          <w:color w:val="E6E6FA"/>
          <w:sz w:val="14"/>
          <w:szCs w:val="14"/>
        </w:rPr>
        <w:t>;</w:t>
      </w:r>
    </w:p>
    <w:p w14:paraId="49467CAB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1290C3"/>
          <w:sz w:val="14"/>
          <w:szCs w:val="14"/>
        </w:rPr>
        <w:t>Cipher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F2F200"/>
          <w:sz w:val="14"/>
          <w:szCs w:val="14"/>
        </w:rPr>
        <w:t>cipher</w:t>
      </w:r>
      <w:r w:rsidRPr="006C1569">
        <w:rPr>
          <w:rFonts w:ascii="Consolas" w:hAnsi="Consolas"/>
          <w:color w:val="E6E6FA"/>
          <w:sz w:val="14"/>
          <w:szCs w:val="14"/>
        </w:rPr>
        <w:t>=</w:t>
      </w:r>
      <w:r w:rsidRPr="006C1569">
        <w:rPr>
          <w:rFonts w:ascii="Consolas" w:hAnsi="Consolas"/>
          <w:color w:val="1290C3"/>
          <w:sz w:val="14"/>
          <w:szCs w:val="14"/>
        </w:rPr>
        <w:t>Cipher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i/>
          <w:iCs/>
          <w:color w:val="96EC3F"/>
          <w:sz w:val="14"/>
          <w:szCs w:val="14"/>
        </w:rPr>
        <w:t>getInstance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17C6A3"/>
          <w:sz w:val="14"/>
          <w:szCs w:val="14"/>
        </w:rPr>
        <w:t>"AES/CBC/PKCS5Padding"</w:t>
      </w:r>
      <w:r w:rsidRPr="006C1569">
        <w:rPr>
          <w:rFonts w:ascii="Consolas" w:hAnsi="Consolas"/>
          <w:color w:val="F9FAF4"/>
          <w:sz w:val="14"/>
          <w:szCs w:val="14"/>
        </w:rPr>
        <w:t>)</w:t>
      </w:r>
      <w:r w:rsidRPr="006C1569">
        <w:rPr>
          <w:rFonts w:ascii="Consolas" w:hAnsi="Consolas"/>
          <w:color w:val="E6E6FA"/>
          <w:sz w:val="14"/>
          <w:szCs w:val="14"/>
        </w:rPr>
        <w:t>;</w:t>
      </w:r>
    </w:p>
    <w:p w14:paraId="30299266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F3EC79"/>
          <w:sz w:val="14"/>
          <w:szCs w:val="14"/>
        </w:rPr>
        <w:t>cipher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color w:val="A7EC21"/>
          <w:sz w:val="14"/>
          <w:szCs w:val="14"/>
        </w:rPr>
        <w:t>init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1290C3"/>
          <w:sz w:val="14"/>
          <w:szCs w:val="14"/>
        </w:rPr>
        <w:t>Cipher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b/>
          <w:bCs/>
          <w:i/>
          <w:iCs/>
          <w:color w:val="8DDAF8"/>
          <w:sz w:val="14"/>
          <w:szCs w:val="14"/>
        </w:rPr>
        <w:t>DECRYPT_MODE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F3EC79"/>
          <w:sz w:val="14"/>
          <w:szCs w:val="14"/>
        </w:rPr>
        <w:t>secretKeySpc</w:t>
      </w:r>
      <w:r w:rsidRPr="006C1569">
        <w:rPr>
          <w:rFonts w:ascii="Consolas" w:hAnsi="Consolas"/>
          <w:color w:val="E6E6FA"/>
          <w:sz w:val="14"/>
          <w:szCs w:val="14"/>
        </w:rPr>
        <w:t>,</w:t>
      </w:r>
      <w:r w:rsidRPr="006C1569">
        <w:rPr>
          <w:rFonts w:ascii="Consolas" w:hAnsi="Consolas"/>
          <w:color w:val="F3EC79"/>
          <w:sz w:val="14"/>
          <w:szCs w:val="14"/>
        </w:rPr>
        <w:t>ivprameterSpec</w:t>
      </w:r>
      <w:r w:rsidRPr="006C1569">
        <w:rPr>
          <w:rFonts w:ascii="Consolas" w:hAnsi="Consolas"/>
          <w:color w:val="F9FAF4"/>
          <w:sz w:val="14"/>
          <w:szCs w:val="14"/>
        </w:rPr>
        <w:t>)</w:t>
      </w:r>
      <w:r w:rsidRPr="006C1569">
        <w:rPr>
          <w:rFonts w:ascii="Consolas" w:hAnsi="Consolas"/>
          <w:color w:val="E6E6FA"/>
          <w:sz w:val="14"/>
          <w:szCs w:val="14"/>
        </w:rPr>
        <w:t>;</w:t>
      </w:r>
    </w:p>
    <w:p w14:paraId="45E22A92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CC6C1D"/>
          <w:sz w:val="14"/>
          <w:szCs w:val="14"/>
        </w:rPr>
        <w:t>byte</w:t>
      </w:r>
      <w:r w:rsidRPr="006C1569">
        <w:rPr>
          <w:rFonts w:ascii="Consolas" w:hAnsi="Consolas"/>
          <w:color w:val="F9FAF4"/>
          <w:sz w:val="14"/>
          <w:szCs w:val="14"/>
        </w:rPr>
        <w:t>[]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F2F200"/>
          <w:sz w:val="14"/>
          <w:szCs w:val="14"/>
        </w:rPr>
        <w:t>decrypted</w:t>
      </w:r>
      <w:r w:rsidRPr="006C1569">
        <w:rPr>
          <w:rFonts w:ascii="Consolas" w:hAnsi="Consolas"/>
          <w:color w:val="E6E6FA"/>
          <w:sz w:val="14"/>
          <w:szCs w:val="14"/>
        </w:rPr>
        <w:t>=</w:t>
      </w:r>
      <w:r w:rsidRPr="006C1569">
        <w:rPr>
          <w:rFonts w:ascii="Consolas" w:hAnsi="Consolas"/>
          <w:color w:val="F3EC79"/>
          <w:sz w:val="14"/>
          <w:szCs w:val="14"/>
        </w:rPr>
        <w:t>cipher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color w:val="A7EC21"/>
          <w:sz w:val="14"/>
          <w:szCs w:val="14"/>
        </w:rPr>
        <w:t>doFinal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1290C3"/>
          <w:sz w:val="14"/>
          <w:szCs w:val="14"/>
        </w:rPr>
        <w:t>Base64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i/>
          <w:iCs/>
          <w:color w:val="96EC3F"/>
          <w:sz w:val="14"/>
          <w:szCs w:val="14"/>
        </w:rPr>
        <w:t>getDecoder</w:t>
      </w:r>
      <w:r w:rsidRPr="006C1569">
        <w:rPr>
          <w:rFonts w:ascii="Consolas" w:hAnsi="Consolas"/>
          <w:color w:val="F9FAF4"/>
          <w:sz w:val="14"/>
          <w:szCs w:val="14"/>
        </w:rPr>
        <w:t>()</w:t>
      </w:r>
      <w:r w:rsidRPr="006C1569">
        <w:rPr>
          <w:rFonts w:ascii="Consolas" w:hAnsi="Consolas"/>
          <w:color w:val="E6E6FA"/>
          <w:sz w:val="14"/>
          <w:szCs w:val="14"/>
        </w:rPr>
        <w:t>.</w:t>
      </w:r>
      <w:r w:rsidRPr="006C1569">
        <w:rPr>
          <w:rFonts w:ascii="Consolas" w:hAnsi="Consolas"/>
          <w:color w:val="A7EC21"/>
          <w:sz w:val="14"/>
          <w:szCs w:val="14"/>
        </w:rPr>
        <w:t>decode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79ABFF"/>
          <w:sz w:val="14"/>
          <w:szCs w:val="14"/>
        </w:rPr>
        <w:t>input</w:t>
      </w:r>
      <w:r w:rsidRPr="006C1569">
        <w:rPr>
          <w:rFonts w:ascii="Consolas" w:hAnsi="Consolas"/>
          <w:color w:val="F9FAF4"/>
          <w:sz w:val="14"/>
          <w:szCs w:val="14"/>
        </w:rPr>
        <w:t>))</w:t>
      </w:r>
      <w:r w:rsidRPr="006C1569">
        <w:rPr>
          <w:rFonts w:ascii="Consolas" w:hAnsi="Consolas"/>
          <w:color w:val="E6E6FA"/>
          <w:sz w:val="14"/>
          <w:szCs w:val="14"/>
        </w:rPr>
        <w:t>;</w:t>
      </w:r>
    </w:p>
    <w:p w14:paraId="108802E0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CC6C1D"/>
          <w:sz w:val="14"/>
          <w:szCs w:val="14"/>
        </w:rPr>
        <w:t>return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CC6C1D"/>
          <w:sz w:val="14"/>
          <w:szCs w:val="14"/>
        </w:rPr>
        <w:t>new</w:t>
      </w:r>
      <w:r w:rsidRPr="006C1569">
        <w:rPr>
          <w:rFonts w:ascii="Consolas" w:hAnsi="Consolas"/>
          <w:color w:val="D9E8F7"/>
          <w:sz w:val="14"/>
          <w:szCs w:val="14"/>
        </w:rPr>
        <w:t xml:space="preserve"> </w:t>
      </w:r>
      <w:r w:rsidRPr="006C1569">
        <w:rPr>
          <w:rFonts w:ascii="Consolas" w:hAnsi="Consolas"/>
          <w:color w:val="A7EC21"/>
          <w:sz w:val="14"/>
          <w:szCs w:val="14"/>
        </w:rPr>
        <w:t>String</w:t>
      </w:r>
      <w:r w:rsidRPr="006C1569">
        <w:rPr>
          <w:rFonts w:ascii="Consolas" w:hAnsi="Consolas"/>
          <w:color w:val="F9FAF4"/>
          <w:sz w:val="14"/>
          <w:szCs w:val="14"/>
        </w:rPr>
        <w:t>(</w:t>
      </w:r>
      <w:r w:rsidRPr="006C1569">
        <w:rPr>
          <w:rFonts w:ascii="Consolas" w:hAnsi="Consolas"/>
          <w:color w:val="F3EC79"/>
          <w:sz w:val="14"/>
          <w:szCs w:val="14"/>
        </w:rPr>
        <w:t>decrypted</w:t>
      </w:r>
      <w:r w:rsidRPr="006C1569">
        <w:rPr>
          <w:rFonts w:ascii="Consolas" w:hAnsi="Consolas"/>
          <w:color w:val="F9FAF4"/>
          <w:sz w:val="14"/>
          <w:szCs w:val="14"/>
        </w:rPr>
        <w:t>)</w:t>
      </w:r>
      <w:r w:rsidRPr="006C1569">
        <w:rPr>
          <w:rFonts w:ascii="Consolas" w:hAnsi="Consolas"/>
          <w:color w:val="E6E6FA"/>
          <w:sz w:val="14"/>
          <w:szCs w:val="14"/>
        </w:rPr>
        <w:t>;</w:t>
      </w:r>
    </w:p>
    <w:p w14:paraId="4CE30B10" w14:textId="77777777" w:rsidR="006C1569" w:rsidRPr="006C1569" w:rsidRDefault="006C1569" w:rsidP="006C156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6C1569">
        <w:rPr>
          <w:rFonts w:ascii="Consolas" w:hAnsi="Consolas"/>
          <w:color w:val="D9E8F7"/>
          <w:sz w:val="14"/>
          <w:szCs w:val="14"/>
        </w:rPr>
        <w:tab/>
      </w:r>
      <w:r w:rsidRPr="006C1569">
        <w:rPr>
          <w:rFonts w:ascii="Consolas" w:hAnsi="Consolas"/>
          <w:color w:val="F9FAF4"/>
          <w:sz w:val="14"/>
          <w:szCs w:val="14"/>
        </w:rPr>
        <w:t>}</w:t>
      </w:r>
    </w:p>
    <w:p w14:paraId="349BDC23" w14:textId="77777777" w:rsidR="00246459" w:rsidRDefault="00246459" w:rsidP="00974BBB"/>
    <w:p w14:paraId="79E39395" w14:textId="3C9C7513" w:rsidR="006C1569" w:rsidRDefault="006C1569" w:rsidP="006C1569">
      <w:pPr>
        <w:pStyle w:val="Heading2"/>
      </w:pPr>
      <w:r w:rsidRPr="005C72D0">
        <w:rPr>
          <w:color w:val="6B911C" w:themeColor="accent1" w:themeShade="BF"/>
        </w:rPr>
        <w:t>ENDPOINT</w:t>
      </w:r>
      <w:r>
        <w:t>=</w:t>
      </w:r>
    </w:p>
    <w:p w14:paraId="28AFCFA1" w14:textId="6B129ECE" w:rsidR="006C1569" w:rsidRDefault="00B028D4" w:rsidP="006C1569">
      <w:pPr>
        <w:pStyle w:val="ListParagraph"/>
        <w:numPr>
          <w:ilvl w:val="0"/>
          <w:numId w:val="137"/>
        </w:numPr>
      </w:pPr>
      <w:r>
        <w:t>EACH AND EVERY TEST CASE ENDPOINT IS MANDETORY TO EXECUTE API.</w:t>
      </w:r>
    </w:p>
    <w:p w14:paraId="2BD8AAEF" w14:textId="3622B295" w:rsidR="00B028D4" w:rsidRDefault="00B028D4" w:rsidP="006C1569">
      <w:pPr>
        <w:pStyle w:val="ListParagraph"/>
        <w:numPr>
          <w:ilvl w:val="0"/>
          <w:numId w:val="137"/>
        </w:numPr>
      </w:pPr>
      <w:r>
        <w:t xml:space="preserve">WE SHOULD NEVER HARD CODE THE ENDPOINT </w:t>
      </w:r>
      <w:r w:rsidR="00090F8D">
        <w:t>ALSO BECOUSE THERE IS NO GARENTY THAT END POINT WILL CHANGE.</w:t>
      </w:r>
    </w:p>
    <w:p w14:paraId="1B5A884A" w14:textId="6FCA992F" w:rsidR="00090F8D" w:rsidRDefault="00090F8D" w:rsidP="006C1569">
      <w:pPr>
        <w:pStyle w:val="ListParagraph"/>
        <w:numPr>
          <w:ilvl w:val="0"/>
          <w:numId w:val="137"/>
        </w:numPr>
      </w:pPr>
      <w:r>
        <w:t xml:space="preserve">NEXT MAJOR RELEASE ENDPOINT </w:t>
      </w:r>
      <w:r w:rsidR="00EA0DE1">
        <w:t>CHANGE AT THAT TIME WE HAVE TO GET INTO EACH AND EVERY TESTSCRIPT AND CHANGE.</w:t>
      </w:r>
    </w:p>
    <w:p w14:paraId="666E0A90" w14:textId="109EA0D4" w:rsidR="003B1661" w:rsidRDefault="003B1661" w:rsidP="006C1569">
      <w:pPr>
        <w:pStyle w:val="ListParagraph"/>
        <w:numPr>
          <w:ilvl w:val="0"/>
          <w:numId w:val="137"/>
        </w:numPr>
      </w:pPr>
      <w:r>
        <w:t>RULE OF AUTOMATION IS NEVER HARDCODE THE ENDPOINT WITHIN TEST SCRIPT.</w:t>
      </w:r>
    </w:p>
    <w:p w14:paraId="1E105C72" w14:textId="6059843D" w:rsidR="003B1661" w:rsidRDefault="003B1661" w:rsidP="006C1569">
      <w:pPr>
        <w:pStyle w:val="ListParagraph"/>
        <w:numPr>
          <w:ilvl w:val="0"/>
          <w:numId w:val="137"/>
        </w:numPr>
      </w:pPr>
      <w:r>
        <w:t>SO GET FROM THE EXTERNAL FILES.</w:t>
      </w:r>
    </w:p>
    <w:p w14:paraId="6FD68C05" w14:textId="23BAF9E8" w:rsidR="003B1661" w:rsidRDefault="00EA25B7" w:rsidP="006C1569">
      <w:pPr>
        <w:pStyle w:val="ListParagraph"/>
        <w:numPr>
          <w:ilvl w:val="0"/>
          <w:numId w:val="137"/>
        </w:numPr>
      </w:pPr>
      <w:r>
        <w:t xml:space="preserve">INSTEAD OF KEEPING IN EXTERNAL FILES BECOUSE ITS CONSTANT ARE GOING TO BE CONSTANT </w:t>
      </w:r>
      <w:r w:rsidR="00C0182C">
        <w:t>, SO WE KEEP IN INTERFACE .</w:t>
      </w:r>
    </w:p>
    <w:p w14:paraId="69A2B2E2" w14:textId="0CDFAA21" w:rsidR="00C0182C" w:rsidRDefault="00C0182C" w:rsidP="006C1569">
      <w:pPr>
        <w:pStyle w:val="ListParagraph"/>
        <w:numPr>
          <w:ilvl w:val="0"/>
          <w:numId w:val="137"/>
        </w:numPr>
      </w:pPr>
      <w:r>
        <w:t xml:space="preserve">IN INTERFACE WHAT EVER DATA WE KEEP </w:t>
      </w:r>
      <w:r w:rsidR="00771B9E">
        <w:t>THAT IS PUBLIC STATIC AND FINAL THIS IS ALSO CONSTANT.</w:t>
      </w:r>
    </w:p>
    <w:p w14:paraId="2390F5F8" w14:textId="68DB7181" w:rsidR="00771B9E" w:rsidRDefault="00771B9E" w:rsidP="006C1569">
      <w:pPr>
        <w:pStyle w:val="ListParagraph"/>
        <w:numPr>
          <w:ilvl w:val="0"/>
          <w:numId w:val="137"/>
        </w:numPr>
      </w:pPr>
      <w:r>
        <w:t xml:space="preserve">BECOUSE OF API TESTING </w:t>
      </w:r>
      <w:r w:rsidR="002B32B1">
        <w:t xml:space="preserve">WE WILL NEVER GO FOR PARALLEL TESTING BECOUSE EVERY API WILL GET EXECUTED </w:t>
      </w:r>
      <w:r w:rsidR="002E14CC">
        <w:t>WITHIN MILLISECOND.</w:t>
      </w:r>
    </w:p>
    <w:p w14:paraId="633CDEBF" w14:textId="389A144D" w:rsidR="002E14CC" w:rsidRDefault="002E14CC" w:rsidP="006C1569">
      <w:pPr>
        <w:pStyle w:val="ListParagraph"/>
        <w:numPr>
          <w:ilvl w:val="0"/>
          <w:numId w:val="137"/>
        </w:numPr>
      </w:pPr>
      <w:r>
        <w:t xml:space="preserve">THERE IS NO GOING TO PARALLEL IF THER ARE 1000S OF APIS </w:t>
      </w:r>
      <w:r w:rsidR="00C375C2">
        <w:t>,</w:t>
      </w:r>
    </w:p>
    <w:p w14:paraId="6C8DE762" w14:textId="04575C5D" w:rsidR="00C375C2" w:rsidRDefault="00C375C2" w:rsidP="00166704">
      <w:pPr>
        <w:pStyle w:val="ListParagraph"/>
        <w:numPr>
          <w:ilvl w:val="0"/>
          <w:numId w:val="137"/>
        </w:numPr>
      </w:pPr>
      <w:r>
        <w:t>WE WILL KEEP ENDPOINTS IN JAVA FILE</w:t>
      </w:r>
      <w:r w:rsidR="00166704">
        <w:t>.</w:t>
      </w:r>
    </w:p>
    <w:p w14:paraId="7100EB76" w14:textId="17AA8BAF" w:rsidR="00166704" w:rsidRPr="00146378" w:rsidRDefault="00166704" w:rsidP="00166704">
      <w:pPr>
        <w:pStyle w:val="ListParagraph"/>
        <w:numPr>
          <w:ilvl w:val="0"/>
          <w:numId w:val="137"/>
        </w:numPr>
        <w:rPr>
          <w:sz w:val="16"/>
          <w:szCs w:val="16"/>
        </w:rPr>
      </w:pPr>
      <w:r>
        <w:t xml:space="preserve">CREAT A PACKAGE STORE DIFFERENT DIFFERENT INTERFACE </w:t>
      </w:r>
      <w:r w:rsidR="00030A1B">
        <w:t xml:space="preserve">FOR SEPARATE MODULES </w:t>
      </w:r>
      <w:r w:rsidR="00030A1B" w:rsidRPr="00146378">
        <w:rPr>
          <w:sz w:val="16"/>
          <w:szCs w:val="16"/>
        </w:rPr>
        <w:t>ENDPOINTS.</w:t>
      </w:r>
    </w:p>
    <w:p w14:paraId="45858566" w14:textId="77777777" w:rsidR="00146378" w:rsidRPr="00146378" w:rsidRDefault="00146378" w:rsidP="0014637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46378">
        <w:rPr>
          <w:rFonts w:ascii="Consolas" w:hAnsi="Consolas"/>
          <w:color w:val="CC6C1D"/>
          <w:sz w:val="16"/>
          <w:szCs w:val="16"/>
        </w:rPr>
        <w:t>package</w:t>
      </w:r>
      <w:r w:rsidRPr="00146378">
        <w:rPr>
          <w:rFonts w:ascii="Consolas" w:hAnsi="Consolas"/>
          <w:color w:val="D9E8F7"/>
          <w:sz w:val="16"/>
          <w:szCs w:val="16"/>
        </w:rPr>
        <w:t xml:space="preserve"> com</w:t>
      </w:r>
      <w:r w:rsidRPr="00146378">
        <w:rPr>
          <w:rFonts w:ascii="Consolas" w:hAnsi="Consolas"/>
          <w:color w:val="E6E6FA"/>
          <w:sz w:val="16"/>
          <w:szCs w:val="16"/>
        </w:rPr>
        <w:t>.</w:t>
      </w:r>
      <w:r w:rsidRPr="00146378">
        <w:rPr>
          <w:rFonts w:ascii="Consolas" w:hAnsi="Consolas"/>
          <w:color w:val="D9E8F7"/>
          <w:sz w:val="16"/>
          <w:szCs w:val="16"/>
        </w:rPr>
        <w:t>dielan</w:t>
      </w:r>
      <w:r w:rsidRPr="00146378">
        <w:rPr>
          <w:rFonts w:ascii="Consolas" w:hAnsi="Consolas"/>
          <w:color w:val="E6E6FA"/>
          <w:sz w:val="16"/>
          <w:szCs w:val="16"/>
        </w:rPr>
        <w:t>.</w:t>
      </w:r>
      <w:r w:rsidRPr="00146378">
        <w:rPr>
          <w:rFonts w:ascii="Consolas" w:hAnsi="Consolas"/>
          <w:color w:val="D9E8F7"/>
          <w:sz w:val="16"/>
          <w:szCs w:val="16"/>
        </w:rPr>
        <w:t>shopping</w:t>
      </w:r>
      <w:r w:rsidRPr="00146378">
        <w:rPr>
          <w:rFonts w:ascii="Consolas" w:hAnsi="Consolas"/>
          <w:color w:val="E6E6FA"/>
          <w:sz w:val="16"/>
          <w:szCs w:val="16"/>
        </w:rPr>
        <w:t>.</w:t>
      </w:r>
      <w:r w:rsidRPr="00146378">
        <w:rPr>
          <w:rFonts w:ascii="Consolas" w:hAnsi="Consolas"/>
          <w:color w:val="D9E8F7"/>
          <w:sz w:val="16"/>
          <w:szCs w:val="16"/>
        </w:rPr>
        <w:t>constant</w:t>
      </w:r>
      <w:r w:rsidRPr="00146378">
        <w:rPr>
          <w:rFonts w:ascii="Consolas" w:hAnsi="Consolas"/>
          <w:color w:val="E6E6FA"/>
          <w:sz w:val="16"/>
          <w:szCs w:val="16"/>
        </w:rPr>
        <w:t>.</w:t>
      </w:r>
      <w:r w:rsidRPr="00146378">
        <w:rPr>
          <w:rFonts w:ascii="Consolas" w:hAnsi="Consolas"/>
          <w:color w:val="D9E8F7"/>
          <w:sz w:val="16"/>
          <w:szCs w:val="16"/>
        </w:rPr>
        <w:t>endpoint</w:t>
      </w:r>
      <w:r w:rsidRPr="00146378">
        <w:rPr>
          <w:rFonts w:ascii="Consolas" w:hAnsi="Consolas"/>
          <w:color w:val="E6E6FA"/>
          <w:sz w:val="16"/>
          <w:szCs w:val="16"/>
        </w:rPr>
        <w:t>;</w:t>
      </w:r>
    </w:p>
    <w:p w14:paraId="2E5B7398" w14:textId="77777777" w:rsidR="00146378" w:rsidRPr="00146378" w:rsidRDefault="00146378" w:rsidP="0014637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056E6A62" w14:textId="77777777" w:rsidR="00146378" w:rsidRPr="00146378" w:rsidRDefault="00146378" w:rsidP="0014637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46378">
        <w:rPr>
          <w:rFonts w:ascii="Consolas" w:hAnsi="Consolas"/>
          <w:color w:val="CC6C1D"/>
          <w:sz w:val="16"/>
          <w:szCs w:val="16"/>
        </w:rPr>
        <w:t>public</w:t>
      </w:r>
      <w:r w:rsidRPr="00146378">
        <w:rPr>
          <w:rFonts w:ascii="Consolas" w:hAnsi="Consolas"/>
          <w:color w:val="D9E8F7"/>
          <w:sz w:val="16"/>
          <w:szCs w:val="16"/>
        </w:rPr>
        <w:t xml:space="preserve"> </w:t>
      </w:r>
      <w:r w:rsidRPr="00146378">
        <w:rPr>
          <w:rFonts w:ascii="Consolas" w:hAnsi="Consolas"/>
          <w:color w:val="CC6C1D"/>
          <w:sz w:val="16"/>
          <w:szCs w:val="16"/>
        </w:rPr>
        <w:t>interface</w:t>
      </w:r>
      <w:r w:rsidRPr="00146378">
        <w:rPr>
          <w:rFonts w:ascii="Consolas" w:hAnsi="Consolas"/>
          <w:color w:val="D9E8F7"/>
          <w:sz w:val="16"/>
          <w:szCs w:val="16"/>
        </w:rPr>
        <w:t xml:space="preserve"> </w:t>
      </w:r>
      <w:r w:rsidRPr="00146378">
        <w:rPr>
          <w:rFonts w:ascii="Consolas" w:hAnsi="Consolas"/>
          <w:color w:val="80F2F6"/>
          <w:sz w:val="16"/>
          <w:szCs w:val="16"/>
        </w:rPr>
        <w:t>IEndPoint</w:t>
      </w:r>
      <w:r w:rsidRPr="00146378">
        <w:rPr>
          <w:rFonts w:ascii="Consolas" w:hAnsi="Consolas"/>
          <w:color w:val="D9E8F7"/>
          <w:sz w:val="16"/>
          <w:szCs w:val="16"/>
        </w:rPr>
        <w:t xml:space="preserve"> </w:t>
      </w:r>
      <w:r w:rsidRPr="00146378">
        <w:rPr>
          <w:rFonts w:ascii="Consolas" w:hAnsi="Consolas"/>
          <w:color w:val="F9FAF4"/>
          <w:sz w:val="16"/>
          <w:szCs w:val="16"/>
        </w:rPr>
        <w:t>{</w:t>
      </w:r>
    </w:p>
    <w:p w14:paraId="77F3F51C" w14:textId="77777777" w:rsidR="00146378" w:rsidRPr="00146378" w:rsidRDefault="00146378" w:rsidP="0014637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650F2643" w14:textId="77777777" w:rsidR="00146378" w:rsidRPr="00146378" w:rsidRDefault="00146378" w:rsidP="0014637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46378">
        <w:rPr>
          <w:rFonts w:ascii="Consolas" w:hAnsi="Consolas"/>
          <w:color w:val="D9E8F7"/>
          <w:sz w:val="16"/>
          <w:szCs w:val="16"/>
        </w:rPr>
        <w:tab/>
      </w:r>
      <w:r w:rsidRPr="00146378">
        <w:rPr>
          <w:rFonts w:ascii="Consolas" w:hAnsi="Consolas"/>
          <w:color w:val="CC6C1D"/>
          <w:sz w:val="16"/>
          <w:szCs w:val="16"/>
        </w:rPr>
        <w:t>public</w:t>
      </w:r>
      <w:r w:rsidRPr="00146378">
        <w:rPr>
          <w:rFonts w:ascii="Consolas" w:hAnsi="Consolas"/>
          <w:color w:val="D9E8F7"/>
          <w:sz w:val="16"/>
          <w:szCs w:val="16"/>
        </w:rPr>
        <w:t xml:space="preserve"> </w:t>
      </w:r>
      <w:r w:rsidRPr="00146378">
        <w:rPr>
          <w:rFonts w:ascii="Consolas" w:hAnsi="Consolas"/>
          <w:color w:val="1290C3"/>
          <w:sz w:val="16"/>
          <w:szCs w:val="16"/>
        </w:rPr>
        <w:t>String</w:t>
      </w:r>
      <w:r w:rsidRPr="00146378">
        <w:rPr>
          <w:rFonts w:ascii="Consolas" w:hAnsi="Consolas"/>
          <w:color w:val="D9E8F7"/>
          <w:sz w:val="16"/>
          <w:szCs w:val="16"/>
        </w:rPr>
        <w:t xml:space="preserve"> </w:t>
      </w:r>
      <w:r w:rsidRPr="00146378">
        <w:rPr>
          <w:rFonts w:ascii="Consolas" w:hAnsi="Consolas"/>
          <w:b/>
          <w:bCs/>
          <w:i/>
          <w:iCs/>
          <w:color w:val="8DDAF8"/>
          <w:sz w:val="16"/>
          <w:szCs w:val="16"/>
        </w:rPr>
        <w:t>AddProj</w:t>
      </w:r>
      <w:r w:rsidRPr="00146378">
        <w:rPr>
          <w:rFonts w:ascii="Consolas" w:hAnsi="Consolas"/>
          <w:color w:val="E6E6FA"/>
          <w:sz w:val="16"/>
          <w:szCs w:val="16"/>
        </w:rPr>
        <w:t>=</w:t>
      </w:r>
      <w:r w:rsidRPr="00146378">
        <w:rPr>
          <w:rFonts w:ascii="Consolas" w:hAnsi="Consolas"/>
          <w:color w:val="17C6A3"/>
          <w:sz w:val="16"/>
          <w:szCs w:val="16"/>
        </w:rPr>
        <w:t>"/addProject"</w:t>
      </w:r>
      <w:r w:rsidRPr="00146378">
        <w:rPr>
          <w:rFonts w:ascii="Consolas" w:hAnsi="Consolas"/>
          <w:color w:val="E6E6FA"/>
          <w:sz w:val="16"/>
          <w:szCs w:val="16"/>
        </w:rPr>
        <w:t>;</w:t>
      </w:r>
    </w:p>
    <w:p w14:paraId="113BB22F" w14:textId="77777777" w:rsidR="00146378" w:rsidRPr="00146378" w:rsidRDefault="00146378" w:rsidP="0014637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46378">
        <w:rPr>
          <w:rFonts w:ascii="Consolas" w:hAnsi="Consolas"/>
          <w:color w:val="D9E8F7"/>
          <w:sz w:val="16"/>
          <w:szCs w:val="16"/>
        </w:rPr>
        <w:tab/>
      </w:r>
      <w:r w:rsidRPr="00146378">
        <w:rPr>
          <w:rFonts w:ascii="Consolas" w:hAnsi="Consolas"/>
          <w:color w:val="CC6C1D"/>
          <w:sz w:val="16"/>
          <w:szCs w:val="16"/>
        </w:rPr>
        <w:t>public</w:t>
      </w:r>
      <w:r w:rsidRPr="00146378">
        <w:rPr>
          <w:rFonts w:ascii="Consolas" w:hAnsi="Consolas"/>
          <w:color w:val="D9E8F7"/>
          <w:sz w:val="16"/>
          <w:szCs w:val="16"/>
        </w:rPr>
        <w:t xml:space="preserve"> </w:t>
      </w:r>
      <w:r w:rsidRPr="00146378">
        <w:rPr>
          <w:rFonts w:ascii="Consolas" w:hAnsi="Consolas"/>
          <w:color w:val="1290C3"/>
          <w:sz w:val="16"/>
          <w:szCs w:val="16"/>
        </w:rPr>
        <w:t>String</w:t>
      </w:r>
      <w:r w:rsidRPr="00146378">
        <w:rPr>
          <w:rFonts w:ascii="Consolas" w:hAnsi="Consolas"/>
          <w:color w:val="D9E8F7"/>
          <w:sz w:val="16"/>
          <w:szCs w:val="16"/>
        </w:rPr>
        <w:t xml:space="preserve"> </w:t>
      </w:r>
      <w:r w:rsidRPr="00146378">
        <w:rPr>
          <w:rFonts w:ascii="Consolas" w:hAnsi="Consolas"/>
          <w:b/>
          <w:bCs/>
          <w:i/>
          <w:iCs/>
          <w:color w:val="8DDAF8"/>
          <w:sz w:val="16"/>
          <w:szCs w:val="16"/>
        </w:rPr>
        <w:t>AddEmp</w:t>
      </w:r>
      <w:r w:rsidRPr="00146378">
        <w:rPr>
          <w:rFonts w:ascii="Consolas" w:hAnsi="Consolas"/>
          <w:color w:val="E6E6FA"/>
          <w:sz w:val="16"/>
          <w:szCs w:val="16"/>
        </w:rPr>
        <w:t>=</w:t>
      </w:r>
      <w:r w:rsidRPr="00146378">
        <w:rPr>
          <w:rFonts w:ascii="Consolas" w:hAnsi="Consolas"/>
          <w:color w:val="17C6A3"/>
          <w:sz w:val="16"/>
          <w:szCs w:val="16"/>
        </w:rPr>
        <w:t>"/employees"</w:t>
      </w:r>
      <w:r w:rsidRPr="00146378">
        <w:rPr>
          <w:rFonts w:ascii="Consolas" w:hAnsi="Consolas"/>
          <w:color w:val="E6E6FA"/>
          <w:sz w:val="16"/>
          <w:szCs w:val="16"/>
        </w:rPr>
        <w:t>;</w:t>
      </w:r>
    </w:p>
    <w:p w14:paraId="3A2F6062" w14:textId="77777777" w:rsidR="00146378" w:rsidRPr="00146378" w:rsidRDefault="00146378" w:rsidP="0014637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146378">
        <w:rPr>
          <w:rFonts w:ascii="Consolas" w:hAnsi="Consolas"/>
          <w:color w:val="F9FAF4"/>
          <w:sz w:val="16"/>
          <w:szCs w:val="16"/>
        </w:rPr>
        <w:t>}</w:t>
      </w:r>
    </w:p>
    <w:p w14:paraId="75119BEC" w14:textId="77777777" w:rsidR="00030A1B" w:rsidRDefault="00030A1B" w:rsidP="00030A1B"/>
    <w:p w14:paraId="5415FA12" w14:textId="00868629" w:rsidR="00146378" w:rsidRDefault="008708F5" w:rsidP="00030A1B">
      <w:r>
        <w:t>AFTER UTILITY AND ENDPOINT</w:t>
      </w:r>
    </w:p>
    <w:p w14:paraId="1CB0CC52" w14:textId="77777777" w:rsidR="004274C4" w:rsidRPr="004274C4" w:rsidRDefault="004274C4" w:rsidP="004274C4">
      <w:pPr>
        <w:pStyle w:val="NormalWeb"/>
        <w:shd w:val="clear" w:color="auto" w:fill="1E1F22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CC6C1D"/>
          <w:sz w:val="16"/>
          <w:szCs w:val="16"/>
        </w:rPr>
        <w:t>public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CC6C1D"/>
          <w:sz w:val="16"/>
          <w:szCs w:val="16"/>
        </w:rPr>
        <w:t>class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1290C3"/>
          <w:sz w:val="16"/>
          <w:szCs w:val="16"/>
        </w:rPr>
        <w:t>addSingleProjectWithCreated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CC6C1D"/>
          <w:sz w:val="16"/>
          <w:szCs w:val="16"/>
        </w:rPr>
        <w:t>extends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1290C3"/>
          <w:sz w:val="16"/>
          <w:szCs w:val="16"/>
        </w:rPr>
        <w:t>BaseApiClass</w:t>
      </w:r>
      <w:r w:rsidRPr="004274C4">
        <w:rPr>
          <w:rFonts w:ascii="Consolas" w:hAnsi="Consolas"/>
          <w:color w:val="F9FAF4"/>
          <w:sz w:val="16"/>
          <w:szCs w:val="16"/>
        </w:rPr>
        <w:t>{</w:t>
      </w:r>
    </w:p>
    <w:p w14:paraId="459B2541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lastRenderedPageBreak/>
        <w:tab/>
      </w:r>
    </w:p>
    <w:p w14:paraId="6BF102AE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1290C3"/>
          <w:sz w:val="16"/>
          <w:szCs w:val="16"/>
        </w:rPr>
        <w:t>String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66E1F8"/>
          <w:sz w:val="16"/>
          <w:szCs w:val="16"/>
        </w:rPr>
        <w:t>projectName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1800C5C6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1290C3"/>
          <w:sz w:val="16"/>
          <w:szCs w:val="16"/>
        </w:rPr>
        <w:t>ProjectPojo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66E1F8"/>
          <w:sz w:val="16"/>
          <w:szCs w:val="16"/>
        </w:rPr>
        <w:t>pojo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0D0E1A2C" w14:textId="77777777" w:rsid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CCCCCC"/>
          <w:sz w:val="16"/>
          <w:szCs w:val="16"/>
        </w:rPr>
        <w:t xml:space="preserve">          </w:t>
      </w:r>
      <w:r w:rsidRPr="004274C4">
        <w:rPr>
          <w:rFonts w:ascii="Consolas" w:hAnsi="Consolas"/>
          <w:i/>
          <w:iCs/>
          <w:color w:val="A0A0A0"/>
          <w:sz w:val="16"/>
          <w:szCs w:val="16"/>
        </w:rPr>
        <w:t>@Test</w:t>
      </w:r>
    </w:p>
    <w:p w14:paraId="3D1828CD" w14:textId="3B384090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>
        <w:rPr>
          <w:rFonts w:ascii="Consolas" w:hAnsi="Consolas"/>
          <w:color w:val="CCCCCC"/>
          <w:sz w:val="16"/>
          <w:szCs w:val="16"/>
        </w:rPr>
        <w:t xml:space="preserve">        </w:t>
      </w:r>
      <w:r w:rsidRPr="004274C4">
        <w:rPr>
          <w:rFonts w:ascii="Consolas" w:hAnsi="Consolas"/>
          <w:color w:val="CC6C1D"/>
          <w:sz w:val="16"/>
          <w:szCs w:val="16"/>
        </w:rPr>
        <w:t>public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CC6C1D"/>
          <w:sz w:val="16"/>
          <w:szCs w:val="16"/>
        </w:rPr>
        <w:t>void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1EB540"/>
          <w:sz w:val="16"/>
          <w:szCs w:val="16"/>
        </w:rPr>
        <w:t>createProject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CC6C1D"/>
          <w:sz w:val="16"/>
          <w:szCs w:val="16"/>
        </w:rPr>
        <w:t>throws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1290C3"/>
          <w:sz w:val="16"/>
          <w:szCs w:val="16"/>
        </w:rPr>
        <w:t>Throwable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F9FAF4"/>
          <w:sz w:val="16"/>
          <w:szCs w:val="16"/>
        </w:rPr>
        <w:t>{</w:t>
      </w:r>
    </w:p>
    <w:p w14:paraId="62E2270C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</w:p>
    <w:p w14:paraId="1900EAC0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1290C3"/>
          <w:sz w:val="16"/>
          <w:szCs w:val="16"/>
        </w:rPr>
        <w:t>String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F2F200"/>
          <w:sz w:val="16"/>
          <w:szCs w:val="16"/>
        </w:rPr>
        <w:t>baseUri</w:t>
      </w:r>
      <w:r w:rsidRPr="004274C4">
        <w:rPr>
          <w:rFonts w:ascii="Consolas" w:hAnsi="Consolas"/>
          <w:color w:val="E6E6FA"/>
          <w:sz w:val="16"/>
          <w:szCs w:val="16"/>
        </w:rPr>
        <w:t>=</w:t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66E1F8"/>
          <w:sz w:val="16"/>
          <w:szCs w:val="16"/>
        </w:rPr>
        <w:t>fLib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A7EC21"/>
          <w:sz w:val="16"/>
          <w:szCs w:val="16"/>
        </w:rPr>
        <w:t>getDataFromPropertiesFile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17C6A3"/>
          <w:sz w:val="16"/>
          <w:szCs w:val="16"/>
        </w:rPr>
        <w:t>"BASEUri"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533A9719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1290C3"/>
          <w:sz w:val="16"/>
          <w:szCs w:val="16"/>
        </w:rPr>
        <w:t>String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F2F200"/>
          <w:sz w:val="16"/>
          <w:szCs w:val="16"/>
          <w:u w:val="single"/>
        </w:rPr>
        <w:t>dbUrl</w:t>
      </w:r>
      <w:r w:rsidRPr="004274C4">
        <w:rPr>
          <w:rFonts w:ascii="Consolas" w:hAnsi="Consolas"/>
          <w:color w:val="E6E6FA"/>
          <w:sz w:val="16"/>
          <w:szCs w:val="16"/>
        </w:rPr>
        <w:t>=</w:t>
      </w:r>
      <w:r w:rsidRPr="004274C4">
        <w:rPr>
          <w:rFonts w:ascii="Consolas" w:hAnsi="Consolas"/>
          <w:color w:val="66E1F8"/>
          <w:sz w:val="16"/>
          <w:szCs w:val="16"/>
        </w:rPr>
        <w:t>fLib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A7EC21"/>
          <w:sz w:val="16"/>
          <w:szCs w:val="16"/>
        </w:rPr>
        <w:t>getDataFromPropertiesFile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17C6A3"/>
          <w:sz w:val="16"/>
          <w:szCs w:val="16"/>
        </w:rPr>
        <w:t>"DBUrl"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09C381A3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2C50FEBE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1290C3"/>
          <w:sz w:val="16"/>
          <w:szCs w:val="16"/>
        </w:rPr>
        <w:t>String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F2F200"/>
          <w:sz w:val="16"/>
          <w:szCs w:val="16"/>
        </w:rPr>
        <w:t>expectedMsg</w:t>
      </w:r>
      <w:r w:rsidRPr="004274C4">
        <w:rPr>
          <w:rFonts w:ascii="Consolas" w:hAnsi="Consolas"/>
          <w:color w:val="E6E6FA"/>
          <w:sz w:val="16"/>
          <w:szCs w:val="16"/>
        </w:rPr>
        <w:t>=</w:t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17C6A3"/>
          <w:sz w:val="16"/>
          <w:szCs w:val="16"/>
        </w:rPr>
        <w:t>"Successfully Added"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3A497F2A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4274C4">
        <w:rPr>
          <w:rFonts w:ascii="Consolas" w:hAnsi="Consolas"/>
          <w:color w:val="66E1F8"/>
          <w:sz w:val="16"/>
          <w:szCs w:val="16"/>
        </w:rPr>
        <w:t>projectName</w:t>
      </w:r>
      <w:r w:rsidRPr="004274C4">
        <w:rPr>
          <w:rFonts w:ascii="Consolas" w:hAnsi="Consolas"/>
          <w:color w:val="E6E6FA"/>
          <w:sz w:val="16"/>
          <w:szCs w:val="16"/>
        </w:rPr>
        <w:t>=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17C6A3"/>
          <w:sz w:val="16"/>
          <w:szCs w:val="16"/>
        </w:rPr>
        <w:t>"efghijk"</w:t>
      </w:r>
      <w:r w:rsidRPr="004274C4">
        <w:rPr>
          <w:rFonts w:ascii="Consolas" w:hAnsi="Consolas"/>
          <w:color w:val="E6E6FA"/>
          <w:sz w:val="16"/>
          <w:szCs w:val="16"/>
        </w:rPr>
        <w:t>+</w:t>
      </w:r>
      <w:r w:rsidRPr="004274C4">
        <w:rPr>
          <w:rFonts w:ascii="Consolas" w:hAnsi="Consolas"/>
          <w:color w:val="66E1F8"/>
          <w:sz w:val="16"/>
          <w:szCs w:val="16"/>
        </w:rPr>
        <w:t>jLib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A7EC21"/>
          <w:sz w:val="16"/>
          <w:szCs w:val="16"/>
        </w:rPr>
        <w:t>getRandomNumber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30A03451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</w:p>
    <w:p w14:paraId="0D03DAE6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4274C4">
        <w:rPr>
          <w:rFonts w:ascii="Consolas" w:hAnsi="Consolas"/>
          <w:color w:val="66E1F8"/>
          <w:sz w:val="16"/>
          <w:szCs w:val="16"/>
        </w:rPr>
        <w:t>pojo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E6E6FA"/>
          <w:sz w:val="16"/>
          <w:szCs w:val="16"/>
        </w:rPr>
        <w:t>=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CC6C1D"/>
          <w:sz w:val="16"/>
          <w:szCs w:val="16"/>
        </w:rPr>
        <w:t>new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A7EC21"/>
          <w:sz w:val="16"/>
          <w:szCs w:val="16"/>
        </w:rPr>
        <w:t>ProjectPojo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66E1F8"/>
          <w:sz w:val="16"/>
          <w:szCs w:val="16"/>
        </w:rPr>
        <w:t>projectName</w:t>
      </w:r>
      <w:r w:rsidRPr="004274C4">
        <w:rPr>
          <w:rFonts w:ascii="Consolas" w:hAnsi="Consolas"/>
          <w:color w:val="E6E6FA"/>
          <w:sz w:val="16"/>
          <w:szCs w:val="16"/>
        </w:rPr>
        <w:t>,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17C6A3"/>
          <w:sz w:val="16"/>
          <w:szCs w:val="16"/>
        </w:rPr>
        <w:t>"Created"</w:t>
      </w:r>
      <w:r w:rsidRPr="004274C4">
        <w:rPr>
          <w:rFonts w:ascii="Consolas" w:hAnsi="Consolas"/>
          <w:color w:val="E6E6FA"/>
          <w:sz w:val="16"/>
          <w:szCs w:val="16"/>
        </w:rPr>
        <w:t>,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17C6A3"/>
          <w:sz w:val="16"/>
          <w:szCs w:val="16"/>
        </w:rPr>
        <w:t>"lipak"</w:t>
      </w:r>
      <w:r w:rsidRPr="004274C4">
        <w:rPr>
          <w:rFonts w:ascii="Consolas" w:hAnsi="Consolas"/>
          <w:color w:val="E6E6FA"/>
          <w:sz w:val="16"/>
          <w:szCs w:val="16"/>
        </w:rPr>
        <w:t>,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6897BB"/>
          <w:sz w:val="16"/>
          <w:szCs w:val="16"/>
        </w:rPr>
        <w:t>0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67F16A5E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338A768F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808080"/>
          <w:sz w:val="16"/>
          <w:szCs w:val="16"/>
        </w:rPr>
        <w:t>/* verify the project in API layer */</w:t>
      </w:r>
    </w:p>
    <w:p w14:paraId="61F320B1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80F2F6"/>
          <w:sz w:val="16"/>
          <w:szCs w:val="16"/>
        </w:rPr>
        <w:t>Response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F2F200"/>
          <w:sz w:val="16"/>
          <w:szCs w:val="16"/>
        </w:rPr>
        <w:t>res</w:t>
      </w:r>
      <w:r w:rsidRPr="004274C4">
        <w:rPr>
          <w:rFonts w:ascii="Consolas" w:hAnsi="Consolas"/>
          <w:color w:val="E6E6FA"/>
          <w:sz w:val="16"/>
          <w:szCs w:val="16"/>
        </w:rPr>
        <w:t>=</w:t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</w:p>
    <w:p w14:paraId="473A10D9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  <w:t xml:space="preserve">  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contentType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i/>
          <w:iCs/>
          <w:color w:val="CC81BA"/>
          <w:sz w:val="16"/>
          <w:szCs w:val="16"/>
        </w:rPr>
        <w:t>ContentType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b/>
          <w:bCs/>
          <w:i/>
          <w:iCs/>
          <w:color w:val="8DDAF8"/>
          <w:sz w:val="16"/>
          <w:szCs w:val="16"/>
        </w:rPr>
        <w:t>JSON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</w:p>
    <w:p w14:paraId="19A539EA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  <w:t xml:space="preserve">   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body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66E1F8"/>
          <w:sz w:val="16"/>
          <w:szCs w:val="16"/>
        </w:rPr>
        <w:t>pojo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</w:p>
    <w:p w14:paraId="72AB7AC1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when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</w:p>
    <w:p w14:paraId="37913985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  <w:t xml:space="preserve">   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post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F3EC79"/>
          <w:sz w:val="16"/>
          <w:szCs w:val="16"/>
        </w:rPr>
        <w:t>baseUri</w:t>
      </w:r>
      <w:r w:rsidRPr="004274C4">
        <w:rPr>
          <w:rFonts w:ascii="Consolas" w:hAnsi="Consolas"/>
          <w:color w:val="E6E6FA"/>
          <w:sz w:val="16"/>
          <w:szCs w:val="16"/>
        </w:rPr>
        <w:t>+</w:t>
      </w:r>
      <w:r w:rsidRPr="004274C4">
        <w:rPr>
          <w:rFonts w:ascii="Consolas" w:hAnsi="Consolas"/>
          <w:color w:val="80F2F6"/>
          <w:sz w:val="16"/>
          <w:szCs w:val="16"/>
        </w:rPr>
        <w:t>IEndPoint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b/>
          <w:bCs/>
          <w:i/>
          <w:iCs/>
          <w:color w:val="8DDAF8"/>
          <w:sz w:val="16"/>
          <w:szCs w:val="16"/>
        </w:rPr>
        <w:t>AddProj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59588373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F3EC79"/>
          <w:sz w:val="16"/>
          <w:szCs w:val="16"/>
        </w:rPr>
        <w:t>res</w:t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then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</w:p>
    <w:p w14:paraId="33B7AE57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assertThat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statusCode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6897BB"/>
          <w:sz w:val="16"/>
          <w:szCs w:val="16"/>
        </w:rPr>
        <w:t>201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</w:p>
    <w:p w14:paraId="28A81819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time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1290C3"/>
          <w:sz w:val="16"/>
          <w:szCs w:val="16"/>
        </w:rPr>
        <w:t>Matchers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i/>
          <w:iCs/>
          <w:color w:val="96EC3F"/>
          <w:sz w:val="16"/>
          <w:szCs w:val="16"/>
        </w:rPr>
        <w:t>lessThan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6897BB"/>
          <w:sz w:val="16"/>
          <w:szCs w:val="16"/>
        </w:rPr>
        <w:t>3000l</w:t>
      </w:r>
      <w:r w:rsidRPr="004274C4">
        <w:rPr>
          <w:rFonts w:ascii="Consolas" w:hAnsi="Consolas"/>
          <w:color w:val="F9FAF4"/>
          <w:sz w:val="16"/>
          <w:szCs w:val="16"/>
        </w:rPr>
        <w:t>))</w:t>
      </w:r>
    </w:p>
    <w:p w14:paraId="53B13E6A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contentType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i/>
          <w:iCs/>
          <w:color w:val="CC81BA"/>
          <w:sz w:val="16"/>
          <w:szCs w:val="16"/>
        </w:rPr>
        <w:t>ContentType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b/>
          <w:bCs/>
          <w:i/>
          <w:iCs/>
          <w:color w:val="8DDAF8"/>
          <w:sz w:val="16"/>
          <w:szCs w:val="16"/>
        </w:rPr>
        <w:t>JSON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</w:p>
    <w:p w14:paraId="51B43F59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log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all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0AEF272E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</w:p>
    <w:p w14:paraId="13BECE21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1290C3"/>
          <w:sz w:val="16"/>
          <w:szCs w:val="16"/>
        </w:rPr>
        <w:t>String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F2F200"/>
          <w:sz w:val="16"/>
          <w:szCs w:val="16"/>
        </w:rPr>
        <w:t>actmsg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E6E6FA"/>
          <w:sz w:val="16"/>
          <w:szCs w:val="16"/>
        </w:rPr>
        <w:t>=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F3EC79"/>
          <w:sz w:val="16"/>
          <w:szCs w:val="16"/>
        </w:rPr>
        <w:t>res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jsonPath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A7EC21"/>
          <w:sz w:val="16"/>
          <w:szCs w:val="16"/>
        </w:rPr>
        <w:t>get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17C6A3"/>
          <w:sz w:val="16"/>
          <w:szCs w:val="16"/>
        </w:rPr>
        <w:t>"msg"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19F6873B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1290C3"/>
          <w:sz w:val="16"/>
          <w:szCs w:val="16"/>
        </w:rPr>
        <w:t>Assert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i/>
          <w:iCs/>
          <w:color w:val="96EC3F"/>
          <w:sz w:val="16"/>
          <w:szCs w:val="16"/>
        </w:rPr>
        <w:t>assertEquals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F3EC79"/>
          <w:sz w:val="16"/>
          <w:szCs w:val="16"/>
        </w:rPr>
        <w:t>actmsg</w:t>
      </w:r>
      <w:r w:rsidRPr="004274C4">
        <w:rPr>
          <w:rFonts w:ascii="Consolas" w:hAnsi="Consolas"/>
          <w:color w:val="E6E6FA"/>
          <w:sz w:val="16"/>
          <w:szCs w:val="16"/>
        </w:rPr>
        <w:t>,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F3EC79"/>
          <w:sz w:val="16"/>
          <w:szCs w:val="16"/>
        </w:rPr>
        <w:t>expectedMsg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21AEA19A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437A4924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808080"/>
          <w:sz w:val="16"/>
          <w:szCs w:val="16"/>
        </w:rPr>
        <w:t>/* verify the project in dataBase layer */</w:t>
      </w:r>
    </w:p>
    <w:p w14:paraId="4554CCC2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CC6C1D"/>
          <w:sz w:val="16"/>
          <w:szCs w:val="16"/>
        </w:rPr>
        <w:t>boolean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F2F200"/>
          <w:sz w:val="16"/>
          <w:szCs w:val="16"/>
        </w:rPr>
        <w:t>flag</w:t>
      </w:r>
      <w:r w:rsidRPr="004274C4">
        <w:rPr>
          <w:rFonts w:ascii="Consolas" w:hAnsi="Consolas"/>
          <w:color w:val="E6E6FA"/>
          <w:sz w:val="16"/>
          <w:szCs w:val="16"/>
        </w:rPr>
        <w:t>=</w:t>
      </w:r>
      <w:r w:rsidRPr="004274C4">
        <w:rPr>
          <w:rFonts w:ascii="Consolas" w:hAnsi="Consolas"/>
          <w:color w:val="66E1F8"/>
          <w:sz w:val="16"/>
          <w:szCs w:val="16"/>
        </w:rPr>
        <w:t>dLib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A7EC21"/>
          <w:sz w:val="16"/>
          <w:szCs w:val="16"/>
        </w:rPr>
        <w:t>executeSelectQuery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17C6A3"/>
          <w:sz w:val="16"/>
          <w:szCs w:val="16"/>
        </w:rPr>
        <w:t>"select * from project"</w:t>
      </w:r>
      <w:r w:rsidRPr="004274C4">
        <w:rPr>
          <w:rFonts w:ascii="Consolas" w:hAnsi="Consolas"/>
          <w:color w:val="E6E6FA"/>
          <w:sz w:val="16"/>
          <w:szCs w:val="16"/>
        </w:rPr>
        <w:t>,</w:t>
      </w:r>
      <w:r w:rsidRPr="004274C4">
        <w:rPr>
          <w:rFonts w:ascii="Consolas" w:hAnsi="Consolas"/>
          <w:color w:val="6897BB"/>
          <w:sz w:val="16"/>
          <w:szCs w:val="16"/>
        </w:rPr>
        <w:t>4</w:t>
      </w:r>
      <w:r w:rsidRPr="004274C4">
        <w:rPr>
          <w:rFonts w:ascii="Consolas" w:hAnsi="Consolas"/>
          <w:color w:val="E6E6FA"/>
          <w:sz w:val="16"/>
          <w:szCs w:val="16"/>
        </w:rPr>
        <w:t>,</w:t>
      </w:r>
      <w:r w:rsidRPr="004274C4">
        <w:rPr>
          <w:rFonts w:ascii="Consolas" w:hAnsi="Consolas"/>
          <w:color w:val="66E1F8"/>
          <w:sz w:val="16"/>
          <w:szCs w:val="16"/>
        </w:rPr>
        <w:t>projectName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614010C8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1290C3"/>
          <w:sz w:val="16"/>
          <w:szCs w:val="16"/>
        </w:rPr>
        <w:t>Assert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i/>
          <w:iCs/>
          <w:color w:val="96EC3F"/>
          <w:sz w:val="16"/>
          <w:szCs w:val="16"/>
        </w:rPr>
        <w:t>assertFalse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F3EC79"/>
          <w:sz w:val="16"/>
          <w:szCs w:val="16"/>
        </w:rPr>
        <w:t>flag</w:t>
      </w:r>
      <w:r w:rsidRPr="004274C4">
        <w:rPr>
          <w:rFonts w:ascii="Consolas" w:hAnsi="Consolas"/>
          <w:color w:val="E6E6FA"/>
          <w:sz w:val="16"/>
          <w:szCs w:val="16"/>
        </w:rPr>
        <w:t>,</w:t>
      </w:r>
      <w:r w:rsidRPr="004274C4">
        <w:rPr>
          <w:rFonts w:ascii="Consolas" w:hAnsi="Consolas"/>
          <w:color w:val="17C6A3"/>
          <w:sz w:val="16"/>
          <w:szCs w:val="16"/>
        </w:rPr>
        <w:t>"project in DB is not verified"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71D0AE7B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F9FAF4"/>
          <w:sz w:val="16"/>
          <w:szCs w:val="16"/>
        </w:rPr>
        <w:t>}</w:t>
      </w:r>
    </w:p>
    <w:p w14:paraId="6DC29F1D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 xml:space="preserve">    </w:t>
      </w:r>
    </w:p>
    <w:p w14:paraId="00988058" w14:textId="6A8D72F3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i/>
          <w:iCs/>
          <w:color w:val="A0A0A0"/>
          <w:sz w:val="16"/>
          <w:szCs w:val="16"/>
        </w:rPr>
        <w:t>@Test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EB4B64"/>
          <w:sz w:val="16"/>
          <w:szCs w:val="16"/>
        </w:rPr>
        <w:t>dependsOnMethods</w:t>
      </w:r>
      <w:r w:rsidRPr="004274C4">
        <w:rPr>
          <w:rFonts w:ascii="Consolas" w:hAnsi="Consolas"/>
          <w:color w:val="E6E6FA"/>
          <w:sz w:val="16"/>
          <w:szCs w:val="16"/>
        </w:rPr>
        <w:t>=</w:t>
      </w:r>
      <w:r w:rsidRPr="004274C4">
        <w:rPr>
          <w:rFonts w:ascii="Consolas" w:hAnsi="Consolas"/>
          <w:color w:val="17C6A3"/>
          <w:sz w:val="16"/>
          <w:szCs w:val="16"/>
        </w:rPr>
        <w:t>"createProject"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</w:p>
    <w:p w14:paraId="75806012" w14:textId="77777777" w:rsidR="004274C4" w:rsidRPr="004274C4" w:rsidRDefault="004274C4" w:rsidP="004274C4">
      <w:pPr>
        <w:pStyle w:val="NormalWeb"/>
        <w:shd w:val="clear" w:color="auto" w:fill="1E1F22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CC6C1D"/>
          <w:sz w:val="16"/>
          <w:szCs w:val="16"/>
        </w:rPr>
        <w:t>public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CC6C1D"/>
          <w:sz w:val="16"/>
          <w:szCs w:val="16"/>
        </w:rPr>
        <w:t>void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1EB540"/>
          <w:sz w:val="16"/>
          <w:szCs w:val="16"/>
        </w:rPr>
        <w:t>creatDuplicateTest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CC6C1D"/>
          <w:sz w:val="16"/>
          <w:szCs w:val="16"/>
        </w:rPr>
        <w:t>throws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1290C3"/>
          <w:sz w:val="16"/>
          <w:szCs w:val="16"/>
        </w:rPr>
        <w:t>Exception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F9FAF4"/>
          <w:sz w:val="16"/>
          <w:szCs w:val="16"/>
        </w:rPr>
        <w:t>{</w:t>
      </w:r>
    </w:p>
    <w:p w14:paraId="58F283E8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1290C3"/>
          <w:sz w:val="16"/>
          <w:szCs w:val="16"/>
        </w:rPr>
        <w:t>String</w:t>
      </w:r>
      <w:r w:rsidRPr="004274C4">
        <w:rPr>
          <w:rFonts w:ascii="Consolas" w:hAnsi="Consolas"/>
          <w:color w:val="D9E8F7"/>
          <w:sz w:val="16"/>
          <w:szCs w:val="16"/>
        </w:rPr>
        <w:t xml:space="preserve"> </w:t>
      </w:r>
      <w:r w:rsidRPr="004274C4">
        <w:rPr>
          <w:rFonts w:ascii="Consolas" w:hAnsi="Consolas"/>
          <w:color w:val="F2F200"/>
          <w:sz w:val="16"/>
          <w:szCs w:val="16"/>
        </w:rPr>
        <w:t>baseUri</w:t>
      </w:r>
      <w:r w:rsidRPr="004274C4">
        <w:rPr>
          <w:rFonts w:ascii="Consolas" w:hAnsi="Consolas"/>
          <w:color w:val="E6E6FA"/>
          <w:sz w:val="16"/>
          <w:szCs w:val="16"/>
        </w:rPr>
        <w:t>=</w:t>
      </w: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66E1F8"/>
          <w:sz w:val="16"/>
          <w:szCs w:val="16"/>
        </w:rPr>
        <w:t>fLib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A7EC21"/>
          <w:sz w:val="16"/>
          <w:szCs w:val="16"/>
        </w:rPr>
        <w:t>getDataFromPropertiesFile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17C6A3"/>
          <w:sz w:val="16"/>
          <w:szCs w:val="16"/>
        </w:rPr>
        <w:t>"BASEUri"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6ABB39EA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2BA9AFA9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D9E8F7"/>
          <w:sz w:val="16"/>
          <w:szCs w:val="16"/>
        </w:rPr>
        <w:tab/>
      </w:r>
    </w:p>
    <w:p w14:paraId="27C49E38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  <w:t xml:space="preserve">  </w:t>
      </w:r>
      <w:r w:rsidRPr="004274C4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</w:p>
    <w:p w14:paraId="3CF68A2F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  <w:t xml:space="preserve">    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contentType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i/>
          <w:iCs/>
          <w:color w:val="CC81BA"/>
          <w:sz w:val="16"/>
          <w:szCs w:val="16"/>
        </w:rPr>
        <w:t>ContentType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b/>
          <w:bCs/>
          <w:i/>
          <w:iCs/>
          <w:color w:val="8DDAF8"/>
          <w:sz w:val="16"/>
          <w:szCs w:val="16"/>
        </w:rPr>
        <w:t>JSON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</w:p>
    <w:p w14:paraId="591FFD9F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  <w:t xml:space="preserve">    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body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66E1F8"/>
          <w:sz w:val="16"/>
          <w:szCs w:val="16"/>
        </w:rPr>
        <w:t>pojo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</w:p>
    <w:p w14:paraId="3B51A0B7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  <w:t xml:space="preserve">  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when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</w:p>
    <w:p w14:paraId="458F7228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  <w:t xml:space="preserve">    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post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F3EC79"/>
          <w:sz w:val="16"/>
          <w:szCs w:val="16"/>
        </w:rPr>
        <w:t>baseUri</w:t>
      </w:r>
      <w:r w:rsidRPr="004274C4">
        <w:rPr>
          <w:rFonts w:ascii="Consolas" w:hAnsi="Consolas"/>
          <w:color w:val="E6E6FA"/>
          <w:sz w:val="16"/>
          <w:szCs w:val="16"/>
        </w:rPr>
        <w:t>+</w:t>
      </w:r>
      <w:r w:rsidRPr="004274C4">
        <w:rPr>
          <w:rFonts w:ascii="Consolas" w:hAnsi="Consolas"/>
          <w:color w:val="80F2F6"/>
          <w:sz w:val="16"/>
          <w:szCs w:val="16"/>
        </w:rPr>
        <w:t>IEndPoint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b/>
          <w:bCs/>
          <w:i/>
          <w:iCs/>
          <w:color w:val="8DDAF8"/>
          <w:sz w:val="16"/>
          <w:szCs w:val="16"/>
        </w:rPr>
        <w:t>AddProj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</w:p>
    <w:p w14:paraId="2B1B5507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then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</w:p>
    <w:p w14:paraId="5299C7FB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  <w:t xml:space="preserve">   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statusCode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6897BB"/>
          <w:sz w:val="16"/>
          <w:szCs w:val="16"/>
        </w:rPr>
        <w:t>409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</w:p>
    <w:p w14:paraId="7099CB3C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time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1290C3"/>
          <w:sz w:val="16"/>
          <w:szCs w:val="16"/>
        </w:rPr>
        <w:t>Matchers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i/>
          <w:iCs/>
          <w:color w:val="96EC3F"/>
          <w:sz w:val="16"/>
          <w:szCs w:val="16"/>
        </w:rPr>
        <w:t>lessThan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color w:val="6897BB"/>
          <w:sz w:val="16"/>
          <w:szCs w:val="16"/>
        </w:rPr>
        <w:t>300l</w:t>
      </w:r>
      <w:r w:rsidRPr="004274C4">
        <w:rPr>
          <w:rFonts w:ascii="Consolas" w:hAnsi="Consolas"/>
          <w:color w:val="F9FAF4"/>
          <w:sz w:val="16"/>
          <w:szCs w:val="16"/>
        </w:rPr>
        <w:t>))</w:t>
      </w:r>
    </w:p>
    <w:p w14:paraId="5716C1F2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contentType</w:t>
      </w:r>
      <w:r w:rsidRPr="004274C4">
        <w:rPr>
          <w:rFonts w:ascii="Consolas" w:hAnsi="Consolas"/>
          <w:color w:val="F9FAF4"/>
          <w:sz w:val="16"/>
          <w:szCs w:val="16"/>
        </w:rPr>
        <w:t>(</w:t>
      </w:r>
      <w:r w:rsidRPr="004274C4">
        <w:rPr>
          <w:rFonts w:ascii="Consolas" w:hAnsi="Consolas"/>
          <w:i/>
          <w:iCs/>
          <w:color w:val="CC81BA"/>
          <w:sz w:val="16"/>
          <w:szCs w:val="16"/>
        </w:rPr>
        <w:t>ContentType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b/>
          <w:bCs/>
          <w:i/>
          <w:iCs/>
          <w:color w:val="8DDAF8"/>
          <w:sz w:val="16"/>
          <w:szCs w:val="16"/>
        </w:rPr>
        <w:t>JSON</w:t>
      </w:r>
      <w:r w:rsidRPr="004274C4">
        <w:rPr>
          <w:rFonts w:ascii="Consolas" w:hAnsi="Consolas"/>
          <w:color w:val="F9FAF4"/>
          <w:sz w:val="16"/>
          <w:szCs w:val="16"/>
        </w:rPr>
        <w:t>)</w:t>
      </w:r>
    </w:p>
    <w:p w14:paraId="1F1B3237" w14:textId="77777777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  <w:t xml:space="preserve">    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log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  <w:r w:rsidRPr="004274C4">
        <w:rPr>
          <w:rFonts w:ascii="Consolas" w:hAnsi="Consolas"/>
          <w:color w:val="E6E6FA"/>
          <w:sz w:val="16"/>
          <w:szCs w:val="16"/>
        </w:rPr>
        <w:t>.</w:t>
      </w:r>
      <w:r w:rsidRPr="004274C4">
        <w:rPr>
          <w:rFonts w:ascii="Consolas" w:hAnsi="Consolas"/>
          <w:color w:val="80F6A7"/>
          <w:sz w:val="16"/>
          <w:szCs w:val="16"/>
        </w:rPr>
        <w:t>all</w:t>
      </w:r>
      <w:r w:rsidRPr="004274C4">
        <w:rPr>
          <w:rFonts w:ascii="Consolas" w:hAnsi="Consolas"/>
          <w:color w:val="F9FAF4"/>
          <w:sz w:val="16"/>
          <w:szCs w:val="16"/>
        </w:rPr>
        <w:t>()</w:t>
      </w:r>
      <w:r w:rsidRPr="004274C4">
        <w:rPr>
          <w:rFonts w:ascii="Consolas" w:hAnsi="Consolas"/>
          <w:color w:val="E6E6FA"/>
          <w:sz w:val="16"/>
          <w:szCs w:val="16"/>
        </w:rPr>
        <w:t>;</w:t>
      </w:r>
    </w:p>
    <w:p w14:paraId="38B37254" w14:textId="335B6C49" w:rsidR="004274C4" w:rsidRP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4274C4">
        <w:rPr>
          <w:rFonts w:ascii="Consolas" w:hAnsi="Consolas"/>
          <w:color w:val="D9E8F7"/>
          <w:sz w:val="16"/>
          <w:szCs w:val="16"/>
        </w:rPr>
        <w:tab/>
      </w:r>
      <w:r w:rsidRPr="004274C4">
        <w:rPr>
          <w:rFonts w:ascii="Consolas" w:hAnsi="Consolas"/>
          <w:color w:val="F9FAF4"/>
          <w:sz w:val="16"/>
          <w:szCs w:val="16"/>
        </w:rPr>
        <w:t>}</w:t>
      </w:r>
    </w:p>
    <w:p w14:paraId="5735E511" w14:textId="77777777" w:rsidR="004274C4" w:rsidRDefault="004274C4" w:rsidP="004274C4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273D1F7" w14:textId="55D1EACE" w:rsidR="008708F5" w:rsidRDefault="008708F5" w:rsidP="008708F5">
      <w:r>
        <w:t xml:space="preserve"> </w:t>
      </w:r>
    </w:p>
    <w:p w14:paraId="5DA3E719" w14:textId="73E58079" w:rsidR="004274C4" w:rsidRDefault="004274C4" w:rsidP="008708F5">
      <w:r>
        <w:t>2</w:t>
      </w:r>
    </w:p>
    <w:p w14:paraId="5412324F" w14:textId="77777777" w:rsidR="00102468" w:rsidRPr="00102468" w:rsidRDefault="00102468" w:rsidP="00102468">
      <w:pPr>
        <w:pStyle w:val="NormalWeb"/>
        <w:shd w:val="clear" w:color="auto" w:fill="1E1F22"/>
        <w:spacing w:before="30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CC6C1D"/>
          <w:sz w:val="12"/>
          <w:szCs w:val="12"/>
        </w:rPr>
        <w:t>public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CC6C1D"/>
          <w:sz w:val="12"/>
          <w:szCs w:val="12"/>
        </w:rPr>
        <w:t>class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290C3"/>
          <w:sz w:val="12"/>
          <w:szCs w:val="12"/>
        </w:rPr>
        <w:t>EmployeeTest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CC6C1D"/>
          <w:sz w:val="12"/>
          <w:szCs w:val="12"/>
        </w:rPr>
        <w:t>extends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290C3"/>
          <w:sz w:val="12"/>
          <w:szCs w:val="12"/>
        </w:rPr>
        <w:t>BaseApiClass</w:t>
      </w:r>
      <w:r w:rsidRPr="00102468">
        <w:rPr>
          <w:rFonts w:ascii="Consolas" w:hAnsi="Consolas"/>
          <w:color w:val="F9FAF4"/>
          <w:sz w:val="12"/>
          <w:szCs w:val="12"/>
        </w:rPr>
        <w:t>{</w:t>
      </w:r>
    </w:p>
    <w:p w14:paraId="2F2CCD7A" w14:textId="77777777" w:rsid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i/>
          <w:iCs/>
          <w:color w:val="A0A0A0"/>
          <w:sz w:val="12"/>
          <w:szCs w:val="12"/>
        </w:rPr>
        <w:t>@Test</w:t>
      </w:r>
    </w:p>
    <w:p w14:paraId="5CB76E71" w14:textId="427E75EF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CCCCCC"/>
          <w:sz w:val="12"/>
          <w:szCs w:val="12"/>
        </w:rPr>
        <w:t xml:space="preserve">     </w:t>
      </w:r>
      <w:r w:rsidRPr="00102468">
        <w:rPr>
          <w:rFonts w:ascii="Consolas" w:hAnsi="Consolas"/>
          <w:color w:val="CC6C1D"/>
          <w:sz w:val="12"/>
          <w:szCs w:val="12"/>
        </w:rPr>
        <w:t>public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CC6C1D"/>
          <w:sz w:val="12"/>
          <w:szCs w:val="12"/>
        </w:rPr>
        <w:t>void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EB540"/>
          <w:sz w:val="12"/>
          <w:szCs w:val="12"/>
        </w:rPr>
        <w:t>addEmployeTest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CC6C1D"/>
          <w:sz w:val="12"/>
          <w:szCs w:val="12"/>
        </w:rPr>
        <w:t>throws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290C3"/>
          <w:sz w:val="12"/>
          <w:szCs w:val="12"/>
        </w:rPr>
        <w:t>Throwable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9FAF4"/>
          <w:sz w:val="12"/>
          <w:szCs w:val="12"/>
        </w:rPr>
        <w:t>{</w:t>
      </w:r>
    </w:p>
    <w:p w14:paraId="0414C663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</w:t>
      </w:r>
    </w:p>
    <w:p w14:paraId="2C0B7592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1290C3"/>
          <w:sz w:val="12"/>
          <w:szCs w:val="12"/>
        </w:rPr>
        <w:t>String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baseUri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66E1F8"/>
          <w:sz w:val="12"/>
          <w:szCs w:val="12"/>
        </w:rPr>
        <w:t>fLib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A7EC21"/>
          <w:sz w:val="12"/>
          <w:szCs w:val="12"/>
        </w:rPr>
        <w:t>getDataFromPropertiesFile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17C6A3"/>
          <w:sz w:val="12"/>
          <w:szCs w:val="12"/>
        </w:rPr>
        <w:t>"BASEUri"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4EAA1EF5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</w:t>
      </w:r>
    </w:p>
    <w:p w14:paraId="6F726A54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102468">
        <w:rPr>
          <w:rFonts w:ascii="Consolas" w:hAnsi="Consolas"/>
          <w:color w:val="1290C3"/>
          <w:sz w:val="12"/>
          <w:szCs w:val="12"/>
        </w:rPr>
        <w:t>String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project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17C6A3"/>
          <w:sz w:val="12"/>
          <w:szCs w:val="12"/>
        </w:rPr>
        <w:t>"docomo"</w:t>
      </w:r>
      <w:r w:rsidRPr="00102468">
        <w:rPr>
          <w:rFonts w:ascii="Consolas" w:hAnsi="Consolas"/>
          <w:color w:val="E6E6FA"/>
          <w:sz w:val="12"/>
          <w:szCs w:val="12"/>
        </w:rPr>
        <w:t>+</w:t>
      </w:r>
      <w:r w:rsidRPr="00102468">
        <w:rPr>
          <w:rFonts w:ascii="Consolas" w:hAnsi="Consolas"/>
          <w:color w:val="66E1F8"/>
          <w:sz w:val="12"/>
          <w:szCs w:val="12"/>
        </w:rPr>
        <w:t>jLib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A7EC21"/>
          <w:sz w:val="12"/>
          <w:szCs w:val="12"/>
        </w:rPr>
        <w:t>getRandomNumber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136603BE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102468">
        <w:rPr>
          <w:rFonts w:ascii="Consolas" w:hAnsi="Consolas"/>
          <w:color w:val="1290C3"/>
          <w:sz w:val="12"/>
          <w:szCs w:val="12"/>
        </w:rPr>
        <w:t>String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username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17C6A3"/>
          <w:sz w:val="12"/>
          <w:szCs w:val="12"/>
        </w:rPr>
        <w:t>"user"</w:t>
      </w:r>
      <w:r w:rsidRPr="00102468">
        <w:rPr>
          <w:rFonts w:ascii="Consolas" w:hAnsi="Consolas"/>
          <w:color w:val="E6E6FA"/>
          <w:sz w:val="12"/>
          <w:szCs w:val="12"/>
        </w:rPr>
        <w:t>+</w:t>
      </w:r>
      <w:r w:rsidRPr="00102468">
        <w:rPr>
          <w:rFonts w:ascii="Consolas" w:hAnsi="Consolas"/>
          <w:color w:val="66E1F8"/>
          <w:sz w:val="12"/>
          <w:szCs w:val="12"/>
        </w:rPr>
        <w:t>jLib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A7EC21"/>
          <w:sz w:val="12"/>
          <w:szCs w:val="12"/>
        </w:rPr>
        <w:t>getRandomNumber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4BAA40CD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D84DBD3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4CF2284F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808080"/>
          <w:sz w:val="12"/>
          <w:szCs w:val="12"/>
        </w:rPr>
        <w:t>/* API- 1(request) == add a project inside the server */</w:t>
      </w:r>
    </w:p>
    <w:p w14:paraId="010145CE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102468">
        <w:rPr>
          <w:rFonts w:ascii="Consolas" w:hAnsi="Consolas"/>
          <w:color w:val="1290C3"/>
          <w:sz w:val="12"/>
          <w:szCs w:val="12"/>
        </w:rPr>
        <w:t>ProjectPojo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pojo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CC6C1D"/>
          <w:sz w:val="12"/>
          <w:szCs w:val="12"/>
        </w:rPr>
        <w:t>new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A7EC21"/>
          <w:sz w:val="12"/>
          <w:szCs w:val="12"/>
        </w:rPr>
        <w:t>ProjectPojo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project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"created"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"ploject"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6897BB"/>
          <w:sz w:val="12"/>
          <w:szCs w:val="12"/>
        </w:rPr>
        <w:t>0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28DFA0EA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62D09E0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80F2F6"/>
          <w:sz w:val="12"/>
          <w:szCs w:val="12"/>
        </w:rPr>
        <w:t>Response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rsp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contentType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28E0A5B0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body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pojo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4D4121D2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when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</w:p>
    <w:p w14:paraId="56BB656B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post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baseUri</w:t>
      </w:r>
      <w:r w:rsidRPr="00102468">
        <w:rPr>
          <w:rFonts w:ascii="Consolas" w:hAnsi="Consolas"/>
          <w:color w:val="E6E6FA"/>
          <w:sz w:val="12"/>
          <w:szCs w:val="12"/>
        </w:rPr>
        <w:t>+</w:t>
      </w:r>
      <w:r w:rsidRPr="00102468">
        <w:rPr>
          <w:rFonts w:ascii="Consolas" w:hAnsi="Consolas"/>
          <w:color w:val="80F2F6"/>
          <w:sz w:val="12"/>
          <w:szCs w:val="12"/>
        </w:rPr>
        <w:t>IEndPoint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b/>
          <w:bCs/>
          <w:i/>
          <w:iCs/>
          <w:color w:val="8DDAF8"/>
          <w:sz w:val="12"/>
          <w:szCs w:val="12"/>
        </w:rPr>
        <w:t>AddProj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6E2EA038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F3EC79"/>
          <w:sz w:val="12"/>
          <w:szCs w:val="12"/>
        </w:rPr>
        <w:t>rsp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then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</w:p>
    <w:p w14:paraId="0DC58932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statusCode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6897BB"/>
          <w:sz w:val="12"/>
          <w:szCs w:val="12"/>
        </w:rPr>
        <w:t>201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log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all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6E2CF896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4E497FE3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1290C3"/>
          <w:sz w:val="12"/>
          <w:szCs w:val="12"/>
        </w:rPr>
        <w:t>String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projectname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3EC79"/>
          <w:sz w:val="12"/>
          <w:szCs w:val="12"/>
        </w:rPr>
        <w:t>rsp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jsonPath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A7EC21"/>
          <w:sz w:val="12"/>
          <w:szCs w:val="12"/>
        </w:rPr>
        <w:t>get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17C6A3"/>
          <w:sz w:val="12"/>
          <w:szCs w:val="12"/>
        </w:rPr>
        <w:t>"projectname"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74BC08CB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1290C3"/>
          <w:sz w:val="12"/>
          <w:szCs w:val="12"/>
        </w:rPr>
        <w:t>System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A7EC21"/>
          <w:sz w:val="12"/>
          <w:szCs w:val="12"/>
        </w:rPr>
        <w:t>println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projectname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6CAA5213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D1B8655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808080"/>
          <w:sz w:val="12"/>
          <w:szCs w:val="12"/>
        </w:rPr>
        <w:t xml:space="preserve">/* </w:t>
      </w:r>
      <w:r w:rsidRPr="00102468">
        <w:rPr>
          <w:rFonts w:ascii="Consolas" w:hAnsi="Consolas"/>
          <w:color w:val="808080"/>
          <w:sz w:val="12"/>
          <w:szCs w:val="12"/>
          <w:u w:val="single"/>
        </w:rPr>
        <w:t>api</w:t>
      </w:r>
      <w:r w:rsidRPr="00102468">
        <w:rPr>
          <w:rFonts w:ascii="Consolas" w:hAnsi="Consolas"/>
          <w:color w:val="808080"/>
          <w:sz w:val="12"/>
          <w:szCs w:val="12"/>
        </w:rPr>
        <w:t xml:space="preserve">-2 add </w:t>
      </w:r>
      <w:r w:rsidRPr="00102468">
        <w:rPr>
          <w:rFonts w:ascii="Consolas" w:hAnsi="Consolas"/>
          <w:color w:val="808080"/>
          <w:sz w:val="12"/>
          <w:szCs w:val="12"/>
          <w:u w:val="single"/>
        </w:rPr>
        <w:t>employe</w:t>
      </w:r>
      <w:r w:rsidRPr="00102468">
        <w:rPr>
          <w:rFonts w:ascii="Consolas" w:hAnsi="Consolas"/>
          <w:color w:val="808080"/>
          <w:sz w:val="12"/>
          <w:szCs w:val="12"/>
        </w:rPr>
        <w:t xml:space="preserve"> to same project */</w:t>
      </w:r>
    </w:p>
    <w:p w14:paraId="03FD4638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67B95EE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1290C3"/>
          <w:sz w:val="12"/>
          <w:szCs w:val="12"/>
        </w:rPr>
        <w:t>EmployeePojo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employePojo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CC6C1D"/>
          <w:sz w:val="12"/>
          <w:szCs w:val="12"/>
        </w:rPr>
        <w:t>new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A7EC21"/>
          <w:sz w:val="12"/>
          <w:szCs w:val="12"/>
        </w:rPr>
        <w:t>EmployeePojo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17C6A3"/>
          <w:sz w:val="12"/>
          <w:szCs w:val="12"/>
        </w:rPr>
        <w:t>"Architect"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"19/12/2000"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"deepak@gmail.com"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3EC79"/>
          <w:sz w:val="12"/>
          <w:szCs w:val="12"/>
        </w:rPr>
        <w:t>username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</w:p>
    <w:p w14:paraId="6E339F27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6897BB"/>
          <w:sz w:val="12"/>
          <w:szCs w:val="12"/>
        </w:rPr>
        <w:t>5.5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"4563534353"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3EC79"/>
          <w:sz w:val="12"/>
          <w:szCs w:val="12"/>
        </w:rPr>
        <w:t>project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"ROLE_EMPLOYEE"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F3EC79"/>
          <w:sz w:val="12"/>
          <w:szCs w:val="12"/>
        </w:rPr>
        <w:t>username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4D6D9740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</w:p>
    <w:p w14:paraId="0050444D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</w:p>
    <w:p w14:paraId="2258ED7B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contentType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489B414E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body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employePojo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0725295A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when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</w:p>
    <w:p w14:paraId="37B01745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post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baseUri</w:t>
      </w:r>
      <w:r w:rsidRPr="00102468">
        <w:rPr>
          <w:rFonts w:ascii="Consolas" w:hAnsi="Consolas"/>
          <w:color w:val="E6E6FA"/>
          <w:sz w:val="12"/>
          <w:szCs w:val="12"/>
        </w:rPr>
        <w:t>+</w:t>
      </w:r>
      <w:r w:rsidRPr="00102468">
        <w:rPr>
          <w:rFonts w:ascii="Consolas" w:hAnsi="Consolas"/>
          <w:color w:val="80F2F6"/>
          <w:sz w:val="12"/>
          <w:szCs w:val="12"/>
        </w:rPr>
        <w:t>IEndPoint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b/>
          <w:bCs/>
          <w:i/>
          <w:iCs/>
          <w:color w:val="8DDAF8"/>
          <w:sz w:val="12"/>
          <w:szCs w:val="12"/>
        </w:rPr>
        <w:t>AddEmp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79798708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then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</w:p>
    <w:p w14:paraId="463E3D5C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assertThat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statusCode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6897BB"/>
          <w:sz w:val="12"/>
          <w:szCs w:val="12"/>
        </w:rPr>
        <w:t>201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5CC4CB36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assertThat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contentType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04B4B9D4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assertThat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time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1290C3"/>
          <w:sz w:val="12"/>
          <w:szCs w:val="12"/>
        </w:rPr>
        <w:t>Matchers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i/>
          <w:iCs/>
          <w:color w:val="96EC3F"/>
          <w:sz w:val="12"/>
          <w:szCs w:val="12"/>
        </w:rPr>
        <w:t>lessThan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6897BB"/>
          <w:sz w:val="12"/>
          <w:szCs w:val="12"/>
        </w:rPr>
        <w:t>3000l</w:t>
      </w:r>
      <w:r w:rsidRPr="00102468">
        <w:rPr>
          <w:rFonts w:ascii="Consolas" w:hAnsi="Consolas"/>
          <w:color w:val="F9FAF4"/>
          <w:sz w:val="12"/>
          <w:szCs w:val="12"/>
        </w:rPr>
        <w:t>))</w:t>
      </w:r>
    </w:p>
    <w:p w14:paraId="24499A03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log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all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36A62E12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0423F3C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808080"/>
          <w:sz w:val="12"/>
          <w:szCs w:val="12"/>
        </w:rPr>
        <w:t xml:space="preserve">// verify </w:t>
      </w:r>
      <w:r w:rsidRPr="00102468">
        <w:rPr>
          <w:rFonts w:ascii="Consolas" w:hAnsi="Consolas"/>
          <w:color w:val="808080"/>
          <w:sz w:val="12"/>
          <w:szCs w:val="12"/>
          <w:u w:val="single"/>
        </w:rPr>
        <w:t>employe</w:t>
      </w:r>
      <w:r w:rsidRPr="00102468">
        <w:rPr>
          <w:rFonts w:ascii="Consolas" w:hAnsi="Consolas"/>
          <w:color w:val="808080"/>
          <w:sz w:val="12"/>
          <w:szCs w:val="12"/>
        </w:rPr>
        <w:t xml:space="preserve"> name in DB</w:t>
      </w:r>
    </w:p>
    <w:p w14:paraId="28809A58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CC6C1D"/>
          <w:sz w:val="12"/>
          <w:szCs w:val="12"/>
        </w:rPr>
        <w:t>boolean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flag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66E1F8"/>
          <w:sz w:val="12"/>
          <w:szCs w:val="12"/>
        </w:rPr>
        <w:t>dLib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A7EC21"/>
          <w:sz w:val="12"/>
          <w:szCs w:val="12"/>
        </w:rPr>
        <w:t>executeSelectQuery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17C6A3"/>
          <w:sz w:val="12"/>
          <w:szCs w:val="12"/>
        </w:rPr>
        <w:t>"select * from employee"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6897BB"/>
          <w:sz w:val="12"/>
          <w:szCs w:val="12"/>
        </w:rPr>
        <w:t>11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3EC79"/>
          <w:sz w:val="12"/>
          <w:szCs w:val="12"/>
        </w:rPr>
        <w:t>username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72C226FA" w14:textId="7E8587A9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1290C3"/>
          <w:sz w:val="12"/>
          <w:szCs w:val="12"/>
        </w:rPr>
        <w:t>Assert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i/>
          <w:iCs/>
          <w:color w:val="96EC3F"/>
          <w:sz w:val="12"/>
          <w:szCs w:val="12"/>
        </w:rPr>
        <w:t>assertTrue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flag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"employee in DB not verified"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  <w:r>
        <w:rPr>
          <w:rFonts w:ascii="Consolas" w:hAnsi="Consolas"/>
          <w:color w:val="E6E6FA"/>
          <w:sz w:val="12"/>
          <w:szCs w:val="12"/>
        </w:rPr>
        <w:t xml:space="preserve">     </w:t>
      </w:r>
      <w:r w:rsidRPr="00102468">
        <w:rPr>
          <w:rFonts w:ascii="Consolas" w:hAnsi="Consolas"/>
          <w:color w:val="F9FAF4"/>
          <w:sz w:val="12"/>
          <w:szCs w:val="12"/>
        </w:rPr>
        <w:t>}</w:t>
      </w:r>
    </w:p>
    <w:p w14:paraId="358C5A51" w14:textId="77777777" w:rsid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CCCCCC"/>
          <w:sz w:val="12"/>
          <w:szCs w:val="12"/>
        </w:rPr>
        <w:t xml:space="preserve">            </w:t>
      </w:r>
      <w:r w:rsidRPr="00102468">
        <w:rPr>
          <w:rFonts w:ascii="Consolas" w:hAnsi="Consolas"/>
          <w:i/>
          <w:iCs/>
          <w:color w:val="A0A0A0"/>
          <w:sz w:val="12"/>
          <w:szCs w:val="12"/>
        </w:rPr>
        <w:t>@Test</w:t>
      </w:r>
    </w:p>
    <w:p w14:paraId="3F3AAD1A" w14:textId="5AAB84C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CCCCCC"/>
          <w:sz w:val="12"/>
          <w:szCs w:val="12"/>
        </w:rPr>
        <w:t xml:space="preserve">         </w:t>
      </w:r>
      <w:r w:rsidRPr="00102468">
        <w:rPr>
          <w:rFonts w:ascii="Consolas" w:hAnsi="Consolas"/>
          <w:color w:val="CC6C1D"/>
          <w:sz w:val="12"/>
          <w:szCs w:val="12"/>
        </w:rPr>
        <w:t>public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CC6C1D"/>
          <w:sz w:val="12"/>
          <w:szCs w:val="12"/>
        </w:rPr>
        <w:t>void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EB540"/>
          <w:sz w:val="12"/>
          <w:szCs w:val="12"/>
        </w:rPr>
        <w:t>addEmployeeWothoutEmail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CC6C1D"/>
          <w:sz w:val="12"/>
          <w:szCs w:val="12"/>
        </w:rPr>
        <w:t>throws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290C3"/>
          <w:sz w:val="12"/>
          <w:szCs w:val="12"/>
        </w:rPr>
        <w:t>Exception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9FAF4"/>
          <w:sz w:val="12"/>
          <w:szCs w:val="12"/>
        </w:rPr>
        <w:t>{</w:t>
      </w:r>
    </w:p>
    <w:p w14:paraId="490F997C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</w:p>
    <w:p w14:paraId="767FF81F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</w:t>
      </w:r>
    </w:p>
    <w:p w14:paraId="265EA171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1290C3"/>
          <w:sz w:val="12"/>
          <w:szCs w:val="12"/>
        </w:rPr>
        <w:t>String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baseUri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66E1F8"/>
          <w:sz w:val="12"/>
          <w:szCs w:val="12"/>
        </w:rPr>
        <w:t>fLib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A7EC21"/>
          <w:sz w:val="12"/>
          <w:szCs w:val="12"/>
        </w:rPr>
        <w:t>getDataFromPropertiesFile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17C6A3"/>
          <w:sz w:val="12"/>
          <w:szCs w:val="12"/>
        </w:rPr>
        <w:t>"BASEUri"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17644059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C055711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102468">
        <w:rPr>
          <w:rFonts w:ascii="Consolas" w:hAnsi="Consolas"/>
          <w:color w:val="1290C3"/>
          <w:sz w:val="12"/>
          <w:szCs w:val="12"/>
        </w:rPr>
        <w:t>String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project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17C6A3"/>
          <w:sz w:val="12"/>
          <w:szCs w:val="12"/>
        </w:rPr>
        <w:t>"docomo"</w:t>
      </w:r>
      <w:r w:rsidRPr="00102468">
        <w:rPr>
          <w:rFonts w:ascii="Consolas" w:hAnsi="Consolas"/>
          <w:color w:val="E6E6FA"/>
          <w:sz w:val="12"/>
          <w:szCs w:val="12"/>
        </w:rPr>
        <w:t>+</w:t>
      </w:r>
      <w:r w:rsidRPr="00102468">
        <w:rPr>
          <w:rFonts w:ascii="Consolas" w:hAnsi="Consolas"/>
          <w:color w:val="66E1F8"/>
          <w:sz w:val="12"/>
          <w:szCs w:val="12"/>
        </w:rPr>
        <w:t>jLib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A7EC21"/>
          <w:sz w:val="12"/>
          <w:szCs w:val="12"/>
        </w:rPr>
        <w:t>getRandomNumber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73EA24FA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102468">
        <w:rPr>
          <w:rFonts w:ascii="Consolas" w:hAnsi="Consolas"/>
          <w:color w:val="1290C3"/>
          <w:sz w:val="12"/>
          <w:szCs w:val="12"/>
        </w:rPr>
        <w:t>String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username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17C6A3"/>
          <w:sz w:val="12"/>
          <w:szCs w:val="12"/>
        </w:rPr>
        <w:t>"usermee"</w:t>
      </w:r>
      <w:r w:rsidRPr="00102468">
        <w:rPr>
          <w:rFonts w:ascii="Consolas" w:hAnsi="Consolas"/>
          <w:color w:val="E6E6FA"/>
          <w:sz w:val="12"/>
          <w:szCs w:val="12"/>
        </w:rPr>
        <w:t>+</w:t>
      </w:r>
      <w:r w:rsidRPr="00102468">
        <w:rPr>
          <w:rFonts w:ascii="Consolas" w:hAnsi="Consolas"/>
          <w:color w:val="66E1F8"/>
          <w:sz w:val="12"/>
          <w:szCs w:val="12"/>
        </w:rPr>
        <w:t>jLib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A7EC21"/>
          <w:sz w:val="12"/>
          <w:szCs w:val="12"/>
        </w:rPr>
        <w:t>getRandomNumber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78998A1F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554B87B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E360BD9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808080"/>
          <w:sz w:val="12"/>
          <w:szCs w:val="12"/>
        </w:rPr>
        <w:t>/* API- 1(request) == add a project inside the server */</w:t>
      </w:r>
    </w:p>
    <w:p w14:paraId="4A712A0C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102468">
        <w:rPr>
          <w:rFonts w:ascii="Consolas" w:hAnsi="Consolas"/>
          <w:color w:val="1290C3"/>
          <w:sz w:val="12"/>
          <w:szCs w:val="12"/>
        </w:rPr>
        <w:t>ProjectPojo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pojo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CC6C1D"/>
          <w:sz w:val="12"/>
          <w:szCs w:val="12"/>
        </w:rPr>
        <w:t>new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A7EC21"/>
          <w:sz w:val="12"/>
          <w:szCs w:val="12"/>
        </w:rPr>
        <w:t>ProjectPojo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project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"created"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"ploject"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6897BB"/>
          <w:sz w:val="12"/>
          <w:szCs w:val="12"/>
        </w:rPr>
        <w:t>0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7266DA42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ED01640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80F2F6"/>
          <w:sz w:val="12"/>
          <w:szCs w:val="12"/>
        </w:rPr>
        <w:t>Response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rsp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contentType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3FF29441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body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pojo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582E56F5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when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</w:p>
    <w:p w14:paraId="04CACA93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post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baseUri</w:t>
      </w:r>
      <w:r w:rsidRPr="00102468">
        <w:rPr>
          <w:rFonts w:ascii="Consolas" w:hAnsi="Consolas"/>
          <w:color w:val="E6E6FA"/>
          <w:sz w:val="12"/>
          <w:szCs w:val="12"/>
        </w:rPr>
        <w:t>+</w:t>
      </w:r>
      <w:r w:rsidRPr="00102468">
        <w:rPr>
          <w:rFonts w:ascii="Consolas" w:hAnsi="Consolas"/>
          <w:color w:val="80F2F6"/>
          <w:sz w:val="12"/>
          <w:szCs w:val="12"/>
        </w:rPr>
        <w:t>IEndPoint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b/>
          <w:bCs/>
          <w:i/>
          <w:iCs/>
          <w:color w:val="8DDAF8"/>
          <w:sz w:val="12"/>
          <w:szCs w:val="12"/>
        </w:rPr>
        <w:t>AddProj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72CA2D82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F3EC79"/>
          <w:sz w:val="12"/>
          <w:szCs w:val="12"/>
        </w:rPr>
        <w:t>rsp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then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</w:p>
    <w:p w14:paraId="5140D8B3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log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all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3FC62A43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0502103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1290C3"/>
          <w:sz w:val="12"/>
          <w:szCs w:val="12"/>
        </w:rPr>
        <w:t>String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projectname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3EC79"/>
          <w:sz w:val="12"/>
          <w:szCs w:val="12"/>
        </w:rPr>
        <w:t>rsp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jsonPath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A7EC21"/>
          <w:sz w:val="12"/>
          <w:szCs w:val="12"/>
        </w:rPr>
        <w:t>get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17C6A3"/>
          <w:sz w:val="12"/>
          <w:szCs w:val="12"/>
        </w:rPr>
        <w:t>"projectname"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0D0F2D4F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1290C3"/>
          <w:sz w:val="12"/>
          <w:szCs w:val="12"/>
        </w:rPr>
        <w:t>System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A7EC21"/>
          <w:sz w:val="12"/>
          <w:szCs w:val="12"/>
        </w:rPr>
        <w:t>println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projectname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1A49F28A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1EA4C83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808080"/>
          <w:sz w:val="12"/>
          <w:szCs w:val="12"/>
        </w:rPr>
        <w:t xml:space="preserve">/* </w:t>
      </w:r>
      <w:r w:rsidRPr="00102468">
        <w:rPr>
          <w:rFonts w:ascii="Consolas" w:hAnsi="Consolas"/>
          <w:color w:val="808080"/>
          <w:sz w:val="12"/>
          <w:szCs w:val="12"/>
          <w:u w:val="single"/>
        </w:rPr>
        <w:t>api</w:t>
      </w:r>
      <w:r w:rsidRPr="00102468">
        <w:rPr>
          <w:rFonts w:ascii="Consolas" w:hAnsi="Consolas"/>
          <w:color w:val="808080"/>
          <w:sz w:val="12"/>
          <w:szCs w:val="12"/>
        </w:rPr>
        <w:t xml:space="preserve">-2 add </w:t>
      </w:r>
      <w:r w:rsidRPr="00102468">
        <w:rPr>
          <w:rFonts w:ascii="Consolas" w:hAnsi="Consolas"/>
          <w:color w:val="808080"/>
          <w:sz w:val="12"/>
          <w:szCs w:val="12"/>
          <w:u w:val="single"/>
        </w:rPr>
        <w:t>employe</w:t>
      </w:r>
      <w:r w:rsidRPr="00102468">
        <w:rPr>
          <w:rFonts w:ascii="Consolas" w:hAnsi="Consolas"/>
          <w:color w:val="808080"/>
          <w:sz w:val="12"/>
          <w:szCs w:val="12"/>
        </w:rPr>
        <w:t xml:space="preserve"> to same project */</w:t>
      </w:r>
    </w:p>
    <w:p w14:paraId="3485EFCB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114D0D0D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1290C3"/>
          <w:sz w:val="12"/>
          <w:szCs w:val="12"/>
        </w:rPr>
        <w:t>EmployeePojo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2F200"/>
          <w:sz w:val="12"/>
          <w:szCs w:val="12"/>
        </w:rPr>
        <w:t>employePojo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=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CC6C1D"/>
          <w:sz w:val="12"/>
          <w:szCs w:val="12"/>
        </w:rPr>
        <w:t>new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A7EC21"/>
          <w:sz w:val="12"/>
          <w:szCs w:val="12"/>
        </w:rPr>
        <w:t>EmployeePojo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17C6A3"/>
          <w:sz w:val="12"/>
          <w:szCs w:val="12"/>
        </w:rPr>
        <w:t>"Architect"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"19/12/2000"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3EC79"/>
          <w:sz w:val="12"/>
          <w:szCs w:val="12"/>
        </w:rPr>
        <w:t>username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</w:p>
    <w:p w14:paraId="53FA5814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6897BB"/>
          <w:sz w:val="12"/>
          <w:szCs w:val="12"/>
        </w:rPr>
        <w:t>5.5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"4563534353"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3EC79"/>
          <w:sz w:val="12"/>
          <w:szCs w:val="12"/>
        </w:rPr>
        <w:t>project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17C6A3"/>
          <w:sz w:val="12"/>
          <w:szCs w:val="12"/>
        </w:rPr>
        <w:t>"ROLE_EMPLOYEE"</w:t>
      </w:r>
      <w:r w:rsidRPr="00102468">
        <w:rPr>
          <w:rFonts w:ascii="Consolas" w:hAnsi="Consolas"/>
          <w:color w:val="E6E6FA"/>
          <w:sz w:val="12"/>
          <w:szCs w:val="12"/>
        </w:rPr>
        <w:t>,</w:t>
      </w:r>
      <w:r w:rsidRPr="00102468">
        <w:rPr>
          <w:rFonts w:ascii="Consolas" w:hAnsi="Consolas"/>
          <w:color w:val="F3EC79"/>
          <w:sz w:val="12"/>
          <w:szCs w:val="12"/>
        </w:rPr>
        <w:t>username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</w:p>
    <w:p w14:paraId="4611E57C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</w:p>
    <w:p w14:paraId="379DA74E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</w:p>
    <w:p w14:paraId="36282C56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</w: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contentType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3E39A048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body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employePojo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43C6B71C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when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</w:p>
    <w:p w14:paraId="396B758E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post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F3EC79"/>
          <w:sz w:val="12"/>
          <w:szCs w:val="12"/>
        </w:rPr>
        <w:t>baseUri</w:t>
      </w:r>
      <w:r w:rsidRPr="00102468">
        <w:rPr>
          <w:rFonts w:ascii="Consolas" w:hAnsi="Consolas"/>
          <w:color w:val="E6E6FA"/>
          <w:sz w:val="12"/>
          <w:szCs w:val="12"/>
        </w:rPr>
        <w:t>+</w:t>
      </w:r>
      <w:r w:rsidRPr="00102468">
        <w:rPr>
          <w:rFonts w:ascii="Consolas" w:hAnsi="Consolas"/>
          <w:color w:val="17C6A3"/>
          <w:sz w:val="12"/>
          <w:szCs w:val="12"/>
        </w:rPr>
        <w:t>"/employees"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6A898DE4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then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</w:p>
    <w:p w14:paraId="3A1564B5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assertThat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contentType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102468">
        <w:rPr>
          <w:rFonts w:ascii="Consolas" w:hAnsi="Consolas"/>
          <w:color w:val="F9FAF4"/>
          <w:sz w:val="12"/>
          <w:szCs w:val="12"/>
        </w:rPr>
        <w:t>)</w:t>
      </w:r>
    </w:p>
    <w:p w14:paraId="61C5376A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assertThat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time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1290C3"/>
          <w:sz w:val="12"/>
          <w:szCs w:val="12"/>
        </w:rPr>
        <w:t>Matchers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i/>
          <w:iCs/>
          <w:color w:val="96EC3F"/>
          <w:sz w:val="12"/>
          <w:szCs w:val="12"/>
        </w:rPr>
        <w:t>lessThan</w:t>
      </w:r>
      <w:r w:rsidRPr="00102468">
        <w:rPr>
          <w:rFonts w:ascii="Consolas" w:hAnsi="Consolas"/>
          <w:color w:val="F9FAF4"/>
          <w:sz w:val="12"/>
          <w:szCs w:val="12"/>
        </w:rPr>
        <w:t>(</w:t>
      </w:r>
      <w:r w:rsidRPr="00102468">
        <w:rPr>
          <w:rFonts w:ascii="Consolas" w:hAnsi="Consolas"/>
          <w:color w:val="6897BB"/>
          <w:sz w:val="12"/>
          <w:szCs w:val="12"/>
        </w:rPr>
        <w:t>3000l</w:t>
      </w:r>
      <w:r w:rsidRPr="00102468">
        <w:rPr>
          <w:rFonts w:ascii="Consolas" w:hAnsi="Consolas"/>
          <w:color w:val="F9FAF4"/>
          <w:sz w:val="12"/>
          <w:szCs w:val="12"/>
        </w:rPr>
        <w:t>))</w:t>
      </w:r>
    </w:p>
    <w:p w14:paraId="65EBB82B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ab/>
        <w:t xml:space="preserve">             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log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.</w:t>
      </w:r>
      <w:r w:rsidRPr="00102468">
        <w:rPr>
          <w:rFonts w:ascii="Consolas" w:hAnsi="Consolas"/>
          <w:color w:val="80F6A7"/>
          <w:sz w:val="12"/>
          <w:szCs w:val="12"/>
        </w:rPr>
        <w:t>all</w:t>
      </w:r>
      <w:r w:rsidRPr="00102468">
        <w:rPr>
          <w:rFonts w:ascii="Consolas" w:hAnsi="Consolas"/>
          <w:color w:val="F9FAF4"/>
          <w:sz w:val="12"/>
          <w:szCs w:val="12"/>
        </w:rPr>
        <w:t>()</w:t>
      </w:r>
      <w:r w:rsidRPr="00102468">
        <w:rPr>
          <w:rFonts w:ascii="Consolas" w:hAnsi="Consolas"/>
          <w:color w:val="E6E6FA"/>
          <w:sz w:val="12"/>
          <w:szCs w:val="12"/>
        </w:rPr>
        <w:t>;</w:t>
      </w: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D9E8F7"/>
          <w:sz w:val="12"/>
          <w:szCs w:val="12"/>
        </w:rPr>
        <w:tab/>
      </w:r>
    </w:p>
    <w:p w14:paraId="27B1C38D" w14:textId="2286A4CD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D9E8F7"/>
          <w:sz w:val="12"/>
          <w:szCs w:val="12"/>
        </w:rPr>
        <w:t xml:space="preserve"> </w:t>
      </w:r>
      <w:r w:rsidRPr="00102468">
        <w:rPr>
          <w:rFonts w:ascii="Consolas" w:hAnsi="Consolas"/>
          <w:color w:val="F9FAF4"/>
          <w:sz w:val="12"/>
          <w:szCs w:val="12"/>
        </w:rPr>
        <w:t>}</w:t>
      </w:r>
    </w:p>
    <w:p w14:paraId="69A7CA91" w14:textId="77777777" w:rsidR="00102468" w:rsidRPr="00102468" w:rsidRDefault="00102468" w:rsidP="0010246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102468">
        <w:rPr>
          <w:rFonts w:ascii="Consolas" w:hAnsi="Consolas"/>
          <w:color w:val="F9FAF4"/>
          <w:sz w:val="12"/>
          <w:szCs w:val="12"/>
        </w:rPr>
        <w:t>}</w:t>
      </w:r>
    </w:p>
    <w:p w14:paraId="7FDB5632" w14:textId="77777777" w:rsidR="004274C4" w:rsidRDefault="004274C4" w:rsidP="008708F5"/>
    <w:p w14:paraId="4A9E1F35" w14:textId="71D4CD91" w:rsidR="00102468" w:rsidRDefault="00197A99" w:rsidP="00197A99">
      <w:pPr>
        <w:pStyle w:val="Heading1"/>
      </w:pPr>
      <w:r>
        <w:t>TESTNG=</w:t>
      </w:r>
    </w:p>
    <w:p w14:paraId="0C7174F1" w14:textId="0798EE56" w:rsidR="00197A99" w:rsidRDefault="00197A99" w:rsidP="00197A99">
      <w:pPr>
        <w:pStyle w:val="ListParagraph"/>
        <w:numPr>
          <w:ilvl w:val="0"/>
          <w:numId w:val="138"/>
        </w:numPr>
      </w:pPr>
      <w:r>
        <w:t>TESNG USED TO ACHIVE WBT.</w:t>
      </w:r>
    </w:p>
    <w:p w14:paraId="3332A17A" w14:textId="057E67DD" w:rsidR="00197A99" w:rsidRDefault="00197A99" w:rsidP="00197A99">
      <w:pPr>
        <w:pStyle w:val="ListParagraph"/>
        <w:numPr>
          <w:ilvl w:val="0"/>
          <w:numId w:val="138"/>
        </w:numPr>
      </w:pPr>
      <w:r>
        <w:t xml:space="preserve">EVEN IN API FRAMEWORK ACT LIKE A MAIN DRIVER </w:t>
      </w:r>
      <w:r w:rsidR="00624024">
        <w:t>BECOUSE WE ARE GOING TO AUTOMATE ALL API TEST USING @ TEST ANNOTATION .</w:t>
      </w:r>
    </w:p>
    <w:p w14:paraId="40F9CF37" w14:textId="42C7C7CE" w:rsidR="00624024" w:rsidRDefault="00624024" w:rsidP="00197A99">
      <w:pPr>
        <w:pStyle w:val="ListParagraph"/>
        <w:numPr>
          <w:ilvl w:val="0"/>
          <w:numId w:val="138"/>
        </w:numPr>
      </w:pPr>
      <w:r>
        <w:t>TO EXECUTE ALL TOGETER WE REQUIRE TEST NG .XML FILE.</w:t>
      </w:r>
    </w:p>
    <w:p w14:paraId="578E0809" w14:textId="3681A728" w:rsidR="008D7CDD" w:rsidRDefault="008D7CDD" w:rsidP="00197A99">
      <w:pPr>
        <w:pStyle w:val="ListParagraph"/>
        <w:numPr>
          <w:ilvl w:val="0"/>
          <w:numId w:val="138"/>
        </w:numPr>
      </w:pPr>
      <w:r>
        <w:t xml:space="preserve">IN CASE OF AUTOMATION TESTNG IS USED TO DEVELOP ALL THE API TEST SCRIPTS USING TESTNG ANNOTATIONS AND ACHIVE BATCH </w:t>
      </w:r>
      <w:r w:rsidR="0017019D">
        <w:t>EXECUTION BOTH WITHOUT ANY MANUEL INTERVENATION.</w:t>
      </w:r>
    </w:p>
    <w:p w14:paraId="5B98F3FB" w14:textId="292CC281" w:rsidR="0017019D" w:rsidRDefault="0017019D" w:rsidP="00197A99">
      <w:pPr>
        <w:pStyle w:val="ListParagraph"/>
        <w:numPr>
          <w:ilvl w:val="0"/>
          <w:numId w:val="138"/>
        </w:numPr>
      </w:pPr>
      <w:r>
        <w:t xml:space="preserve">TESTNG WILL BE </w:t>
      </w:r>
      <w:r w:rsidR="00AB72AE">
        <w:t xml:space="preserve">USED TO HADLE FRAMEWORK COMPONENT AND HELP US TO RUN ALL THE API TSCRIPT </w:t>
      </w:r>
      <w:r w:rsidR="00B23BBC">
        <w:t>IN BATCH &amp; GROUP EXECUTION WITHOUT MANEL INTERVENTION.</w:t>
      </w:r>
    </w:p>
    <w:p w14:paraId="573C3365" w14:textId="2051466C" w:rsidR="00B23BBC" w:rsidRDefault="00756BB5" w:rsidP="00197A99">
      <w:pPr>
        <w:pStyle w:val="ListParagraph"/>
        <w:numPr>
          <w:ilvl w:val="0"/>
          <w:numId w:val="138"/>
        </w:numPr>
      </w:pPr>
      <w:r>
        <w:t>TESTNG.XML IS MAIN CONTROLER OF THE REST API FRAMEWORK WHERE WE START THE SUITE EXECUTION.</w:t>
      </w:r>
    </w:p>
    <w:p w14:paraId="5CF476A5" w14:textId="511F5CE7" w:rsidR="00756BB5" w:rsidRPr="005C72D0" w:rsidRDefault="00B06792" w:rsidP="00B06792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@BEFORE SUITE AND @AFTER SUITE=</w:t>
      </w:r>
    </w:p>
    <w:p w14:paraId="057A85AF" w14:textId="5FD9A581" w:rsidR="00B06792" w:rsidRDefault="00B06792" w:rsidP="00B06792">
      <w:pPr>
        <w:pStyle w:val="ListParagraph"/>
        <w:numPr>
          <w:ilvl w:val="0"/>
          <w:numId w:val="139"/>
        </w:numPr>
      </w:pPr>
      <w:r>
        <w:t xml:space="preserve">@BEFORE SUITE WILL BE EXECUTED </w:t>
      </w:r>
      <w:r w:rsidR="0039190C">
        <w:t>BEFORE EXECUTING 1 TESTNG CLASS WITHIN THE SUITE.</w:t>
      </w:r>
    </w:p>
    <w:p w14:paraId="4C2022DE" w14:textId="275ABB7D" w:rsidR="0039190C" w:rsidRDefault="0039190C" w:rsidP="00B06792">
      <w:pPr>
        <w:pStyle w:val="ListParagraph"/>
        <w:numPr>
          <w:ilvl w:val="0"/>
          <w:numId w:val="139"/>
        </w:numPr>
      </w:pPr>
      <w:r>
        <w:t xml:space="preserve">@BEFORE SUITE WILL BE USED </w:t>
      </w:r>
      <w:r w:rsidR="00152014">
        <w:t xml:space="preserve">FOR GLOBAL CONFIGURATION OF THE API FRAMWORK LIKE = REQUEST SPEC BUILDER CONFIG AND </w:t>
      </w:r>
      <w:r w:rsidR="00463795">
        <w:t>DB CONNECTION , REPORTING CONFIG.</w:t>
      </w:r>
    </w:p>
    <w:p w14:paraId="12279946" w14:textId="5D686535" w:rsidR="00165462" w:rsidRDefault="00463795" w:rsidP="00165462">
      <w:pPr>
        <w:pStyle w:val="ListParagraph"/>
        <w:numPr>
          <w:ilvl w:val="0"/>
          <w:numId w:val="139"/>
        </w:numPr>
      </w:pPr>
      <w:r>
        <w:t xml:space="preserve">@AFTER SUITE WILL BE USED FOR CLOSE THE CONNECTION OBJECT LIKE </w:t>
      </w:r>
      <w:r w:rsidR="00165462">
        <w:t>REPORT BACKUP , DB CONNECTION CLOSE ETC..,</w:t>
      </w:r>
    </w:p>
    <w:p w14:paraId="4E5C3E77" w14:textId="28C2CB00" w:rsidR="00165462" w:rsidRDefault="00165462" w:rsidP="00165462">
      <w:pPr>
        <w:pStyle w:val="ListParagraph"/>
        <w:numPr>
          <w:ilvl w:val="0"/>
          <w:numId w:val="139"/>
        </w:numPr>
      </w:pPr>
      <w:r>
        <w:lastRenderedPageBreak/>
        <w:t xml:space="preserve">@AFTER SUITE WILL BE EXECUTED AFTER EXECUTING </w:t>
      </w:r>
      <w:r w:rsidR="00AB6DD7">
        <w:t>ALL THE TESTNG CLASS WITHIN THE SUITE.</w:t>
      </w:r>
    </w:p>
    <w:p w14:paraId="077E9933" w14:textId="77777777" w:rsid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BaseApiClass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C7E43D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 xml:space="preserve">    </w:t>
      </w:r>
      <w:r w:rsidRPr="00BE653B">
        <w:rPr>
          <w:rFonts w:ascii="Consolas" w:hAnsi="Consolas"/>
          <w:color w:val="CC6C1D"/>
          <w:sz w:val="12"/>
          <w:szCs w:val="12"/>
        </w:rPr>
        <w:t>public</w:t>
      </w:r>
      <w:r w:rsidRPr="00BE653B">
        <w:rPr>
          <w:rFonts w:ascii="Consolas" w:hAnsi="Consolas"/>
          <w:color w:val="D9E8F7"/>
          <w:sz w:val="12"/>
          <w:szCs w:val="12"/>
        </w:rPr>
        <w:t xml:space="preserve">  </w:t>
      </w:r>
      <w:r w:rsidRPr="00BE653B">
        <w:rPr>
          <w:rFonts w:ascii="Consolas" w:hAnsi="Consolas"/>
          <w:color w:val="1290C3"/>
          <w:sz w:val="12"/>
          <w:szCs w:val="12"/>
        </w:rPr>
        <w:t>JavaUtility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66E1F8"/>
          <w:sz w:val="12"/>
          <w:szCs w:val="12"/>
        </w:rPr>
        <w:t>jLib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E6E6FA"/>
          <w:sz w:val="12"/>
          <w:szCs w:val="12"/>
        </w:rPr>
        <w:t>=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CC6C1D"/>
          <w:sz w:val="12"/>
          <w:szCs w:val="12"/>
        </w:rPr>
        <w:t>new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A7EC21"/>
          <w:sz w:val="12"/>
          <w:szCs w:val="12"/>
        </w:rPr>
        <w:t>JavaUtility</w:t>
      </w:r>
      <w:r w:rsidRPr="00BE653B">
        <w:rPr>
          <w:rFonts w:ascii="Consolas" w:hAnsi="Consolas"/>
          <w:color w:val="F9FAF4"/>
          <w:sz w:val="12"/>
          <w:szCs w:val="12"/>
        </w:rPr>
        <w:t>()</w:t>
      </w:r>
      <w:r w:rsidRPr="00BE653B">
        <w:rPr>
          <w:rFonts w:ascii="Consolas" w:hAnsi="Consolas"/>
          <w:color w:val="E6E6FA"/>
          <w:sz w:val="12"/>
          <w:szCs w:val="12"/>
        </w:rPr>
        <w:t>;</w:t>
      </w:r>
    </w:p>
    <w:p w14:paraId="758BC02A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CC6C1D"/>
          <w:sz w:val="12"/>
          <w:szCs w:val="12"/>
        </w:rPr>
        <w:t>public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1290C3"/>
          <w:sz w:val="12"/>
          <w:szCs w:val="12"/>
        </w:rPr>
        <w:t>FileUtility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66E1F8"/>
          <w:sz w:val="12"/>
          <w:szCs w:val="12"/>
        </w:rPr>
        <w:t>fLib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E6E6FA"/>
          <w:sz w:val="12"/>
          <w:szCs w:val="12"/>
        </w:rPr>
        <w:t>=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CC6C1D"/>
          <w:sz w:val="12"/>
          <w:szCs w:val="12"/>
        </w:rPr>
        <w:t>new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A7EC21"/>
          <w:sz w:val="12"/>
          <w:szCs w:val="12"/>
        </w:rPr>
        <w:t>FileUtility</w:t>
      </w:r>
      <w:r w:rsidRPr="00BE653B">
        <w:rPr>
          <w:rFonts w:ascii="Consolas" w:hAnsi="Consolas"/>
          <w:color w:val="F9FAF4"/>
          <w:sz w:val="12"/>
          <w:szCs w:val="12"/>
        </w:rPr>
        <w:t>()</w:t>
      </w:r>
      <w:r w:rsidRPr="00BE653B">
        <w:rPr>
          <w:rFonts w:ascii="Consolas" w:hAnsi="Consolas"/>
          <w:color w:val="E6E6FA"/>
          <w:sz w:val="12"/>
          <w:szCs w:val="12"/>
        </w:rPr>
        <w:t>;</w:t>
      </w:r>
    </w:p>
    <w:p w14:paraId="032FFCE6" w14:textId="28E77C55" w:rsid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CC6C1D"/>
          <w:sz w:val="12"/>
          <w:szCs w:val="12"/>
        </w:rPr>
        <w:t>public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1290C3"/>
          <w:sz w:val="12"/>
          <w:szCs w:val="12"/>
        </w:rPr>
        <w:t>DatabaseUtility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66E1F8"/>
          <w:sz w:val="12"/>
          <w:szCs w:val="12"/>
        </w:rPr>
        <w:t>dLib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E6E6FA"/>
          <w:sz w:val="12"/>
          <w:szCs w:val="12"/>
        </w:rPr>
        <w:t>=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CC6C1D"/>
          <w:sz w:val="12"/>
          <w:szCs w:val="12"/>
        </w:rPr>
        <w:t>new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A7EC21"/>
          <w:sz w:val="12"/>
          <w:szCs w:val="12"/>
        </w:rPr>
        <w:t>DatabaseUtility</w:t>
      </w:r>
      <w:r w:rsidRPr="00BE653B">
        <w:rPr>
          <w:rFonts w:ascii="Consolas" w:hAnsi="Consolas"/>
          <w:color w:val="F9FAF4"/>
          <w:sz w:val="12"/>
          <w:szCs w:val="12"/>
        </w:rPr>
        <w:t>()</w:t>
      </w:r>
      <w:r w:rsidRPr="00BE653B">
        <w:rPr>
          <w:rFonts w:ascii="Consolas" w:hAnsi="Consolas"/>
          <w:color w:val="E6E6FA"/>
          <w:sz w:val="12"/>
          <w:szCs w:val="12"/>
        </w:rPr>
        <w:t>;</w:t>
      </w:r>
    </w:p>
    <w:p w14:paraId="45525D8E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305C557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i/>
          <w:iCs/>
          <w:color w:val="A0A0A0"/>
          <w:sz w:val="12"/>
          <w:szCs w:val="12"/>
        </w:rPr>
        <w:t>@BeforeSuite</w:t>
      </w:r>
    </w:p>
    <w:p w14:paraId="6F7086E0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CC6C1D"/>
          <w:sz w:val="12"/>
          <w:szCs w:val="12"/>
        </w:rPr>
        <w:t>public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CC6C1D"/>
          <w:sz w:val="12"/>
          <w:szCs w:val="12"/>
        </w:rPr>
        <w:t>void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1EB540"/>
          <w:sz w:val="12"/>
          <w:szCs w:val="12"/>
        </w:rPr>
        <w:t>configBs</w:t>
      </w:r>
      <w:r w:rsidRPr="00BE653B">
        <w:rPr>
          <w:rFonts w:ascii="Consolas" w:hAnsi="Consolas"/>
          <w:color w:val="F9FAF4"/>
          <w:sz w:val="12"/>
          <w:szCs w:val="12"/>
        </w:rPr>
        <w:t>()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CC6C1D"/>
          <w:sz w:val="12"/>
          <w:szCs w:val="12"/>
        </w:rPr>
        <w:t>throws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1290C3"/>
          <w:sz w:val="12"/>
          <w:szCs w:val="12"/>
        </w:rPr>
        <w:t>Throwable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F9FAF4"/>
          <w:sz w:val="12"/>
          <w:szCs w:val="12"/>
        </w:rPr>
        <w:t>{</w:t>
      </w:r>
    </w:p>
    <w:p w14:paraId="4AF34246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66E1F8"/>
          <w:sz w:val="12"/>
          <w:szCs w:val="12"/>
        </w:rPr>
        <w:t>dLib</w:t>
      </w:r>
      <w:r w:rsidRPr="00BE653B">
        <w:rPr>
          <w:rFonts w:ascii="Consolas" w:hAnsi="Consolas"/>
          <w:color w:val="E6E6FA"/>
          <w:sz w:val="12"/>
          <w:szCs w:val="12"/>
        </w:rPr>
        <w:t>.</w:t>
      </w:r>
      <w:r w:rsidRPr="00BE653B">
        <w:rPr>
          <w:rFonts w:ascii="Consolas" w:hAnsi="Consolas"/>
          <w:color w:val="A7EC21"/>
          <w:sz w:val="12"/>
          <w:szCs w:val="12"/>
        </w:rPr>
        <w:t>getDbConnection</w:t>
      </w:r>
      <w:r w:rsidRPr="00BE653B">
        <w:rPr>
          <w:rFonts w:ascii="Consolas" w:hAnsi="Consolas"/>
          <w:color w:val="F9FAF4"/>
          <w:sz w:val="12"/>
          <w:szCs w:val="12"/>
        </w:rPr>
        <w:t>()</w:t>
      </w:r>
      <w:r w:rsidRPr="00BE653B">
        <w:rPr>
          <w:rFonts w:ascii="Consolas" w:hAnsi="Consolas"/>
          <w:color w:val="E6E6FA"/>
          <w:sz w:val="12"/>
          <w:szCs w:val="12"/>
        </w:rPr>
        <w:t>;</w:t>
      </w:r>
    </w:p>
    <w:p w14:paraId="71425DDB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1290C3"/>
          <w:sz w:val="12"/>
          <w:szCs w:val="12"/>
        </w:rPr>
        <w:t>System</w:t>
      </w:r>
      <w:r w:rsidRPr="00BE653B">
        <w:rPr>
          <w:rFonts w:ascii="Consolas" w:hAnsi="Consolas"/>
          <w:color w:val="E6E6FA"/>
          <w:sz w:val="12"/>
          <w:szCs w:val="12"/>
        </w:rPr>
        <w:t>.</w:t>
      </w:r>
      <w:r w:rsidRPr="00BE653B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BE653B">
        <w:rPr>
          <w:rFonts w:ascii="Consolas" w:hAnsi="Consolas"/>
          <w:color w:val="E6E6FA"/>
          <w:sz w:val="12"/>
          <w:szCs w:val="12"/>
        </w:rPr>
        <w:t>.</w:t>
      </w:r>
      <w:r w:rsidRPr="00BE653B">
        <w:rPr>
          <w:rFonts w:ascii="Consolas" w:hAnsi="Consolas"/>
          <w:color w:val="A7EC21"/>
          <w:sz w:val="12"/>
          <w:szCs w:val="12"/>
        </w:rPr>
        <w:t>println</w:t>
      </w:r>
      <w:r w:rsidRPr="00BE653B">
        <w:rPr>
          <w:rFonts w:ascii="Consolas" w:hAnsi="Consolas"/>
          <w:color w:val="F9FAF4"/>
          <w:sz w:val="12"/>
          <w:szCs w:val="12"/>
        </w:rPr>
        <w:t>(</w:t>
      </w:r>
      <w:r w:rsidRPr="00BE653B">
        <w:rPr>
          <w:rFonts w:ascii="Consolas" w:hAnsi="Consolas"/>
          <w:color w:val="17C6A3"/>
          <w:sz w:val="12"/>
          <w:szCs w:val="12"/>
        </w:rPr>
        <w:t>"===connect to DB===="</w:t>
      </w:r>
      <w:r w:rsidRPr="00BE653B">
        <w:rPr>
          <w:rFonts w:ascii="Consolas" w:hAnsi="Consolas"/>
          <w:color w:val="F9FAF4"/>
          <w:sz w:val="12"/>
          <w:szCs w:val="12"/>
        </w:rPr>
        <w:t>)</w:t>
      </w:r>
      <w:r w:rsidRPr="00BE653B">
        <w:rPr>
          <w:rFonts w:ascii="Consolas" w:hAnsi="Consolas"/>
          <w:color w:val="E6E6FA"/>
          <w:sz w:val="12"/>
          <w:szCs w:val="12"/>
        </w:rPr>
        <w:t>;</w:t>
      </w:r>
    </w:p>
    <w:p w14:paraId="1A178004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F9FAF4"/>
          <w:sz w:val="12"/>
          <w:szCs w:val="12"/>
        </w:rPr>
        <w:t>}</w:t>
      </w:r>
    </w:p>
    <w:p w14:paraId="1296CAD5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DF01BC1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i/>
          <w:iCs/>
          <w:color w:val="A0A0A0"/>
          <w:sz w:val="12"/>
          <w:szCs w:val="12"/>
        </w:rPr>
        <w:t>@AfterSuite</w:t>
      </w:r>
    </w:p>
    <w:p w14:paraId="3F6594CE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CC6C1D"/>
          <w:sz w:val="12"/>
          <w:szCs w:val="12"/>
        </w:rPr>
        <w:t>public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CC6C1D"/>
          <w:sz w:val="12"/>
          <w:szCs w:val="12"/>
        </w:rPr>
        <w:t>void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1EB540"/>
          <w:sz w:val="12"/>
          <w:szCs w:val="12"/>
        </w:rPr>
        <w:t>configAs</w:t>
      </w:r>
      <w:r w:rsidRPr="00BE653B">
        <w:rPr>
          <w:rFonts w:ascii="Consolas" w:hAnsi="Consolas"/>
          <w:color w:val="F9FAF4"/>
          <w:sz w:val="12"/>
          <w:szCs w:val="12"/>
        </w:rPr>
        <w:t>()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CC6C1D"/>
          <w:sz w:val="12"/>
          <w:szCs w:val="12"/>
        </w:rPr>
        <w:t>throws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1290C3"/>
          <w:sz w:val="12"/>
          <w:szCs w:val="12"/>
        </w:rPr>
        <w:t>SQLException</w:t>
      </w:r>
      <w:r w:rsidRPr="00BE653B">
        <w:rPr>
          <w:rFonts w:ascii="Consolas" w:hAnsi="Consolas"/>
          <w:color w:val="D9E8F7"/>
          <w:sz w:val="12"/>
          <w:szCs w:val="12"/>
        </w:rPr>
        <w:t xml:space="preserve"> </w:t>
      </w:r>
      <w:r w:rsidRPr="00BE653B">
        <w:rPr>
          <w:rFonts w:ascii="Consolas" w:hAnsi="Consolas"/>
          <w:color w:val="F9FAF4"/>
          <w:sz w:val="12"/>
          <w:szCs w:val="12"/>
        </w:rPr>
        <w:t>{</w:t>
      </w:r>
    </w:p>
    <w:p w14:paraId="370A6692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66E1F8"/>
          <w:sz w:val="12"/>
          <w:szCs w:val="12"/>
        </w:rPr>
        <w:t>dLib</w:t>
      </w:r>
      <w:r w:rsidRPr="00BE653B">
        <w:rPr>
          <w:rFonts w:ascii="Consolas" w:hAnsi="Consolas"/>
          <w:color w:val="E6E6FA"/>
          <w:sz w:val="12"/>
          <w:szCs w:val="12"/>
        </w:rPr>
        <w:t>.</w:t>
      </w:r>
      <w:r w:rsidRPr="00BE653B">
        <w:rPr>
          <w:rFonts w:ascii="Consolas" w:hAnsi="Consolas"/>
          <w:color w:val="A7EC21"/>
          <w:sz w:val="12"/>
          <w:szCs w:val="12"/>
        </w:rPr>
        <w:t>closeDbconnection</w:t>
      </w:r>
      <w:r w:rsidRPr="00BE653B">
        <w:rPr>
          <w:rFonts w:ascii="Consolas" w:hAnsi="Consolas"/>
          <w:color w:val="F9FAF4"/>
          <w:sz w:val="12"/>
          <w:szCs w:val="12"/>
        </w:rPr>
        <w:t>()</w:t>
      </w:r>
      <w:r w:rsidRPr="00BE653B">
        <w:rPr>
          <w:rFonts w:ascii="Consolas" w:hAnsi="Consolas"/>
          <w:color w:val="E6E6FA"/>
          <w:sz w:val="12"/>
          <w:szCs w:val="12"/>
        </w:rPr>
        <w:t>;</w:t>
      </w:r>
    </w:p>
    <w:p w14:paraId="250DD0AC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1290C3"/>
          <w:sz w:val="12"/>
          <w:szCs w:val="12"/>
        </w:rPr>
        <w:t>System</w:t>
      </w:r>
      <w:r w:rsidRPr="00BE653B">
        <w:rPr>
          <w:rFonts w:ascii="Consolas" w:hAnsi="Consolas"/>
          <w:color w:val="E6E6FA"/>
          <w:sz w:val="12"/>
          <w:szCs w:val="12"/>
        </w:rPr>
        <w:t>.</w:t>
      </w:r>
      <w:r w:rsidRPr="00BE653B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BE653B">
        <w:rPr>
          <w:rFonts w:ascii="Consolas" w:hAnsi="Consolas"/>
          <w:color w:val="E6E6FA"/>
          <w:sz w:val="12"/>
          <w:szCs w:val="12"/>
        </w:rPr>
        <w:t>.</w:t>
      </w:r>
      <w:r w:rsidRPr="00BE653B">
        <w:rPr>
          <w:rFonts w:ascii="Consolas" w:hAnsi="Consolas"/>
          <w:color w:val="A7EC21"/>
          <w:sz w:val="12"/>
          <w:szCs w:val="12"/>
        </w:rPr>
        <w:t>println</w:t>
      </w:r>
      <w:r w:rsidRPr="00BE653B">
        <w:rPr>
          <w:rFonts w:ascii="Consolas" w:hAnsi="Consolas"/>
          <w:color w:val="F9FAF4"/>
          <w:sz w:val="12"/>
          <w:szCs w:val="12"/>
        </w:rPr>
        <w:t>(</w:t>
      </w:r>
      <w:r w:rsidRPr="00BE653B">
        <w:rPr>
          <w:rFonts w:ascii="Consolas" w:hAnsi="Consolas"/>
          <w:color w:val="17C6A3"/>
          <w:sz w:val="12"/>
          <w:szCs w:val="12"/>
        </w:rPr>
        <w:t>"====Dissconect from DB==="</w:t>
      </w:r>
      <w:r w:rsidRPr="00BE653B">
        <w:rPr>
          <w:rFonts w:ascii="Consolas" w:hAnsi="Consolas"/>
          <w:color w:val="F9FAF4"/>
          <w:sz w:val="12"/>
          <w:szCs w:val="12"/>
        </w:rPr>
        <w:t>)</w:t>
      </w:r>
      <w:r w:rsidRPr="00BE653B">
        <w:rPr>
          <w:rFonts w:ascii="Consolas" w:hAnsi="Consolas"/>
          <w:color w:val="E6E6FA"/>
          <w:sz w:val="12"/>
          <w:szCs w:val="12"/>
        </w:rPr>
        <w:t>;</w:t>
      </w:r>
    </w:p>
    <w:p w14:paraId="1E0B23F6" w14:textId="77777777" w:rsidR="00BE653B" w:rsidRPr="00BE653B" w:rsidRDefault="00BE653B" w:rsidP="00BE65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E653B">
        <w:rPr>
          <w:rFonts w:ascii="Consolas" w:hAnsi="Consolas"/>
          <w:color w:val="D9E8F7"/>
          <w:sz w:val="12"/>
          <w:szCs w:val="12"/>
        </w:rPr>
        <w:tab/>
      </w:r>
      <w:r w:rsidRPr="00BE653B">
        <w:rPr>
          <w:rFonts w:ascii="Consolas" w:hAnsi="Consolas"/>
          <w:color w:val="F9FAF4"/>
          <w:sz w:val="12"/>
          <w:szCs w:val="12"/>
        </w:rPr>
        <w:t>}</w:t>
      </w:r>
    </w:p>
    <w:p w14:paraId="554A224C" w14:textId="77777777" w:rsidR="00BE653B" w:rsidRDefault="00BE653B" w:rsidP="00BE653B"/>
    <w:p w14:paraId="2569F888" w14:textId="2D98A1FF" w:rsidR="00BE653B" w:rsidRPr="005C72D0" w:rsidRDefault="00C65EC5" w:rsidP="00C65EC5">
      <w:pPr>
        <w:pStyle w:val="Heading2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BASE API CLASS=</w:t>
      </w:r>
    </w:p>
    <w:p w14:paraId="28D8446D" w14:textId="50E62022" w:rsidR="00C65EC5" w:rsidRDefault="00C65EC5" w:rsidP="00C65EC5">
      <w:pPr>
        <w:pStyle w:val="ListParagraph"/>
        <w:numPr>
          <w:ilvl w:val="0"/>
          <w:numId w:val="140"/>
        </w:numPr>
      </w:pPr>
      <w:r>
        <w:t xml:space="preserve">EVERY API CLASS WE ARE WRITING BEFORE SUITE AND AFTERSUITE </w:t>
      </w:r>
      <w:r w:rsidR="00963314">
        <w:t>.</w:t>
      </w:r>
    </w:p>
    <w:p w14:paraId="68B6C6B9" w14:textId="580EB7A3" w:rsidR="00963314" w:rsidRDefault="00963314" w:rsidP="00C65EC5">
      <w:pPr>
        <w:pStyle w:val="ListParagraph"/>
        <w:numPr>
          <w:ilvl w:val="0"/>
          <w:numId w:val="140"/>
        </w:numPr>
      </w:pPr>
      <w:r>
        <w:t>IT WILL GET EXECUTED ONLY ONCE ACROSS THE SUITE EXECUTION</w:t>
      </w:r>
    </w:p>
    <w:p w14:paraId="7A782E94" w14:textId="39182607" w:rsidR="00036713" w:rsidRDefault="00036713" w:rsidP="00C65EC5">
      <w:pPr>
        <w:pStyle w:val="ListParagraph"/>
        <w:numPr>
          <w:ilvl w:val="0"/>
          <w:numId w:val="140"/>
        </w:numPr>
      </w:pPr>
      <w:r>
        <w:t xml:space="preserve">EXAMPLE = 10 TNG CLASS TO CONNECT AT ONCE INSTEAD OF ADDING IN EVERY CLASS WE USE </w:t>
      </w:r>
      <w:r w:rsidR="00B72383">
        <w:t>BASE API CLASS.</w:t>
      </w:r>
    </w:p>
    <w:p w14:paraId="00307236" w14:textId="51BBEB2B" w:rsidR="00B72383" w:rsidRPr="00A57ECD" w:rsidRDefault="00B72383" w:rsidP="00B72383">
      <w:pPr>
        <w:ind w:left="360"/>
        <w:rPr>
          <w:color w:val="FF0000"/>
        </w:rPr>
      </w:pPr>
      <w:r w:rsidRPr="00A57ECD">
        <w:rPr>
          <w:color w:val="FF0000"/>
        </w:rPr>
        <w:t>ADVANTAGES OF BASE API CLASS=</w:t>
      </w:r>
    </w:p>
    <w:p w14:paraId="0CC8DCFB" w14:textId="6F832B5D" w:rsidR="00B72383" w:rsidRDefault="00B72383" w:rsidP="00B72383">
      <w:pPr>
        <w:pStyle w:val="ListParagraph"/>
        <w:numPr>
          <w:ilvl w:val="0"/>
          <w:numId w:val="141"/>
        </w:numPr>
      </w:pPr>
      <w:r>
        <w:t>ANNOTATIONS WILL GET IN</w:t>
      </w:r>
      <w:r w:rsidR="00856B0F">
        <w:t>HERITED AUTOMATICALLY.</w:t>
      </w:r>
    </w:p>
    <w:p w14:paraId="60FF16C6" w14:textId="01B16E35" w:rsidR="00E119BA" w:rsidRDefault="00856B0F" w:rsidP="00CA7C7B">
      <w:pPr>
        <w:pStyle w:val="ListParagraph"/>
        <w:numPr>
          <w:ilvl w:val="0"/>
          <w:numId w:val="141"/>
        </w:numPr>
      </w:pPr>
      <w:r>
        <w:t>ALL THE OBJECT ALSO WILL BE INHRITED.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1924"/>
        <w:gridCol w:w="1416"/>
        <w:gridCol w:w="2013"/>
        <w:gridCol w:w="1879"/>
      </w:tblGrid>
      <w:tr w:rsidR="0095626C" w14:paraId="6DC9000B" w14:textId="77777777" w:rsidTr="00E35A87">
        <w:trPr>
          <w:trHeight w:val="5226"/>
        </w:trPr>
        <w:tc>
          <w:tcPr>
            <w:tcW w:w="1803" w:type="dxa"/>
          </w:tcPr>
          <w:p w14:paraId="13479AA2" w14:textId="77777777" w:rsidR="00BB0343" w:rsidRDefault="00BB0343" w:rsidP="00BB0343">
            <w:pPr>
              <w:rPr>
                <w:lang w:val="en-US"/>
              </w:rPr>
            </w:pPr>
            <w:r w:rsidRPr="002C1A73">
              <w:rPr>
                <w:color w:val="FF0000"/>
                <w:lang w:val="en-US"/>
              </w:rPr>
              <w:t>RequestSpecBuilder</w:t>
            </w:r>
            <w:r>
              <w:rPr>
                <w:lang w:val="en-US"/>
              </w:rPr>
              <w:t>©</w:t>
            </w:r>
          </w:p>
          <w:p w14:paraId="3D03F8B1" w14:textId="77777777" w:rsidR="00BB0343" w:rsidRDefault="00BB0343" w:rsidP="00BB034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setBaseURL()</w:t>
            </w:r>
          </w:p>
          <w:p w14:paraId="5C686ED9" w14:textId="77777777" w:rsidR="00BB0343" w:rsidRDefault="00BB0343" w:rsidP="00BB034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setBasePath()</w:t>
            </w:r>
          </w:p>
          <w:p w14:paraId="2D715ECA" w14:textId="77777777" w:rsidR="00BB0343" w:rsidRDefault="00BB0343" w:rsidP="00BB034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setContentType()</w:t>
            </w:r>
          </w:p>
          <w:p w14:paraId="714E2AB2" w14:textId="77777777" w:rsidR="00BB0343" w:rsidRDefault="00BB0343" w:rsidP="00BB034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setBody()</w:t>
            </w:r>
          </w:p>
          <w:p w14:paraId="5EC8DB29" w14:textId="77777777" w:rsidR="00BB0343" w:rsidRDefault="00BB0343" w:rsidP="00BB034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addQuerryParam()</w:t>
            </w:r>
          </w:p>
          <w:p w14:paraId="5A8C8E55" w14:textId="77777777" w:rsidR="00BB0343" w:rsidRDefault="00BB0343" w:rsidP="00BB034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setAuth()</w:t>
            </w:r>
          </w:p>
          <w:p w14:paraId="5D3D35EF" w14:textId="77777777" w:rsidR="00BB0343" w:rsidRDefault="00BB0343" w:rsidP="00BB034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build()</w:t>
            </w:r>
          </w:p>
          <w:p w14:paraId="104AF09D" w14:textId="77777777" w:rsidR="00BB0343" w:rsidRPr="006B7655" w:rsidRDefault="00BB0343" w:rsidP="00BB0343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setSessionId()</w:t>
            </w:r>
          </w:p>
          <w:p w14:paraId="3FE691D2" w14:textId="77777777" w:rsidR="00BB0343" w:rsidRDefault="00BB0343" w:rsidP="00E119BA"/>
        </w:tc>
        <w:tc>
          <w:tcPr>
            <w:tcW w:w="1803" w:type="dxa"/>
          </w:tcPr>
          <w:p w14:paraId="01C6BE51" w14:textId="77777777" w:rsidR="00AD6D92" w:rsidRPr="0017795F" w:rsidRDefault="00AD6D92" w:rsidP="00AD6D92">
            <w:pPr>
              <w:pStyle w:val="NoSpacing"/>
              <w:rPr>
                <w:lang w:val="en-US"/>
              </w:rPr>
            </w:pPr>
            <w:r w:rsidRPr="001E2967">
              <w:rPr>
                <w:color w:val="FF0000"/>
                <w:lang w:val="en-US"/>
              </w:rPr>
              <w:t>RequestSpecification</w:t>
            </w:r>
            <w:r w:rsidRPr="0017795F">
              <w:rPr>
                <w:lang w:val="en-US"/>
              </w:rPr>
              <w:t>(</w:t>
            </w:r>
            <w:r w:rsidRPr="001E2967">
              <w:rPr>
                <w:color w:val="FF0000"/>
                <w:lang w:val="en-US"/>
              </w:rPr>
              <w:t>i</w:t>
            </w:r>
            <w:r w:rsidRPr="0017795F">
              <w:rPr>
                <w:lang w:val="en-US"/>
              </w:rPr>
              <w:t>)</w:t>
            </w:r>
          </w:p>
          <w:p w14:paraId="407FC7C6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body()</w:t>
            </w:r>
          </w:p>
          <w:p w14:paraId="011FC011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header()</w:t>
            </w:r>
          </w:p>
          <w:p w14:paraId="3A17FB15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auth()</w:t>
            </w:r>
          </w:p>
          <w:p w14:paraId="4508233B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basepath()</w:t>
            </w:r>
          </w:p>
          <w:p w14:paraId="643C6220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config()</w:t>
            </w:r>
          </w:p>
          <w:p w14:paraId="7B8D61B4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contentType()</w:t>
            </w:r>
          </w:p>
          <w:p w14:paraId="79EA2ECC" w14:textId="77777777" w:rsidR="00AD6D92" w:rsidRDefault="00AD6D92" w:rsidP="00AD6D92">
            <w:pPr>
              <w:pStyle w:val="NoSpacing"/>
              <w:rPr>
                <w:lang w:val="en-US"/>
              </w:rPr>
            </w:pPr>
          </w:p>
          <w:p w14:paraId="2812446B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get()</w:t>
            </w:r>
          </w:p>
          <w:p w14:paraId="5FD77D88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put()</w:t>
            </w:r>
          </w:p>
          <w:p w14:paraId="68F7C13E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post()</w:t>
            </w:r>
          </w:p>
          <w:p w14:paraId="03BD4483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patch()</w:t>
            </w:r>
          </w:p>
          <w:p w14:paraId="0EFA1907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delete()</w:t>
            </w:r>
          </w:p>
          <w:p w14:paraId="2B9EE74E" w14:textId="77777777" w:rsidR="00AD6D92" w:rsidRDefault="00AD6D92" w:rsidP="00AD6D92">
            <w:pPr>
              <w:pStyle w:val="NoSpacing"/>
              <w:rPr>
                <w:lang w:val="en-US"/>
              </w:rPr>
            </w:pPr>
          </w:p>
          <w:p w14:paraId="0A1C52F0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formParameter()</w:t>
            </w:r>
          </w:p>
          <w:p w14:paraId="7BA66C1E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pathParameter()</w:t>
            </w:r>
          </w:p>
          <w:p w14:paraId="3A8EBE2C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queryParameter()</w:t>
            </w:r>
          </w:p>
          <w:p w14:paraId="112280D1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parameter()</w:t>
            </w:r>
          </w:p>
          <w:p w14:paraId="73B49BCD" w14:textId="77777777" w:rsidR="00AD6D92" w:rsidRDefault="00AD6D92" w:rsidP="00AD6D92">
            <w:pPr>
              <w:pStyle w:val="NoSpacing"/>
              <w:rPr>
                <w:lang w:val="en-US"/>
              </w:rPr>
            </w:pPr>
          </w:p>
          <w:p w14:paraId="72CA0B6B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when()</w:t>
            </w:r>
          </w:p>
          <w:p w14:paraId="4C250321" w14:textId="77777777" w:rsidR="00AD6D92" w:rsidRPr="00F47629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spec()</w:t>
            </w:r>
          </w:p>
          <w:p w14:paraId="0B74FD2F" w14:textId="4D679366" w:rsidR="00BB0343" w:rsidRPr="00BB0343" w:rsidRDefault="00BB0343" w:rsidP="00BB0343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677C6AC7" w14:textId="77777777" w:rsidR="0095626C" w:rsidRDefault="0095626C" w:rsidP="0095626C">
            <w:pPr>
              <w:rPr>
                <w:color w:val="FF0000"/>
                <w:lang w:val="en-US"/>
              </w:rPr>
            </w:pPr>
            <w:r w:rsidRPr="00A20A65">
              <w:rPr>
                <w:color w:val="FF0000"/>
                <w:lang w:val="en-US"/>
              </w:rPr>
              <w:t>RestAssured©</w:t>
            </w:r>
          </w:p>
          <w:p w14:paraId="2B193361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Get()</w:t>
            </w:r>
          </w:p>
          <w:p w14:paraId="00D4D6FA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Post()</w:t>
            </w:r>
          </w:p>
          <w:p w14:paraId="0047D3EB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Put()</w:t>
            </w:r>
          </w:p>
          <w:p w14:paraId="5E99A075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Patch()</w:t>
            </w:r>
          </w:p>
          <w:p w14:paraId="46AD95C9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Delete()</w:t>
            </w:r>
          </w:p>
          <w:p w14:paraId="0C5815F7" w14:textId="77777777" w:rsidR="0095626C" w:rsidRDefault="0095626C" w:rsidP="0095626C">
            <w:pPr>
              <w:pStyle w:val="NoSpacing"/>
              <w:rPr>
                <w:lang w:val="en-US"/>
              </w:rPr>
            </w:pPr>
          </w:p>
          <w:p w14:paraId="2A4F6552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Given()</w:t>
            </w:r>
          </w:p>
          <w:p w14:paraId="42EEC44B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When()</w:t>
            </w:r>
          </w:p>
          <w:p w14:paraId="5CED525A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177D301F" w14:textId="77777777" w:rsidR="0095626C" w:rsidRDefault="0095626C" w:rsidP="0095626C">
            <w:pPr>
              <w:rPr>
                <w:lang w:val="en-US"/>
              </w:rPr>
            </w:pPr>
            <w:r>
              <w:rPr>
                <w:lang w:val="en-US"/>
              </w:rPr>
              <w:t>Basic()</w:t>
            </w:r>
          </w:p>
          <w:p w14:paraId="38ABDE8B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certificate()</w:t>
            </w:r>
          </w:p>
          <w:p w14:paraId="348546B3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oauth()</w:t>
            </w:r>
          </w:p>
          <w:p w14:paraId="77F61073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oauth2()</w:t>
            </w:r>
          </w:p>
          <w:p w14:paraId="35E1FA4C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authentication()</w:t>
            </w:r>
          </w:p>
          <w:p w14:paraId="394C0C74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basePath()</w:t>
            </w:r>
          </w:p>
          <w:p w14:paraId="358685A0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baseURI</w:t>
            </w:r>
          </w:p>
          <w:p w14:paraId="04C1098B" w14:textId="77777777" w:rsidR="0095626C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port</w:t>
            </w:r>
          </w:p>
          <w:p w14:paraId="7C97D8BB" w14:textId="77777777" w:rsidR="0095626C" w:rsidRPr="00A20A65" w:rsidRDefault="0095626C" w:rsidP="0095626C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proxy</w:t>
            </w:r>
          </w:p>
          <w:p w14:paraId="2221AA06" w14:textId="40285CC9" w:rsidR="00BB0343" w:rsidRDefault="00BB0343" w:rsidP="00E119BA"/>
        </w:tc>
        <w:tc>
          <w:tcPr>
            <w:tcW w:w="1803" w:type="dxa"/>
          </w:tcPr>
          <w:p w14:paraId="1C43C56E" w14:textId="2C7C430D" w:rsidR="00576A0A" w:rsidRDefault="0095626C" w:rsidP="00E35A87">
            <w:pPr>
              <w:rPr>
                <w:color w:val="FF0000"/>
              </w:rPr>
            </w:pPr>
            <w:r w:rsidRPr="0095626C">
              <w:rPr>
                <w:color w:val="FF0000"/>
              </w:rPr>
              <w:t>ResponseSpecification(i)</w:t>
            </w:r>
          </w:p>
          <w:p w14:paraId="714949CC" w14:textId="77777777" w:rsidR="00DC7093" w:rsidRDefault="00DC7093" w:rsidP="00E35A87">
            <w:r>
              <w:t>time()</w:t>
            </w:r>
          </w:p>
          <w:p w14:paraId="0FE8AF08" w14:textId="77777777" w:rsidR="00DC7093" w:rsidRDefault="00DC7093" w:rsidP="00E35A87">
            <w:r>
              <w:t>body()</w:t>
            </w:r>
          </w:p>
          <w:p w14:paraId="05533F83" w14:textId="77777777" w:rsidR="00DC7093" w:rsidRDefault="00DC7093" w:rsidP="00E35A87">
            <w:r>
              <w:t>statusCode()</w:t>
            </w:r>
          </w:p>
          <w:p w14:paraId="50450F32" w14:textId="77777777" w:rsidR="00DC7093" w:rsidRDefault="00DC7093" w:rsidP="00E35A87">
            <w:r>
              <w:t>statusLine()</w:t>
            </w:r>
          </w:p>
          <w:p w14:paraId="5E24D8C5" w14:textId="17DDF732" w:rsidR="00DC7093" w:rsidRDefault="00DC7093" w:rsidP="00E35A87">
            <w:r>
              <w:t>header()</w:t>
            </w:r>
          </w:p>
          <w:p w14:paraId="13115D53" w14:textId="77777777" w:rsidR="00DC7093" w:rsidRDefault="00097AD2" w:rsidP="00E35A87">
            <w:r>
              <w:t>cookei()</w:t>
            </w:r>
          </w:p>
          <w:p w14:paraId="2E1456FA" w14:textId="77777777" w:rsidR="00097AD2" w:rsidRDefault="00097AD2" w:rsidP="00E35A87">
            <w:r>
              <w:t>rootpath()</w:t>
            </w:r>
          </w:p>
          <w:p w14:paraId="55942A8F" w14:textId="77777777" w:rsidR="00097AD2" w:rsidRDefault="00097AD2" w:rsidP="00E35A87">
            <w:r>
              <w:t>contentType()</w:t>
            </w:r>
          </w:p>
          <w:p w14:paraId="3BEAB055" w14:textId="77777777" w:rsidR="00097AD2" w:rsidRDefault="00097AD2" w:rsidP="00E35A87"/>
          <w:p w14:paraId="333ECACE" w14:textId="77777777" w:rsidR="00E35A87" w:rsidRDefault="00E35A87" w:rsidP="00E35A87">
            <w:r>
              <w:t>when()</w:t>
            </w:r>
          </w:p>
          <w:p w14:paraId="305132DF" w14:textId="77777777" w:rsidR="00E35A87" w:rsidRDefault="00E35A87" w:rsidP="00E35A87">
            <w:r>
              <w:t>given()</w:t>
            </w:r>
          </w:p>
          <w:p w14:paraId="0911CF1F" w14:textId="77777777" w:rsidR="00E35A87" w:rsidRDefault="00E35A87" w:rsidP="00E35A87"/>
          <w:p w14:paraId="008479A2" w14:textId="7B0501ED" w:rsidR="00E35A87" w:rsidRPr="00DC7093" w:rsidRDefault="00E35A87" w:rsidP="00E35A87">
            <w:r>
              <w:t>spec()</w:t>
            </w:r>
          </w:p>
        </w:tc>
        <w:tc>
          <w:tcPr>
            <w:tcW w:w="1804" w:type="dxa"/>
          </w:tcPr>
          <w:p w14:paraId="3894DFA3" w14:textId="77777777" w:rsidR="00AD6D92" w:rsidRDefault="00AD6D92" w:rsidP="00AD6D92">
            <w:pPr>
              <w:rPr>
                <w:lang w:val="en-US"/>
              </w:rPr>
            </w:pPr>
            <w:r w:rsidRPr="00ED01E5">
              <w:rPr>
                <w:color w:val="FF0000"/>
                <w:lang w:val="en-US"/>
              </w:rPr>
              <w:t xml:space="preserve">ResponseSpecBuilder </w:t>
            </w:r>
            <w:r>
              <w:rPr>
                <w:lang w:val="en-US"/>
              </w:rPr>
              <w:t>©</w:t>
            </w:r>
          </w:p>
          <w:p w14:paraId="425431A1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expectedStatusCode()</w:t>
            </w:r>
          </w:p>
          <w:p w14:paraId="3300B6EB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expectedStatusLine()</w:t>
            </w:r>
          </w:p>
          <w:p w14:paraId="3D762F83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expectContentType()</w:t>
            </w:r>
          </w:p>
          <w:p w14:paraId="7A097BC5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 xml:space="preserve">expectedBody() </w:t>
            </w:r>
          </w:p>
          <w:p w14:paraId="58DE23D5" w14:textId="77777777" w:rsidR="00AD6D92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expectResponseTIme()</w:t>
            </w:r>
          </w:p>
          <w:p w14:paraId="5D11988A" w14:textId="77777777" w:rsidR="00AD6D92" w:rsidRPr="00ED01E5" w:rsidRDefault="00AD6D92" w:rsidP="00AD6D92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expectCookie()</w:t>
            </w:r>
          </w:p>
          <w:p w14:paraId="753AD9F8" w14:textId="77777777" w:rsidR="00BB0343" w:rsidRDefault="00BB0343" w:rsidP="00E119BA"/>
        </w:tc>
      </w:tr>
    </w:tbl>
    <w:p w14:paraId="458D2FFF" w14:textId="77777777" w:rsidR="00E119BA" w:rsidRDefault="00E119BA" w:rsidP="00E119BA"/>
    <w:p w14:paraId="79FA8C98" w14:textId="77777777" w:rsidR="00E119BA" w:rsidRDefault="00E119BA" w:rsidP="00E119BA"/>
    <w:p w14:paraId="1B19E090" w14:textId="674CDF29" w:rsidR="00856B0F" w:rsidRPr="005C72D0" w:rsidRDefault="000C4B39" w:rsidP="00856B0F">
      <w:pPr>
        <w:pStyle w:val="Heading2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REQUEST SPEC BUILDER AND RESPONSE SPEC BUILDER=</w:t>
      </w:r>
    </w:p>
    <w:p w14:paraId="70848461" w14:textId="1A8F8725" w:rsidR="000C4B39" w:rsidRDefault="008C3C55" w:rsidP="000C4B39">
      <w:pPr>
        <w:pStyle w:val="ListParagraph"/>
        <w:numPr>
          <w:ilvl w:val="0"/>
          <w:numId w:val="142"/>
        </w:numPr>
      </w:pPr>
      <w:r>
        <w:t>RQSB = IT IS USED TO CONFIGURE BASIC REQUIRMENT FOR EACH AND EVERY REQEUST.</w:t>
      </w:r>
    </w:p>
    <w:p w14:paraId="32CA923D" w14:textId="729F641B" w:rsidR="008C3C55" w:rsidRDefault="008C3C55" w:rsidP="000C4B39">
      <w:pPr>
        <w:pStyle w:val="ListParagraph"/>
        <w:numPr>
          <w:ilvl w:val="0"/>
          <w:numId w:val="142"/>
        </w:numPr>
      </w:pPr>
      <w:r>
        <w:t>RSSB = IT IS USED TO CONFIGURE BASIC VALIDATION  FOR EVERY RESPONSE.</w:t>
      </w:r>
    </w:p>
    <w:p w14:paraId="1B26E6CA" w14:textId="039EFEB5" w:rsidR="007D6D40" w:rsidRDefault="007D6D40" w:rsidP="007D6D40">
      <w:r>
        <w:t>REQUEST SPEC BUILDER=</w:t>
      </w:r>
    </w:p>
    <w:p w14:paraId="1B6ED2CD" w14:textId="5404C335" w:rsidR="007D6D40" w:rsidRDefault="002E5107" w:rsidP="007D6D40">
      <w:pPr>
        <w:pStyle w:val="ListParagraph"/>
        <w:numPr>
          <w:ilvl w:val="0"/>
          <w:numId w:val="143"/>
        </w:numPr>
      </w:pPr>
      <w:r>
        <w:t xml:space="preserve">BEFORE SENDING A REQEUST </w:t>
      </w:r>
      <w:r w:rsidR="00F96514">
        <w:t xml:space="preserve">IF WE WANT BUILD SOME COMMON CONFIGURATION WE USE </w:t>
      </w:r>
      <w:r w:rsidR="00F96514" w:rsidRPr="0072379B">
        <w:rPr>
          <w:color w:val="FF0000"/>
        </w:rPr>
        <w:t>REQEUST SPEC BUILDER.</w:t>
      </w:r>
    </w:p>
    <w:p w14:paraId="00AAE1F0" w14:textId="1D58B176" w:rsidR="00F96514" w:rsidRDefault="00F96514" w:rsidP="007D6D40">
      <w:pPr>
        <w:pStyle w:val="ListParagraph"/>
        <w:numPr>
          <w:ilvl w:val="0"/>
          <w:numId w:val="143"/>
        </w:numPr>
      </w:pPr>
      <w:r>
        <w:lastRenderedPageBreak/>
        <w:t xml:space="preserve">AFTER RECIVING </w:t>
      </w:r>
      <w:r w:rsidR="0072379B">
        <w:t xml:space="preserve">THE RESPONSE FI WE WANT TO PUT COMMON VALIDATION WE USE </w:t>
      </w:r>
      <w:r w:rsidR="0072379B" w:rsidRPr="0072379B">
        <w:rPr>
          <w:color w:val="FF0000"/>
        </w:rPr>
        <w:t>RESPONSE SPEC BUILDER</w:t>
      </w:r>
      <w:r w:rsidR="0072379B">
        <w:t>.</w:t>
      </w:r>
    </w:p>
    <w:p w14:paraId="0E38BB0A" w14:textId="77777777" w:rsidR="0072379B" w:rsidRDefault="0072379B" w:rsidP="0072379B"/>
    <w:p w14:paraId="20158ABA" w14:textId="77777777" w:rsidR="00C925D3" w:rsidRDefault="00C925D3" w:rsidP="0072379B"/>
    <w:p w14:paraId="43C60760" w14:textId="6FEC5D90" w:rsidR="00F12D05" w:rsidRDefault="00C925D3" w:rsidP="00F12D05">
      <w:pPr>
        <w:pStyle w:val="ListParagraph"/>
        <w:numPr>
          <w:ilvl w:val="0"/>
          <w:numId w:val="143"/>
        </w:numPr>
      </w:pPr>
      <w:r>
        <w:t>INSTEAD OF USING REQUEST SPE</w:t>
      </w:r>
      <w:r w:rsidR="00564055">
        <w:t xml:space="preserve">CIFICATION MEHTODS WE ARE GOING TO USE THE MEHTODS AVAILABLE IN </w:t>
      </w:r>
      <w:r w:rsidR="00564055" w:rsidRPr="00BD3DD6">
        <w:rPr>
          <w:color w:val="FF0000"/>
        </w:rPr>
        <w:t xml:space="preserve">REQUEST SPEC BUILDER </w:t>
      </w:r>
      <w:r w:rsidR="00564055">
        <w:t>, SAME MEHTODS AVIALABLE (SET)</w:t>
      </w:r>
    </w:p>
    <w:p w14:paraId="59A1E842" w14:textId="578778D1" w:rsidR="00F12D05" w:rsidRDefault="00F12D05" w:rsidP="00F12D05">
      <w:pPr>
        <w:pStyle w:val="ListParagraph"/>
        <w:numPr>
          <w:ilvl w:val="0"/>
          <w:numId w:val="143"/>
        </w:numPr>
      </w:pPr>
      <w:r>
        <w:t xml:space="preserve">SAME CONFIGURATION </w:t>
      </w:r>
      <w:r w:rsidR="00353C5D">
        <w:t>USED FOR ALL THE TEST CASE THIS IS ADVANTAGE OF REQEUST SPEC BUILDER.</w:t>
      </w:r>
    </w:p>
    <w:p w14:paraId="3B707476" w14:textId="4C2A4F6A" w:rsidR="0039069B" w:rsidRDefault="0039069B" w:rsidP="00F12D05">
      <w:pPr>
        <w:pStyle w:val="ListParagraph"/>
        <w:numPr>
          <w:ilvl w:val="0"/>
          <w:numId w:val="143"/>
        </w:numPr>
      </w:pPr>
      <w:r>
        <w:t xml:space="preserve">INSTEAD OF USING RESPONS SPECIFICATION METHOD WE ARE GOINT TO USE THE METHODS AVAILEABLE IN </w:t>
      </w:r>
      <w:r w:rsidRPr="00BD3DD6">
        <w:rPr>
          <w:color w:val="FF0000"/>
        </w:rPr>
        <w:t xml:space="preserve">RESPONSE SPEC BUILDER </w:t>
      </w:r>
      <w:r w:rsidR="00BD3DD6">
        <w:t>(EXPECTED)</w:t>
      </w:r>
    </w:p>
    <w:p w14:paraId="608EC7B8" w14:textId="6090CCD0" w:rsidR="00074424" w:rsidRDefault="00074424" w:rsidP="00F12D05">
      <w:pPr>
        <w:pStyle w:val="ListParagraph"/>
        <w:numPr>
          <w:ilvl w:val="0"/>
          <w:numId w:val="143"/>
        </w:numPr>
      </w:pPr>
      <w:r>
        <w:t xml:space="preserve"> </w:t>
      </w:r>
    </w:p>
    <w:p w14:paraId="6F329D71" w14:textId="7642E716" w:rsidR="00074424" w:rsidRDefault="00074424" w:rsidP="00F12D05">
      <w:pPr>
        <w:pStyle w:val="ListParagraph"/>
        <w:numPr>
          <w:ilvl w:val="0"/>
          <w:numId w:val="143"/>
        </w:numPr>
      </w:pPr>
      <w:r>
        <w:t>EVERY TESESCRIPT CONTENT TYPE , AUTH2.0 , HEADER , BASE PATH , CONTENT TYPE THIS ARE COMMON.</w:t>
      </w:r>
    </w:p>
    <w:p w14:paraId="060E2567" w14:textId="270627C0" w:rsidR="008506B7" w:rsidRDefault="008506B7" w:rsidP="00F12D05">
      <w:pPr>
        <w:pStyle w:val="ListParagraph"/>
        <w:numPr>
          <w:ilvl w:val="0"/>
          <w:numId w:val="143"/>
        </w:numPr>
      </w:pPr>
      <w:r>
        <w:t xml:space="preserve">EACH AND EVERY TEST CASE COMMON VALIDATION , SO WE ARE GOING TO USE </w:t>
      </w:r>
      <w:r w:rsidR="001048A2">
        <w:t xml:space="preserve">@BEFORE SUITE RSB USED INSIDE @BEFORE SUITE </w:t>
      </w:r>
      <w:r w:rsidR="001B4E26">
        <w:t>.</w:t>
      </w:r>
    </w:p>
    <w:p w14:paraId="6B2BDAAD" w14:textId="5DD816EB" w:rsidR="001B4E26" w:rsidRDefault="001B4E26" w:rsidP="00F12D05">
      <w:pPr>
        <w:pStyle w:val="ListParagraph"/>
        <w:numPr>
          <w:ilvl w:val="0"/>
          <w:numId w:val="143"/>
        </w:numPr>
      </w:pPr>
      <w:r>
        <w:t xml:space="preserve">DON’T WRITE THE COMMON METHOD IN TEST SCRIPT PUT IT IN @BEFORE SUITE </w:t>
      </w:r>
      <w:r w:rsidR="00D31D96">
        <w:t>AND @AFTERSUITE.</w:t>
      </w:r>
    </w:p>
    <w:p w14:paraId="60C0D736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CC6C1D"/>
          <w:sz w:val="14"/>
          <w:szCs w:val="14"/>
        </w:rPr>
        <w:t>public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CC6C1D"/>
          <w:sz w:val="14"/>
          <w:szCs w:val="14"/>
        </w:rPr>
        <w:t>class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1290C3"/>
          <w:sz w:val="14"/>
          <w:szCs w:val="14"/>
        </w:rPr>
        <w:t>BaseApiClassWithRSB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F9FAF4"/>
          <w:sz w:val="14"/>
          <w:szCs w:val="14"/>
        </w:rPr>
        <w:t>{</w:t>
      </w:r>
    </w:p>
    <w:p w14:paraId="610D1D77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CC6C1D"/>
          <w:sz w:val="14"/>
          <w:szCs w:val="14"/>
        </w:rPr>
        <w:t>public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1290C3"/>
          <w:sz w:val="14"/>
          <w:szCs w:val="14"/>
        </w:rPr>
        <w:t>JavaUtility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66E1F8"/>
          <w:sz w:val="14"/>
          <w:szCs w:val="14"/>
        </w:rPr>
        <w:t>jLib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E6E6FA"/>
          <w:sz w:val="14"/>
          <w:szCs w:val="14"/>
        </w:rPr>
        <w:t>=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CC6C1D"/>
          <w:sz w:val="14"/>
          <w:szCs w:val="14"/>
        </w:rPr>
        <w:t>new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A7EC21"/>
          <w:sz w:val="14"/>
          <w:szCs w:val="14"/>
        </w:rPr>
        <w:t>JavaUtility</w:t>
      </w:r>
      <w:r w:rsidRPr="007E3B87">
        <w:rPr>
          <w:rFonts w:ascii="Consolas" w:hAnsi="Consolas"/>
          <w:color w:val="F9FAF4"/>
          <w:sz w:val="14"/>
          <w:szCs w:val="14"/>
        </w:rPr>
        <w:t>()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4F3038D1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CC6C1D"/>
          <w:sz w:val="14"/>
          <w:szCs w:val="14"/>
        </w:rPr>
        <w:t>public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1290C3"/>
          <w:sz w:val="14"/>
          <w:szCs w:val="14"/>
        </w:rPr>
        <w:t>FileUtility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66E1F8"/>
          <w:sz w:val="14"/>
          <w:szCs w:val="14"/>
        </w:rPr>
        <w:t>fLib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E6E6FA"/>
          <w:sz w:val="14"/>
          <w:szCs w:val="14"/>
        </w:rPr>
        <w:t>=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CC6C1D"/>
          <w:sz w:val="14"/>
          <w:szCs w:val="14"/>
        </w:rPr>
        <w:t>new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A7EC21"/>
          <w:sz w:val="14"/>
          <w:szCs w:val="14"/>
        </w:rPr>
        <w:t>FileUtility</w:t>
      </w:r>
      <w:r w:rsidRPr="007E3B87">
        <w:rPr>
          <w:rFonts w:ascii="Consolas" w:hAnsi="Consolas"/>
          <w:color w:val="F9FAF4"/>
          <w:sz w:val="14"/>
          <w:szCs w:val="14"/>
        </w:rPr>
        <w:t>()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08009AEC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CC6C1D"/>
          <w:sz w:val="14"/>
          <w:szCs w:val="14"/>
        </w:rPr>
        <w:t>public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1290C3"/>
          <w:sz w:val="14"/>
          <w:szCs w:val="14"/>
        </w:rPr>
        <w:t>DatabaseUtility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66E1F8"/>
          <w:sz w:val="14"/>
          <w:szCs w:val="14"/>
        </w:rPr>
        <w:t>dLib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E6E6FA"/>
          <w:sz w:val="14"/>
          <w:szCs w:val="14"/>
        </w:rPr>
        <w:t>=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CC6C1D"/>
          <w:sz w:val="14"/>
          <w:szCs w:val="14"/>
        </w:rPr>
        <w:t>new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A7EC21"/>
          <w:sz w:val="14"/>
          <w:szCs w:val="14"/>
        </w:rPr>
        <w:t>DatabaseUtility</w:t>
      </w:r>
      <w:r w:rsidRPr="007E3B87">
        <w:rPr>
          <w:rFonts w:ascii="Consolas" w:hAnsi="Consolas"/>
          <w:color w:val="F9FAF4"/>
          <w:sz w:val="14"/>
          <w:szCs w:val="14"/>
        </w:rPr>
        <w:t>()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1A43FFEA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3DBD85FB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CC6C1D"/>
          <w:sz w:val="14"/>
          <w:szCs w:val="14"/>
        </w:rPr>
        <w:t>public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CC6C1D"/>
          <w:sz w:val="14"/>
          <w:szCs w:val="14"/>
        </w:rPr>
        <w:t>static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80F2F6"/>
          <w:sz w:val="14"/>
          <w:szCs w:val="14"/>
        </w:rPr>
        <w:t>RequestSpecification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i/>
          <w:iCs/>
          <w:color w:val="8DDAF8"/>
          <w:sz w:val="14"/>
          <w:szCs w:val="14"/>
        </w:rPr>
        <w:t>specreqObj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2AC9BD16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CC6C1D"/>
          <w:sz w:val="14"/>
          <w:szCs w:val="14"/>
        </w:rPr>
        <w:t>public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CC6C1D"/>
          <w:sz w:val="14"/>
          <w:szCs w:val="14"/>
        </w:rPr>
        <w:t>static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80F2F6"/>
          <w:sz w:val="14"/>
          <w:szCs w:val="14"/>
        </w:rPr>
        <w:t>ResponseSpecification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i/>
          <w:iCs/>
          <w:color w:val="8DDAF8"/>
          <w:sz w:val="14"/>
          <w:szCs w:val="14"/>
        </w:rPr>
        <w:t>specresObj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1867B2BC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D40A38C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i/>
          <w:iCs/>
          <w:color w:val="A0A0A0"/>
          <w:sz w:val="14"/>
          <w:szCs w:val="14"/>
        </w:rPr>
        <w:t>@BeforeSuite</w:t>
      </w:r>
    </w:p>
    <w:p w14:paraId="13CF161E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CC6C1D"/>
          <w:sz w:val="14"/>
          <w:szCs w:val="14"/>
        </w:rPr>
        <w:t>public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CC6C1D"/>
          <w:sz w:val="14"/>
          <w:szCs w:val="14"/>
        </w:rPr>
        <w:t>void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1EB540"/>
          <w:sz w:val="14"/>
          <w:szCs w:val="14"/>
        </w:rPr>
        <w:t>configBs</w:t>
      </w:r>
      <w:r w:rsidRPr="007E3B87">
        <w:rPr>
          <w:rFonts w:ascii="Consolas" w:hAnsi="Consolas"/>
          <w:color w:val="F9FAF4"/>
          <w:sz w:val="14"/>
          <w:szCs w:val="14"/>
        </w:rPr>
        <w:t>()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CC6C1D"/>
          <w:sz w:val="14"/>
          <w:szCs w:val="14"/>
        </w:rPr>
        <w:t>throws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1290C3"/>
          <w:sz w:val="14"/>
          <w:szCs w:val="14"/>
        </w:rPr>
        <w:t>Throwable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F9FAF4"/>
          <w:sz w:val="14"/>
          <w:szCs w:val="14"/>
        </w:rPr>
        <w:t>{</w:t>
      </w:r>
    </w:p>
    <w:p w14:paraId="0A9031BA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66E1F8"/>
          <w:sz w:val="14"/>
          <w:szCs w:val="14"/>
        </w:rPr>
        <w:t>dLib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color w:val="A7EC21"/>
          <w:sz w:val="14"/>
          <w:szCs w:val="14"/>
        </w:rPr>
        <w:t>getDbConnection</w:t>
      </w:r>
      <w:r w:rsidRPr="007E3B87">
        <w:rPr>
          <w:rFonts w:ascii="Consolas" w:hAnsi="Consolas"/>
          <w:color w:val="F9FAF4"/>
          <w:sz w:val="14"/>
          <w:szCs w:val="14"/>
        </w:rPr>
        <w:t>()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58D06238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1290C3"/>
          <w:sz w:val="14"/>
          <w:szCs w:val="14"/>
        </w:rPr>
        <w:t>System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color w:val="A7EC21"/>
          <w:sz w:val="14"/>
          <w:szCs w:val="14"/>
        </w:rPr>
        <w:t>println</w:t>
      </w:r>
      <w:r w:rsidRPr="007E3B87">
        <w:rPr>
          <w:rFonts w:ascii="Consolas" w:hAnsi="Consolas"/>
          <w:color w:val="F9FAF4"/>
          <w:sz w:val="14"/>
          <w:szCs w:val="14"/>
        </w:rPr>
        <w:t>(</w:t>
      </w:r>
      <w:r w:rsidRPr="007E3B87">
        <w:rPr>
          <w:rFonts w:ascii="Consolas" w:hAnsi="Consolas"/>
          <w:color w:val="17C6A3"/>
          <w:sz w:val="14"/>
          <w:szCs w:val="14"/>
        </w:rPr>
        <w:t>"===connect to DB===="</w:t>
      </w:r>
      <w:r w:rsidRPr="007E3B87">
        <w:rPr>
          <w:rFonts w:ascii="Consolas" w:hAnsi="Consolas"/>
          <w:color w:val="F9FAF4"/>
          <w:sz w:val="14"/>
          <w:szCs w:val="14"/>
        </w:rPr>
        <w:t>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4D54DA48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4B46D120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1290C3"/>
          <w:sz w:val="14"/>
          <w:szCs w:val="14"/>
        </w:rPr>
        <w:t>RequestSpecBuilder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F2F200"/>
          <w:sz w:val="14"/>
          <w:szCs w:val="14"/>
        </w:rPr>
        <w:t>builder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E6E6FA"/>
          <w:sz w:val="14"/>
          <w:szCs w:val="14"/>
        </w:rPr>
        <w:t>=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CC6C1D"/>
          <w:sz w:val="14"/>
          <w:szCs w:val="14"/>
        </w:rPr>
        <w:t>new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A7EC21"/>
          <w:sz w:val="14"/>
          <w:szCs w:val="14"/>
        </w:rPr>
        <w:t>RequestSpecBuilder</w:t>
      </w:r>
      <w:r w:rsidRPr="007E3B87">
        <w:rPr>
          <w:rFonts w:ascii="Consolas" w:hAnsi="Consolas"/>
          <w:color w:val="F9FAF4"/>
          <w:sz w:val="14"/>
          <w:szCs w:val="14"/>
        </w:rPr>
        <w:t>()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76D191B6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F3EC79"/>
          <w:sz w:val="14"/>
          <w:szCs w:val="14"/>
        </w:rPr>
        <w:t>builder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color w:val="A7EC21"/>
          <w:sz w:val="14"/>
          <w:szCs w:val="14"/>
        </w:rPr>
        <w:t>setContentType</w:t>
      </w:r>
      <w:r w:rsidRPr="007E3B87">
        <w:rPr>
          <w:rFonts w:ascii="Consolas" w:hAnsi="Consolas"/>
          <w:color w:val="F9FAF4"/>
          <w:sz w:val="14"/>
          <w:szCs w:val="14"/>
        </w:rPr>
        <w:t>(</w:t>
      </w:r>
      <w:r w:rsidRPr="007E3B87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7E3B87">
        <w:rPr>
          <w:rFonts w:ascii="Consolas" w:hAnsi="Consolas"/>
          <w:color w:val="F9FAF4"/>
          <w:sz w:val="14"/>
          <w:szCs w:val="14"/>
        </w:rPr>
        <w:t>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60CFF232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F3EC79"/>
          <w:sz w:val="14"/>
          <w:szCs w:val="14"/>
        </w:rPr>
        <w:t>builder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color w:val="A7EC21"/>
          <w:sz w:val="14"/>
          <w:szCs w:val="14"/>
        </w:rPr>
        <w:t>setAuth</w:t>
      </w:r>
      <w:r w:rsidRPr="007E3B87">
        <w:rPr>
          <w:rFonts w:ascii="Consolas" w:hAnsi="Consolas"/>
          <w:color w:val="F9FAF4"/>
          <w:sz w:val="14"/>
          <w:szCs w:val="14"/>
        </w:rPr>
        <w:t>(</w:t>
      </w:r>
      <w:r w:rsidRPr="007E3B87">
        <w:rPr>
          <w:rFonts w:ascii="Consolas" w:hAnsi="Consolas"/>
          <w:i/>
          <w:iCs/>
          <w:color w:val="96EC3F"/>
          <w:sz w:val="14"/>
          <w:szCs w:val="14"/>
        </w:rPr>
        <w:t>basic</w:t>
      </w:r>
      <w:r w:rsidRPr="007E3B87">
        <w:rPr>
          <w:rFonts w:ascii="Consolas" w:hAnsi="Consolas"/>
          <w:color w:val="F9FAF4"/>
          <w:sz w:val="14"/>
          <w:szCs w:val="14"/>
        </w:rPr>
        <w:t>(</w:t>
      </w:r>
      <w:r w:rsidRPr="007E3B87">
        <w:rPr>
          <w:rFonts w:ascii="Consolas" w:hAnsi="Consolas"/>
          <w:color w:val="17C6A3"/>
          <w:sz w:val="14"/>
          <w:szCs w:val="14"/>
        </w:rPr>
        <w:t>"username"</w:t>
      </w:r>
      <w:r w:rsidRPr="007E3B87">
        <w:rPr>
          <w:rFonts w:ascii="Consolas" w:hAnsi="Consolas"/>
          <w:color w:val="E6E6FA"/>
          <w:sz w:val="14"/>
          <w:szCs w:val="14"/>
        </w:rPr>
        <w:t>,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17C6A3"/>
          <w:sz w:val="14"/>
          <w:szCs w:val="14"/>
        </w:rPr>
        <w:t>"password"</w:t>
      </w:r>
      <w:r w:rsidRPr="007E3B87">
        <w:rPr>
          <w:rFonts w:ascii="Consolas" w:hAnsi="Consolas"/>
          <w:color w:val="F9FAF4"/>
          <w:sz w:val="14"/>
          <w:szCs w:val="14"/>
        </w:rPr>
        <w:t>))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248B4467" w14:textId="2107CEB2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  <w:t xml:space="preserve">   </w:t>
      </w:r>
      <w:r>
        <w:rPr>
          <w:rFonts w:ascii="Consolas" w:hAnsi="Consolas"/>
          <w:color w:val="D9E8F7"/>
          <w:sz w:val="14"/>
          <w:szCs w:val="14"/>
        </w:rPr>
        <w:t xml:space="preserve">    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F3EC79"/>
          <w:sz w:val="14"/>
          <w:szCs w:val="14"/>
        </w:rPr>
        <w:t>builder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color w:val="A7EC21"/>
          <w:sz w:val="14"/>
          <w:szCs w:val="14"/>
        </w:rPr>
        <w:t>addHeader</w:t>
      </w:r>
      <w:r w:rsidRPr="007E3B87">
        <w:rPr>
          <w:rFonts w:ascii="Consolas" w:hAnsi="Consolas"/>
          <w:color w:val="F9FAF4"/>
          <w:sz w:val="14"/>
          <w:szCs w:val="14"/>
        </w:rPr>
        <w:t>(</w:t>
      </w:r>
      <w:r w:rsidRPr="007E3B87">
        <w:rPr>
          <w:rFonts w:ascii="Consolas" w:hAnsi="Consolas"/>
          <w:color w:val="17C6A3"/>
          <w:sz w:val="14"/>
          <w:szCs w:val="14"/>
        </w:rPr>
        <w:t>""</w:t>
      </w:r>
      <w:r w:rsidRPr="007E3B87">
        <w:rPr>
          <w:rFonts w:ascii="Consolas" w:hAnsi="Consolas"/>
          <w:color w:val="E6E6FA"/>
          <w:sz w:val="14"/>
          <w:szCs w:val="14"/>
        </w:rPr>
        <w:t>,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17C6A3"/>
          <w:sz w:val="14"/>
          <w:szCs w:val="14"/>
        </w:rPr>
        <w:t>""</w:t>
      </w:r>
      <w:r w:rsidRPr="007E3B87">
        <w:rPr>
          <w:rFonts w:ascii="Consolas" w:hAnsi="Consolas"/>
          <w:color w:val="F9FAF4"/>
          <w:sz w:val="14"/>
          <w:szCs w:val="14"/>
        </w:rPr>
        <w:t>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0DCBEDE6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F3EC79"/>
          <w:sz w:val="14"/>
          <w:szCs w:val="14"/>
        </w:rPr>
        <w:t>builder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color w:val="A7EC21"/>
          <w:sz w:val="14"/>
          <w:szCs w:val="14"/>
        </w:rPr>
        <w:t>setBaseUri</w:t>
      </w:r>
      <w:r w:rsidRPr="007E3B87">
        <w:rPr>
          <w:rFonts w:ascii="Consolas" w:hAnsi="Consolas"/>
          <w:color w:val="F9FAF4"/>
          <w:sz w:val="14"/>
          <w:szCs w:val="14"/>
        </w:rPr>
        <w:t>(</w:t>
      </w:r>
      <w:r w:rsidRPr="007E3B87">
        <w:rPr>
          <w:rFonts w:ascii="Consolas" w:hAnsi="Consolas"/>
          <w:color w:val="66E1F8"/>
          <w:sz w:val="14"/>
          <w:szCs w:val="14"/>
        </w:rPr>
        <w:t>fLib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color w:val="A7EC21"/>
          <w:sz w:val="14"/>
          <w:szCs w:val="14"/>
        </w:rPr>
        <w:t>getDataFromPropertiesFile</w:t>
      </w:r>
      <w:r w:rsidRPr="007E3B87">
        <w:rPr>
          <w:rFonts w:ascii="Consolas" w:hAnsi="Consolas"/>
          <w:color w:val="F9FAF4"/>
          <w:sz w:val="14"/>
          <w:szCs w:val="14"/>
        </w:rPr>
        <w:t>(</w:t>
      </w:r>
      <w:r w:rsidRPr="007E3B87">
        <w:rPr>
          <w:rFonts w:ascii="Consolas" w:hAnsi="Consolas"/>
          <w:color w:val="17C6A3"/>
          <w:sz w:val="14"/>
          <w:szCs w:val="14"/>
        </w:rPr>
        <w:t>"BASEUri"</w:t>
      </w:r>
      <w:r w:rsidRPr="007E3B87">
        <w:rPr>
          <w:rFonts w:ascii="Consolas" w:hAnsi="Consolas"/>
          <w:color w:val="F9FAF4"/>
          <w:sz w:val="14"/>
          <w:szCs w:val="14"/>
        </w:rPr>
        <w:t>))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63725929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i/>
          <w:iCs/>
          <w:color w:val="8DDAF8"/>
          <w:sz w:val="14"/>
          <w:szCs w:val="14"/>
        </w:rPr>
        <w:t>specreqObj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E6E6FA"/>
          <w:sz w:val="14"/>
          <w:szCs w:val="14"/>
        </w:rPr>
        <w:t>=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F3EC79"/>
          <w:sz w:val="14"/>
          <w:szCs w:val="14"/>
        </w:rPr>
        <w:t>builder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color w:val="A7EC21"/>
          <w:sz w:val="14"/>
          <w:szCs w:val="14"/>
        </w:rPr>
        <w:t>build</w:t>
      </w:r>
      <w:r w:rsidRPr="007E3B87">
        <w:rPr>
          <w:rFonts w:ascii="Consolas" w:hAnsi="Consolas"/>
          <w:color w:val="F9FAF4"/>
          <w:sz w:val="14"/>
          <w:szCs w:val="14"/>
        </w:rPr>
        <w:t>()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34D3541C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1290C3"/>
          <w:sz w:val="14"/>
          <w:szCs w:val="14"/>
        </w:rPr>
        <w:t>ResponseSpecBuilder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F2F200"/>
          <w:sz w:val="14"/>
          <w:szCs w:val="14"/>
        </w:rPr>
        <w:t>resBuilder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E6E6FA"/>
          <w:sz w:val="14"/>
          <w:szCs w:val="14"/>
        </w:rPr>
        <w:t>=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CC6C1D"/>
          <w:sz w:val="14"/>
          <w:szCs w:val="14"/>
        </w:rPr>
        <w:t>new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A7EC21"/>
          <w:sz w:val="14"/>
          <w:szCs w:val="14"/>
        </w:rPr>
        <w:t>ResponseSpecBuilder</w:t>
      </w:r>
      <w:r w:rsidRPr="007E3B87">
        <w:rPr>
          <w:rFonts w:ascii="Consolas" w:hAnsi="Consolas"/>
          <w:color w:val="F9FAF4"/>
          <w:sz w:val="14"/>
          <w:szCs w:val="14"/>
        </w:rPr>
        <w:t>()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2A4E8453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F3EC79"/>
          <w:sz w:val="14"/>
          <w:szCs w:val="14"/>
        </w:rPr>
        <w:t>resBuilder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color w:val="A7EC21"/>
          <w:sz w:val="14"/>
          <w:szCs w:val="14"/>
        </w:rPr>
        <w:t>expectContentType</w:t>
      </w:r>
      <w:r w:rsidRPr="007E3B87">
        <w:rPr>
          <w:rFonts w:ascii="Consolas" w:hAnsi="Consolas"/>
          <w:color w:val="F9FAF4"/>
          <w:sz w:val="14"/>
          <w:szCs w:val="14"/>
        </w:rPr>
        <w:t>(</w:t>
      </w:r>
      <w:r w:rsidRPr="007E3B87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7E3B87">
        <w:rPr>
          <w:rFonts w:ascii="Consolas" w:hAnsi="Consolas"/>
          <w:color w:val="F9FAF4"/>
          <w:sz w:val="14"/>
          <w:szCs w:val="14"/>
        </w:rPr>
        <w:t>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213728F0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i/>
          <w:iCs/>
          <w:color w:val="8DDAF8"/>
          <w:sz w:val="14"/>
          <w:szCs w:val="14"/>
        </w:rPr>
        <w:t>specresObj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E6E6FA"/>
          <w:sz w:val="14"/>
          <w:szCs w:val="14"/>
        </w:rPr>
        <w:t>=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F3EC79"/>
          <w:sz w:val="14"/>
          <w:szCs w:val="14"/>
        </w:rPr>
        <w:t>resBuilder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color w:val="A7EC21"/>
          <w:sz w:val="14"/>
          <w:szCs w:val="14"/>
        </w:rPr>
        <w:t>build</w:t>
      </w:r>
      <w:r w:rsidRPr="007E3B87">
        <w:rPr>
          <w:rFonts w:ascii="Consolas" w:hAnsi="Consolas"/>
          <w:color w:val="F9FAF4"/>
          <w:sz w:val="14"/>
          <w:szCs w:val="14"/>
        </w:rPr>
        <w:t>()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5C2A4F49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F9FAF4"/>
          <w:sz w:val="14"/>
          <w:szCs w:val="14"/>
        </w:rPr>
        <w:t>}</w:t>
      </w:r>
    </w:p>
    <w:p w14:paraId="5E308407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0645D896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i/>
          <w:iCs/>
          <w:color w:val="A0A0A0"/>
          <w:sz w:val="14"/>
          <w:szCs w:val="14"/>
        </w:rPr>
        <w:t>@AfterSuite</w:t>
      </w:r>
    </w:p>
    <w:p w14:paraId="4092B661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CC6C1D"/>
          <w:sz w:val="14"/>
          <w:szCs w:val="14"/>
        </w:rPr>
        <w:t>public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CC6C1D"/>
          <w:sz w:val="14"/>
          <w:szCs w:val="14"/>
        </w:rPr>
        <w:t>void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1EB540"/>
          <w:sz w:val="14"/>
          <w:szCs w:val="14"/>
        </w:rPr>
        <w:t>configAs</w:t>
      </w:r>
      <w:r w:rsidRPr="007E3B87">
        <w:rPr>
          <w:rFonts w:ascii="Consolas" w:hAnsi="Consolas"/>
          <w:color w:val="F9FAF4"/>
          <w:sz w:val="14"/>
          <w:szCs w:val="14"/>
        </w:rPr>
        <w:t>()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CC6C1D"/>
          <w:sz w:val="14"/>
          <w:szCs w:val="14"/>
        </w:rPr>
        <w:t>throws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1290C3"/>
          <w:sz w:val="14"/>
          <w:szCs w:val="14"/>
        </w:rPr>
        <w:t>SQLException</w:t>
      </w:r>
      <w:r w:rsidRPr="007E3B87">
        <w:rPr>
          <w:rFonts w:ascii="Consolas" w:hAnsi="Consolas"/>
          <w:color w:val="D9E8F7"/>
          <w:sz w:val="14"/>
          <w:szCs w:val="14"/>
        </w:rPr>
        <w:t xml:space="preserve"> </w:t>
      </w:r>
      <w:r w:rsidRPr="007E3B87">
        <w:rPr>
          <w:rFonts w:ascii="Consolas" w:hAnsi="Consolas"/>
          <w:color w:val="F9FAF4"/>
          <w:sz w:val="14"/>
          <w:szCs w:val="14"/>
        </w:rPr>
        <w:t>{</w:t>
      </w:r>
    </w:p>
    <w:p w14:paraId="576B7071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66E1F8"/>
          <w:sz w:val="14"/>
          <w:szCs w:val="14"/>
        </w:rPr>
        <w:t>dLib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color w:val="A7EC21"/>
          <w:sz w:val="14"/>
          <w:szCs w:val="14"/>
        </w:rPr>
        <w:t>closeDbconnection</w:t>
      </w:r>
      <w:r w:rsidRPr="007E3B87">
        <w:rPr>
          <w:rFonts w:ascii="Consolas" w:hAnsi="Consolas"/>
          <w:color w:val="F9FAF4"/>
          <w:sz w:val="14"/>
          <w:szCs w:val="14"/>
        </w:rPr>
        <w:t>()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4FC58AA6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1290C3"/>
          <w:sz w:val="14"/>
          <w:szCs w:val="14"/>
        </w:rPr>
        <w:t>System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b/>
          <w:bCs/>
          <w:i/>
          <w:iCs/>
          <w:color w:val="8DDAF8"/>
          <w:sz w:val="14"/>
          <w:szCs w:val="14"/>
        </w:rPr>
        <w:t>out</w:t>
      </w:r>
      <w:r w:rsidRPr="007E3B87">
        <w:rPr>
          <w:rFonts w:ascii="Consolas" w:hAnsi="Consolas"/>
          <w:color w:val="E6E6FA"/>
          <w:sz w:val="14"/>
          <w:szCs w:val="14"/>
        </w:rPr>
        <w:t>.</w:t>
      </w:r>
      <w:r w:rsidRPr="007E3B87">
        <w:rPr>
          <w:rFonts w:ascii="Consolas" w:hAnsi="Consolas"/>
          <w:color w:val="A7EC21"/>
          <w:sz w:val="14"/>
          <w:szCs w:val="14"/>
        </w:rPr>
        <w:t>println</w:t>
      </w:r>
      <w:r w:rsidRPr="007E3B87">
        <w:rPr>
          <w:rFonts w:ascii="Consolas" w:hAnsi="Consolas"/>
          <w:color w:val="F9FAF4"/>
          <w:sz w:val="14"/>
          <w:szCs w:val="14"/>
        </w:rPr>
        <w:t>(</w:t>
      </w:r>
      <w:r w:rsidRPr="007E3B87">
        <w:rPr>
          <w:rFonts w:ascii="Consolas" w:hAnsi="Consolas"/>
          <w:color w:val="17C6A3"/>
          <w:sz w:val="14"/>
          <w:szCs w:val="14"/>
        </w:rPr>
        <w:t>"====Dissconect from DB==="</w:t>
      </w:r>
      <w:r w:rsidRPr="007E3B87">
        <w:rPr>
          <w:rFonts w:ascii="Consolas" w:hAnsi="Consolas"/>
          <w:color w:val="F9FAF4"/>
          <w:sz w:val="14"/>
          <w:szCs w:val="14"/>
        </w:rPr>
        <w:t>)</w:t>
      </w:r>
      <w:r w:rsidRPr="007E3B87">
        <w:rPr>
          <w:rFonts w:ascii="Consolas" w:hAnsi="Consolas"/>
          <w:color w:val="E6E6FA"/>
          <w:sz w:val="14"/>
          <w:szCs w:val="14"/>
        </w:rPr>
        <w:t>;</w:t>
      </w:r>
    </w:p>
    <w:p w14:paraId="6864D5D9" w14:textId="77777777" w:rsidR="007E3B87" w:rsidRPr="007E3B87" w:rsidRDefault="007E3B87" w:rsidP="007E3B8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7E3B87">
        <w:rPr>
          <w:rFonts w:ascii="Consolas" w:hAnsi="Consolas"/>
          <w:color w:val="D9E8F7"/>
          <w:sz w:val="14"/>
          <w:szCs w:val="14"/>
        </w:rPr>
        <w:tab/>
      </w:r>
      <w:r w:rsidRPr="007E3B87">
        <w:rPr>
          <w:rFonts w:ascii="Consolas" w:hAnsi="Consolas"/>
          <w:color w:val="F9FAF4"/>
          <w:sz w:val="14"/>
          <w:szCs w:val="14"/>
        </w:rPr>
        <w:t>}</w:t>
      </w:r>
    </w:p>
    <w:p w14:paraId="4400225A" w14:textId="77777777" w:rsidR="00D31D96" w:rsidRDefault="00D31D96" w:rsidP="00D31D96"/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5647"/>
        <w:gridCol w:w="4508"/>
      </w:tblGrid>
      <w:tr w:rsidR="00917EA6" w14:paraId="64FA9710" w14:textId="77777777" w:rsidTr="005870A0">
        <w:trPr>
          <w:trHeight w:val="3676"/>
        </w:trPr>
        <w:tc>
          <w:tcPr>
            <w:tcW w:w="5647" w:type="dxa"/>
          </w:tcPr>
          <w:p w14:paraId="57CFFA5D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1290C3"/>
                <w:sz w:val="14"/>
                <w:szCs w:val="14"/>
              </w:rPr>
              <w:t>String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917EA6">
              <w:rPr>
                <w:rFonts w:ascii="Consolas" w:hAnsi="Consolas"/>
                <w:color w:val="F2F200"/>
                <w:sz w:val="14"/>
                <w:szCs w:val="14"/>
              </w:rPr>
              <w:t>baseUri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=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66E1F8"/>
                <w:sz w:val="14"/>
                <w:szCs w:val="14"/>
              </w:rPr>
              <w:t>fLib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917EA6">
              <w:rPr>
                <w:rFonts w:ascii="Consolas" w:hAnsi="Consolas"/>
                <w:color w:val="A7EC21"/>
                <w:sz w:val="14"/>
                <w:szCs w:val="14"/>
              </w:rPr>
              <w:t>getDataFromPropertiesFile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917EA6">
              <w:rPr>
                <w:rFonts w:ascii="Consolas" w:hAnsi="Consolas"/>
                <w:color w:val="17C6A3"/>
                <w:sz w:val="14"/>
                <w:szCs w:val="14"/>
              </w:rPr>
              <w:t>"BASEUri"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60C4B656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1290C3"/>
                <w:sz w:val="14"/>
                <w:szCs w:val="14"/>
              </w:rPr>
              <w:t>String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917EA6">
              <w:rPr>
                <w:rFonts w:ascii="Consolas" w:hAnsi="Consolas"/>
                <w:color w:val="F2F200"/>
                <w:sz w:val="14"/>
                <w:szCs w:val="14"/>
                <w:u w:val="single"/>
              </w:rPr>
              <w:t>dbUrl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=</w:t>
            </w:r>
            <w:r w:rsidRPr="00917EA6">
              <w:rPr>
                <w:rFonts w:ascii="Consolas" w:hAnsi="Consolas"/>
                <w:color w:val="66E1F8"/>
                <w:sz w:val="14"/>
                <w:szCs w:val="14"/>
              </w:rPr>
              <w:t>fLib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917EA6">
              <w:rPr>
                <w:rFonts w:ascii="Consolas" w:hAnsi="Consolas"/>
                <w:color w:val="A7EC21"/>
                <w:sz w:val="14"/>
                <w:szCs w:val="14"/>
              </w:rPr>
              <w:t>getDataFromPropertiesFile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917EA6">
              <w:rPr>
                <w:rFonts w:ascii="Consolas" w:hAnsi="Consolas"/>
                <w:color w:val="17C6A3"/>
                <w:sz w:val="14"/>
                <w:szCs w:val="14"/>
              </w:rPr>
              <w:t>"DBUrl"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7593DCA7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</w:p>
          <w:p w14:paraId="4484E396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1290C3"/>
                <w:sz w:val="14"/>
                <w:szCs w:val="14"/>
              </w:rPr>
              <w:t>String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917EA6">
              <w:rPr>
                <w:rFonts w:ascii="Consolas" w:hAnsi="Consolas"/>
                <w:color w:val="F2F200"/>
                <w:sz w:val="14"/>
                <w:szCs w:val="14"/>
              </w:rPr>
              <w:t>expectedMsg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=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17C6A3"/>
                <w:sz w:val="14"/>
                <w:szCs w:val="14"/>
              </w:rPr>
              <w:t>"Successfully Added"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391BC124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</w:t>
            </w:r>
            <w:r w:rsidRPr="00917EA6">
              <w:rPr>
                <w:rFonts w:ascii="Consolas" w:hAnsi="Consolas"/>
                <w:color w:val="66E1F8"/>
                <w:sz w:val="14"/>
                <w:szCs w:val="14"/>
              </w:rPr>
              <w:t>projectName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=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917EA6">
              <w:rPr>
                <w:rFonts w:ascii="Consolas" w:hAnsi="Consolas"/>
                <w:color w:val="17C6A3"/>
                <w:sz w:val="14"/>
                <w:szCs w:val="14"/>
              </w:rPr>
              <w:t>"efghijk"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+</w:t>
            </w:r>
            <w:r w:rsidRPr="00917EA6">
              <w:rPr>
                <w:rFonts w:ascii="Consolas" w:hAnsi="Consolas"/>
                <w:color w:val="66E1F8"/>
                <w:sz w:val="14"/>
                <w:szCs w:val="14"/>
              </w:rPr>
              <w:t>jLib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917EA6">
              <w:rPr>
                <w:rFonts w:ascii="Consolas" w:hAnsi="Consolas"/>
                <w:color w:val="A7EC21"/>
                <w:sz w:val="14"/>
                <w:szCs w:val="14"/>
              </w:rPr>
              <w:t>getRandomNumber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78CD5F23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</w:p>
          <w:p w14:paraId="79C7B27B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</w:t>
            </w:r>
            <w:r w:rsidRPr="00917EA6">
              <w:rPr>
                <w:rFonts w:ascii="Consolas" w:hAnsi="Consolas"/>
                <w:color w:val="66E1F8"/>
                <w:sz w:val="14"/>
                <w:szCs w:val="14"/>
              </w:rPr>
              <w:t>pojo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=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917EA6">
              <w:rPr>
                <w:rFonts w:ascii="Consolas" w:hAnsi="Consolas"/>
                <w:color w:val="CC6C1D"/>
                <w:sz w:val="14"/>
                <w:szCs w:val="14"/>
              </w:rPr>
              <w:t>new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917EA6">
              <w:rPr>
                <w:rFonts w:ascii="Consolas" w:hAnsi="Consolas"/>
                <w:color w:val="A7EC21"/>
                <w:sz w:val="14"/>
                <w:szCs w:val="14"/>
              </w:rPr>
              <w:t>ProjectPojo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917EA6">
              <w:rPr>
                <w:rFonts w:ascii="Consolas" w:hAnsi="Consolas"/>
                <w:color w:val="66E1F8"/>
                <w:sz w:val="14"/>
                <w:szCs w:val="14"/>
              </w:rPr>
              <w:t>projectName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,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917EA6">
              <w:rPr>
                <w:rFonts w:ascii="Consolas" w:hAnsi="Consolas"/>
                <w:color w:val="17C6A3"/>
                <w:sz w:val="14"/>
                <w:szCs w:val="14"/>
              </w:rPr>
              <w:t>"Created"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,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917EA6">
              <w:rPr>
                <w:rFonts w:ascii="Consolas" w:hAnsi="Consolas"/>
                <w:color w:val="17C6A3"/>
                <w:sz w:val="14"/>
                <w:szCs w:val="14"/>
              </w:rPr>
              <w:t>"lipak"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,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917EA6">
              <w:rPr>
                <w:rFonts w:ascii="Consolas" w:hAnsi="Consolas"/>
                <w:color w:val="6897BB"/>
                <w:sz w:val="14"/>
                <w:szCs w:val="14"/>
              </w:rPr>
              <w:t>0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7D1700C1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</w:p>
          <w:p w14:paraId="7684F7DA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808080"/>
                <w:sz w:val="14"/>
                <w:szCs w:val="14"/>
              </w:rPr>
              <w:t>/* verify the project in API layer */</w:t>
            </w:r>
          </w:p>
          <w:p w14:paraId="66255D41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80F2F6"/>
                <w:sz w:val="14"/>
                <w:szCs w:val="14"/>
              </w:rPr>
              <w:t>Response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917EA6">
              <w:rPr>
                <w:rFonts w:ascii="Consolas" w:hAnsi="Consolas"/>
                <w:color w:val="F2F200"/>
                <w:sz w:val="14"/>
                <w:szCs w:val="14"/>
              </w:rPr>
              <w:t>res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=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i/>
                <w:iCs/>
                <w:color w:val="96EC3F"/>
                <w:sz w:val="14"/>
                <w:szCs w:val="14"/>
              </w:rPr>
              <w:t>given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</w:p>
          <w:p w14:paraId="42777894" w14:textId="3554188B" w:rsidR="00917EA6" w:rsidRPr="00917EA6" w:rsidRDefault="005870A0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>
              <w:rPr>
                <w:rFonts w:ascii="Consolas" w:hAnsi="Consolas"/>
                <w:noProof/>
                <w:color w:val="D9E8F7"/>
                <w:sz w:val="14"/>
                <w:szCs w:val="14"/>
              </w:rPr>
              <mc:AlternateContent>
                <mc:Choice Requires="wpi">
                  <w:drawing>
                    <wp:anchor distT="0" distB="0" distL="114300" distR="114300" simplePos="0" relativeHeight="251658305" behindDoc="0" locked="0" layoutInCell="1" allowOverlap="1" wp14:anchorId="763E5300" wp14:editId="1C1967B6">
                      <wp:simplePos x="0" y="0"/>
                      <wp:positionH relativeFrom="column">
                        <wp:posOffset>1198890</wp:posOffset>
                      </wp:positionH>
                      <wp:positionV relativeFrom="paragraph">
                        <wp:posOffset>-61715</wp:posOffset>
                      </wp:positionV>
                      <wp:extent cx="1311120" cy="183600"/>
                      <wp:effectExtent l="38100" t="38100" r="22860" b="45085"/>
                      <wp:wrapNone/>
                      <wp:docPr id="1728000828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1120" cy="183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2DCD67" id="Ink 25" o:spid="_x0000_s1026" type="#_x0000_t75" style="position:absolute;margin-left:94.05pt;margin-top:-5.2pt;width:103.95pt;height:15.15pt;z-index:251658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">
                      <v:imagedata r:id="rId144" o:title=""/>
                    </v:shape>
                  </w:pict>
                </mc:Fallback>
              </mc:AlternateContent>
            </w:r>
            <w:r w:rsidR="00917EA6"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="00917EA6"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</w:t>
            </w:r>
            <w:r w:rsidR="00917EA6"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="00917EA6" w:rsidRPr="00917EA6">
              <w:rPr>
                <w:rFonts w:ascii="Consolas" w:hAnsi="Consolas"/>
                <w:color w:val="80F6A7"/>
                <w:sz w:val="14"/>
                <w:szCs w:val="14"/>
              </w:rPr>
              <w:t>contentType</w:t>
            </w:r>
            <w:r w:rsidR="00917EA6" w:rsidRPr="00917EA6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="00917EA6" w:rsidRPr="00917EA6">
              <w:rPr>
                <w:rFonts w:ascii="Consolas" w:hAnsi="Consolas"/>
                <w:i/>
                <w:iCs/>
                <w:color w:val="CC81BA"/>
                <w:sz w:val="14"/>
                <w:szCs w:val="14"/>
              </w:rPr>
              <w:t>ContentType</w:t>
            </w:r>
            <w:r w:rsidR="00917EA6"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="00917EA6" w:rsidRPr="00917EA6">
              <w:rPr>
                <w:rFonts w:ascii="Consolas" w:hAnsi="Consolas"/>
                <w:b/>
                <w:bCs/>
                <w:i/>
                <w:iCs/>
                <w:color w:val="8DDAF8"/>
                <w:sz w:val="14"/>
                <w:szCs w:val="14"/>
              </w:rPr>
              <w:t>JSON</w:t>
            </w:r>
            <w:r w:rsidR="00917EA6" w:rsidRPr="00917EA6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7C59AA2B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917EA6">
              <w:rPr>
                <w:rFonts w:ascii="Consolas" w:hAnsi="Consolas"/>
                <w:color w:val="80F6A7"/>
                <w:sz w:val="14"/>
                <w:szCs w:val="14"/>
              </w:rPr>
              <w:t>body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917EA6">
              <w:rPr>
                <w:rFonts w:ascii="Consolas" w:hAnsi="Consolas"/>
                <w:color w:val="66E1F8"/>
                <w:sz w:val="14"/>
                <w:szCs w:val="14"/>
              </w:rPr>
              <w:t>pojo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16E21CC0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917EA6">
              <w:rPr>
                <w:rFonts w:ascii="Consolas" w:hAnsi="Consolas"/>
                <w:color w:val="80F6A7"/>
                <w:sz w:val="14"/>
                <w:szCs w:val="14"/>
              </w:rPr>
              <w:t>when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</w:p>
          <w:p w14:paraId="7B759F3A" w14:textId="5D1905C7" w:rsidR="00917EA6" w:rsidRPr="00917EA6" w:rsidRDefault="005870A0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>
              <w:rPr>
                <w:rFonts w:ascii="Consolas" w:hAnsi="Consolas"/>
                <w:noProof/>
                <w:color w:val="D9E8F7"/>
                <w:sz w:val="14"/>
                <w:szCs w:val="14"/>
              </w:rPr>
              <mc:AlternateContent>
                <mc:Choice Requires="wpi">
                  <w:drawing>
                    <wp:anchor distT="0" distB="0" distL="114300" distR="114300" simplePos="0" relativeHeight="251658307" behindDoc="0" locked="0" layoutInCell="1" allowOverlap="1" wp14:anchorId="23FF8F31" wp14:editId="71ECE562">
                      <wp:simplePos x="0" y="0"/>
                      <wp:positionH relativeFrom="column">
                        <wp:posOffset>1305090</wp:posOffset>
                      </wp:positionH>
                      <wp:positionV relativeFrom="paragraph">
                        <wp:posOffset>-46535</wp:posOffset>
                      </wp:positionV>
                      <wp:extent cx="437760" cy="207720"/>
                      <wp:effectExtent l="38100" t="38100" r="19685" b="40005"/>
                      <wp:wrapNone/>
                      <wp:docPr id="1940032022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7760" cy="207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ADFB1A" id="Ink 27" o:spid="_x0000_s1026" type="#_x0000_t75" style="position:absolute;margin-left:102.4pt;margin-top:-4pt;width:35.15pt;height:17.05pt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">
                      <v:imagedata r:id="rId146" o:title=""/>
                    </v:shape>
                  </w:pict>
                </mc:Fallback>
              </mc:AlternateContent>
            </w:r>
            <w:r w:rsidR="00917EA6"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="00917EA6"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</w:t>
            </w:r>
            <w:r w:rsidR="00917EA6"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="00917EA6" w:rsidRPr="00917EA6">
              <w:rPr>
                <w:rFonts w:ascii="Consolas" w:hAnsi="Consolas"/>
                <w:color w:val="80F6A7"/>
                <w:sz w:val="14"/>
                <w:szCs w:val="14"/>
              </w:rPr>
              <w:t>post</w:t>
            </w:r>
            <w:r w:rsidR="00917EA6" w:rsidRPr="00917EA6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="00917EA6" w:rsidRPr="00917EA6">
              <w:rPr>
                <w:rFonts w:ascii="Consolas" w:hAnsi="Consolas"/>
                <w:color w:val="F3EC79"/>
                <w:sz w:val="14"/>
                <w:szCs w:val="14"/>
              </w:rPr>
              <w:t>baseUri</w:t>
            </w:r>
            <w:r w:rsidR="00917EA6" w:rsidRPr="00917EA6">
              <w:rPr>
                <w:rFonts w:ascii="Consolas" w:hAnsi="Consolas"/>
                <w:color w:val="E6E6FA"/>
                <w:sz w:val="14"/>
                <w:szCs w:val="14"/>
              </w:rPr>
              <w:t>+</w:t>
            </w:r>
            <w:r w:rsidR="00917EA6" w:rsidRPr="00917EA6">
              <w:rPr>
                <w:rFonts w:ascii="Consolas" w:hAnsi="Consolas"/>
                <w:color w:val="80F2F6"/>
                <w:sz w:val="14"/>
                <w:szCs w:val="14"/>
              </w:rPr>
              <w:t>IEndPoint</w:t>
            </w:r>
            <w:r w:rsidR="00917EA6"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="00917EA6" w:rsidRPr="00917EA6">
              <w:rPr>
                <w:rFonts w:ascii="Consolas" w:hAnsi="Consolas"/>
                <w:b/>
                <w:bCs/>
                <w:i/>
                <w:iCs/>
                <w:color w:val="8DDAF8"/>
                <w:sz w:val="14"/>
                <w:szCs w:val="14"/>
              </w:rPr>
              <w:t>AddProj</w:t>
            </w:r>
            <w:r w:rsidR="00917EA6" w:rsidRPr="00917EA6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  <w:r w:rsidR="00917EA6" w:rsidRPr="00917EA6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6A6A7E16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F3EC79"/>
                <w:sz w:val="14"/>
                <w:szCs w:val="14"/>
              </w:rPr>
              <w:t>res</w:t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917EA6">
              <w:rPr>
                <w:rFonts w:ascii="Consolas" w:hAnsi="Consolas"/>
                <w:color w:val="80F6A7"/>
                <w:sz w:val="14"/>
                <w:szCs w:val="14"/>
              </w:rPr>
              <w:t>then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</w:p>
          <w:p w14:paraId="12740250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917EA6">
              <w:rPr>
                <w:rFonts w:ascii="Consolas" w:hAnsi="Consolas"/>
                <w:color w:val="80F6A7"/>
                <w:sz w:val="14"/>
                <w:szCs w:val="14"/>
              </w:rPr>
              <w:t>assertThat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917EA6">
              <w:rPr>
                <w:rFonts w:ascii="Consolas" w:hAnsi="Consolas"/>
                <w:color w:val="80F6A7"/>
                <w:sz w:val="14"/>
                <w:szCs w:val="14"/>
              </w:rPr>
              <w:t>statusCode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917EA6">
              <w:rPr>
                <w:rFonts w:ascii="Consolas" w:hAnsi="Consolas"/>
                <w:color w:val="6897BB"/>
                <w:sz w:val="14"/>
                <w:szCs w:val="14"/>
              </w:rPr>
              <w:t>201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07897542" w14:textId="77777777" w:rsidR="00917EA6" w:rsidRPr="00917EA6" w:rsidRDefault="00917EA6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917EA6">
              <w:rPr>
                <w:rFonts w:ascii="Consolas" w:hAnsi="Consolas"/>
                <w:color w:val="80F6A7"/>
                <w:sz w:val="14"/>
                <w:szCs w:val="14"/>
              </w:rPr>
              <w:t>time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917EA6">
              <w:rPr>
                <w:rFonts w:ascii="Consolas" w:hAnsi="Consolas"/>
                <w:color w:val="1290C3"/>
                <w:sz w:val="14"/>
                <w:szCs w:val="14"/>
              </w:rPr>
              <w:t>Matchers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917EA6">
              <w:rPr>
                <w:rFonts w:ascii="Consolas" w:hAnsi="Consolas"/>
                <w:i/>
                <w:iCs/>
                <w:color w:val="96EC3F"/>
                <w:sz w:val="14"/>
                <w:szCs w:val="14"/>
              </w:rPr>
              <w:t>lessThan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917EA6">
              <w:rPr>
                <w:rFonts w:ascii="Consolas" w:hAnsi="Consolas"/>
                <w:color w:val="6897BB"/>
                <w:sz w:val="14"/>
                <w:szCs w:val="14"/>
              </w:rPr>
              <w:t>3000l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))</w:t>
            </w:r>
          </w:p>
          <w:p w14:paraId="3F640F50" w14:textId="12D81EAB" w:rsidR="00917EA6" w:rsidRPr="00917EA6" w:rsidRDefault="005870A0" w:rsidP="00917EA6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>
              <w:rPr>
                <w:rFonts w:ascii="Consolas" w:hAnsi="Consolas"/>
                <w:noProof/>
                <w:color w:val="D9E8F7"/>
                <w:sz w:val="14"/>
                <w:szCs w:val="14"/>
              </w:rPr>
              <mc:AlternateContent>
                <mc:Choice Requires="wpi">
                  <w:drawing>
                    <wp:anchor distT="0" distB="0" distL="114300" distR="114300" simplePos="0" relativeHeight="251658306" behindDoc="0" locked="0" layoutInCell="1" allowOverlap="1" wp14:anchorId="081D4032" wp14:editId="2146EC15">
                      <wp:simplePos x="0" y="0"/>
                      <wp:positionH relativeFrom="column">
                        <wp:posOffset>1322010</wp:posOffset>
                      </wp:positionH>
                      <wp:positionV relativeFrom="paragraph">
                        <wp:posOffset>-14175</wp:posOffset>
                      </wp:positionV>
                      <wp:extent cx="1600560" cy="199800"/>
                      <wp:effectExtent l="38100" t="38100" r="19050" b="48260"/>
                      <wp:wrapNone/>
                      <wp:docPr id="2085769133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00560" cy="199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7209BA" id="Ink 26" o:spid="_x0000_s1026" type="#_x0000_t75" style="position:absolute;margin-left:103.75pt;margin-top:-1.45pt;width:126.75pt;height:16.45pt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">
                      <v:imagedata r:id="rId148" o:title=""/>
                    </v:shape>
                  </w:pict>
                </mc:Fallback>
              </mc:AlternateContent>
            </w:r>
            <w:r w:rsidR="00917EA6"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="00917EA6"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="00917EA6"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="00917EA6"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="00917EA6" w:rsidRPr="00917EA6">
              <w:rPr>
                <w:rFonts w:ascii="Consolas" w:hAnsi="Consolas"/>
                <w:color w:val="80F6A7"/>
                <w:sz w:val="14"/>
                <w:szCs w:val="14"/>
              </w:rPr>
              <w:t>contentType</w:t>
            </w:r>
            <w:r w:rsidR="00917EA6" w:rsidRPr="00917EA6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="00917EA6" w:rsidRPr="00917EA6">
              <w:rPr>
                <w:rFonts w:ascii="Consolas" w:hAnsi="Consolas"/>
                <w:i/>
                <w:iCs/>
                <w:color w:val="CC81BA"/>
                <w:sz w:val="14"/>
                <w:szCs w:val="14"/>
              </w:rPr>
              <w:t>ContentType</w:t>
            </w:r>
            <w:r w:rsidR="00917EA6"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="00917EA6" w:rsidRPr="00917EA6">
              <w:rPr>
                <w:rFonts w:ascii="Consolas" w:hAnsi="Consolas"/>
                <w:b/>
                <w:bCs/>
                <w:i/>
                <w:iCs/>
                <w:color w:val="8DDAF8"/>
                <w:sz w:val="14"/>
                <w:szCs w:val="14"/>
              </w:rPr>
              <w:t>JSON</w:t>
            </w:r>
            <w:r w:rsidR="00917EA6" w:rsidRPr="00917EA6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2713D1C0" w14:textId="406097F9" w:rsidR="00917EA6" w:rsidRPr="005870A0" w:rsidRDefault="00917EA6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917EA6">
              <w:rPr>
                <w:rFonts w:ascii="Consolas" w:hAnsi="Consolas"/>
                <w:color w:val="80F6A7"/>
                <w:sz w:val="14"/>
                <w:szCs w:val="14"/>
              </w:rPr>
              <w:t>log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917EA6">
              <w:rPr>
                <w:rFonts w:ascii="Consolas" w:hAnsi="Consolas"/>
                <w:color w:val="80F6A7"/>
                <w:sz w:val="14"/>
                <w:szCs w:val="14"/>
              </w:rPr>
              <w:t>all</w:t>
            </w:r>
            <w:r w:rsidRPr="00917EA6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917EA6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</w:tc>
        <w:tc>
          <w:tcPr>
            <w:tcW w:w="4508" w:type="dxa"/>
          </w:tcPr>
          <w:p w14:paraId="3B0CE157" w14:textId="77777777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>
              <w:rPr>
                <w:rFonts w:ascii="Consolas" w:hAnsi="Consolas"/>
                <w:color w:val="D9E8F7"/>
                <w:sz w:val="20"/>
                <w:szCs w:val="20"/>
              </w:rPr>
              <w:tab/>
            </w:r>
            <w:r w:rsidRPr="005870A0">
              <w:rPr>
                <w:rFonts w:ascii="Consolas" w:hAnsi="Consolas"/>
                <w:color w:val="1290C3"/>
                <w:sz w:val="14"/>
                <w:szCs w:val="14"/>
              </w:rPr>
              <w:t>String</w: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5870A0">
              <w:rPr>
                <w:rFonts w:ascii="Consolas" w:hAnsi="Consolas"/>
                <w:color w:val="F2F200"/>
                <w:sz w:val="14"/>
                <w:szCs w:val="14"/>
              </w:rPr>
              <w:t>expectedMsg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=</w: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17C6A3"/>
                <w:sz w:val="14"/>
                <w:szCs w:val="14"/>
              </w:rPr>
              <w:t>"Successfully Added"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782D9534" w14:textId="77777777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</w:t>
            </w:r>
            <w:r w:rsidRPr="005870A0">
              <w:rPr>
                <w:rFonts w:ascii="Consolas" w:hAnsi="Consolas"/>
                <w:color w:val="66E1F8"/>
                <w:sz w:val="14"/>
                <w:szCs w:val="14"/>
              </w:rPr>
              <w:t>projectName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=</w: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5870A0">
              <w:rPr>
                <w:rFonts w:ascii="Consolas" w:hAnsi="Consolas"/>
                <w:color w:val="17C6A3"/>
                <w:sz w:val="14"/>
                <w:szCs w:val="14"/>
              </w:rPr>
              <w:t>"efghijk"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+</w:t>
            </w:r>
            <w:r w:rsidRPr="005870A0">
              <w:rPr>
                <w:rFonts w:ascii="Consolas" w:hAnsi="Consolas"/>
                <w:color w:val="66E1F8"/>
                <w:sz w:val="14"/>
                <w:szCs w:val="14"/>
              </w:rPr>
              <w:t>jLib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color w:val="A7EC21"/>
                <w:sz w:val="14"/>
                <w:szCs w:val="14"/>
              </w:rPr>
              <w:t>getRandomNumber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07C1DA7D" w14:textId="77777777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</w:p>
          <w:p w14:paraId="7BA96F69" w14:textId="75DED5E2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</w:t>
            </w:r>
            <w:r w:rsidRPr="005870A0">
              <w:rPr>
                <w:rFonts w:ascii="Consolas" w:hAnsi="Consolas"/>
                <w:color w:val="66E1F8"/>
                <w:sz w:val="14"/>
                <w:szCs w:val="14"/>
              </w:rPr>
              <w:t>pojo</w: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=</w: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5870A0">
              <w:rPr>
                <w:rFonts w:ascii="Consolas" w:hAnsi="Consolas"/>
                <w:color w:val="CC6C1D"/>
                <w:sz w:val="14"/>
                <w:szCs w:val="14"/>
              </w:rPr>
              <w:t>new</w: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5870A0">
              <w:rPr>
                <w:rFonts w:ascii="Consolas" w:hAnsi="Consolas"/>
                <w:color w:val="A7EC21"/>
                <w:sz w:val="14"/>
                <w:szCs w:val="14"/>
              </w:rPr>
              <w:t>ProjectPojo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5870A0">
              <w:rPr>
                <w:rFonts w:ascii="Consolas" w:hAnsi="Consolas"/>
                <w:color w:val="66E1F8"/>
                <w:sz w:val="14"/>
                <w:szCs w:val="14"/>
              </w:rPr>
              <w:t>projectName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,</w: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5870A0">
              <w:rPr>
                <w:rFonts w:ascii="Consolas" w:hAnsi="Consolas"/>
                <w:color w:val="17C6A3"/>
                <w:sz w:val="14"/>
                <w:szCs w:val="14"/>
              </w:rPr>
              <w:t>"Created"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,</w: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5870A0">
              <w:rPr>
                <w:rFonts w:ascii="Consolas" w:hAnsi="Consolas"/>
                <w:color w:val="17C6A3"/>
                <w:sz w:val="14"/>
                <w:szCs w:val="14"/>
              </w:rPr>
              <w:t>"lipak"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,</w: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5870A0">
              <w:rPr>
                <w:rFonts w:ascii="Consolas" w:hAnsi="Consolas"/>
                <w:color w:val="6897BB"/>
                <w:sz w:val="14"/>
                <w:szCs w:val="14"/>
              </w:rPr>
              <w:t>0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2E23F86C" w14:textId="77777777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808080"/>
                <w:sz w:val="14"/>
                <w:szCs w:val="14"/>
              </w:rPr>
              <w:t>/* verify the project in API layer */</w:t>
            </w:r>
          </w:p>
          <w:p w14:paraId="34FE02A7" w14:textId="77777777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80F2F6"/>
                <w:sz w:val="14"/>
                <w:szCs w:val="14"/>
              </w:rPr>
              <w:t>Response</w: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 xml:space="preserve"> </w:t>
            </w:r>
            <w:r w:rsidRPr="005870A0">
              <w:rPr>
                <w:rFonts w:ascii="Consolas" w:hAnsi="Consolas"/>
                <w:color w:val="F2F200"/>
                <w:sz w:val="14"/>
                <w:szCs w:val="14"/>
              </w:rPr>
              <w:t>res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=</w: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i/>
                <w:iCs/>
                <w:color w:val="96EC3F"/>
                <w:sz w:val="14"/>
                <w:szCs w:val="14"/>
              </w:rPr>
              <w:t>given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</w:p>
          <w:p w14:paraId="0FB89C15" w14:textId="3CB59E0D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>
              <w:rPr>
                <w:rFonts w:ascii="Consolas" w:hAnsi="Consolas"/>
                <w:noProof/>
                <w:color w:val="D9E8F7"/>
                <w:sz w:val="14"/>
                <w:szCs w:val="14"/>
              </w:rPr>
              <mc:AlternateContent>
                <mc:Choice Requires="wpi">
                  <w:drawing>
                    <wp:anchor distT="0" distB="0" distL="114300" distR="114300" simplePos="0" relativeHeight="251658310" behindDoc="0" locked="0" layoutInCell="1" allowOverlap="1" wp14:anchorId="1E7D3A22" wp14:editId="1B577E88">
                      <wp:simplePos x="0" y="0"/>
                      <wp:positionH relativeFrom="column">
                        <wp:posOffset>1403485</wp:posOffset>
                      </wp:positionH>
                      <wp:positionV relativeFrom="paragraph">
                        <wp:posOffset>-49015</wp:posOffset>
                      </wp:positionV>
                      <wp:extent cx="827280" cy="147240"/>
                      <wp:effectExtent l="38100" t="38100" r="30480" b="43815"/>
                      <wp:wrapNone/>
                      <wp:docPr id="1343679187" name="Ink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7280" cy="147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CD3CAE" id="Ink 33" o:spid="_x0000_s1026" type="#_x0000_t75" style="position:absolute;margin-left:110.15pt;margin-top:-4.2pt;width:65.85pt;height:12.3pt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">
                      <v:imagedata r:id="rId150" o:title=""/>
                    </v:shape>
                  </w:pict>
                </mc:Fallback>
              </mc:AlternateConten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color w:val="80F6A7"/>
                <w:sz w:val="14"/>
                <w:szCs w:val="14"/>
              </w:rPr>
              <w:t>spec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5870A0">
              <w:rPr>
                <w:rFonts w:ascii="Consolas" w:hAnsi="Consolas"/>
                <w:i/>
                <w:iCs/>
                <w:color w:val="8DDAF8"/>
                <w:sz w:val="14"/>
                <w:szCs w:val="14"/>
              </w:rPr>
              <w:t>specreqObj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38489C2F" w14:textId="77777777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color w:val="80F6A7"/>
                <w:sz w:val="14"/>
                <w:szCs w:val="14"/>
              </w:rPr>
              <w:t>body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5870A0">
              <w:rPr>
                <w:rFonts w:ascii="Consolas" w:hAnsi="Consolas"/>
                <w:color w:val="66E1F8"/>
                <w:sz w:val="14"/>
                <w:szCs w:val="14"/>
              </w:rPr>
              <w:t>pojo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549C86A6" w14:textId="7AEBDEA4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>
              <w:rPr>
                <w:rFonts w:ascii="Consolas" w:hAnsi="Consolas"/>
                <w:noProof/>
                <w:color w:val="D9E8F7"/>
                <w:sz w:val="14"/>
                <w:szCs w:val="14"/>
              </w:rPr>
              <mc:AlternateContent>
                <mc:Choice Requires="wpi">
                  <w:drawing>
                    <wp:anchor distT="0" distB="0" distL="114300" distR="114300" simplePos="0" relativeHeight="251658308" behindDoc="0" locked="0" layoutInCell="1" allowOverlap="1" wp14:anchorId="56F20AC0" wp14:editId="055D79C0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-66675</wp:posOffset>
                      </wp:positionV>
                      <wp:extent cx="1449000" cy="337680"/>
                      <wp:effectExtent l="38100" t="38100" r="18415" b="43815"/>
                      <wp:wrapNone/>
                      <wp:docPr id="452087452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9000" cy="337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22000B" id="Ink 30" o:spid="_x0000_s1026" type="#_x0000_t75" style="position:absolute;margin-left:68.5pt;margin-top:-5.6pt;width:114.8pt;height:27.3pt;z-index:251658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">
                      <v:imagedata r:id="rId152" o:title=""/>
                    </v:shape>
                  </w:pict>
                </mc:Fallback>
              </mc:AlternateConten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color w:val="80F6A7"/>
                <w:sz w:val="14"/>
                <w:szCs w:val="14"/>
              </w:rPr>
              <w:t>when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</w:p>
          <w:p w14:paraId="13E66466" w14:textId="77777777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  <w:t xml:space="preserve">   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color w:val="80F6A7"/>
                <w:sz w:val="14"/>
                <w:szCs w:val="14"/>
              </w:rPr>
              <w:t>post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5870A0">
              <w:rPr>
                <w:rFonts w:ascii="Consolas" w:hAnsi="Consolas"/>
                <w:color w:val="80F2F6"/>
                <w:sz w:val="14"/>
                <w:szCs w:val="14"/>
              </w:rPr>
              <w:t>IEndPoint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b/>
                <w:bCs/>
                <w:i/>
                <w:iCs/>
                <w:color w:val="8DDAF8"/>
                <w:sz w:val="14"/>
                <w:szCs w:val="14"/>
              </w:rPr>
              <w:t>AddProj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08A66B95" w14:textId="77777777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F3EC79"/>
                <w:sz w:val="14"/>
                <w:szCs w:val="14"/>
              </w:rPr>
              <w:t>res</w: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color w:val="80F6A7"/>
                <w:sz w:val="14"/>
                <w:szCs w:val="14"/>
              </w:rPr>
              <w:t>then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</w:p>
          <w:p w14:paraId="7379F463" w14:textId="77777777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color w:val="80F6A7"/>
                <w:sz w:val="14"/>
                <w:szCs w:val="14"/>
              </w:rPr>
              <w:t>assertThat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color w:val="80F6A7"/>
                <w:sz w:val="14"/>
                <w:szCs w:val="14"/>
              </w:rPr>
              <w:t>statusCode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5870A0">
              <w:rPr>
                <w:rFonts w:ascii="Consolas" w:hAnsi="Consolas"/>
                <w:color w:val="6897BB"/>
                <w:sz w:val="14"/>
                <w:szCs w:val="14"/>
              </w:rPr>
              <w:t>201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28A18230" w14:textId="77777777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color w:val="80F6A7"/>
                <w:sz w:val="14"/>
                <w:szCs w:val="14"/>
              </w:rPr>
              <w:t>time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5870A0">
              <w:rPr>
                <w:rFonts w:ascii="Consolas" w:hAnsi="Consolas"/>
                <w:color w:val="1290C3"/>
                <w:sz w:val="14"/>
                <w:szCs w:val="14"/>
              </w:rPr>
              <w:t>Matchers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i/>
                <w:iCs/>
                <w:color w:val="96EC3F"/>
                <w:sz w:val="14"/>
                <w:szCs w:val="14"/>
              </w:rPr>
              <w:t>lessThan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5870A0">
              <w:rPr>
                <w:rFonts w:ascii="Consolas" w:hAnsi="Consolas"/>
                <w:color w:val="6897BB"/>
                <w:sz w:val="14"/>
                <w:szCs w:val="14"/>
              </w:rPr>
              <w:t>3000l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))</w:t>
            </w:r>
          </w:p>
          <w:p w14:paraId="570C279B" w14:textId="210EF628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>
              <w:rPr>
                <w:rFonts w:ascii="Consolas" w:hAnsi="Consolas"/>
                <w:noProof/>
                <w:color w:val="D9E8F7"/>
                <w:sz w:val="14"/>
                <w:szCs w:val="14"/>
              </w:rPr>
              <mc:AlternateContent>
                <mc:Choice Requires="wpi">
                  <w:drawing>
                    <wp:anchor distT="0" distB="0" distL="114300" distR="114300" simplePos="0" relativeHeight="251658309" behindDoc="0" locked="0" layoutInCell="1" allowOverlap="1" wp14:anchorId="56063060" wp14:editId="2C639DBD">
                      <wp:simplePos x="0" y="0"/>
                      <wp:positionH relativeFrom="column">
                        <wp:posOffset>1232845</wp:posOffset>
                      </wp:positionH>
                      <wp:positionV relativeFrom="paragraph">
                        <wp:posOffset>-269155</wp:posOffset>
                      </wp:positionV>
                      <wp:extent cx="1053360" cy="716760"/>
                      <wp:effectExtent l="38100" t="38100" r="33020" b="45720"/>
                      <wp:wrapNone/>
                      <wp:docPr id="1967195375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3360" cy="716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50E82F" id="Ink 31" o:spid="_x0000_s1026" type="#_x0000_t75" style="position:absolute;margin-left:96.7pt;margin-top:-21.55pt;width:83.65pt;height:57.15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">
                      <v:imagedata r:id="rId154" o:title=""/>
                    </v:shape>
                  </w:pict>
                </mc:Fallback>
              </mc:AlternateContent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color w:val="80F6A7"/>
                <w:sz w:val="14"/>
                <w:szCs w:val="14"/>
              </w:rPr>
              <w:t>spec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</w:t>
            </w:r>
            <w:r w:rsidRPr="005870A0">
              <w:rPr>
                <w:rFonts w:ascii="Consolas" w:hAnsi="Consolas"/>
                <w:i/>
                <w:iCs/>
                <w:color w:val="8DDAF8"/>
                <w:sz w:val="14"/>
                <w:szCs w:val="14"/>
              </w:rPr>
              <w:t>specresObj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)</w:t>
            </w:r>
          </w:p>
          <w:p w14:paraId="085839AE" w14:textId="77777777" w:rsidR="005870A0" w:rsidRPr="005870A0" w:rsidRDefault="005870A0" w:rsidP="005870A0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nsolas" w:hAnsi="Consolas"/>
                <w:color w:val="CCCCCC"/>
                <w:sz w:val="14"/>
                <w:szCs w:val="14"/>
              </w:rPr>
            </w:pP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D9E8F7"/>
                <w:sz w:val="14"/>
                <w:szCs w:val="14"/>
              </w:rPr>
              <w:tab/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color w:val="80F6A7"/>
                <w:sz w:val="14"/>
                <w:szCs w:val="14"/>
              </w:rPr>
              <w:t>log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.</w:t>
            </w:r>
            <w:r w:rsidRPr="005870A0">
              <w:rPr>
                <w:rFonts w:ascii="Consolas" w:hAnsi="Consolas"/>
                <w:color w:val="80F6A7"/>
                <w:sz w:val="14"/>
                <w:szCs w:val="14"/>
              </w:rPr>
              <w:t>all</w:t>
            </w:r>
            <w:r w:rsidRPr="005870A0">
              <w:rPr>
                <w:rFonts w:ascii="Consolas" w:hAnsi="Consolas"/>
                <w:color w:val="F9FAF4"/>
                <w:sz w:val="14"/>
                <w:szCs w:val="14"/>
              </w:rPr>
              <w:t>()</w:t>
            </w:r>
            <w:r w:rsidRPr="005870A0">
              <w:rPr>
                <w:rFonts w:ascii="Consolas" w:hAnsi="Consolas"/>
                <w:color w:val="E6E6FA"/>
                <w:sz w:val="14"/>
                <w:szCs w:val="14"/>
              </w:rPr>
              <w:t>;</w:t>
            </w:r>
          </w:p>
          <w:p w14:paraId="3E6287A5" w14:textId="77777777" w:rsidR="00917EA6" w:rsidRDefault="00917EA6" w:rsidP="00D31D96"/>
        </w:tc>
      </w:tr>
    </w:tbl>
    <w:p w14:paraId="6B1B3B91" w14:textId="77777777" w:rsidR="005870A0" w:rsidRDefault="005870A0" w:rsidP="00D31D96"/>
    <w:p w14:paraId="2F3E8E2A" w14:textId="05905CCA" w:rsidR="00917EA6" w:rsidRPr="005C72D0" w:rsidRDefault="005870A0" w:rsidP="006E3F98">
      <w:pPr>
        <w:pStyle w:val="Heading2"/>
        <w:rPr>
          <w:color w:val="6B911C" w:themeColor="accent1" w:themeShade="BF"/>
        </w:rPr>
      </w:pPr>
      <w:r w:rsidRPr="005C72D0">
        <w:rPr>
          <w:noProof/>
          <w:color w:val="6B911C" w:themeColor="accent1" w:themeShade="BF"/>
        </w:rPr>
        <mc:AlternateContent>
          <mc:Choice Requires="wpi">
            <w:drawing>
              <wp:anchor distT="0" distB="0" distL="114300" distR="114300" simplePos="0" relativeHeight="251658311" behindDoc="0" locked="0" layoutInCell="1" allowOverlap="1" wp14:anchorId="71FEFC73" wp14:editId="7C47E14C">
                <wp:simplePos x="0" y="0"/>
                <wp:positionH relativeFrom="column">
                  <wp:posOffset>4015620</wp:posOffset>
                </wp:positionH>
                <wp:positionV relativeFrom="paragraph">
                  <wp:posOffset>60900</wp:posOffset>
                </wp:positionV>
                <wp:extent cx="360" cy="360"/>
                <wp:effectExtent l="38100" t="38100" r="38100" b="38100"/>
                <wp:wrapNone/>
                <wp:docPr id="73923214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26D6C" id="Ink 34" o:spid="_x0000_s1026" type="#_x0000_t75" style="position:absolute;margin-left:315.85pt;margin-top:4.45pt;width:.75pt;height:.75pt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A5xWHo1QEAAJ0EAAAQAAAAAAAA&#10;AAAAAAAAANMDAABkcnMvaW5rL2luazEueG1sUEsBAi0AFAAGAAgAAAAhANUpgnrdAAAACAEAAA8A&#10;AAAAAAAAAAAAAAAA1gUAAGRycy9kb3ducmV2LnhtbFBLAQItABQABgAIAAAAIQB5GLydvwAAACEB&#10;AAAZAAAAAAAAAAAAAAAAAOAGAABkcnMvX3JlbHMvZTJvRG9jLnhtbC5yZWxzUEsFBgAAAAAGAAYA&#10;eAEAANYHAAAAAA==&#10;">
                <v:imagedata r:id="rId156" o:title=""/>
              </v:shape>
            </w:pict>
          </mc:Fallback>
        </mc:AlternateContent>
      </w:r>
      <w:r w:rsidR="006E3F98" w:rsidRPr="005C72D0">
        <w:rPr>
          <w:color w:val="6B911C" w:themeColor="accent1" w:themeShade="BF"/>
        </w:rPr>
        <w:t>REQUEST SB AND RESPONSE SB=</w:t>
      </w:r>
    </w:p>
    <w:p w14:paraId="6E9C5796" w14:textId="13E0960B" w:rsidR="006E3F98" w:rsidRDefault="00A41EF7" w:rsidP="006E3F98">
      <w:pPr>
        <w:pStyle w:val="ListParagraph"/>
        <w:numPr>
          <w:ilvl w:val="0"/>
          <w:numId w:val="144"/>
        </w:numPr>
      </w:pPr>
      <w:r>
        <w:t xml:space="preserve">RSB AND RSB ARE CLASES USED FOR BUILDING A REQUEST AND RESPONSE SPECIFICATION </w:t>
      </w:r>
      <w:r w:rsidR="00603BBD">
        <w:t>RESPECTIVELY.</w:t>
      </w:r>
    </w:p>
    <w:p w14:paraId="63267F92" w14:textId="2960F4B9" w:rsidR="00603BBD" w:rsidRDefault="00603BBD" w:rsidP="00603BBD">
      <w:r w:rsidRPr="00A57ECD">
        <w:rPr>
          <w:color w:val="FF0000"/>
        </w:rPr>
        <w:t>REQSB</w:t>
      </w:r>
      <w:r>
        <w:t>=</w:t>
      </w:r>
    </w:p>
    <w:p w14:paraId="1BF5B821" w14:textId="5E177E22" w:rsidR="00603BBD" w:rsidRDefault="00603BBD" w:rsidP="00603BBD">
      <w:pPr>
        <w:pStyle w:val="ListParagraph"/>
        <w:numPr>
          <w:ilvl w:val="0"/>
          <w:numId w:val="144"/>
        </w:numPr>
      </w:pPr>
      <w:r>
        <w:t xml:space="preserve">IT IS A CLASS USED TO BUILD REQEUST SPECIFICATION </w:t>
      </w:r>
      <w:r w:rsidR="00353FD2">
        <w:t>BEFORE SENDING A REQEUST ,</w:t>
      </w:r>
    </w:p>
    <w:p w14:paraId="58BA3668" w14:textId="7AB1D2F5" w:rsidR="00353FD2" w:rsidRDefault="00353FD2" w:rsidP="00603BBD">
      <w:pPr>
        <w:pStyle w:val="ListParagraph"/>
        <w:numPr>
          <w:ilvl w:val="0"/>
          <w:numId w:val="144"/>
        </w:numPr>
      </w:pPr>
      <w:r>
        <w:t xml:space="preserve">YOU CAN DEFINE </w:t>
      </w:r>
      <w:r w:rsidR="00FD5B64">
        <w:t>VARIOUS ASPECTS OF YOUR REQUEST SUCH AS HEADER , QUERY PARAM , REQUST BODY , AUTHENTICATION ETC.., USING THIS BUILDER.</w:t>
      </w:r>
    </w:p>
    <w:p w14:paraId="28ED8051" w14:textId="04BE0C3C" w:rsidR="00FD5B64" w:rsidRDefault="00FD5B64" w:rsidP="00FD5B64">
      <w:r w:rsidRPr="00A57ECD">
        <w:rPr>
          <w:color w:val="FF0000"/>
        </w:rPr>
        <w:t>RESSB</w:t>
      </w:r>
      <w:r>
        <w:t>=</w:t>
      </w:r>
    </w:p>
    <w:p w14:paraId="241BC195" w14:textId="61FDAA22" w:rsidR="00FD5B64" w:rsidRDefault="00415986" w:rsidP="00FD5B64">
      <w:pPr>
        <w:pStyle w:val="ListParagraph"/>
        <w:numPr>
          <w:ilvl w:val="0"/>
          <w:numId w:val="145"/>
        </w:numPr>
      </w:pPr>
      <w:r>
        <w:t>THIS CLASS IS USED TO BUILD RESPONS SPECIFICATION FOR VALIDATI</w:t>
      </w:r>
      <w:r w:rsidR="005F787B">
        <w:t>NG RESPONSE  ,</w:t>
      </w:r>
    </w:p>
    <w:p w14:paraId="26FAEFEF" w14:textId="0A9A0849" w:rsidR="005F787B" w:rsidRDefault="005F787B" w:rsidP="00FD5B64">
      <w:pPr>
        <w:pStyle w:val="ListParagraph"/>
        <w:numPr>
          <w:ilvl w:val="0"/>
          <w:numId w:val="145"/>
        </w:numPr>
      </w:pPr>
      <w:r>
        <w:t xml:space="preserve">YOU CAN DEFINE EXPECTED STATUS CODE , RESPONSE HEADER , RESPONSE BODY , </w:t>
      </w:r>
      <w:r w:rsidR="00447325">
        <w:t>CONSTAINTS USING THIS BILDER.</w:t>
      </w:r>
    </w:p>
    <w:p w14:paraId="77B9A878" w14:textId="0FBC0C33" w:rsidR="00447325" w:rsidRDefault="00447325" w:rsidP="00447325">
      <w:r w:rsidRPr="00A57ECD">
        <w:rPr>
          <w:color w:val="FF0000"/>
        </w:rPr>
        <w:t>BUILD</w:t>
      </w:r>
      <w:r>
        <w:t>()=</w:t>
      </w:r>
    </w:p>
    <w:p w14:paraId="187E4D7F" w14:textId="594FFB91" w:rsidR="00447325" w:rsidRDefault="00447325" w:rsidP="00447325">
      <w:pPr>
        <w:pStyle w:val="ListParagraph"/>
        <w:numPr>
          <w:ilvl w:val="0"/>
          <w:numId w:val="146"/>
        </w:numPr>
      </w:pPr>
      <w:r>
        <w:t xml:space="preserve">IT WILL RETURN THE OBJECT OF </w:t>
      </w:r>
      <w:r w:rsidR="00E126E8">
        <w:t>REQEUST SPECIFICATION .</w:t>
      </w:r>
    </w:p>
    <w:p w14:paraId="0E5DFB9B" w14:textId="28DCC998" w:rsidR="00E126E8" w:rsidRDefault="00E126E8" w:rsidP="00447325">
      <w:pPr>
        <w:pStyle w:val="ListParagraph"/>
        <w:numPr>
          <w:ilvl w:val="0"/>
          <w:numId w:val="146"/>
        </w:numPr>
      </w:pPr>
      <w:r>
        <w:t xml:space="preserve">USING </w:t>
      </w:r>
      <w:r w:rsidRPr="00657BF5">
        <w:rPr>
          <w:color w:val="EE0000"/>
        </w:rPr>
        <w:t xml:space="preserve">SPEC () IT IS GOING TO PROVIDE </w:t>
      </w:r>
      <w:r w:rsidR="00A802D8" w:rsidRPr="00657BF5">
        <w:rPr>
          <w:color w:val="EE0000"/>
        </w:rPr>
        <w:t xml:space="preserve">COMMON CONFIGURATION </w:t>
      </w:r>
      <w:r w:rsidR="00A802D8">
        <w:t>.</w:t>
      </w:r>
    </w:p>
    <w:p w14:paraId="4B9476EB" w14:textId="21AA2B3C" w:rsidR="00A802D8" w:rsidRDefault="00A802D8" w:rsidP="00447325">
      <w:pPr>
        <w:pStyle w:val="ListParagraph"/>
        <w:numPr>
          <w:ilvl w:val="0"/>
          <w:numId w:val="146"/>
        </w:numPr>
      </w:pPr>
      <w:r>
        <w:t xml:space="preserve">WHAT EVER COMMON SPECIFICATION REQUIRED BEFORE AND AFTER EXECUTION WE ARE PUT IN </w:t>
      </w:r>
      <w:r w:rsidR="00473D14">
        <w:t>SPEC(VARIABLE).</w:t>
      </w:r>
    </w:p>
    <w:p w14:paraId="52A73BED" w14:textId="4EB2FEFC" w:rsidR="00473D14" w:rsidRDefault="00473D14" w:rsidP="00447325">
      <w:pPr>
        <w:pStyle w:val="ListParagraph"/>
        <w:numPr>
          <w:ilvl w:val="0"/>
          <w:numId w:val="146"/>
        </w:numPr>
      </w:pPr>
      <w:r>
        <w:t xml:space="preserve">RSB USED BY EVEY </w:t>
      </w:r>
      <w:r w:rsidR="00904BBD">
        <w:t>API TESTCASE SO WE ARE GOING TO MAKE STATIC.</w:t>
      </w:r>
    </w:p>
    <w:p w14:paraId="75853479" w14:textId="57364CFB" w:rsidR="00904BBD" w:rsidRDefault="00904BBD" w:rsidP="00904BBD">
      <w:r w:rsidRPr="00A57ECD">
        <w:rPr>
          <w:color w:val="FF0000"/>
        </w:rPr>
        <w:t>SPEC(REQ</w:t>
      </w:r>
      <w:r>
        <w:t xml:space="preserve">) = SHOLD BE WRITTEN </w:t>
      </w:r>
      <w:r w:rsidR="008C1640">
        <w:t>@1</w:t>
      </w:r>
      <w:r w:rsidR="008C1640" w:rsidRPr="008C1640">
        <w:rPr>
          <w:vertAlign w:val="superscript"/>
        </w:rPr>
        <w:t>ST</w:t>
      </w:r>
      <w:r w:rsidR="008C1640">
        <w:t xml:space="preserve"> AFTER GIVEN().</w:t>
      </w:r>
    </w:p>
    <w:p w14:paraId="4106799B" w14:textId="6560FC4F" w:rsidR="008C1640" w:rsidRDefault="008C1640" w:rsidP="00904BBD">
      <w:r w:rsidRPr="00A57ECD">
        <w:rPr>
          <w:color w:val="FF0000"/>
        </w:rPr>
        <w:t xml:space="preserve">SPEC(RES) </w:t>
      </w:r>
      <w:r>
        <w:t>= SHOLUD BE WRITTEN @LASE BEFORE LOG().ALL()</w:t>
      </w:r>
      <w:r w:rsidR="006C14C1">
        <w:t>;</w:t>
      </w:r>
    </w:p>
    <w:p w14:paraId="59171601" w14:textId="06AAC37C" w:rsidR="006C14C1" w:rsidRPr="00A57ECD" w:rsidRDefault="006C14C1" w:rsidP="00904BBD">
      <w:pPr>
        <w:rPr>
          <w:color w:val="FF0000"/>
        </w:rPr>
      </w:pPr>
      <w:r w:rsidRPr="00A57ECD">
        <w:rPr>
          <w:color w:val="FF0000"/>
        </w:rPr>
        <w:t>SUITE .XML FILE=</w:t>
      </w:r>
    </w:p>
    <w:p w14:paraId="6623DEBF" w14:textId="30378D56" w:rsidR="006C14C1" w:rsidRDefault="006C14C1" w:rsidP="006C14C1">
      <w:pPr>
        <w:pStyle w:val="ListParagraph"/>
        <w:numPr>
          <w:ilvl w:val="0"/>
          <w:numId w:val="147"/>
        </w:numPr>
      </w:pPr>
      <w:r>
        <w:t>THIS XML FILE ACT LIKE A DRIVER.XML .</w:t>
      </w:r>
    </w:p>
    <w:p w14:paraId="54A79266" w14:textId="58534C30" w:rsidR="006C14C1" w:rsidRDefault="006C14C1" w:rsidP="006C14C1">
      <w:pPr>
        <w:pStyle w:val="ListParagraph"/>
        <w:numPr>
          <w:ilvl w:val="0"/>
          <w:numId w:val="147"/>
        </w:numPr>
      </w:pPr>
      <w:r>
        <w:t xml:space="preserve">THIS XML FILE WILL BE THE CONTROLER </w:t>
      </w:r>
      <w:r w:rsidR="00A57ECD">
        <w:t>OF THE FRAMEWORK.</w:t>
      </w:r>
    </w:p>
    <w:p w14:paraId="0DD5276D" w14:textId="77777777" w:rsidR="00EA2A0A" w:rsidRPr="00EA2A0A" w:rsidRDefault="00EA2A0A" w:rsidP="00EA2A0A">
      <w:pPr>
        <w:pStyle w:val="NormalWeb"/>
        <w:shd w:val="clear" w:color="auto" w:fill="1E1F22"/>
        <w:spacing w:before="30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CC6C1D"/>
          <w:sz w:val="16"/>
          <w:szCs w:val="16"/>
        </w:rPr>
        <w:t>public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CC6C1D"/>
          <w:sz w:val="16"/>
          <w:szCs w:val="16"/>
        </w:rPr>
        <w:t>class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1290C3"/>
          <w:sz w:val="16"/>
          <w:szCs w:val="16"/>
        </w:rPr>
        <w:t>addSingleProjectWithCreatedwithRSB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CC6C1D"/>
          <w:sz w:val="16"/>
          <w:szCs w:val="16"/>
        </w:rPr>
        <w:t>extends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1290C3"/>
          <w:sz w:val="16"/>
          <w:szCs w:val="16"/>
        </w:rPr>
        <w:t>BaseApiClassWithRSB</w:t>
      </w:r>
      <w:r w:rsidRPr="00EA2A0A">
        <w:rPr>
          <w:rFonts w:ascii="Consolas" w:hAnsi="Consolas"/>
          <w:color w:val="F9FAF4"/>
          <w:sz w:val="16"/>
          <w:szCs w:val="16"/>
        </w:rPr>
        <w:t>{</w:t>
      </w:r>
    </w:p>
    <w:p w14:paraId="45563FC3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</w:p>
    <w:p w14:paraId="18D8FA67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1290C3"/>
          <w:sz w:val="16"/>
          <w:szCs w:val="16"/>
        </w:rPr>
        <w:t>String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66E1F8"/>
          <w:sz w:val="16"/>
          <w:szCs w:val="16"/>
        </w:rPr>
        <w:t>projectName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570AFDBC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1290C3"/>
          <w:sz w:val="16"/>
          <w:szCs w:val="16"/>
        </w:rPr>
        <w:t>ProjectPojo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66E1F8"/>
          <w:sz w:val="16"/>
          <w:szCs w:val="16"/>
        </w:rPr>
        <w:t>pojo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03E9ABF5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i/>
          <w:iCs/>
          <w:color w:val="A0A0A0"/>
          <w:sz w:val="16"/>
          <w:szCs w:val="16"/>
        </w:rPr>
        <w:t>@Test</w:t>
      </w:r>
    </w:p>
    <w:p w14:paraId="7621AFF7" w14:textId="096BB41F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  <w:sz w:val="16"/>
          <w:szCs w:val="16"/>
        </w:rPr>
      </w:pPr>
      <w:r w:rsidRPr="00EA2A0A">
        <w:rPr>
          <w:rFonts w:ascii="Consolas" w:hAnsi="Consolas"/>
          <w:color w:val="CC6C1D"/>
          <w:sz w:val="16"/>
          <w:szCs w:val="16"/>
        </w:rPr>
        <w:t>public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CC6C1D"/>
          <w:sz w:val="16"/>
          <w:szCs w:val="16"/>
        </w:rPr>
        <w:t>void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1EB540"/>
          <w:sz w:val="16"/>
          <w:szCs w:val="16"/>
        </w:rPr>
        <w:t>createProject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CC6C1D"/>
          <w:sz w:val="16"/>
          <w:szCs w:val="16"/>
        </w:rPr>
        <w:t>throws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1290C3"/>
          <w:sz w:val="16"/>
          <w:szCs w:val="16"/>
        </w:rPr>
        <w:t>Throwable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F9FAF4"/>
          <w:sz w:val="16"/>
          <w:szCs w:val="16"/>
        </w:rPr>
        <w:t>{</w:t>
      </w:r>
    </w:p>
    <w:p w14:paraId="7D179EC2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056894D7" w14:textId="0E3265E0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1290C3"/>
          <w:sz w:val="16"/>
          <w:szCs w:val="16"/>
        </w:rPr>
        <w:t>String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F2F200"/>
          <w:sz w:val="16"/>
          <w:szCs w:val="16"/>
        </w:rPr>
        <w:t>expectedMsg</w:t>
      </w:r>
      <w:r w:rsidRPr="00EA2A0A">
        <w:rPr>
          <w:rFonts w:ascii="Consolas" w:hAnsi="Consolas"/>
          <w:color w:val="E6E6FA"/>
          <w:sz w:val="16"/>
          <w:szCs w:val="16"/>
        </w:rPr>
        <w:t>=</w:t>
      </w:r>
      <w:r w:rsidRPr="00EA2A0A">
        <w:rPr>
          <w:rFonts w:ascii="Consolas" w:hAnsi="Consolas"/>
          <w:color w:val="17C6A3"/>
          <w:sz w:val="16"/>
          <w:szCs w:val="16"/>
        </w:rPr>
        <w:t>"Successfully Added"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1822A432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EA2A0A">
        <w:rPr>
          <w:rFonts w:ascii="Consolas" w:hAnsi="Consolas"/>
          <w:color w:val="66E1F8"/>
          <w:sz w:val="16"/>
          <w:szCs w:val="16"/>
        </w:rPr>
        <w:t>projectName</w:t>
      </w:r>
      <w:r w:rsidRPr="00EA2A0A">
        <w:rPr>
          <w:rFonts w:ascii="Consolas" w:hAnsi="Consolas"/>
          <w:color w:val="E6E6FA"/>
          <w:sz w:val="16"/>
          <w:szCs w:val="16"/>
        </w:rPr>
        <w:t>=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17C6A3"/>
          <w:sz w:val="16"/>
          <w:szCs w:val="16"/>
        </w:rPr>
        <w:t>"efghijk"</w:t>
      </w:r>
      <w:r w:rsidRPr="00EA2A0A">
        <w:rPr>
          <w:rFonts w:ascii="Consolas" w:hAnsi="Consolas"/>
          <w:color w:val="E6E6FA"/>
          <w:sz w:val="16"/>
          <w:szCs w:val="16"/>
        </w:rPr>
        <w:t>+</w:t>
      </w:r>
      <w:r w:rsidRPr="00EA2A0A">
        <w:rPr>
          <w:rFonts w:ascii="Consolas" w:hAnsi="Consolas"/>
          <w:color w:val="66E1F8"/>
          <w:sz w:val="16"/>
          <w:szCs w:val="16"/>
        </w:rPr>
        <w:t>jLib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A7EC21"/>
          <w:sz w:val="16"/>
          <w:szCs w:val="16"/>
        </w:rPr>
        <w:t>getRandomNumber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0401CC76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</w:p>
    <w:p w14:paraId="540D8A7B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EA2A0A">
        <w:rPr>
          <w:rFonts w:ascii="Consolas" w:hAnsi="Consolas"/>
          <w:color w:val="66E1F8"/>
          <w:sz w:val="16"/>
          <w:szCs w:val="16"/>
        </w:rPr>
        <w:t>pojo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E6E6FA"/>
          <w:sz w:val="16"/>
          <w:szCs w:val="16"/>
        </w:rPr>
        <w:t>=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CC6C1D"/>
          <w:sz w:val="16"/>
          <w:szCs w:val="16"/>
        </w:rPr>
        <w:t>new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A7EC21"/>
          <w:sz w:val="16"/>
          <w:szCs w:val="16"/>
        </w:rPr>
        <w:t>ProjectPojo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66E1F8"/>
          <w:sz w:val="16"/>
          <w:szCs w:val="16"/>
        </w:rPr>
        <w:t>projectName</w:t>
      </w:r>
      <w:r w:rsidRPr="00EA2A0A">
        <w:rPr>
          <w:rFonts w:ascii="Consolas" w:hAnsi="Consolas"/>
          <w:color w:val="E6E6FA"/>
          <w:sz w:val="16"/>
          <w:szCs w:val="16"/>
        </w:rPr>
        <w:t>,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17C6A3"/>
          <w:sz w:val="16"/>
          <w:szCs w:val="16"/>
        </w:rPr>
        <w:t>"Created"</w:t>
      </w:r>
      <w:r w:rsidRPr="00EA2A0A">
        <w:rPr>
          <w:rFonts w:ascii="Consolas" w:hAnsi="Consolas"/>
          <w:color w:val="E6E6FA"/>
          <w:sz w:val="16"/>
          <w:szCs w:val="16"/>
        </w:rPr>
        <w:t>,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17C6A3"/>
          <w:sz w:val="16"/>
          <w:szCs w:val="16"/>
        </w:rPr>
        <w:t>"lipak"</w:t>
      </w:r>
      <w:r w:rsidRPr="00EA2A0A">
        <w:rPr>
          <w:rFonts w:ascii="Consolas" w:hAnsi="Consolas"/>
          <w:color w:val="E6E6FA"/>
          <w:sz w:val="16"/>
          <w:szCs w:val="16"/>
        </w:rPr>
        <w:t>,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6897BB"/>
          <w:sz w:val="16"/>
          <w:szCs w:val="16"/>
        </w:rPr>
        <w:t>0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268672B1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0EEABA42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808080"/>
          <w:sz w:val="16"/>
          <w:szCs w:val="16"/>
        </w:rPr>
        <w:t>/* verify the project in API layer */</w:t>
      </w:r>
    </w:p>
    <w:p w14:paraId="5DF8342A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80F2F6"/>
          <w:sz w:val="16"/>
          <w:szCs w:val="16"/>
        </w:rPr>
        <w:t>Response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F2F200"/>
          <w:sz w:val="16"/>
          <w:szCs w:val="16"/>
        </w:rPr>
        <w:t>res</w:t>
      </w:r>
      <w:r w:rsidRPr="00EA2A0A">
        <w:rPr>
          <w:rFonts w:ascii="Consolas" w:hAnsi="Consolas"/>
          <w:color w:val="E6E6FA"/>
          <w:sz w:val="16"/>
          <w:szCs w:val="16"/>
        </w:rPr>
        <w:t>=</w:t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</w:p>
    <w:p w14:paraId="15F62652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spec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i/>
          <w:iCs/>
          <w:color w:val="8DDAF8"/>
          <w:sz w:val="16"/>
          <w:szCs w:val="16"/>
        </w:rPr>
        <w:t>specreqObj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</w:p>
    <w:p w14:paraId="1F28E352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  <w:t xml:space="preserve">   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body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66E1F8"/>
          <w:sz w:val="16"/>
          <w:szCs w:val="16"/>
        </w:rPr>
        <w:t>pojo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</w:p>
    <w:p w14:paraId="7EA577DC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when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</w:p>
    <w:p w14:paraId="2CF4202B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  <w:t xml:space="preserve">   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post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80F2F6"/>
          <w:sz w:val="16"/>
          <w:szCs w:val="16"/>
        </w:rPr>
        <w:t>IEndPoint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b/>
          <w:bCs/>
          <w:i/>
          <w:iCs/>
          <w:color w:val="8DDAF8"/>
          <w:sz w:val="16"/>
          <w:szCs w:val="16"/>
        </w:rPr>
        <w:t>AddProj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2C82E52B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F3EC79"/>
          <w:sz w:val="16"/>
          <w:szCs w:val="16"/>
        </w:rPr>
        <w:t>res</w:t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then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</w:p>
    <w:p w14:paraId="349E6A67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assertThat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statusCode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6897BB"/>
          <w:sz w:val="16"/>
          <w:szCs w:val="16"/>
        </w:rPr>
        <w:t>201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</w:p>
    <w:p w14:paraId="3C64CBB5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time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1290C3"/>
          <w:sz w:val="16"/>
          <w:szCs w:val="16"/>
        </w:rPr>
        <w:t>Matchers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i/>
          <w:iCs/>
          <w:color w:val="96EC3F"/>
          <w:sz w:val="16"/>
          <w:szCs w:val="16"/>
        </w:rPr>
        <w:t>lessThan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6897BB"/>
          <w:sz w:val="16"/>
          <w:szCs w:val="16"/>
        </w:rPr>
        <w:t>3000l</w:t>
      </w:r>
      <w:r w:rsidRPr="00EA2A0A">
        <w:rPr>
          <w:rFonts w:ascii="Consolas" w:hAnsi="Consolas"/>
          <w:color w:val="F9FAF4"/>
          <w:sz w:val="16"/>
          <w:szCs w:val="16"/>
        </w:rPr>
        <w:t>))</w:t>
      </w:r>
    </w:p>
    <w:p w14:paraId="01E7B3E0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spec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i/>
          <w:iCs/>
          <w:color w:val="8DDAF8"/>
          <w:sz w:val="16"/>
          <w:szCs w:val="16"/>
        </w:rPr>
        <w:t>specresObj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</w:p>
    <w:p w14:paraId="30EC590A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log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all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7620A51B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</w:p>
    <w:p w14:paraId="5D6AF0CC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1290C3"/>
          <w:sz w:val="16"/>
          <w:szCs w:val="16"/>
        </w:rPr>
        <w:t>String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F2F200"/>
          <w:sz w:val="16"/>
          <w:szCs w:val="16"/>
        </w:rPr>
        <w:t>actmsg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E6E6FA"/>
          <w:sz w:val="16"/>
          <w:szCs w:val="16"/>
        </w:rPr>
        <w:t>=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F3EC79"/>
          <w:sz w:val="16"/>
          <w:szCs w:val="16"/>
        </w:rPr>
        <w:t>res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jsonPath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A7EC21"/>
          <w:sz w:val="16"/>
          <w:szCs w:val="16"/>
        </w:rPr>
        <w:t>get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17C6A3"/>
          <w:sz w:val="16"/>
          <w:szCs w:val="16"/>
        </w:rPr>
        <w:t>"msg"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6AA4A2D7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1290C3"/>
          <w:sz w:val="16"/>
          <w:szCs w:val="16"/>
        </w:rPr>
        <w:t>Assert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i/>
          <w:iCs/>
          <w:color w:val="96EC3F"/>
          <w:sz w:val="16"/>
          <w:szCs w:val="16"/>
        </w:rPr>
        <w:t>assertEquals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F3EC79"/>
          <w:sz w:val="16"/>
          <w:szCs w:val="16"/>
        </w:rPr>
        <w:t>actmsg</w:t>
      </w:r>
      <w:r w:rsidRPr="00EA2A0A">
        <w:rPr>
          <w:rFonts w:ascii="Consolas" w:hAnsi="Consolas"/>
          <w:color w:val="E6E6FA"/>
          <w:sz w:val="16"/>
          <w:szCs w:val="16"/>
        </w:rPr>
        <w:t>,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F3EC79"/>
          <w:sz w:val="16"/>
          <w:szCs w:val="16"/>
        </w:rPr>
        <w:t>expectedMsg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4907FF0D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</w:p>
    <w:p w14:paraId="52D0739B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808080"/>
          <w:sz w:val="16"/>
          <w:szCs w:val="16"/>
        </w:rPr>
        <w:t>/* verify the project in dataBase layer */</w:t>
      </w:r>
    </w:p>
    <w:p w14:paraId="21EFF201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 xml:space="preserve">    </w:t>
      </w:r>
      <w:r w:rsidRPr="00EA2A0A">
        <w:rPr>
          <w:rFonts w:ascii="Consolas" w:hAnsi="Consolas"/>
          <w:color w:val="66E1F8"/>
          <w:sz w:val="16"/>
          <w:szCs w:val="16"/>
        </w:rPr>
        <w:t>dLib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A7EC21"/>
          <w:sz w:val="16"/>
          <w:szCs w:val="16"/>
        </w:rPr>
        <w:t>getDbConnection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0D23CB09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CC6C1D"/>
          <w:sz w:val="16"/>
          <w:szCs w:val="16"/>
        </w:rPr>
        <w:t>boolean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F2F200"/>
          <w:sz w:val="16"/>
          <w:szCs w:val="16"/>
        </w:rPr>
        <w:t>flag</w:t>
      </w:r>
      <w:r w:rsidRPr="00EA2A0A">
        <w:rPr>
          <w:rFonts w:ascii="Consolas" w:hAnsi="Consolas"/>
          <w:color w:val="E6E6FA"/>
          <w:sz w:val="16"/>
          <w:szCs w:val="16"/>
        </w:rPr>
        <w:t>=</w:t>
      </w:r>
      <w:r w:rsidRPr="00EA2A0A">
        <w:rPr>
          <w:rFonts w:ascii="Consolas" w:hAnsi="Consolas"/>
          <w:color w:val="66E1F8"/>
          <w:sz w:val="16"/>
          <w:szCs w:val="16"/>
        </w:rPr>
        <w:t>dLib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A7EC21"/>
          <w:sz w:val="16"/>
          <w:szCs w:val="16"/>
        </w:rPr>
        <w:t>executeSelectQuery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17C6A3"/>
          <w:sz w:val="16"/>
          <w:szCs w:val="16"/>
        </w:rPr>
        <w:t>"select * from project"</w:t>
      </w:r>
      <w:r w:rsidRPr="00EA2A0A">
        <w:rPr>
          <w:rFonts w:ascii="Consolas" w:hAnsi="Consolas"/>
          <w:color w:val="E6E6FA"/>
          <w:sz w:val="16"/>
          <w:szCs w:val="16"/>
        </w:rPr>
        <w:t>,</w:t>
      </w:r>
      <w:r w:rsidRPr="00EA2A0A">
        <w:rPr>
          <w:rFonts w:ascii="Consolas" w:hAnsi="Consolas"/>
          <w:color w:val="6897BB"/>
          <w:sz w:val="16"/>
          <w:szCs w:val="16"/>
        </w:rPr>
        <w:t>4</w:t>
      </w:r>
      <w:r w:rsidRPr="00EA2A0A">
        <w:rPr>
          <w:rFonts w:ascii="Consolas" w:hAnsi="Consolas"/>
          <w:color w:val="E6E6FA"/>
          <w:sz w:val="16"/>
          <w:szCs w:val="16"/>
        </w:rPr>
        <w:t>,</w:t>
      </w:r>
      <w:r w:rsidRPr="00EA2A0A">
        <w:rPr>
          <w:rFonts w:ascii="Consolas" w:hAnsi="Consolas"/>
          <w:color w:val="66E1F8"/>
          <w:sz w:val="16"/>
          <w:szCs w:val="16"/>
        </w:rPr>
        <w:t>projectName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3130D45D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1290C3"/>
          <w:sz w:val="16"/>
          <w:szCs w:val="16"/>
        </w:rPr>
        <w:t>Assert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i/>
          <w:iCs/>
          <w:color w:val="96EC3F"/>
          <w:sz w:val="16"/>
          <w:szCs w:val="16"/>
        </w:rPr>
        <w:t>assertTrue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F3EC79"/>
          <w:sz w:val="16"/>
          <w:szCs w:val="16"/>
        </w:rPr>
        <w:t>flag</w:t>
      </w:r>
      <w:r w:rsidRPr="00EA2A0A">
        <w:rPr>
          <w:rFonts w:ascii="Consolas" w:hAnsi="Consolas"/>
          <w:color w:val="E6E6FA"/>
          <w:sz w:val="16"/>
          <w:szCs w:val="16"/>
        </w:rPr>
        <w:t>,</w:t>
      </w:r>
      <w:r w:rsidRPr="00EA2A0A">
        <w:rPr>
          <w:rFonts w:ascii="Consolas" w:hAnsi="Consolas"/>
          <w:color w:val="17C6A3"/>
          <w:sz w:val="16"/>
          <w:szCs w:val="16"/>
        </w:rPr>
        <w:t>"project in DB is not verified"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394FC130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66E1F8"/>
          <w:sz w:val="16"/>
          <w:szCs w:val="16"/>
        </w:rPr>
        <w:t>dLib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A7EC21"/>
          <w:sz w:val="16"/>
          <w:szCs w:val="16"/>
        </w:rPr>
        <w:t>closeDbconnection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43B31A44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F9FAF4"/>
          <w:sz w:val="16"/>
          <w:szCs w:val="16"/>
        </w:rPr>
        <w:t>}</w:t>
      </w:r>
    </w:p>
    <w:p w14:paraId="490375A6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lastRenderedPageBreak/>
        <w:t xml:space="preserve">    </w:t>
      </w:r>
    </w:p>
    <w:p w14:paraId="24C53E11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</w:p>
    <w:p w14:paraId="3DDBCA78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i/>
          <w:iCs/>
          <w:color w:val="A0A0A0"/>
          <w:sz w:val="16"/>
          <w:szCs w:val="16"/>
        </w:rPr>
        <w:t>@Test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EB4B64"/>
          <w:sz w:val="16"/>
          <w:szCs w:val="16"/>
        </w:rPr>
        <w:t>dependsOnMethods</w:t>
      </w:r>
      <w:r w:rsidRPr="00EA2A0A">
        <w:rPr>
          <w:rFonts w:ascii="Consolas" w:hAnsi="Consolas"/>
          <w:color w:val="E6E6FA"/>
          <w:sz w:val="16"/>
          <w:szCs w:val="16"/>
        </w:rPr>
        <w:t>=</w:t>
      </w:r>
      <w:r w:rsidRPr="00EA2A0A">
        <w:rPr>
          <w:rFonts w:ascii="Consolas" w:hAnsi="Consolas"/>
          <w:color w:val="17C6A3"/>
          <w:sz w:val="16"/>
          <w:szCs w:val="16"/>
        </w:rPr>
        <w:t>"createProject"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</w:p>
    <w:p w14:paraId="77AF6FA8" w14:textId="2193F1E6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CCCCCC"/>
          <w:sz w:val="16"/>
          <w:szCs w:val="16"/>
        </w:rPr>
        <w:t xml:space="preserve">        </w:t>
      </w:r>
      <w:r w:rsidRPr="00EA2A0A">
        <w:rPr>
          <w:rFonts w:ascii="Consolas" w:hAnsi="Consolas"/>
          <w:color w:val="CC6C1D"/>
          <w:sz w:val="16"/>
          <w:szCs w:val="16"/>
        </w:rPr>
        <w:t>public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CC6C1D"/>
          <w:sz w:val="16"/>
          <w:szCs w:val="16"/>
        </w:rPr>
        <w:t>void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1EB540"/>
          <w:sz w:val="16"/>
          <w:szCs w:val="16"/>
        </w:rPr>
        <w:t>creatDuplicateTest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CC6C1D"/>
          <w:sz w:val="16"/>
          <w:szCs w:val="16"/>
        </w:rPr>
        <w:t>throws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1290C3"/>
          <w:sz w:val="16"/>
          <w:szCs w:val="16"/>
        </w:rPr>
        <w:t>Exception</w:t>
      </w:r>
      <w:r w:rsidRPr="00EA2A0A">
        <w:rPr>
          <w:rFonts w:ascii="Consolas" w:hAnsi="Consolas"/>
          <w:color w:val="D9E8F7"/>
          <w:sz w:val="16"/>
          <w:szCs w:val="16"/>
        </w:rPr>
        <w:t xml:space="preserve"> </w:t>
      </w:r>
      <w:r w:rsidRPr="00EA2A0A">
        <w:rPr>
          <w:rFonts w:ascii="Consolas" w:hAnsi="Consolas"/>
          <w:color w:val="F9FAF4"/>
          <w:sz w:val="16"/>
          <w:szCs w:val="16"/>
        </w:rPr>
        <w:t>{</w:t>
      </w:r>
    </w:p>
    <w:p w14:paraId="205B833C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</w:p>
    <w:p w14:paraId="71C64A5E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  <w:t xml:space="preserve">  </w:t>
      </w:r>
      <w:r w:rsidRPr="00EA2A0A">
        <w:rPr>
          <w:rFonts w:ascii="Consolas" w:hAnsi="Consolas"/>
          <w:i/>
          <w:iCs/>
          <w:color w:val="96EC3F"/>
          <w:sz w:val="16"/>
          <w:szCs w:val="16"/>
        </w:rPr>
        <w:t>given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</w:p>
    <w:p w14:paraId="5F1FF37B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spec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i/>
          <w:iCs/>
          <w:color w:val="8DDAF8"/>
          <w:sz w:val="16"/>
          <w:szCs w:val="16"/>
        </w:rPr>
        <w:t>specreqObj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</w:p>
    <w:p w14:paraId="67CC8EEC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  <w:t xml:space="preserve">    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body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66E1F8"/>
          <w:sz w:val="16"/>
          <w:szCs w:val="16"/>
        </w:rPr>
        <w:t>pojo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</w:p>
    <w:p w14:paraId="2D93DA63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  <w:t xml:space="preserve">  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when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</w:p>
    <w:p w14:paraId="1C2DDBF6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  <w:t xml:space="preserve">    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post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80F2F6"/>
          <w:sz w:val="16"/>
          <w:szCs w:val="16"/>
        </w:rPr>
        <w:t>IEndPoint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b/>
          <w:bCs/>
          <w:i/>
          <w:iCs/>
          <w:color w:val="8DDAF8"/>
          <w:sz w:val="16"/>
          <w:szCs w:val="16"/>
        </w:rPr>
        <w:t>AddProj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</w:p>
    <w:p w14:paraId="265C3799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then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</w:p>
    <w:p w14:paraId="3ACDAA25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  <w:t xml:space="preserve">   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statusCode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6897BB"/>
          <w:sz w:val="16"/>
          <w:szCs w:val="16"/>
        </w:rPr>
        <w:t>409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</w:p>
    <w:p w14:paraId="7F0524CE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  <w:t xml:space="preserve"> 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time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1290C3"/>
          <w:sz w:val="16"/>
          <w:szCs w:val="16"/>
        </w:rPr>
        <w:t>Matchers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i/>
          <w:iCs/>
          <w:color w:val="96EC3F"/>
          <w:sz w:val="16"/>
          <w:szCs w:val="16"/>
        </w:rPr>
        <w:t>lessThan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color w:val="6897BB"/>
          <w:sz w:val="16"/>
          <w:szCs w:val="16"/>
        </w:rPr>
        <w:t>300l</w:t>
      </w:r>
      <w:r w:rsidRPr="00EA2A0A">
        <w:rPr>
          <w:rFonts w:ascii="Consolas" w:hAnsi="Consolas"/>
          <w:color w:val="F9FAF4"/>
          <w:sz w:val="16"/>
          <w:szCs w:val="16"/>
        </w:rPr>
        <w:t>))</w:t>
      </w:r>
    </w:p>
    <w:p w14:paraId="0361EB1A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spec</w:t>
      </w:r>
      <w:r w:rsidRPr="00EA2A0A">
        <w:rPr>
          <w:rFonts w:ascii="Consolas" w:hAnsi="Consolas"/>
          <w:color w:val="F9FAF4"/>
          <w:sz w:val="16"/>
          <w:szCs w:val="16"/>
        </w:rPr>
        <w:t>(</w:t>
      </w:r>
      <w:r w:rsidRPr="00EA2A0A">
        <w:rPr>
          <w:rFonts w:ascii="Consolas" w:hAnsi="Consolas"/>
          <w:i/>
          <w:iCs/>
          <w:color w:val="8DDAF8"/>
          <w:sz w:val="16"/>
          <w:szCs w:val="16"/>
        </w:rPr>
        <w:t>specresObj</w:t>
      </w:r>
      <w:r w:rsidRPr="00EA2A0A">
        <w:rPr>
          <w:rFonts w:ascii="Consolas" w:hAnsi="Consolas"/>
          <w:color w:val="F9FAF4"/>
          <w:sz w:val="16"/>
          <w:szCs w:val="16"/>
        </w:rPr>
        <w:t>)</w:t>
      </w:r>
    </w:p>
    <w:p w14:paraId="5E84E616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  <w:t xml:space="preserve">    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log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  <w:r w:rsidRPr="00EA2A0A">
        <w:rPr>
          <w:rFonts w:ascii="Consolas" w:hAnsi="Consolas"/>
          <w:color w:val="E6E6FA"/>
          <w:sz w:val="16"/>
          <w:szCs w:val="16"/>
        </w:rPr>
        <w:t>.</w:t>
      </w:r>
      <w:r w:rsidRPr="00EA2A0A">
        <w:rPr>
          <w:rFonts w:ascii="Consolas" w:hAnsi="Consolas"/>
          <w:color w:val="80F6A7"/>
          <w:sz w:val="16"/>
          <w:szCs w:val="16"/>
        </w:rPr>
        <w:t>all</w:t>
      </w:r>
      <w:r w:rsidRPr="00EA2A0A">
        <w:rPr>
          <w:rFonts w:ascii="Consolas" w:hAnsi="Consolas"/>
          <w:color w:val="F9FAF4"/>
          <w:sz w:val="16"/>
          <w:szCs w:val="16"/>
        </w:rPr>
        <w:t>()</w:t>
      </w:r>
      <w:r w:rsidRPr="00EA2A0A">
        <w:rPr>
          <w:rFonts w:ascii="Consolas" w:hAnsi="Consolas"/>
          <w:color w:val="E6E6FA"/>
          <w:sz w:val="16"/>
          <w:szCs w:val="16"/>
        </w:rPr>
        <w:t>;</w:t>
      </w:r>
    </w:p>
    <w:p w14:paraId="6707E2F3" w14:textId="3E9527EE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EA2A0A">
        <w:rPr>
          <w:rFonts w:ascii="Consolas" w:hAnsi="Consolas"/>
          <w:color w:val="D9E8F7"/>
          <w:sz w:val="16"/>
          <w:szCs w:val="16"/>
        </w:rPr>
        <w:tab/>
      </w:r>
      <w:r w:rsidRPr="00EA2A0A">
        <w:rPr>
          <w:rFonts w:ascii="Consolas" w:hAnsi="Consolas"/>
          <w:color w:val="F9FAF4"/>
          <w:sz w:val="16"/>
          <w:szCs w:val="16"/>
        </w:rPr>
        <w:t>}</w:t>
      </w:r>
    </w:p>
    <w:p w14:paraId="349A708D" w14:textId="77777777" w:rsidR="00EA2A0A" w:rsidRPr="00EA2A0A" w:rsidRDefault="00EA2A0A" w:rsidP="00EA2A0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0"/>
          <w:szCs w:val="10"/>
        </w:rPr>
      </w:pPr>
      <w:r w:rsidRPr="00EA2A0A">
        <w:rPr>
          <w:rFonts w:ascii="Consolas" w:hAnsi="Consolas"/>
          <w:color w:val="F9FAF4"/>
          <w:sz w:val="10"/>
          <w:szCs w:val="10"/>
        </w:rPr>
        <w:t>}</w:t>
      </w:r>
    </w:p>
    <w:p w14:paraId="53FAE504" w14:textId="77777777" w:rsidR="00A57ECD" w:rsidRDefault="00A57ECD" w:rsidP="00A57ECD"/>
    <w:p w14:paraId="05C2B46C" w14:textId="77777777" w:rsidR="00B8458C" w:rsidRPr="00B8458C" w:rsidRDefault="00B8458C" w:rsidP="00B8458C">
      <w:pPr>
        <w:pStyle w:val="NormalWeb"/>
        <w:shd w:val="clear" w:color="auto" w:fill="1E1F22"/>
        <w:spacing w:before="30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CC6C1D"/>
          <w:sz w:val="12"/>
          <w:szCs w:val="12"/>
        </w:rPr>
        <w:t>public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CC6C1D"/>
          <w:sz w:val="12"/>
          <w:szCs w:val="12"/>
        </w:rPr>
        <w:t>class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290C3"/>
          <w:sz w:val="12"/>
          <w:szCs w:val="12"/>
        </w:rPr>
        <w:t>EmployeeTestwithRSB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CC6C1D"/>
          <w:sz w:val="12"/>
          <w:szCs w:val="12"/>
        </w:rPr>
        <w:t>extends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290C3"/>
          <w:sz w:val="12"/>
          <w:szCs w:val="12"/>
        </w:rPr>
        <w:t>BaseApiClassWithRSB</w:t>
      </w:r>
      <w:r w:rsidRPr="00B8458C">
        <w:rPr>
          <w:rFonts w:ascii="Consolas" w:hAnsi="Consolas"/>
          <w:color w:val="F9FAF4"/>
          <w:sz w:val="12"/>
          <w:szCs w:val="12"/>
        </w:rPr>
        <w:t>{</w:t>
      </w:r>
    </w:p>
    <w:p w14:paraId="5023F720" w14:textId="77777777" w:rsid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i/>
          <w:iCs/>
          <w:color w:val="A0A0A0"/>
          <w:sz w:val="12"/>
          <w:szCs w:val="12"/>
        </w:rPr>
        <w:t>@Test</w:t>
      </w:r>
    </w:p>
    <w:p w14:paraId="4F853F52" w14:textId="4D5EFD30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CC6C1D"/>
          <w:sz w:val="12"/>
          <w:szCs w:val="12"/>
        </w:rPr>
        <w:t>public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CC6C1D"/>
          <w:sz w:val="12"/>
          <w:szCs w:val="12"/>
        </w:rPr>
        <w:t>void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EB540"/>
          <w:sz w:val="12"/>
          <w:szCs w:val="12"/>
        </w:rPr>
        <w:t>addEmployeTest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CC6C1D"/>
          <w:sz w:val="12"/>
          <w:szCs w:val="12"/>
        </w:rPr>
        <w:t>throws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290C3"/>
          <w:sz w:val="12"/>
          <w:szCs w:val="12"/>
        </w:rPr>
        <w:t>Throwable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9FAF4"/>
          <w:sz w:val="12"/>
          <w:szCs w:val="12"/>
        </w:rPr>
        <w:t>{</w:t>
      </w:r>
    </w:p>
    <w:p w14:paraId="45DB1E4E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B8458C">
        <w:rPr>
          <w:rFonts w:ascii="Consolas" w:hAnsi="Consolas"/>
          <w:color w:val="D9E8F7"/>
          <w:sz w:val="12"/>
          <w:szCs w:val="12"/>
        </w:rPr>
        <w:tab/>
        <w:t xml:space="preserve"> </w:t>
      </w:r>
    </w:p>
    <w:p w14:paraId="0226774C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B8458C">
        <w:rPr>
          <w:rFonts w:ascii="Consolas" w:hAnsi="Consolas"/>
          <w:color w:val="1290C3"/>
          <w:sz w:val="12"/>
          <w:szCs w:val="12"/>
        </w:rPr>
        <w:t>String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project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17C6A3"/>
          <w:sz w:val="12"/>
          <w:szCs w:val="12"/>
        </w:rPr>
        <w:t>"docomo"</w:t>
      </w:r>
      <w:r w:rsidRPr="00B8458C">
        <w:rPr>
          <w:rFonts w:ascii="Consolas" w:hAnsi="Consolas"/>
          <w:color w:val="E6E6FA"/>
          <w:sz w:val="12"/>
          <w:szCs w:val="12"/>
        </w:rPr>
        <w:t>+</w:t>
      </w:r>
      <w:r w:rsidRPr="00B8458C">
        <w:rPr>
          <w:rFonts w:ascii="Consolas" w:hAnsi="Consolas"/>
          <w:color w:val="66E1F8"/>
          <w:sz w:val="12"/>
          <w:szCs w:val="12"/>
        </w:rPr>
        <w:t>jLib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A7EC21"/>
          <w:sz w:val="12"/>
          <w:szCs w:val="12"/>
        </w:rPr>
        <w:t>getRandomNumber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18BB53BC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B8458C">
        <w:rPr>
          <w:rFonts w:ascii="Consolas" w:hAnsi="Consolas"/>
          <w:color w:val="1290C3"/>
          <w:sz w:val="12"/>
          <w:szCs w:val="12"/>
        </w:rPr>
        <w:t>String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username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17C6A3"/>
          <w:sz w:val="12"/>
          <w:szCs w:val="12"/>
        </w:rPr>
        <w:t>"user"</w:t>
      </w:r>
      <w:r w:rsidRPr="00B8458C">
        <w:rPr>
          <w:rFonts w:ascii="Consolas" w:hAnsi="Consolas"/>
          <w:color w:val="E6E6FA"/>
          <w:sz w:val="12"/>
          <w:szCs w:val="12"/>
        </w:rPr>
        <w:t>+</w:t>
      </w:r>
      <w:r w:rsidRPr="00B8458C">
        <w:rPr>
          <w:rFonts w:ascii="Consolas" w:hAnsi="Consolas"/>
          <w:color w:val="66E1F8"/>
          <w:sz w:val="12"/>
          <w:szCs w:val="12"/>
        </w:rPr>
        <w:t>jLib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A7EC21"/>
          <w:sz w:val="12"/>
          <w:szCs w:val="12"/>
        </w:rPr>
        <w:t>getRandomNumber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658824D2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2F96EBF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261A62CA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808080"/>
          <w:sz w:val="12"/>
          <w:szCs w:val="12"/>
        </w:rPr>
        <w:t>/* API- 1(request) == add a project inside the server */</w:t>
      </w:r>
    </w:p>
    <w:p w14:paraId="5D4CAB35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B8458C">
        <w:rPr>
          <w:rFonts w:ascii="Consolas" w:hAnsi="Consolas"/>
          <w:color w:val="1290C3"/>
          <w:sz w:val="12"/>
          <w:szCs w:val="12"/>
        </w:rPr>
        <w:t>ProjectPojo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pojo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CC6C1D"/>
          <w:sz w:val="12"/>
          <w:szCs w:val="12"/>
        </w:rPr>
        <w:t>new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A7EC21"/>
          <w:sz w:val="12"/>
          <w:szCs w:val="12"/>
        </w:rPr>
        <w:t>ProjectPojo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F3EC79"/>
          <w:sz w:val="12"/>
          <w:szCs w:val="12"/>
        </w:rPr>
        <w:t>project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"created"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"ploject"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6897BB"/>
          <w:sz w:val="12"/>
          <w:szCs w:val="12"/>
        </w:rPr>
        <w:t>0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61510990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7CE8B612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80F2F6"/>
          <w:sz w:val="12"/>
          <w:szCs w:val="12"/>
        </w:rPr>
        <w:t>Response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rsp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</w:p>
    <w:p w14:paraId="069DCBCD" w14:textId="73642925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spec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i/>
          <w:iCs/>
          <w:color w:val="8DDAF8"/>
          <w:sz w:val="12"/>
          <w:szCs w:val="12"/>
        </w:rPr>
        <w:t>specreqObj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6EA0234E" w14:textId="7EA9DD26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body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F3EC79"/>
          <w:sz w:val="12"/>
          <w:szCs w:val="12"/>
        </w:rPr>
        <w:t>pojo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10774B25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when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</w:p>
    <w:p w14:paraId="4B8A7BD2" w14:textId="2C18CB4F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post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80F2F6"/>
          <w:sz w:val="12"/>
          <w:szCs w:val="12"/>
        </w:rPr>
        <w:t>IEndPoint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b/>
          <w:bCs/>
          <w:i/>
          <w:iCs/>
          <w:color w:val="8DDAF8"/>
          <w:sz w:val="12"/>
          <w:szCs w:val="12"/>
        </w:rPr>
        <w:t>AddProj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1ABCF5AB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F3EC79"/>
          <w:sz w:val="12"/>
          <w:szCs w:val="12"/>
        </w:rPr>
        <w:t>rsp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then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</w:p>
    <w:p w14:paraId="5E295472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statusCode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6897BB"/>
          <w:sz w:val="12"/>
          <w:szCs w:val="12"/>
        </w:rPr>
        <w:t>201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72998382" w14:textId="44792D2E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 xml:space="preserve">        </w:t>
      </w:r>
      <w:r>
        <w:rPr>
          <w:rFonts w:ascii="Consolas" w:hAnsi="Consolas"/>
          <w:color w:val="D9E8F7"/>
          <w:sz w:val="12"/>
          <w:szCs w:val="12"/>
        </w:rPr>
        <w:t xml:space="preserve">     </w:t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spec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i/>
          <w:iCs/>
          <w:color w:val="8DDAF8"/>
          <w:sz w:val="12"/>
          <w:szCs w:val="12"/>
        </w:rPr>
        <w:t>specresObj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06571A3A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log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all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5695CA42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4B7D1FBE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1290C3"/>
          <w:sz w:val="12"/>
          <w:szCs w:val="12"/>
        </w:rPr>
        <w:t>String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projectname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3EC79"/>
          <w:sz w:val="12"/>
          <w:szCs w:val="12"/>
        </w:rPr>
        <w:t>rsp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jsonPath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A7EC21"/>
          <w:sz w:val="12"/>
          <w:szCs w:val="12"/>
        </w:rPr>
        <w:t>get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17C6A3"/>
          <w:sz w:val="12"/>
          <w:szCs w:val="12"/>
        </w:rPr>
        <w:t>"projectname"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1A3786BB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1290C3"/>
          <w:sz w:val="12"/>
          <w:szCs w:val="12"/>
        </w:rPr>
        <w:t>System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A7EC21"/>
          <w:sz w:val="12"/>
          <w:szCs w:val="12"/>
        </w:rPr>
        <w:t>println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F3EC79"/>
          <w:sz w:val="12"/>
          <w:szCs w:val="12"/>
        </w:rPr>
        <w:t>projectname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5F386B14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1270D27C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808080"/>
          <w:sz w:val="12"/>
          <w:szCs w:val="12"/>
        </w:rPr>
        <w:t xml:space="preserve">/* </w:t>
      </w:r>
      <w:r w:rsidRPr="00B8458C">
        <w:rPr>
          <w:rFonts w:ascii="Consolas" w:hAnsi="Consolas"/>
          <w:color w:val="808080"/>
          <w:sz w:val="12"/>
          <w:szCs w:val="12"/>
          <w:u w:val="single"/>
        </w:rPr>
        <w:t>api</w:t>
      </w:r>
      <w:r w:rsidRPr="00B8458C">
        <w:rPr>
          <w:rFonts w:ascii="Consolas" w:hAnsi="Consolas"/>
          <w:color w:val="808080"/>
          <w:sz w:val="12"/>
          <w:szCs w:val="12"/>
        </w:rPr>
        <w:t xml:space="preserve">-2 add </w:t>
      </w:r>
      <w:r w:rsidRPr="00B8458C">
        <w:rPr>
          <w:rFonts w:ascii="Consolas" w:hAnsi="Consolas"/>
          <w:color w:val="808080"/>
          <w:sz w:val="12"/>
          <w:szCs w:val="12"/>
          <w:u w:val="single"/>
        </w:rPr>
        <w:t>employe</w:t>
      </w:r>
      <w:r w:rsidRPr="00B8458C">
        <w:rPr>
          <w:rFonts w:ascii="Consolas" w:hAnsi="Consolas"/>
          <w:color w:val="808080"/>
          <w:sz w:val="12"/>
          <w:szCs w:val="12"/>
        </w:rPr>
        <w:t xml:space="preserve"> to same project */</w:t>
      </w:r>
    </w:p>
    <w:p w14:paraId="0D4787F6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C37A297" w14:textId="1530F086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1290C3"/>
          <w:sz w:val="12"/>
          <w:szCs w:val="12"/>
        </w:rPr>
        <w:t>EmployeePojo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employePojo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CC6C1D"/>
          <w:sz w:val="12"/>
          <w:szCs w:val="12"/>
        </w:rPr>
        <w:t>new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A7EC21"/>
          <w:sz w:val="12"/>
          <w:szCs w:val="12"/>
        </w:rPr>
        <w:t>EmployeePojo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17C6A3"/>
          <w:sz w:val="12"/>
          <w:szCs w:val="12"/>
        </w:rPr>
        <w:t>"Architect"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"19/12/2000"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"deepak@gmail.com"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3EC79"/>
          <w:sz w:val="12"/>
          <w:szCs w:val="12"/>
        </w:rPr>
        <w:t>username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</w:p>
    <w:p w14:paraId="4D653380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6897BB"/>
          <w:sz w:val="12"/>
          <w:szCs w:val="12"/>
        </w:rPr>
        <w:t>5.5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"4563534353"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3EC79"/>
          <w:sz w:val="12"/>
          <w:szCs w:val="12"/>
        </w:rPr>
        <w:t>project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"ROLE_EMPLOYEE"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F3EC79"/>
          <w:sz w:val="12"/>
          <w:szCs w:val="12"/>
        </w:rPr>
        <w:t>username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3E759BA1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</w:p>
    <w:p w14:paraId="40E03911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</w:p>
    <w:p w14:paraId="74FA2940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spec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i/>
          <w:iCs/>
          <w:color w:val="8DDAF8"/>
          <w:sz w:val="12"/>
          <w:szCs w:val="12"/>
        </w:rPr>
        <w:t>specreqObj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3C0D618E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body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F3EC79"/>
          <w:sz w:val="12"/>
          <w:szCs w:val="12"/>
        </w:rPr>
        <w:t>employePojo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68644E3D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when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</w:p>
    <w:p w14:paraId="6B1A6934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post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80F2F6"/>
          <w:sz w:val="12"/>
          <w:szCs w:val="12"/>
        </w:rPr>
        <w:t>IEndPoint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b/>
          <w:bCs/>
          <w:i/>
          <w:iCs/>
          <w:color w:val="8DDAF8"/>
          <w:sz w:val="12"/>
          <w:szCs w:val="12"/>
        </w:rPr>
        <w:t>AddEmp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6F42D112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then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</w:p>
    <w:p w14:paraId="715B9001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statusCode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6897BB"/>
          <w:sz w:val="12"/>
          <w:szCs w:val="12"/>
        </w:rPr>
        <w:t>201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60B068ED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time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1290C3"/>
          <w:sz w:val="12"/>
          <w:szCs w:val="12"/>
        </w:rPr>
        <w:t>Matchers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i/>
          <w:iCs/>
          <w:color w:val="96EC3F"/>
          <w:sz w:val="12"/>
          <w:szCs w:val="12"/>
        </w:rPr>
        <w:t>lessThan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6897BB"/>
          <w:sz w:val="12"/>
          <w:szCs w:val="12"/>
        </w:rPr>
        <w:t>3000l</w:t>
      </w:r>
      <w:r w:rsidRPr="00B8458C">
        <w:rPr>
          <w:rFonts w:ascii="Consolas" w:hAnsi="Consolas"/>
          <w:color w:val="F9FAF4"/>
          <w:sz w:val="12"/>
          <w:szCs w:val="12"/>
        </w:rPr>
        <w:t>))</w:t>
      </w:r>
    </w:p>
    <w:p w14:paraId="6AB641F5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spec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i/>
          <w:iCs/>
          <w:color w:val="8DDAF8"/>
          <w:sz w:val="12"/>
          <w:szCs w:val="12"/>
        </w:rPr>
        <w:t>specresObj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6D0D497D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log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all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31C9396C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0FACA533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808080"/>
          <w:sz w:val="12"/>
          <w:szCs w:val="12"/>
        </w:rPr>
        <w:t xml:space="preserve">// verify </w:t>
      </w:r>
      <w:r w:rsidRPr="00B8458C">
        <w:rPr>
          <w:rFonts w:ascii="Consolas" w:hAnsi="Consolas"/>
          <w:color w:val="808080"/>
          <w:sz w:val="12"/>
          <w:szCs w:val="12"/>
          <w:u w:val="single"/>
        </w:rPr>
        <w:t>employe</w:t>
      </w:r>
      <w:r w:rsidRPr="00B8458C">
        <w:rPr>
          <w:rFonts w:ascii="Consolas" w:hAnsi="Consolas"/>
          <w:color w:val="808080"/>
          <w:sz w:val="12"/>
          <w:szCs w:val="12"/>
        </w:rPr>
        <w:t xml:space="preserve"> name in DB</w:t>
      </w:r>
    </w:p>
    <w:p w14:paraId="6D4A5B82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</w:t>
      </w:r>
      <w:r w:rsidRPr="00B8458C">
        <w:rPr>
          <w:rFonts w:ascii="Consolas" w:hAnsi="Consolas"/>
          <w:color w:val="66E1F8"/>
          <w:sz w:val="12"/>
          <w:szCs w:val="12"/>
        </w:rPr>
        <w:t>dLib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A7EC21"/>
          <w:sz w:val="12"/>
          <w:szCs w:val="12"/>
        </w:rPr>
        <w:t>getDbConnection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58A57D17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CC6C1D"/>
          <w:sz w:val="12"/>
          <w:szCs w:val="12"/>
        </w:rPr>
        <w:t>boolean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flag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66E1F8"/>
          <w:sz w:val="12"/>
          <w:szCs w:val="12"/>
        </w:rPr>
        <w:t>dLib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A7EC21"/>
          <w:sz w:val="12"/>
          <w:szCs w:val="12"/>
        </w:rPr>
        <w:t>executeSelectQuery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17C6A3"/>
          <w:sz w:val="12"/>
          <w:szCs w:val="12"/>
        </w:rPr>
        <w:t>"select * from employee"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6897BB"/>
          <w:sz w:val="12"/>
          <w:szCs w:val="12"/>
        </w:rPr>
        <w:t>11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3EC79"/>
          <w:sz w:val="12"/>
          <w:szCs w:val="12"/>
        </w:rPr>
        <w:t>username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5FBCC6BA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1290C3"/>
          <w:sz w:val="12"/>
          <w:szCs w:val="12"/>
        </w:rPr>
        <w:t>Assert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i/>
          <w:iCs/>
          <w:color w:val="96EC3F"/>
          <w:sz w:val="12"/>
          <w:szCs w:val="12"/>
        </w:rPr>
        <w:t>assertTrue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F3EC79"/>
          <w:sz w:val="12"/>
          <w:szCs w:val="12"/>
        </w:rPr>
        <w:t>flag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"employee in DB not verified"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6820B292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 xml:space="preserve">         </w:t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66E1F8"/>
          <w:sz w:val="12"/>
          <w:szCs w:val="12"/>
        </w:rPr>
        <w:t>dLib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A7EC21"/>
          <w:sz w:val="12"/>
          <w:szCs w:val="12"/>
        </w:rPr>
        <w:t>closeDbconnection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496F858C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F9FAF4"/>
          <w:sz w:val="12"/>
          <w:szCs w:val="12"/>
        </w:rPr>
        <w:t>}</w:t>
      </w:r>
    </w:p>
    <w:p w14:paraId="56632506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49036DD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i/>
          <w:iCs/>
          <w:color w:val="A0A0A0"/>
          <w:sz w:val="12"/>
          <w:szCs w:val="12"/>
        </w:rPr>
        <w:t>@Test</w:t>
      </w:r>
    </w:p>
    <w:p w14:paraId="1B959467" w14:textId="77777777" w:rsidR="00B8458C" w:rsidRPr="00B8458C" w:rsidRDefault="00B8458C" w:rsidP="00B8458C">
      <w:pPr>
        <w:pStyle w:val="NormalWeb"/>
        <w:shd w:val="clear" w:color="auto" w:fill="1E1F22"/>
        <w:spacing w:before="30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CC6C1D"/>
          <w:sz w:val="12"/>
          <w:szCs w:val="12"/>
        </w:rPr>
        <w:t>public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CC6C1D"/>
          <w:sz w:val="12"/>
          <w:szCs w:val="12"/>
        </w:rPr>
        <w:t>void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EB540"/>
          <w:sz w:val="12"/>
          <w:szCs w:val="12"/>
        </w:rPr>
        <w:t>addEmployeeWothoutEmail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CC6C1D"/>
          <w:sz w:val="12"/>
          <w:szCs w:val="12"/>
        </w:rPr>
        <w:t>throws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290C3"/>
          <w:sz w:val="12"/>
          <w:szCs w:val="12"/>
        </w:rPr>
        <w:t>Exception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9FAF4"/>
          <w:sz w:val="12"/>
          <w:szCs w:val="12"/>
        </w:rPr>
        <w:t>{</w:t>
      </w:r>
    </w:p>
    <w:p w14:paraId="546AFE45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</w:p>
    <w:p w14:paraId="27A98884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</w:t>
      </w:r>
    </w:p>
    <w:p w14:paraId="2DE6F590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1290C3"/>
          <w:sz w:val="12"/>
          <w:szCs w:val="12"/>
        </w:rPr>
        <w:t>String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baseUri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66E1F8"/>
          <w:sz w:val="12"/>
          <w:szCs w:val="12"/>
        </w:rPr>
        <w:t>fLib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A7EC21"/>
          <w:sz w:val="12"/>
          <w:szCs w:val="12"/>
        </w:rPr>
        <w:t>getDataFromPropertiesFile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17C6A3"/>
          <w:sz w:val="12"/>
          <w:szCs w:val="12"/>
        </w:rPr>
        <w:t>"BASEUri"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10676557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9A76DC7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B8458C">
        <w:rPr>
          <w:rFonts w:ascii="Consolas" w:hAnsi="Consolas"/>
          <w:color w:val="1290C3"/>
          <w:sz w:val="12"/>
          <w:szCs w:val="12"/>
        </w:rPr>
        <w:t>String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project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17C6A3"/>
          <w:sz w:val="12"/>
          <w:szCs w:val="12"/>
        </w:rPr>
        <w:t>"docomo"</w:t>
      </w:r>
      <w:r w:rsidRPr="00B8458C">
        <w:rPr>
          <w:rFonts w:ascii="Consolas" w:hAnsi="Consolas"/>
          <w:color w:val="E6E6FA"/>
          <w:sz w:val="12"/>
          <w:szCs w:val="12"/>
        </w:rPr>
        <w:t>+</w:t>
      </w:r>
      <w:r w:rsidRPr="00B8458C">
        <w:rPr>
          <w:rFonts w:ascii="Consolas" w:hAnsi="Consolas"/>
          <w:color w:val="66E1F8"/>
          <w:sz w:val="12"/>
          <w:szCs w:val="12"/>
        </w:rPr>
        <w:t>jLib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A7EC21"/>
          <w:sz w:val="12"/>
          <w:szCs w:val="12"/>
        </w:rPr>
        <w:t>getRandomNumber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572B6DD1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B8458C">
        <w:rPr>
          <w:rFonts w:ascii="Consolas" w:hAnsi="Consolas"/>
          <w:color w:val="1290C3"/>
          <w:sz w:val="12"/>
          <w:szCs w:val="12"/>
        </w:rPr>
        <w:t>String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username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17C6A3"/>
          <w:sz w:val="12"/>
          <w:szCs w:val="12"/>
        </w:rPr>
        <w:t>"usermee"</w:t>
      </w:r>
      <w:r w:rsidRPr="00B8458C">
        <w:rPr>
          <w:rFonts w:ascii="Consolas" w:hAnsi="Consolas"/>
          <w:color w:val="E6E6FA"/>
          <w:sz w:val="12"/>
          <w:szCs w:val="12"/>
        </w:rPr>
        <w:t>+</w:t>
      </w:r>
      <w:r w:rsidRPr="00B8458C">
        <w:rPr>
          <w:rFonts w:ascii="Consolas" w:hAnsi="Consolas"/>
          <w:color w:val="66E1F8"/>
          <w:sz w:val="12"/>
          <w:szCs w:val="12"/>
        </w:rPr>
        <w:t>jLib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A7EC21"/>
          <w:sz w:val="12"/>
          <w:szCs w:val="12"/>
        </w:rPr>
        <w:t>getRandomNumber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3820D4CD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E908933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9EC435D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808080"/>
          <w:sz w:val="12"/>
          <w:szCs w:val="12"/>
        </w:rPr>
        <w:t>/* API- 1(request) == add a project inside the server */</w:t>
      </w:r>
    </w:p>
    <w:p w14:paraId="27E13ED2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B8458C">
        <w:rPr>
          <w:rFonts w:ascii="Consolas" w:hAnsi="Consolas"/>
          <w:color w:val="1290C3"/>
          <w:sz w:val="12"/>
          <w:szCs w:val="12"/>
        </w:rPr>
        <w:t>ProjectPojo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pojo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CC6C1D"/>
          <w:sz w:val="12"/>
          <w:szCs w:val="12"/>
        </w:rPr>
        <w:t>new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A7EC21"/>
          <w:sz w:val="12"/>
          <w:szCs w:val="12"/>
        </w:rPr>
        <w:t>ProjectPojo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F3EC79"/>
          <w:sz w:val="12"/>
          <w:szCs w:val="12"/>
        </w:rPr>
        <w:t>project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"created"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"ploject"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6897BB"/>
          <w:sz w:val="12"/>
          <w:szCs w:val="12"/>
        </w:rPr>
        <w:t>0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0733D7AF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AE5FC6F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80F2F6"/>
          <w:sz w:val="12"/>
          <w:szCs w:val="12"/>
        </w:rPr>
        <w:t>Response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rsp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</w:p>
    <w:p w14:paraId="14122071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spec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i/>
          <w:iCs/>
          <w:color w:val="8DDAF8"/>
          <w:sz w:val="12"/>
          <w:szCs w:val="12"/>
        </w:rPr>
        <w:t>specreqObj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16735B1B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body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F3EC79"/>
          <w:sz w:val="12"/>
          <w:szCs w:val="12"/>
        </w:rPr>
        <w:t>pojo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627ADC4B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when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</w:p>
    <w:p w14:paraId="1E622003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post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F3EC79"/>
          <w:sz w:val="12"/>
          <w:szCs w:val="12"/>
        </w:rPr>
        <w:t>baseUri</w:t>
      </w:r>
      <w:r w:rsidRPr="00B8458C">
        <w:rPr>
          <w:rFonts w:ascii="Consolas" w:hAnsi="Consolas"/>
          <w:color w:val="E6E6FA"/>
          <w:sz w:val="12"/>
          <w:szCs w:val="12"/>
        </w:rPr>
        <w:t>+</w:t>
      </w:r>
      <w:r w:rsidRPr="00B8458C">
        <w:rPr>
          <w:rFonts w:ascii="Consolas" w:hAnsi="Consolas"/>
          <w:color w:val="80F2F6"/>
          <w:sz w:val="12"/>
          <w:szCs w:val="12"/>
        </w:rPr>
        <w:t>IEndPoint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b/>
          <w:bCs/>
          <w:i/>
          <w:iCs/>
          <w:color w:val="8DDAF8"/>
          <w:sz w:val="12"/>
          <w:szCs w:val="12"/>
        </w:rPr>
        <w:t>AddProj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3572C2BF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F3EC79"/>
          <w:sz w:val="12"/>
          <w:szCs w:val="12"/>
        </w:rPr>
        <w:t>rsp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then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</w:p>
    <w:p w14:paraId="0EA5E0F2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 xml:space="preserve">        </w:t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spec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i/>
          <w:iCs/>
          <w:color w:val="8DDAF8"/>
          <w:sz w:val="12"/>
          <w:szCs w:val="12"/>
        </w:rPr>
        <w:t>specresObj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0CB3694D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log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all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59DB6A17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5181DA42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1290C3"/>
          <w:sz w:val="12"/>
          <w:szCs w:val="12"/>
        </w:rPr>
        <w:t>String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projectname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3EC79"/>
          <w:sz w:val="12"/>
          <w:szCs w:val="12"/>
        </w:rPr>
        <w:t>rsp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jsonPath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A7EC21"/>
          <w:sz w:val="12"/>
          <w:szCs w:val="12"/>
        </w:rPr>
        <w:t>get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17C6A3"/>
          <w:sz w:val="12"/>
          <w:szCs w:val="12"/>
        </w:rPr>
        <w:t>"projectname"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7D9EF103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1290C3"/>
          <w:sz w:val="12"/>
          <w:szCs w:val="12"/>
        </w:rPr>
        <w:t>System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b/>
          <w:bCs/>
          <w:i/>
          <w:iCs/>
          <w:color w:val="8DDAF8"/>
          <w:sz w:val="12"/>
          <w:szCs w:val="12"/>
        </w:rPr>
        <w:t>out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A7EC21"/>
          <w:sz w:val="12"/>
          <w:szCs w:val="12"/>
        </w:rPr>
        <w:t>println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F3EC79"/>
          <w:sz w:val="12"/>
          <w:szCs w:val="12"/>
        </w:rPr>
        <w:t>projectname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5590F487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3501C35F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808080"/>
          <w:sz w:val="12"/>
          <w:szCs w:val="12"/>
        </w:rPr>
        <w:t xml:space="preserve">/* </w:t>
      </w:r>
      <w:r w:rsidRPr="00B8458C">
        <w:rPr>
          <w:rFonts w:ascii="Consolas" w:hAnsi="Consolas"/>
          <w:color w:val="808080"/>
          <w:sz w:val="12"/>
          <w:szCs w:val="12"/>
          <w:u w:val="single"/>
        </w:rPr>
        <w:t>api</w:t>
      </w:r>
      <w:r w:rsidRPr="00B8458C">
        <w:rPr>
          <w:rFonts w:ascii="Consolas" w:hAnsi="Consolas"/>
          <w:color w:val="808080"/>
          <w:sz w:val="12"/>
          <w:szCs w:val="12"/>
        </w:rPr>
        <w:t xml:space="preserve">-2 add </w:t>
      </w:r>
      <w:r w:rsidRPr="00B8458C">
        <w:rPr>
          <w:rFonts w:ascii="Consolas" w:hAnsi="Consolas"/>
          <w:color w:val="808080"/>
          <w:sz w:val="12"/>
          <w:szCs w:val="12"/>
          <w:u w:val="single"/>
        </w:rPr>
        <w:t>employe</w:t>
      </w:r>
      <w:r w:rsidRPr="00B8458C">
        <w:rPr>
          <w:rFonts w:ascii="Consolas" w:hAnsi="Consolas"/>
          <w:color w:val="808080"/>
          <w:sz w:val="12"/>
          <w:szCs w:val="12"/>
        </w:rPr>
        <w:t xml:space="preserve"> to same project */</w:t>
      </w:r>
    </w:p>
    <w:p w14:paraId="1FB0F5AC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2CD7903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1290C3"/>
          <w:sz w:val="12"/>
          <w:szCs w:val="12"/>
        </w:rPr>
        <w:t>EmployeePojo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2F200"/>
          <w:sz w:val="12"/>
          <w:szCs w:val="12"/>
        </w:rPr>
        <w:t>employePojo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E6E6FA"/>
          <w:sz w:val="12"/>
          <w:szCs w:val="12"/>
        </w:rPr>
        <w:t>=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CC6C1D"/>
          <w:sz w:val="12"/>
          <w:szCs w:val="12"/>
        </w:rPr>
        <w:t>new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A7EC21"/>
          <w:sz w:val="12"/>
          <w:szCs w:val="12"/>
        </w:rPr>
        <w:t>EmployeePojo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17C6A3"/>
          <w:sz w:val="12"/>
          <w:szCs w:val="12"/>
        </w:rPr>
        <w:t>"Architect"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"19/12/2000"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"blablu@gmail.com"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3EC79"/>
          <w:sz w:val="12"/>
          <w:szCs w:val="12"/>
        </w:rPr>
        <w:t>username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</w:p>
    <w:p w14:paraId="7FA84466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6897BB"/>
          <w:sz w:val="12"/>
          <w:szCs w:val="12"/>
        </w:rPr>
        <w:t>5.5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"4563534353"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3EC79"/>
          <w:sz w:val="12"/>
          <w:szCs w:val="12"/>
        </w:rPr>
        <w:t>project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17C6A3"/>
          <w:sz w:val="12"/>
          <w:szCs w:val="12"/>
        </w:rPr>
        <w:t>"ROLE_EMPLOYEE"</w:t>
      </w:r>
      <w:r w:rsidRPr="00B8458C">
        <w:rPr>
          <w:rFonts w:ascii="Consolas" w:hAnsi="Consolas"/>
          <w:color w:val="E6E6FA"/>
          <w:sz w:val="12"/>
          <w:szCs w:val="12"/>
        </w:rPr>
        <w:t>,</w:t>
      </w:r>
      <w:r w:rsidRPr="00B8458C">
        <w:rPr>
          <w:rFonts w:ascii="Consolas" w:hAnsi="Consolas"/>
          <w:color w:val="F3EC79"/>
          <w:sz w:val="12"/>
          <w:szCs w:val="12"/>
        </w:rPr>
        <w:t>username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</w:p>
    <w:p w14:paraId="7554F4DD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</w:p>
    <w:p w14:paraId="5742AD35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</w:p>
    <w:p w14:paraId="33FBABE3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spec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i/>
          <w:iCs/>
          <w:color w:val="8DDAF8"/>
          <w:sz w:val="12"/>
          <w:szCs w:val="12"/>
        </w:rPr>
        <w:t>specreqObj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58FDF0F1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body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F3EC79"/>
          <w:sz w:val="12"/>
          <w:szCs w:val="12"/>
        </w:rPr>
        <w:t>employePojo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21112059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when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</w:p>
    <w:p w14:paraId="2912C529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post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17C6A3"/>
          <w:sz w:val="12"/>
          <w:szCs w:val="12"/>
        </w:rPr>
        <w:t>"/employees"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50226CAB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then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</w:p>
    <w:p w14:paraId="53AFAD7E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assertThat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D9E8F7"/>
          <w:sz w:val="12"/>
          <w:szCs w:val="12"/>
        </w:rPr>
        <w:tab/>
      </w:r>
      <w:r w:rsidRPr="00B8458C">
        <w:rPr>
          <w:rFonts w:ascii="Consolas" w:hAnsi="Consolas"/>
          <w:color w:val="D9E8F7"/>
          <w:sz w:val="12"/>
          <w:szCs w:val="12"/>
        </w:rPr>
        <w:tab/>
      </w:r>
    </w:p>
    <w:p w14:paraId="159F9EA8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assertThat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time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1290C3"/>
          <w:sz w:val="12"/>
          <w:szCs w:val="12"/>
        </w:rPr>
        <w:t>Matchers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i/>
          <w:iCs/>
          <w:color w:val="96EC3F"/>
          <w:sz w:val="12"/>
          <w:szCs w:val="12"/>
        </w:rPr>
        <w:t>lessThan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color w:val="6897BB"/>
          <w:sz w:val="12"/>
          <w:szCs w:val="12"/>
        </w:rPr>
        <w:t>3000l</w:t>
      </w:r>
      <w:r w:rsidRPr="00B8458C">
        <w:rPr>
          <w:rFonts w:ascii="Consolas" w:hAnsi="Consolas"/>
          <w:color w:val="F9FAF4"/>
          <w:sz w:val="12"/>
          <w:szCs w:val="12"/>
        </w:rPr>
        <w:t>))</w:t>
      </w:r>
    </w:p>
    <w:p w14:paraId="27964B61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spec</w:t>
      </w:r>
      <w:r w:rsidRPr="00B8458C">
        <w:rPr>
          <w:rFonts w:ascii="Consolas" w:hAnsi="Consolas"/>
          <w:color w:val="F9FAF4"/>
          <w:sz w:val="12"/>
          <w:szCs w:val="12"/>
        </w:rPr>
        <w:t>(</w:t>
      </w:r>
      <w:r w:rsidRPr="00B8458C">
        <w:rPr>
          <w:rFonts w:ascii="Consolas" w:hAnsi="Consolas"/>
          <w:i/>
          <w:iCs/>
          <w:color w:val="8DDAF8"/>
          <w:sz w:val="12"/>
          <w:szCs w:val="12"/>
        </w:rPr>
        <w:t>specresObj</w:t>
      </w:r>
      <w:r w:rsidRPr="00B8458C">
        <w:rPr>
          <w:rFonts w:ascii="Consolas" w:hAnsi="Consolas"/>
          <w:color w:val="F9FAF4"/>
          <w:sz w:val="12"/>
          <w:szCs w:val="12"/>
        </w:rPr>
        <w:t>)</w:t>
      </w:r>
    </w:p>
    <w:p w14:paraId="4BD6927E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ab/>
        <w:t xml:space="preserve">             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log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.</w:t>
      </w:r>
      <w:r w:rsidRPr="00B8458C">
        <w:rPr>
          <w:rFonts w:ascii="Consolas" w:hAnsi="Consolas"/>
          <w:color w:val="80F6A7"/>
          <w:sz w:val="12"/>
          <w:szCs w:val="12"/>
        </w:rPr>
        <w:t>all</w:t>
      </w:r>
      <w:r w:rsidRPr="00B8458C">
        <w:rPr>
          <w:rFonts w:ascii="Consolas" w:hAnsi="Consolas"/>
          <w:color w:val="F9FAF4"/>
          <w:sz w:val="12"/>
          <w:szCs w:val="12"/>
        </w:rPr>
        <w:t>()</w:t>
      </w:r>
      <w:r w:rsidRPr="00B8458C">
        <w:rPr>
          <w:rFonts w:ascii="Consolas" w:hAnsi="Consolas"/>
          <w:color w:val="E6E6FA"/>
          <w:sz w:val="12"/>
          <w:szCs w:val="12"/>
        </w:rPr>
        <w:t>;</w:t>
      </w: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D9E8F7"/>
          <w:sz w:val="12"/>
          <w:szCs w:val="12"/>
        </w:rPr>
        <w:tab/>
      </w:r>
    </w:p>
    <w:p w14:paraId="01BEC5D7" w14:textId="77777777" w:rsidR="00B8458C" w:rsidRPr="00B8458C" w:rsidRDefault="00B8458C" w:rsidP="00B8458C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B8458C">
        <w:rPr>
          <w:rFonts w:ascii="Consolas" w:hAnsi="Consolas"/>
          <w:color w:val="D9E8F7"/>
          <w:sz w:val="12"/>
          <w:szCs w:val="12"/>
        </w:rPr>
        <w:t xml:space="preserve"> </w:t>
      </w:r>
      <w:r w:rsidRPr="00B8458C">
        <w:rPr>
          <w:rFonts w:ascii="Consolas" w:hAnsi="Consolas"/>
          <w:color w:val="F9FAF4"/>
          <w:sz w:val="12"/>
          <w:szCs w:val="12"/>
        </w:rPr>
        <w:t>}</w:t>
      </w:r>
    </w:p>
    <w:p w14:paraId="06628F3D" w14:textId="77777777" w:rsidR="00EA2A0A" w:rsidRDefault="00EA2A0A" w:rsidP="00A57ECD"/>
    <w:p w14:paraId="39535AE5" w14:textId="0390D00F" w:rsidR="00945322" w:rsidRDefault="00945322" w:rsidP="00945322">
      <w:pPr>
        <w:pStyle w:val="Heading1"/>
      </w:pPr>
      <w:r>
        <w:t>API FRAMEWORK</w:t>
      </w:r>
      <w:r w:rsidR="00DB5A2B">
        <w:t xml:space="preserve"> ARCHTECTURE=</w:t>
      </w:r>
    </w:p>
    <w:p w14:paraId="3CF45E01" w14:textId="7FAF944D" w:rsidR="00945322" w:rsidRDefault="00DB5A2B" w:rsidP="00945322">
      <w:pPr>
        <w:pStyle w:val="ListParagraph"/>
        <w:numPr>
          <w:ilvl w:val="0"/>
          <w:numId w:val="148"/>
        </w:numPr>
      </w:pPr>
      <w:r>
        <w:t xml:space="preserve">IT’S A BACKEND API AUTOMATION FRAMEWORK </w:t>
      </w:r>
      <w:r w:rsidR="00EF24C8">
        <w:t xml:space="preserve">WHICH HELP US TO VALIDATE API RESPONSES WITH RESPECT TO (WRT) </w:t>
      </w:r>
      <w:r w:rsidR="00843A82">
        <w:t xml:space="preserve">DATABASE ITS CONTAINS LOTS OF UTILITY FOR REST API DATABASE THAT MAKE API </w:t>
      </w:r>
      <w:r w:rsidR="00CE1FB7">
        <w:t>TESTING EASIER AND FASTER.</w:t>
      </w:r>
    </w:p>
    <w:p w14:paraId="2C2D2AAD" w14:textId="36807B52" w:rsidR="00284466" w:rsidRDefault="00284466" w:rsidP="00945322">
      <w:pPr>
        <w:pStyle w:val="ListParagraph"/>
        <w:numPr>
          <w:ilvl w:val="0"/>
          <w:numId w:val="148"/>
        </w:numPr>
      </w:pPr>
      <w:r>
        <w:t xml:space="preserve">ONE TESTNG.XML FILE </w:t>
      </w:r>
      <w:r w:rsidR="00450FA1">
        <w:t>IS GOING TO TAKE CARE OF ENTIRE TEST SCRIPT EXECUTION.</w:t>
      </w:r>
    </w:p>
    <w:p w14:paraId="6E6FC58A" w14:textId="63BCA895" w:rsidR="00945322" w:rsidRPr="005C72D0" w:rsidRDefault="00667C0D" w:rsidP="00667C0D">
      <w:pPr>
        <w:pStyle w:val="Heading2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API FRAMEWORK COMPONENT=</w:t>
      </w:r>
    </w:p>
    <w:p w14:paraId="1420456E" w14:textId="39EDC16C" w:rsidR="00667C0D" w:rsidRDefault="00667C0D" w:rsidP="00667C0D">
      <w:pPr>
        <w:pStyle w:val="ListParagraph"/>
        <w:numPr>
          <w:ilvl w:val="0"/>
          <w:numId w:val="148"/>
        </w:numPr>
      </w:pPr>
      <w:r>
        <w:t>1 GENERIC UTILITY=</w:t>
      </w:r>
    </w:p>
    <w:p w14:paraId="46F30EE0" w14:textId="58111FF2" w:rsidR="00667C0D" w:rsidRDefault="00667C0D" w:rsidP="00667C0D">
      <w:pPr>
        <w:pStyle w:val="ListParagraph"/>
        <w:numPr>
          <w:ilvl w:val="0"/>
          <w:numId w:val="148"/>
        </w:numPr>
      </w:pPr>
      <w:r>
        <w:t>2 POJO UTILITY</w:t>
      </w:r>
    </w:p>
    <w:p w14:paraId="33BA1A39" w14:textId="44719AB7" w:rsidR="00667C0D" w:rsidRDefault="00667C0D" w:rsidP="00667C0D">
      <w:pPr>
        <w:pStyle w:val="ListParagraph"/>
        <w:numPr>
          <w:ilvl w:val="0"/>
          <w:numId w:val="148"/>
        </w:numPr>
      </w:pPr>
      <w:r>
        <w:t xml:space="preserve">3 </w:t>
      </w:r>
      <w:r w:rsidR="008F7336">
        <w:t>BASEAPI CLASS</w:t>
      </w:r>
    </w:p>
    <w:p w14:paraId="77191B67" w14:textId="774C11DC" w:rsidR="008F7336" w:rsidRDefault="008F7336" w:rsidP="00667C0D">
      <w:pPr>
        <w:pStyle w:val="ListParagraph"/>
        <w:numPr>
          <w:ilvl w:val="0"/>
          <w:numId w:val="148"/>
        </w:numPr>
      </w:pPr>
      <w:r>
        <w:t xml:space="preserve">4 IENDPOINTS </w:t>
      </w:r>
    </w:p>
    <w:p w14:paraId="4DD2C5DB" w14:textId="6D4B8300" w:rsidR="008F7336" w:rsidRDefault="008F7336" w:rsidP="00667C0D">
      <w:pPr>
        <w:pStyle w:val="ListParagraph"/>
        <w:numPr>
          <w:ilvl w:val="0"/>
          <w:numId w:val="148"/>
        </w:numPr>
      </w:pPr>
      <w:r>
        <w:t xml:space="preserve">5 TEST SCRIPTS </w:t>
      </w:r>
    </w:p>
    <w:p w14:paraId="280E0BD0" w14:textId="0B98E493" w:rsidR="008F7336" w:rsidRDefault="008F7336" w:rsidP="00667C0D">
      <w:pPr>
        <w:pStyle w:val="ListParagraph"/>
        <w:numPr>
          <w:ilvl w:val="0"/>
          <w:numId w:val="148"/>
        </w:numPr>
      </w:pPr>
      <w:r>
        <w:t>6 DRIVER[TESTNG.XML]</w:t>
      </w:r>
    </w:p>
    <w:p w14:paraId="349C2CDC" w14:textId="03BDAF92" w:rsidR="008F7336" w:rsidRDefault="00216C9C" w:rsidP="00667C0D">
      <w:pPr>
        <w:pStyle w:val="ListParagraph"/>
        <w:numPr>
          <w:ilvl w:val="0"/>
          <w:numId w:val="148"/>
        </w:numPr>
      </w:pPr>
      <w:r>
        <w:t>7 ENVIRONMENT CONFIG DATA</w:t>
      </w:r>
    </w:p>
    <w:p w14:paraId="2573317D" w14:textId="48E70FA8" w:rsidR="00216C9C" w:rsidRDefault="00216C9C" w:rsidP="00667C0D">
      <w:pPr>
        <w:pStyle w:val="ListParagraph"/>
        <w:numPr>
          <w:ilvl w:val="0"/>
          <w:numId w:val="148"/>
        </w:numPr>
      </w:pPr>
      <w:r>
        <w:t>8 REPORTS</w:t>
      </w:r>
    </w:p>
    <w:p w14:paraId="244E6FEE" w14:textId="46D2E510" w:rsidR="00216C9C" w:rsidRDefault="00216C9C" w:rsidP="00667C0D">
      <w:pPr>
        <w:pStyle w:val="ListParagraph"/>
        <w:numPr>
          <w:ilvl w:val="0"/>
          <w:numId w:val="148"/>
        </w:numPr>
      </w:pPr>
      <w:r>
        <w:t>9 RESOURCES</w:t>
      </w:r>
    </w:p>
    <w:p w14:paraId="3EDCF75C" w14:textId="7849BA32" w:rsidR="00430FCA" w:rsidRDefault="00216C9C" w:rsidP="00430FCA">
      <w:pPr>
        <w:pStyle w:val="ListParagraph"/>
        <w:numPr>
          <w:ilvl w:val="0"/>
          <w:numId w:val="148"/>
        </w:numPr>
      </w:pPr>
      <w:r>
        <w:t>10 POM.XML [BUILD FILE]</w:t>
      </w:r>
    </w:p>
    <w:p w14:paraId="227897B1" w14:textId="5478376C" w:rsidR="00430FCA" w:rsidRPr="005C72D0" w:rsidRDefault="00430FCA" w:rsidP="00430FCA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1 GENERIC UTILITY=</w:t>
      </w:r>
    </w:p>
    <w:p w14:paraId="33DB6A9D" w14:textId="11B4DB93" w:rsidR="00430FCA" w:rsidRDefault="00430FCA" w:rsidP="00430FCA">
      <w:pPr>
        <w:pStyle w:val="ListParagraph"/>
        <w:numPr>
          <w:ilvl w:val="0"/>
          <w:numId w:val="149"/>
        </w:numPr>
      </w:pPr>
      <w:r>
        <w:t>IT IS ONE OF THE COM</w:t>
      </w:r>
      <w:r w:rsidR="00E03623">
        <w:t>p</w:t>
      </w:r>
      <w:r>
        <w:t xml:space="preserve">ONENT IN MY FRAMWORK </w:t>
      </w:r>
      <w:r w:rsidR="000E71FE">
        <w:t xml:space="preserve">WHICH CONTAINS SEVERAL UTILITYS CLASSES , THOSE CLASS ARE REUSABLE </w:t>
      </w:r>
    </w:p>
    <w:p w14:paraId="631EFA4B" w14:textId="19980E56" w:rsidR="000E71FE" w:rsidRDefault="000E71FE" w:rsidP="00430FCA">
      <w:pPr>
        <w:pStyle w:val="ListParagraph"/>
        <w:numPr>
          <w:ilvl w:val="0"/>
          <w:numId w:val="149"/>
        </w:numPr>
      </w:pPr>
      <w:r>
        <w:t>CAN BE USED  TO ANY PROJECT.</w:t>
      </w:r>
    </w:p>
    <w:p w14:paraId="0CD29C1F" w14:textId="775D2A8A" w:rsidR="000E71FE" w:rsidRDefault="000E71FE" w:rsidP="000E71FE">
      <w:r>
        <w:t>EXCEL UTILITY=</w:t>
      </w:r>
    </w:p>
    <w:p w14:paraId="485572D3" w14:textId="3A7650F0" w:rsidR="000E71FE" w:rsidRDefault="003D66C4" w:rsidP="000E71FE">
      <w:pPr>
        <w:pStyle w:val="ListParagraph"/>
        <w:numPr>
          <w:ilvl w:val="0"/>
          <w:numId w:val="150"/>
        </w:numPr>
      </w:pPr>
      <w:r>
        <w:t>IT IS IMPLEMENTED USING APACHI POI LIBRARY.</w:t>
      </w:r>
    </w:p>
    <w:p w14:paraId="2B711375" w14:textId="565B307C" w:rsidR="003D66C4" w:rsidRDefault="003D66C4" w:rsidP="000E71FE">
      <w:pPr>
        <w:pStyle w:val="ListParagraph"/>
        <w:numPr>
          <w:ilvl w:val="0"/>
          <w:numId w:val="150"/>
        </w:numPr>
      </w:pPr>
      <w:r>
        <w:t xml:space="preserve">WHICH IS USED TO READ THE </w:t>
      </w:r>
      <w:r w:rsidR="001D358E">
        <w:t xml:space="preserve">DATA FROM EXCEL , SOME API TESTCASE I WANTED TO RUN THE SAME TEST CASE WITH </w:t>
      </w:r>
      <w:r w:rsidR="00246729">
        <w:t>MULTIPLE SET OF DATA USING DATAPROVIDER OR DATA SIMULATION.</w:t>
      </w:r>
    </w:p>
    <w:p w14:paraId="108355CE" w14:textId="007D0288" w:rsidR="00246729" w:rsidRDefault="00246729" w:rsidP="00246729">
      <w:r>
        <w:t>FILE UTIILITY=</w:t>
      </w:r>
    </w:p>
    <w:p w14:paraId="09194DCC" w14:textId="3C62B6FE" w:rsidR="00246729" w:rsidRDefault="00A47E33" w:rsidP="00246729">
      <w:pPr>
        <w:pStyle w:val="ListParagraph"/>
        <w:numPr>
          <w:ilvl w:val="0"/>
          <w:numId w:val="151"/>
        </w:numPr>
      </w:pPr>
      <w:r>
        <w:t xml:space="preserve">IN MY  FRAMEWORK IM GOING TO KEEP ALL THE BASEURI , DB CREDENTIALS , </w:t>
      </w:r>
      <w:r w:rsidR="0034582F">
        <w:t xml:space="preserve">AUTHENTICATION DETAILS IN PROPERTY FILE IN ORDER TO READ THE DATA </w:t>
      </w:r>
      <w:r w:rsidR="00A727D3">
        <w:t>FROM PROPERTY FILE , IM GONNA TAKE THE HELP</w:t>
      </w:r>
      <w:r w:rsidR="00315876">
        <w:t xml:space="preserve"> OF</w:t>
      </w:r>
      <w:r w:rsidR="00A727D3">
        <w:t xml:space="preserve"> </w:t>
      </w:r>
      <w:r w:rsidR="00315876">
        <w:t>FILE UTILITY.</w:t>
      </w:r>
    </w:p>
    <w:p w14:paraId="5E88F1A4" w14:textId="11561137" w:rsidR="009472D2" w:rsidRDefault="009472D2" w:rsidP="00246729">
      <w:pPr>
        <w:pStyle w:val="ListParagraph"/>
        <w:numPr>
          <w:ilvl w:val="0"/>
          <w:numId w:val="151"/>
        </w:numPr>
      </w:pPr>
      <w:r>
        <w:t>Clien id , client secret , db credentials url .</w:t>
      </w:r>
    </w:p>
    <w:p w14:paraId="1FE02A10" w14:textId="38E6D720" w:rsidR="00315876" w:rsidRDefault="00315876" w:rsidP="00315876">
      <w:r>
        <w:t>JAVA UTILITY=</w:t>
      </w:r>
    </w:p>
    <w:p w14:paraId="0E67904A" w14:textId="1156021B" w:rsidR="00315876" w:rsidRDefault="00807959" w:rsidP="00315876">
      <w:pPr>
        <w:pStyle w:val="ListParagraph"/>
        <w:numPr>
          <w:ilvl w:val="0"/>
          <w:numId w:val="151"/>
        </w:numPr>
      </w:pPr>
      <w:r>
        <w:t xml:space="preserve">MOST OF THE TEST CASE REQUEIRE SYSTEM DATE ,RANDOM DATA , IN ORDER TO GET RANDOM DATA </w:t>
      </w:r>
      <w:r w:rsidR="00C71528">
        <w:t>AND SYSTEM DATA IM GOING TO USE ALL THE MEHTODS AVAILABLE IN JAVA UTILIITY.</w:t>
      </w:r>
    </w:p>
    <w:p w14:paraId="0524CD59" w14:textId="46107DDE" w:rsidR="00855944" w:rsidRDefault="00855944" w:rsidP="00855944">
      <w:r>
        <w:t>RESTASSURED / JSON UTILIITY=</w:t>
      </w:r>
    </w:p>
    <w:p w14:paraId="43AF8DAE" w14:textId="5498A481" w:rsidR="00855944" w:rsidRDefault="0000230A" w:rsidP="00855944">
      <w:pPr>
        <w:pStyle w:val="ListParagraph"/>
        <w:numPr>
          <w:ilvl w:val="0"/>
          <w:numId w:val="151"/>
        </w:numPr>
      </w:pPr>
      <w:r>
        <w:lastRenderedPageBreak/>
        <w:t xml:space="preserve">IT CONTAINS REST ASSURED REUSABLE MEHTODS WHENEVER YOU WANT TO VERIFY THE COMPLEX RESPONSE </w:t>
      </w:r>
      <w:r w:rsidR="00E0696D">
        <w:t>WE HAVE SEVERAL METHODS BY TAKING HELP OF THIS IM GOING TO VALIDATE THE RESPONSE.</w:t>
      </w:r>
    </w:p>
    <w:p w14:paraId="41B50128" w14:textId="3AAE7D6B" w:rsidR="000D2680" w:rsidRDefault="000D2680" w:rsidP="000D2680">
      <w:r>
        <w:t>ENCRYPTION UTILITY=</w:t>
      </w:r>
    </w:p>
    <w:p w14:paraId="67055094" w14:textId="14A45A4B" w:rsidR="000D2680" w:rsidRDefault="001440BF" w:rsidP="000D2680">
      <w:pPr>
        <w:pStyle w:val="ListParagraph"/>
        <w:numPr>
          <w:ilvl w:val="0"/>
          <w:numId w:val="151"/>
        </w:numPr>
      </w:pPr>
      <w:r>
        <w:t xml:space="preserve">IN MY API TEST CASE THERE ARE FEW TEST CASE THOSE ARE SECURED </w:t>
      </w:r>
      <w:r w:rsidR="00773055">
        <w:t xml:space="preserve">PAYROLL IS ON OF THE MODULE , UPDATE THE PAYROLL WE NEED TO ECRYPT </w:t>
      </w:r>
      <w:r w:rsidR="007237B0">
        <w:t xml:space="preserve">THE DATA BEFORE SENDING A REQUEST ONCE WE GET THE RESPONSE </w:t>
      </w:r>
      <w:r w:rsidR="00AF05B9">
        <w:t>WE NEED TO DECRYPT THE DATA.</w:t>
      </w:r>
    </w:p>
    <w:p w14:paraId="79725EDA" w14:textId="142F9FB7" w:rsidR="00074528" w:rsidRPr="005C72D0" w:rsidRDefault="00074528" w:rsidP="00074528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2 POJO UTILITY / BUSINESS UTILITY=</w:t>
      </w:r>
    </w:p>
    <w:p w14:paraId="11BAFE1A" w14:textId="19C87045" w:rsidR="00074528" w:rsidRDefault="00105270" w:rsidP="00074528">
      <w:pPr>
        <w:pStyle w:val="ListParagraph"/>
        <w:numPr>
          <w:ilvl w:val="0"/>
          <w:numId w:val="151"/>
        </w:numPr>
      </w:pPr>
      <w:r>
        <w:t xml:space="preserve">IT CONTAINS POJO CLASSES IN MY APPLICATION HAD A SEVERAL MODULE IN ORDER TO POST A </w:t>
      </w:r>
      <w:r w:rsidR="001A633D">
        <w:t xml:space="preserve">REQEUST I SHOULD CREATE COMPLEX REQEUST PAYLOAD , IN ORDER TO CREATE COMPLEX REQEUST PAYLOAD </w:t>
      </w:r>
      <w:r w:rsidR="00AC7767">
        <w:t xml:space="preserve">WE HAVE USED POJO UTILITY IT IS A EASYST METHOD TO CREATE </w:t>
      </w:r>
      <w:r w:rsidR="000A0E2F">
        <w:t>COMPLEX REQUEST PAYLOAD.</w:t>
      </w:r>
    </w:p>
    <w:p w14:paraId="2762744A" w14:textId="7A3F4589" w:rsidR="000A0E2F" w:rsidRDefault="000A0E2F" w:rsidP="00074528">
      <w:pPr>
        <w:pStyle w:val="ListParagraph"/>
        <w:numPr>
          <w:ilvl w:val="0"/>
          <w:numId w:val="151"/>
        </w:numPr>
      </w:pPr>
      <w:r>
        <w:t xml:space="preserve">POJO UTILITY IS SPECIFIC </w:t>
      </w:r>
      <w:r w:rsidR="00B45170">
        <w:t>TO BUSINESS AND IT IS REUSABLE.</w:t>
      </w:r>
    </w:p>
    <w:p w14:paraId="19EC1E1B" w14:textId="5FA940CA" w:rsidR="00B45170" w:rsidRPr="005C72D0" w:rsidRDefault="00BE506C" w:rsidP="00BE506C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3 BASE API TEST=</w:t>
      </w:r>
    </w:p>
    <w:p w14:paraId="1FE27701" w14:textId="5448164D" w:rsidR="00957343" w:rsidRDefault="00957343" w:rsidP="00957343">
      <w:pPr>
        <w:pStyle w:val="ListParagraph"/>
        <w:numPr>
          <w:ilvl w:val="0"/>
          <w:numId w:val="152"/>
        </w:numPr>
      </w:pPr>
      <w:r>
        <w:t xml:space="preserve">BASE TEST CONTAIN </w:t>
      </w:r>
      <w:r w:rsidR="00C509AD">
        <w:t>@BEFORE SUITE AND @AFTER SUITE ANNOTATION THIS ANNOTATION CONTAIN COMMON CONFIGURATION WHICH IS REQUIRED FOR ALL THE TEST CASE.</w:t>
      </w:r>
    </w:p>
    <w:p w14:paraId="5CEF6FE1" w14:textId="13FAA016" w:rsidR="0014687F" w:rsidRDefault="0014687F" w:rsidP="00957343">
      <w:pPr>
        <w:pStyle w:val="ListParagraph"/>
        <w:numPr>
          <w:ilvl w:val="0"/>
          <w:numId w:val="152"/>
        </w:numPr>
      </w:pPr>
      <w:r>
        <w:t>EXAMPLE=</w:t>
      </w:r>
    </w:p>
    <w:p w14:paraId="67E98DAD" w14:textId="3B8F7F59" w:rsidR="0014687F" w:rsidRDefault="0014687F" w:rsidP="00957343">
      <w:pPr>
        <w:pStyle w:val="ListParagraph"/>
        <w:numPr>
          <w:ilvl w:val="0"/>
          <w:numId w:val="152"/>
        </w:numPr>
      </w:pPr>
      <w:r>
        <w:t xml:space="preserve">IM GOING TO AUTOMATE SEVERAL TEST CASE </w:t>
      </w:r>
      <w:r w:rsidR="007E62FD">
        <w:t xml:space="preserve">IN EVERY TESTCASE REQUIRE DB VALIDATION , DB CONNECTION AND DB DISCONNECTION </w:t>
      </w:r>
      <w:r w:rsidR="00542CAD">
        <w:t>IM GOING TO KEEP IT IN BASE TEST.</w:t>
      </w:r>
    </w:p>
    <w:p w14:paraId="213678D1" w14:textId="35ECFC1C" w:rsidR="00AC39D2" w:rsidRDefault="00AC39D2" w:rsidP="00957343">
      <w:pPr>
        <w:pStyle w:val="ListParagraph"/>
        <w:numPr>
          <w:ilvl w:val="0"/>
          <w:numId w:val="152"/>
        </w:numPr>
      </w:pPr>
      <w:r>
        <w:t xml:space="preserve">IN EVERY API REQEUST </w:t>
      </w:r>
      <w:r w:rsidR="005F07A8">
        <w:t xml:space="preserve">BASIC PRECONDITION AND POST CONDITION , BEFORE EXECUTING EVERY </w:t>
      </w:r>
      <w:r w:rsidR="00045090">
        <w:t xml:space="preserve">API I WANT TO SET COMMON AUTHORIZATION IN ORDER TO DO SUCH CONFIGURATION BEFORE SUITE ANNOTATION IM </w:t>
      </w:r>
      <w:r w:rsidR="0095415A">
        <w:t>USING REQEUST SPEC BILDER CLASS.</w:t>
      </w:r>
    </w:p>
    <w:p w14:paraId="453F20A4" w14:textId="03602100" w:rsidR="0095415A" w:rsidRDefault="0095415A" w:rsidP="00957343">
      <w:pPr>
        <w:pStyle w:val="ListParagraph"/>
        <w:numPr>
          <w:ilvl w:val="0"/>
          <w:numId w:val="152"/>
        </w:numPr>
      </w:pPr>
      <w:r>
        <w:t xml:space="preserve">TO PUT COMMON RESPONSE VALIDATION WE ARE GOING TO IMPLEMENT </w:t>
      </w:r>
      <w:r w:rsidR="0001159B">
        <w:t>IN REQUEST SPEC BUILDER CLASS.</w:t>
      </w:r>
    </w:p>
    <w:p w14:paraId="0E84113D" w14:textId="53996630" w:rsidR="0001159B" w:rsidRDefault="0001159B" w:rsidP="00957343">
      <w:pPr>
        <w:pStyle w:val="ListParagraph"/>
        <w:numPr>
          <w:ilvl w:val="0"/>
          <w:numId w:val="152"/>
        </w:numPr>
      </w:pPr>
      <w:r>
        <w:t xml:space="preserve">TO CONFIG REPORT </w:t>
      </w:r>
      <w:r w:rsidR="00C065EA">
        <w:t>IF WE WANT TAKE BEACKUP OF THE REPORT IM GONNA KEEP IT IN BASE TEST CLASS.</w:t>
      </w:r>
    </w:p>
    <w:p w14:paraId="69C8FE91" w14:textId="0FB9B30D" w:rsidR="00C065EA" w:rsidRDefault="004E69DC" w:rsidP="00957343">
      <w:pPr>
        <w:pStyle w:val="ListParagraph"/>
        <w:numPr>
          <w:ilvl w:val="0"/>
          <w:numId w:val="152"/>
        </w:numPr>
      </w:pPr>
      <w:r>
        <w:t xml:space="preserve">AS PER THE RULE OF AUTOMATION EVERY TEST CASE SHOULD </w:t>
      </w:r>
      <w:r w:rsidR="002D09BE">
        <w:t>EXTEND THE BASE CLASS.</w:t>
      </w:r>
    </w:p>
    <w:p w14:paraId="1B7AE9A4" w14:textId="3C6A8F33" w:rsidR="002D09BE" w:rsidRPr="005C72D0" w:rsidRDefault="002D09BE" w:rsidP="002D09BE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4 IENDPOINT=</w:t>
      </w:r>
    </w:p>
    <w:p w14:paraId="46954ACE" w14:textId="00AE1E53" w:rsidR="002D09BE" w:rsidRDefault="00BF0841" w:rsidP="002D09BE">
      <w:pPr>
        <w:pStyle w:val="ListParagraph"/>
        <w:numPr>
          <w:ilvl w:val="0"/>
          <w:numId w:val="153"/>
        </w:numPr>
      </w:pPr>
      <w:r>
        <w:t xml:space="preserve">DURING AUTOMATION OF MY API TEST CASE EVERY WHERE AS PER THE AUTOMATION </w:t>
      </w:r>
      <w:r w:rsidR="0081060B">
        <w:t>RULE WE SHOULD NOT HARDCODE THE ENDPOINT.</w:t>
      </w:r>
    </w:p>
    <w:p w14:paraId="227A1803" w14:textId="1D49152F" w:rsidR="0081060B" w:rsidRDefault="0081060B" w:rsidP="002D09BE">
      <w:pPr>
        <w:pStyle w:val="ListParagraph"/>
        <w:numPr>
          <w:ilvl w:val="0"/>
          <w:numId w:val="153"/>
        </w:numPr>
      </w:pPr>
      <w:r>
        <w:t xml:space="preserve">BECOUSE WHENEVER MAJOR RELEASE HAPPEN MIGHT </w:t>
      </w:r>
      <w:r w:rsidR="002900C2">
        <w:t xml:space="preserve">BE CHANCES OF ADDITION , DELETION , MODIFICATION OF ENDPOINT , I DON’T </w:t>
      </w:r>
      <w:r w:rsidR="00841FCD">
        <w:t xml:space="preserve">HAVE PATIENS TO GO TO EACH AND EVERY TEST CASE AND CHANGE THE ENDPOINT </w:t>
      </w:r>
      <w:r w:rsidR="00765685">
        <w:t>THAT’S THE REASON ALL THE ENDPOINTS WILL BE STORED IN INTERFACE.</w:t>
      </w:r>
    </w:p>
    <w:p w14:paraId="7EB7A6A1" w14:textId="585771FF" w:rsidR="00765685" w:rsidRDefault="005C7107" w:rsidP="002D09BE">
      <w:pPr>
        <w:pStyle w:val="ListParagraph"/>
        <w:numPr>
          <w:ilvl w:val="0"/>
          <w:numId w:val="153"/>
        </w:numPr>
      </w:pPr>
      <w:r>
        <w:t xml:space="preserve">IN ORDER TO AXCESS THE DATA AVAILABLE IN INTERFACE WE ARE GOING TO USE A CLASS NAME BECOUSE </w:t>
      </w:r>
      <w:r w:rsidR="00E4449B">
        <w:t xml:space="preserve">ALL THE DATA WILL BE STATIC AND FINAL THAT’S THE REASON EVERY REQEUST API ENDPOINT </w:t>
      </w:r>
      <w:r w:rsidR="005B6C72">
        <w:t>IM GOING TO KEEP IT IN ENDPOINT COMPONENT.</w:t>
      </w:r>
    </w:p>
    <w:p w14:paraId="13ABCA64" w14:textId="5051D36B" w:rsidR="004424DA" w:rsidRPr="005C72D0" w:rsidRDefault="004424DA" w:rsidP="004424DA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5 TEST CASE=</w:t>
      </w:r>
    </w:p>
    <w:p w14:paraId="225AB242" w14:textId="0A07BAD1" w:rsidR="004424DA" w:rsidRDefault="004424DA" w:rsidP="004424DA">
      <w:pPr>
        <w:pStyle w:val="ListParagraph"/>
        <w:numPr>
          <w:ilvl w:val="0"/>
          <w:numId w:val="154"/>
        </w:numPr>
      </w:pPr>
      <w:r>
        <w:t xml:space="preserve">ALL THE MANUEL TEST CASE ARE AUTOMATED </w:t>
      </w:r>
      <w:r w:rsidR="000D0A3F">
        <w:t>USING @TEST ANNOTATION AND THIS TEST SCRIPT</w:t>
      </w:r>
      <w:r w:rsidR="007655D9">
        <w:t xml:space="preserve">S ARE AUTOMATED BY TAKING HELP OF ALL THESE </w:t>
      </w:r>
      <w:r w:rsidR="003818EE">
        <w:t>COMPONENTS.</w:t>
      </w:r>
    </w:p>
    <w:p w14:paraId="5E7FED79" w14:textId="23A11883" w:rsidR="003818EE" w:rsidRDefault="00BB44E7" w:rsidP="004424DA">
      <w:pPr>
        <w:pStyle w:val="ListParagraph"/>
        <w:numPr>
          <w:ilvl w:val="0"/>
          <w:numId w:val="154"/>
        </w:numPr>
      </w:pPr>
      <w:r>
        <w:t xml:space="preserve">6 </w:t>
      </w:r>
      <w:r w:rsidR="003818EE">
        <w:t xml:space="preserve">DO A BATCH EXECUTION </w:t>
      </w:r>
      <w:r w:rsidR="008B26F6">
        <w:t>WE ARE GOING TO USE TESTNG.XML FILE .</w:t>
      </w:r>
    </w:p>
    <w:p w14:paraId="291E21D4" w14:textId="471C61EB" w:rsidR="008B26F6" w:rsidRDefault="008B26F6" w:rsidP="004424DA">
      <w:pPr>
        <w:pStyle w:val="ListParagraph"/>
        <w:numPr>
          <w:ilvl w:val="0"/>
          <w:numId w:val="154"/>
        </w:numPr>
      </w:pPr>
      <w:r>
        <w:t>BASICALLY COMPONENT NAME DRIVER BECO</w:t>
      </w:r>
      <w:r w:rsidR="00AC45CF">
        <w:t xml:space="preserve">USE IT HANDLE THE FRAMEWORK COMPONENT AND IT IS </w:t>
      </w:r>
      <w:r w:rsidR="004A044C">
        <w:t>STARTING POINT OF THE FRAMEWORK COMPONENT.</w:t>
      </w:r>
    </w:p>
    <w:p w14:paraId="434CFDF0" w14:textId="0FF1F0E8" w:rsidR="004A044C" w:rsidRDefault="009D72B6" w:rsidP="004424DA">
      <w:pPr>
        <w:pStyle w:val="ListParagraph"/>
        <w:numPr>
          <w:ilvl w:val="0"/>
          <w:numId w:val="154"/>
        </w:numPr>
      </w:pPr>
      <w:r>
        <w:t>USING THIS TESTNG.XML FILE I CAN ACHIVE BATCH EXECUTION GROUPING</w:t>
      </w:r>
      <w:r w:rsidR="00A0099C">
        <w:t xml:space="preserve"> AND ALSO WE CAN ACHIVE PARRALEL EXECUTION IN API</w:t>
      </w:r>
      <w:r w:rsidR="00F608DA">
        <w:t xml:space="preserve"> ,</w:t>
      </w:r>
      <w:r w:rsidR="00A0099C">
        <w:t xml:space="preserve"> NO PARALLEL BECOUSE IT EXECUTES </w:t>
      </w:r>
      <w:r w:rsidR="00F608DA">
        <w:t>IN SECONDS.</w:t>
      </w:r>
    </w:p>
    <w:p w14:paraId="3D456BF9" w14:textId="57408ACA" w:rsidR="00F608DA" w:rsidRDefault="00F608DA" w:rsidP="004424DA">
      <w:pPr>
        <w:pStyle w:val="ListParagraph"/>
        <w:numPr>
          <w:ilvl w:val="0"/>
          <w:numId w:val="154"/>
        </w:numPr>
      </w:pPr>
      <w:r>
        <w:t>IT IS DEVELOPED USING TESTNG.</w:t>
      </w:r>
    </w:p>
    <w:p w14:paraId="01CA8CA3" w14:textId="4760A4D0" w:rsidR="00F608DA" w:rsidRDefault="00F608DA" w:rsidP="004424DA">
      <w:pPr>
        <w:pStyle w:val="ListParagraph"/>
        <w:numPr>
          <w:ilvl w:val="0"/>
          <w:numId w:val="154"/>
        </w:numPr>
      </w:pPr>
      <w:r>
        <w:t xml:space="preserve">ONCE EXECUTION IS COMPLETED </w:t>
      </w:r>
      <w:r w:rsidR="00311C41">
        <w:t>IT IS GOING TO GENERATE TESTNG REPORTS OR EXTENT REPORT.</w:t>
      </w:r>
    </w:p>
    <w:p w14:paraId="14DEFCFC" w14:textId="0A14C6CB" w:rsidR="00BB44E7" w:rsidRPr="005C72D0" w:rsidRDefault="00BB44E7" w:rsidP="00BB44E7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lastRenderedPageBreak/>
        <w:t>7 REPORT=</w:t>
      </w:r>
    </w:p>
    <w:p w14:paraId="4925A9E2" w14:textId="5C26D784" w:rsidR="00BB44E7" w:rsidRDefault="00BB44E7" w:rsidP="00BB44E7">
      <w:pPr>
        <w:pStyle w:val="ListParagraph"/>
        <w:numPr>
          <w:ilvl w:val="0"/>
          <w:numId w:val="155"/>
        </w:numPr>
      </w:pPr>
      <w:r>
        <w:t xml:space="preserve">THE REPORT WILL HELP US TO UNDERSTAND THE STABILITY OF THE APPLICATION AND ALSO WE CAN SEND THIS REPORT </w:t>
      </w:r>
      <w:r w:rsidR="006470BA">
        <w:t xml:space="preserve">TO STAKEHOLDERS.         </w:t>
      </w:r>
    </w:p>
    <w:p w14:paraId="3F4ABC3A" w14:textId="5DC22017" w:rsidR="006470BA" w:rsidRDefault="006470BA" w:rsidP="00BB44E7">
      <w:pPr>
        <w:pStyle w:val="ListParagraph"/>
        <w:numPr>
          <w:ilvl w:val="0"/>
          <w:numId w:val="155"/>
        </w:numPr>
      </w:pPr>
      <w:r>
        <w:t>TESTNG REPORTS AND EXTENT REPORTS.</w:t>
      </w:r>
    </w:p>
    <w:p w14:paraId="2B6CBF2A" w14:textId="4434E767" w:rsidR="006470BA" w:rsidRPr="005C72D0" w:rsidRDefault="006470BA" w:rsidP="006470BA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8 RESOURCE=</w:t>
      </w:r>
      <w:r w:rsidR="008A32F6" w:rsidRPr="005C72D0">
        <w:rPr>
          <w:color w:val="6B911C" w:themeColor="accent1" w:themeShade="BF"/>
        </w:rPr>
        <w:t xml:space="preserve"> </w:t>
      </w:r>
    </w:p>
    <w:p w14:paraId="51E82519" w14:textId="102DE69A" w:rsidR="006470BA" w:rsidRDefault="00C835D5" w:rsidP="006470BA">
      <w:pPr>
        <w:pStyle w:val="ListParagraph"/>
        <w:numPr>
          <w:ilvl w:val="0"/>
          <w:numId w:val="156"/>
        </w:numPr>
      </w:pPr>
      <w:r>
        <w:t xml:space="preserve">IN RESOURCE FOLDER I CAN STORE ALL THE DOCUMENT </w:t>
      </w:r>
      <w:r w:rsidR="00E86A99">
        <w:t>WHICH REQEUIRED FOR THE FRAMEWORK .</w:t>
      </w:r>
    </w:p>
    <w:p w14:paraId="7B5215CE" w14:textId="25DE3C38" w:rsidR="00E86A99" w:rsidRDefault="00E86A99" w:rsidP="006470BA">
      <w:pPr>
        <w:pStyle w:val="ListParagraph"/>
        <w:numPr>
          <w:ilvl w:val="0"/>
          <w:numId w:val="156"/>
        </w:numPr>
      </w:pPr>
      <w:r>
        <w:t>EXAMLE=</w:t>
      </w:r>
    </w:p>
    <w:p w14:paraId="2A94C113" w14:textId="683F2455" w:rsidR="00E86A99" w:rsidRDefault="00E86A99" w:rsidP="006470BA">
      <w:pPr>
        <w:pStyle w:val="ListParagraph"/>
        <w:numPr>
          <w:ilvl w:val="0"/>
          <w:numId w:val="156"/>
        </w:numPr>
      </w:pPr>
      <w:r>
        <w:t xml:space="preserve">I WANT TO POST THE REQUEST I DON’T WANT TO CREATE A POJO CLASS </w:t>
      </w:r>
      <w:r w:rsidR="006714C7">
        <w:t>, I WANT TO USE JSON FILE ITSELF BEFORE POSTING A REQUEST , IN THAT CASE ALL THE</w:t>
      </w:r>
      <w:r w:rsidR="004579B2">
        <w:t>SE JSON FILE I CAN KEEP IT IN RESOURCE FOLDER.</w:t>
      </w:r>
    </w:p>
    <w:p w14:paraId="1568C94A" w14:textId="3C065908" w:rsidR="004579B2" w:rsidRPr="005C72D0" w:rsidRDefault="00705783" w:rsidP="00705783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9 POM .XML FILE=</w:t>
      </w:r>
    </w:p>
    <w:p w14:paraId="39C5D034" w14:textId="66A9AAFA" w:rsidR="00705783" w:rsidRDefault="00705783" w:rsidP="00705783">
      <w:pPr>
        <w:pStyle w:val="ListParagraph"/>
        <w:numPr>
          <w:ilvl w:val="0"/>
          <w:numId w:val="157"/>
        </w:numPr>
      </w:pPr>
      <w:r>
        <w:t xml:space="preserve">MY FRAMEWORK WE HAVE USED MAVEN PROJECT THE REASON IS MAVEN AS LOT OF FUNCTIONALITY LIKE ANY ADDITIONAL TOOL </w:t>
      </w:r>
      <w:r w:rsidR="007A46AA">
        <w:t>. WE JUST NEED TO ADD A DEPENDENCY.</w:t>
      </w:r>
    </w:p>
    <w:p w14:paraId="2CAE9966" w14:textId="76C74957" w:rsidR="007A46AA" w:rsidRDefault="007A46AA" w:rsidP="00705783">
      <w:pPr>
        <w:pStyle w:val="ListParagraph"/>
        <w:numPr>
          <w:ilvl w:val="0"/>
          <w:numId w:val="157"/>
        </w:numPr>
      </w:pPr>
      <w:r>
        <w:t xml:space="preserve">IN ORDER TO DEVELOP COMPLETE FRAMEWORK </w:t>
      </w:r>
      <w:r w:rsidR="00222E29">
        <w:t xml:space="preserve">WHAT GENERALLY WE DO HIS ADD ALL THE DEPENDENCY  WHICH REQURIED </w:t>
      </w:r>
      <w:r w:rsidR="00AF0047">
        <w:t>TO DEVELOP THE FRAMEWORK WILL BE IN POM.XML FILE.</w:t>
      </w:r>
    </w:p>
    <w:p w14:paraId="23A8C988" w14:textId="3C390CFF" w:rsidR="0083459F" w:rsidRPr="00705783" w:rsidRDefault="00AF0047" w:rsidP="0083459F">
      <w:pPr>
        <w:pStyle w:val="ListParagraph"/>
        <w:numPr>
          <w:ilvl w:val="0"/>
          <w:numId w:val="157"/>
        </w:numPr>
      </w:pPr>
      <w:r>
        <w:t xml:space="preserve">SO BASICALLY IT IS A BUILD TOOL </w:t>
      </w:r>
      <w:r w:rsidR="00FA3400">
        <w:t xml:space="preserve">WHICH IS USED TO EXECUTE IN COMMAND LINE AND ALSO WE CAN EXECUTE SAME TEST CASE </w:t>
      </w:r>
      <w:r w:rsidR="000C3102">
        <w:t xml:space="preserve">IN JUNKINS ALSO. </w:t>
      </w:r>
      <w:r w:rsidR="001612A9">
        <w:t xml:space="preserve">  </w:t>
      </w:r>
    </w:p>
    <w:p w14:paraId="41A7A348" w14:textId="40A6E23A" w:rsidR="00311C41" w:rsidRDefault="007D221D" w:rsidP="00311C41">
      <w:r>
        <w:t>Pojo = IT IS A SIMPLE JAVA CLASS</w:t>
      </w:r>
      <w:r w:rsidR="00087426">
        <w:t xml:space="preserve"> IT IS USED TO DEFINE OBJECTS WITH ONLY </w:t>
      </w:r>
      <w:r w:rsidR="00841BE5">
        <w:t>CONSTRUCTER GETTERS AND SETTERS.</w:t>
      </w:r>
      <w:r w:rsidR="00B021FF">
        <w:t xml:space="preserve"> WE CAN RUN WITH DIFFERENT SET OF DATA.</w:t>
      </w:r>
    </w:p>
    <w:p w14:paraId="6EC7AF75" w14:textId="026D9F51" w:rsidR="0079252E" w:rsidRDefault="0079252E" w:rsidP="00311C41">
      <w:r>
        <w:t>Or</w:t>
      </w:r>
    </w:p>
    <w:p w14:paraId="3A9BF4B1" w14:textId="6D7AAB0B" w:rsidR="0079252E" w:rsidRDefault="0079252E" w:rsidP="00311C41">
      <w:r>
        <w:t xml:space="preserve">IT IS A JAVA BASED CLASS </w:t>
      </w:r>
      <w:r w:rsidR="00667BC7">
        <w:t xml:space="preserve">USED TO STORE A COMPLEX REQUEST BODY ALSO USED FOR SERIALIZATION AND DESERIALIZATION </w:t>
      </w:r>
      <w:r w:rsidR="00B021FF">
        <w:t>,</w:t>
      </w:r>
    </w:p>
    <w:p w14:paraId="328C5609" w14:textId="7DF19D41" w:rsidR="00B021FF" w:rsidRDefault="00B021FF" w:rsidP="00311C41">
      <w:r>
        <w:t>IT CAN HANDLE DYNAMIC DATA, WE CAN PASS RANDOM NUMBER AND SYSTEMDATE.</w:t>
      </w:r>
    </w:p>
    <w:p w14:paraId="3FFAC13A" w14:textId="77777777" w:rsidR="00841BE5" w:rsidRDefault="00841BE5" w:rsidP="00311C41"/>
    <w:p w14:paraId="7EE35290" w14:textId="6D7E8EB3" w:rsidR="00841BE5" w:rsidRDefault="00F2544F" w:rsidP="00311C41">
      <w:r>
        <w:t xml:space="preserve">WHAT IS API </w:t>
      </w:r>
      <w:r w:rsidR="00C10646">
        <w:t xml:space="preserve">PARAMETER =IT IS A VALUE YOU SEND </w:t>
      </w:r>
      <w:r w:rsidR="00CD68F2">
        <w:t xml:space="preserve">ALONG WITH AN API REQUEST TO PROVIDE INPUT </w:t>
      </w:r>
      <w:r w:rsidR="009B2227">
        <w:t xml:space="preserve">OR ADDITIONAL INFORMATION TO THE SERVER </w:t>
      </w:r>
    </w:p>
    <w:p w14:paraId="5BB8E8B3" w14:textId="77777777" w:rsidR="00C92449" w:rsidRDefault="00C92449" w:rsidP="00311C41"/>
    <w:p w14:paraId="0008071D" w14:textId="0BA56678" w:rsidR="00C92449" w:rsidRDefault="00C92449" w:rsidP="00311C41">
      <w:r>
        <w:t xml:space="preserve">OATH PROTOCOL= OAUTH IS A SECURE AUTHORIZATION PROTOCOL USED </w:t>
      </w:r>
      <w:r w:rsidR="000B70E6">
        <w:t xml:space="preserve">THAT ALLOWS ONE APPLICATIOIN TO ACCESS RESOURCES OR PERFROM ACTIONS ON ANOTHER APPLICATION WITHOUT SHARING </w:t>
      </w:r>
      <w:r w:rsidR="0041685F">
        <w:t>THE CREDENTIALS.</w:t>
      </w:r>
    </w:p>
    <w:p w14:paraId="150A2194" w14:textId="0B04F656" w:rsidR="009E44FD" w:rsidRDefault="00C14FDD" w:rsidP="00311C41">
      <w:r>
        <w:t xml:space="preserve"> </w:t>
      </w:r>
      <w:r w:rsidR="009E44FD">
        <w:t>pojo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3861"/>
        <w:gridCol w:w="3653"/>
        <w:gridCol w:w="3402"/>
      </w:tblGrid>
      <w:tr w:rsidR="00FB4CF7" w14:paraId="59D2D8CA" w14:textId="77777777" w:rsidTr="00FA0924">
        <w:tc>
          <w:tcPr>
            <w:tcW w:w="3861" w:type="dxa"/>
          </w:tcPr>
          <w:p w14:paraId="74D06476" w14:textId="77777777" w:rsidR="00A56AAD" w:rsidRDefault="00A56AAD" w:rsidP="00A56AAD">
            <w:r>
              <w:t>public class Product {</w:t>
            </w:r>
          </w:p>
          <w:p w14:paraId="79AB01DE" w14:textId="77777777" w:rsidR="00A56AAD" w:rsidRDefault="00A56AAD" w:rsidP="00A56AAD">
            <w:r>
              <w:t xml:space="preserve">    </w:t>
            </w:r>
            <w:r w:rsidRPr="003D2629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int </w:t>
            </w:r>
            <w:r>
              <w:t>id;</w:t>
            </w:r>
          </w:p>
          <w:p w14:paraId="30739D5B" w14:textId="77777777" w:rsidR="00A56AAD" w:rsidRDefault="00A56AAD" w:rsidP="00A56AAD">
            <w:r>
              <w:t xml:space="preserve">    </w:t>
            </w:r>
            <w:r w:rsidRPr="003D2629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String </w:t>
            </w:r>
            <w:r>
              <w:t>name;</w:t>
            </w:r>
          </w:p>
          <w:p w14:paraId="5E6881B3" w14:textId="77777777" w:rsidR="00A56AAD" w:rsidRDefault="00A56AAD" w:rsidP="00A56AAD">
            <w:r>
              <w:t xml:space="preserve">    </w:t>
            </w:r>
            <w:r w:rsidRPr="003D2629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String </w:t>
            </w:r>
            <w:r>
              <w:t>description;</w:t>
            </w:r>
          </w:p>
          <w:p w14:paraId="6A44A177" w14:textId="77777777" w:rsidR="00A56AAD" w:rsidRDefault="00A56AAD" w:rsidP="00A56AAD">
            <w:r>
              <w:t xml:space="preserve">    </w:t>
            </w:r>
            <w:r w:rsidRPr="003D2629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double </w:t>
            </w:r>
            <w:r>
              <w:t>price;</w:t>
            </w:r>
          </w:p>
          <w:p w14:paraId="65F35295" w14:textId="77777777" w:rsidR="00A56AAD" w:rsidRDefault="00A56AAD" w:rsidP="00A56AAD">
            <w:r>
              <w:t xml:space="preserve">    </w:t>
            </w:r>
            <w:r w:rsidRPr="003D2629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String </w:t>
            </w:r>
            <w:r>
              <w:t>category;</w:t>
            </w:r>
          </w:p>
          <w:p w14:paraId="1B00845E" w14:textId="42B3FDBD" w:rsidR="00FB4CF7" w:rsidRDefault="00A56AAD" w:rsidP="00A56AAD">
            <w:r>
              <w:t xml:space="preserve">    </w:t>
            </w:r>
            <w:r w:rsidRPr="003D2629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int </w:t>
            </w:r>
            <w:r>
              <w:t>stockQuantity;</w:t>
            </w:r>
          </w:p>
        </w:tc>
        <w:tc>
          <w:tcPr>
            <w:tcW w:w="3653" w:type="dxa"/>
          </w:tcPr>
          <w:p w14:paraId="7466765D" w14:textId="77777777" w:rsidR="0060261B" w:rsidRDefault="0060261B" w:rsidP="0060261B">
            <w:r>
              <w:t>public class Order {</w:t>
            </w:r>
          </w:p>
          <w:p w14:paraId="19D7CB4B" w14:textId="77777777" w:rsidR="0060261B" w:rsidRDefault="0060261B" w:rsidP="0060261B">
            <w:r>
              <w:t xml:space="preserve">    </w:t>
            </w:r>
            <w:r w:rsidRPr="003D2629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int </w:t>
            </w:r>
            <w:r>
              <w:t>orderId;</w:t>
            </w:r>
          </w:p>
          <w:p w14:paraId="069EB951" w14:textId="77777777" w:rsidR="0060261B" w:rsidRDefault="0060261B" w:rsidP="0060261B">
            <w:r w:rsidRPr="003D2629">
              <w:rPr>
                <w:color w:val="FF0000"/>
              </w:rPr>
              <w:t xml:space="preserve">    private </w:t>
            </w:r>
            <w:r w:rsidRPr="00FA0924">
              <w:rPr>
                <w:color w:val="00B0F0"/>
              </w:rPr>
              <w:t xml:space="preserve">int </w:t>
            </w:r>
            <w:r>
              <w:t>customerId;</w:t>
            </w:r>
          </w:p>
          <w:p w14:paraId="12380D54" w14:textId="77777777" w:rsidR="0060261B" w:rsidRDefault="0060261B" w:rsidP="0060261B">
            <w:r>
              <w:t xml:space="preserve">    </w:t>
            </w:r>
            <w:r w:rsidRPr="00FA0924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>List&lt;Product</w:t>
            </w:r>
            <w:r>
              <w:t>&gt; productList;</w:t>
            </w:r>
          </w:p>
          <w:p w14:paraId="0B640C23" w14:textId="77777777" w:rsidR="0060261B" w:rsidRPr="00FA0924" w:rsidRDefault="0060261B" w:rsidP="0060261B">
            <w:pPr>
              <w:rPr>
                <w:color w:val="00B0F0"/>
              </w:rPr>
            </w:pPr>
            <w:r w:rsidRPr="00FA0924">
              <w:rPr>
                <w:color w:val="00B0F0"/>
              </w:rPr>
              <w:t xml:space="preserve">    </w:t>
            </w:r>
            <w:r w:rsidRPr="002D2276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String </w:t>
            </w:r>
            <w:r w:rsidRPr="002D2276">
              <w:rPr>
                <w:color w:val="000000" w:themeColor="text1"/>
              </w:rPr>
              <w:t>orderDate</w:t>
            </w:r>
            <w:r w:rsidRPr="00FA0924">
              <w:rPr>
                <w:color w:val="00B0F0"/>
              </w:rPr>
              <w:t>;</w:t>
            </w:r>
          </w:p>
          <w:p w14:paraId="18324C2C" w14:textId="77777777" w:rsidR="0060261B" w:rsidRDefault="0060261B" w:rsidP="0060261B">
            <w:r>
              <w:t xml:space="preserve">    </w:t>
            </w:r>
            <w:r w:rsidRPr="00FA0924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double </w:t>
            </w:r>
            <w:r>
              <w:t>totalAmount;</w:t>
            </w:r>
          </w:p>
          <w:p w14:paraId="5CA0E2F7" w14:textId="77777777" w:rsidR="0060261B" w:rsidRDefault="0060261B" w:rsidP="0060261B">
            <w:r>
              <w:t xml:space="preserve">    </w:t>
            </w:r>
            <w:r w:rsidRPr="00FA0924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String </w:t>
            </w:r>
            <w:r>
              <w:t>shippingAddress;</w:t>
            </w:r>
          </w:p>
          <w:p w14:paraId="7DE2D992" w14:textId="232FF34D" w:rsidR="00FB4CF7" w:rsidRDefault="0060261B" w:rsidP="0060261B">
            <w:r>
              <w:t xml:space="preserve">    </w:t>
            </w:r>
            <w:r w:rsidRPr="00FA0924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String </w:t>
            </w:r>
            <w:r>
              <w:t>status;</w:t>
            </w:r>
          </w:p>
        </w:tc>
        <w:tc>
          <w:tcPr>
            <w:tcW w:w="3402" w:type="dxa"/>
          </w:tcPr>
          <w:p w14:paraId="6EEEB363" w14:textId="77777777" w:rsidR="0060261B" w:rsidRDefault="0060261B" w:rsidP="0060261B">
            <w:r>
              <w:t>public class Customer {</w:t>
            </w:r>
          </w:p>
          <w:p w14:paraId="5664D932" w14:textId="77777777" w:rsidR="0060261B" w:rsidRDefault="0060261B" w:rsidP="0060261B">
            <w:r>
              <w:t xml:space="preserve">    </w:t>
            </w:r>
            <w:r w:rsidRPr="00FA0924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int </w:t>
            </w:r>
            <w:r>
              <w:t>customerId;</w:t>
            </w:r>
          </w:p>
          <w:p w14:paraId="75ED334B" w14:textId="77777777" w:rsidR="0060261B" w:rsidRDefault="0060261B" w:rsidP="0060261B">
            <w:r>
              <w:t xml:space="preserve">    </w:t>
            </w:r>
            <w:r w:rsidRPr="00FA0924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String </w:t>
            </w:r>
            <w:r>
              <w:t>name;</w:t>
            </w:r>
          </w:p>
          <w:p w14:paraId="27D5C62C" w14:textId="77777777" w:rsidR="0060261B" w:rsidRDefault="0060261B" w:rsidP="0060261B">
            <w:r>
              <w:t xml:space="preserve">    </w:t>
            </w:r>
            <w:r w:rsidRPr="00FA0924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String </w:t>
            </w:r>
            <w:r>
              <w:t>email;</w:t>
            </w:r>
          </w:p>
          <w:p w14:paraId="4F205EA0" w14:textId="77777777" w:rsidR="0060261B" w:rsidRDefault="0060261B" w:rsidP="0060261B">
            <w:r>
              <w:t xml:space="preserve">    </w:t>
            </w:r>
            <w:r w:rsidRPr="00FA0924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String </w:t>
            </w:r>
            <w:r>
              <w:t>phoneNumber;</w:t>
            </w:r>
          </w:p>
          <w:p w14:paraId="02C1A490" w14:textId="27DAF565" w:rsidR="00FB4CF7" w:rsidRDefault="0060261B" w:rsidP="0060261B">
            <w:r>
              <w:t xml:space="preserve">    </w:t>
            </w:r>
            <w:r w:rsidRPr="00FA0924">
              <w:rPr>
                <w:color w:val="FF0000"/>
              </w:rPr>
              <w:t xml:space="preserve">private </w:t>
            </w:r>
            <w:r w:rsidRPr="00FA0924">
              <w:rPr>
                <w:color w:val="00B0F0"/>
              </w:rPr>
              <w:t xml:space="preserve">String </w:t>
            </w:r>
            <w:r>
              <w:t>shippingAddress;</w:t>
            </w:r>
          </w:p>
        </w:tc>
      </w:tr>
    </w:tbl>
    <w:p w14:paraId="551FB5C7" w14:textId="77777777" w:rsidR="00FB4CF7" w:rsidRDefault="00FB4CF7" w:rsidP="00311C41"/>
    <w:p w14:paraId="690A2EF7" w14:textId="77777777" w:rsidR="003A7015" w:rsidRDefault="00530FA8" w:rsidP="00530FA8">
      <w:pPr>
        <w:pStyle w:val="Heading1"/>
      </w:pPr>
      <w:r>
        <w:t>MISSALENIOUS=</w:t>
      </w:r>
    </w:p>
    <w:p w14:paraId="30BE0EDE" w14:textId="54DB16DD" w:rsidR="00E147C7" w:rsidRPr="00E147C7" w:rsidRDefault="00E147C7" w:rsidP="00E147C7">
      <w:r>
        <w:t>Graph ql</w:t>
      </w:r>
    </w:p>
    <w:p w14:paraId="7C791940" w14:textId="24298CC5" w:rsidR="00530FA8" w:rsidRDefault="00530FA8" w:rsidP="00955BE6">
      <w:pPr>
        <w:pStyle w:val="Heading1"/>
        <w:numPr>
          <w:ilvl w:val="0"/>
          <w:numId w:val="165"/>
        </w:numPr>
      </w:pPr>
      <w:r>
        <w:t>IT IS ONE TYPE OF API TESTING .</w:t>
      </w:r>
    </w:p>
    <w:p w14:paraId="111EB51D" w14:textId="5C3C4E86" w:rsidR="003E391E" w:rsidRDefault="003E391E" w:rsidP="00530FA8">
      <w:pPr>
        <w:pStyle w:val="ListParagraph"/>
        <w:numPr>
          <w:ilvl w:val="0"/>
          <w:numId w:val="158"/>
        </w:numPr>
      </w:pPr>
      <w:r>
        <w:t>IT IS A QUERY LANGUAGE FOR API .</w:t>
      </w:r>
    </w:p>
    <w:p w14:paraId="7EB338F5" w14:textId="71937035" w:rsidR="003E391E" w:rsidRDefault="003E391E" w:rsidP="00530FA8">
      <w:pPr>
        <w:pStyle w:val="ListParagraph"/>
        <w:numPr>
          <w:ilvl w:val="0"/>
          <w:numId w:val="158"/>
        </w:numPr>
      </w:pPr>
      <w:r>
        <w:lastRenderedPageBreak/>
        <w:t>SAMPLE QUERY PROVIDED BY DEVELOPER .</w:t>
      </w:r>
    </w:p>
    <w:p w14:paraId="23C4D952" w14:textId="0AC0B5DC" w:rsidR="003E391E" w:rsidRDefault="003E391E" w:rsidP="00530FA8">
      <w:pPr>
        <w:pStyle w:val="ListParagraph"/>
        <w:numPr>
          <w:ilvl w:val="0"/>
          <w:numId w:val="158"/>
        </w:numPr>
      </w:pPr>
      <w:r>
        <w:t>IF ENDPOINTS CONSITS(ENDPOINT- GRAPHQL).</w:t>
      </w:r>
    </w:p>
    <w:p w14:paraId="051858B1" w14:textId="624654E5" w:rsidR="003E391E" w:rsidRDefault="00B3317F" w:rsidP="00530FA8">
      <w:pPr>
        <w:pStyle w:val="ListParagraph"/>
        <w:numPr>
          <w:ilvl w:val="0"/>
          <w:numId w:val="158"/>
        </w:numPr>
      </w:pPr>
      <w:r>
        <w:t>ANY SAMPLE QUERY IS PRESENT THAT IS CONSIDERED AS GRAPH QL.</w:t>
      </w:r>
    </w:p>
    <w:p w14:paraId="3EAEA1FB" w14:textId="5A3E5E39" w:rsidR="00B3317F" w:rsidRDefault="00810C33" w:rsidP="00530FA8">
      <w:pPr>
        <w:pStyle w:val="ListParagraph"/>
        <w:numPr>
          <w:ilvl w:val="0"/>
          <w:numId w:val="158"/>
        </w:numPr>
      </w:pPr>
      <w:r>
        <w:t xml:space="preserve">BY GRAPH QL TESTING WE CAN EXECUTE MULTIPLE REQUEST </w:t>
      </w:r>
      <w:r w:rsidR="00AD506F">
        <w:t>AT A TIME USING SUBQUERY AND JOINTS.</w:t>
      </w:r>
    </w:p>
    <w:p w14:paraId="3551683B" w14:textId="77777777" w:rsidR="00FE15A4" w:rsidRDefault="00FE15A4" w:rsidP="00AD506F"/>
    <w:p w14:paraId="27F764B4" w14:textId="61B37156" w:rsidR="00AD506F" w:rsidRDefault="00411CD3" w:rsidP="00AD506F">
      <w:r>
        <w:t>Used to get control on the data</w:t>
      </w:r>
      <w:r w:rsidR="00876946" w:rsidRPr="00876946">
        <w:rPr>
          <w:noProof/>
        </w:rPr>
        <w:drawing>
          <wp:inline distT="0" distB="0" distL="0" distR="0" wp14:anchorId="4D598040" wp14:editId="32A15A14">
            <wp:extent cx="5985106" cy="1256019"/>
            <wp:effectExtent l="0" t="0" r="0" b="1905"/>
            <wp:docPr id="172143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3332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072027" cy="12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01BB" w14:textId="77777777" w:rsidR="00876946" w:rsidRDefault="00876946" w:rsidP="00876946"/>
    <w:p w14:paraId="2DADDC1E" w14:textId="77777777" w:rsid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5A97BCFA" w14:textId="79F7AE88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CCCCCC"/>
          <w:sz w:val="14"/>
          <w:szCs w:val="14"/>
        </w:rPr>
        <w:t xml:space="preserve">          </w:t>
      </w:r>
      <w:r w:rsidRPr="003A56F5">
        <w:rPr>
          <w:rFonts w:ascii="Consolas" w:hAnsi="Consolas"/>
          <w:color w:val="CC6C1D"/>
          <w:sz w:val="14"/>
          <w:szCs w:val="14"/>
        </w:rPr>
        <w:t>public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CC6C1D"/>
          <w:sz w:val="14"/>
          <w:szCs w:val="14"/>
        </w:rPr>
        <w:t>void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>
        <w:rPr>
          <w:rFonts w:ascii="Consolas" w:hAnsi="Consolas"/>
          <w:color w:val="1EB540"/>
          <w:sz w:val="14"/>
          <w:szCs w:val="14"/>
        </w:rPr>
        <w:t>getAll_GrpahQL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F9FAF4"/>
          <w:sz w:val="14"/>
          <w:szCs w:val="14"/>
        </w:rPr>
        <w:t>{</w:t>
      </w:r>
    </w:p>
    <w:p w14:paraId="0A39A2A8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</w:p>
    <w:p w14:paraId="6021C6B8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1290C3"/>
          <w:sz w:val="14"/>
          <w:szCs w:val="14"/>
        </w:rPr>
        <w:t>String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F2F200"/>
          <w:sz w:val="14"/>
          <w:szCs w:val="14"/>
        </w:rPr>
        <w:t>query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E6E6FA"/>
          <w:sz w:val="14"/>
          <w:szCs w:val="14"/>
        </w:rPr>
        <w:t>=</w:t>
      </w:r>
      <w:r w:rsidRPr="003A56F5">
        <w:rPr>
          <w:rFonts w:ascii="Consolas" w:hAnsi="Consolas"/>
          <w:color w:val="17C6A3"/>
          <w:sz w:val="14"/>
          <w:szCs w:val="14"/>
        </w:rPr>
        <w:t>"{ getAllProjects{ projectId projectName status } }"</w:t>
      </w:r>
      <w:r w:rsidRPr="003A56F5">
        <w:rPr>
          <w:rFonts w:ascii="Consolas" w:hAnsi="Consolas"/>
          <w:color w:val="E6E6FA"/>
          <w:sz w:val="14"/>
          <w:szCs w:val="14"/>
        </w:rPr>
        <w:t>;</w:t>
      </w:r>
    </w:p>
    <w:p w14:paraId="0AD169D2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</w:p>
    <w:p w14:paraId="1ED56320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</w:p>
    <w:p w14:paraId="7B488130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contentType</w:t>
      </w:r>
      <w:r w:rsidRPr="003A56F5">
        <w:rPr>
          <w:rFonts w:ascii="Consolas" w:hAnsi="Consolas"/>
          <w:color w:val="F9FAF4"/>
          <w:sz w:val="14"/>
          <w:szCs w:val="14"/>
        </w:rPr>
        <w:t>(</w:t>
      </w:r>
      <w:r w:rsidRPr="003A56F5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3A56F5">
        <w:rPr>
          <w:rFonts w:ascii="Consolas" w:hAnsi="Consolas"/>
          <w:color w:val="F9FAF4"/>
          <w:sz w:val="14"/>
          <w:szCs w:val="14"/>
        </w:rPr>
        <w:t>)</w:t>
      </w:r>
    </w:p>
    <w:p w14:paraId="279101FB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body</w:t>
      </w:r>
      <w:r w:rsidRPr="003A56F5">
        <w:rPr>
          <w:rFonts w:ascii="Consolas" w:hAnsi="Consolas"/>
          <w:color w:val="F9FAF4"/>
          <w:sz w:val="14"/>
          <w:szCs w:val="14"/>
        </w:rPr>
        <w:t>(</w:t>
      </w:r>
      <w:r w:rsidRPr="003A56F5">
        <w:rPr>
          <w:rFonts w:ascii="Consolas" w:hAnsi="Consolas"/>
          <w:color w:val="F3EC79"/>
          <w:sz w:val="14"/>
          <w:szCs w:val="14"/>
        </w:rPr>
        <w:t>query</w:t>
      </w:r>
      <w:r w:rsidRPr="003A56F5">
        <w:rPr>
          <w:rFonts w:ascii="Consolas" w:hAnsi="Consolas"/>
          <w:color w:val="F9FAF4"/>
          <w:sz w:val="14"/>
          <w:szCs w:val="14"/>
        </w:rPr>
        <w:t>)</w:t>
      </w:r>
    </w:p>
    <w:p w14:paraId="0105B143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when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</w:p>
    <w:p w14:paraId="526DF7DC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post</w:t>
      </w:r>
      <w:r w:rsidRPr="003A56F5">
        <w:rPr>
          <w:rFonts w:ascii="Consolas" w:hAnsi="Consolas"/>
          <w:color w:val="F9FAF4"/>
          <w:sz w:val="14"/>
          <w:szCs w:val="14"/>
        </w:rPr>
        <w:t>(</w:t>
      </w:r>
      <w:r w:rsidRPr="003A56F5">
        <w:rPr>
          <w:rFonts w:ascii="Consolas" w:hAnsi="Consolas"/>
          <w:color w:val="17C6A3"/>
          <w:sz w:val="14"/>
          <w:szCs w:val="14"/>
        </w:rPr>
        <w:t>"http://49.249.28.218:8091/getAll"</w:t>
      </w:r>
      <w:r w:rsidRPr="003A56F5">
        <w:rPr>
          <w:rFonts w:ascii="Consolas" w:hAnsi="Consolas"/>
          <w:color w:val="F9FAF4"/>
          <w:sz w:val="14"/>
          <w:szCs w:val="14"/>
        </w:rPr>
        <w:t>)</w:t>
      </w:r>
    </w:p>
    <w:p w14:paraId="5FCA8651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then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</w:p>
    <w:p w14:paraId="778FBD18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statusCode</w:t>
      </w:r>
      <w:r w:rsidRPr="003A56F5">
        <w:rPr>
          <w:rFonts w:ascii="Consolas" w:hAnsi="Consolas"/>
          <w:color w:val="F9FAF4"/>
          <w:sz w:val="14"/>
          <w:szCs w:val="14"/>
        </w:rPr>
        <w:t>(</w:t>
      </w:r>
      <w:r w:rsidRPr="003A56F5">
        <w:rPr>
          <w:rFonts w:ascii="Consolas" w:hAnsi="Consolas"/>
          <w:color w:val="6897BB"/>
          <w:sz w:val="14"/>
          <w:szCs w:val="14"/>
        </w:rPr>
        <w:t>200</w:t>
      </w:r>
      <w:r w:rsidRPr="003A56F5">
        <w:rPr>
          <w:rFonts w:ascii="Consolas" w:hAnsi="Consolas"/>
          <w:color w:val="F9FAF4"/>
          <w:sz w:val="14"/>
          <w:szCs w:val="14"/>
        </w:rPr>
        <w:t>)</w:t>
      </w:r>
    </w:p>
    <w:p w14:paraId="60564298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log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all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  <w:r w:rsidRPr="003A56F5">
        <w:rPr>
          <w:rFonts w:ascii="Consolas" w:hAnsi="Consolas"/>
          <w:color w:val="E6E6FA"/>
          <w:sz w:val="14"/>
          <w:szCs w:val="14"/>
        </w:rPr>
        <w:t>;</w:t>
      </w:r>
    </w:p>
    <w:p w14:paraId="6845AB3D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</w:p>
    <w:p w14:paraId="53C74430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F9FAF4"/>
          <w:sz w:val="14"/>
          <w:szCs w:val="14"/>
        </w:rPr>
        <w:t>}</w:t>
      </w:r>
    </w:p>
    <w:p w14:paraId="79F855C6" w14:textId="77777777" w:rsid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0A6DA6B2" w14:textId="2DEF8F38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CCCCCC"/>
          <w:sz w:val="14"/>
          <w:szCs w:val="14"/>
        </w:rPr>
        <w:t xml:space="preserve">              </w:t>
      </w:r>
      <w:r w:rsidRPr="003A56F5">
        <w:rPr>
          <w:rFonts w:ascii="Consolas" w:hAnsi="Consolas"/>
          <w:color w:val="CC6C1D"/>
          <w:sz w:val="14"/>
          <w:szCs w:val="14"/>
        </w:rPr>
        <w:t>public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CC6C1D"/>
          <w:sz w:val="14"/>
          <w:szCs w:val="14"/>
        </w:rPr>
        <w:t>void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1EB540"/>
          <w:sz w:val="14"/>
          <w:szCs w:val="14"/>
        </w:rPr>
        <w:t>addProject</w:t>
      </w:r>
      <w:r>
        <w:rPr>
          <w:rFonts w:ascii="Consolas" w:hAnsi="Consolas"/>
          <w:color w:val="1EB540"/>
          <w:sz w:val="14"/>
          <w:szCs w:val="14"/>
        </w:rPr>
        <w:t>_</w:t>
      </w:r>
      <w:r w:rsidRPr="003A56F5">
        <w:rPr>
          <w:rFonts w:ascii="Consolas" w:hAnsi="Consolas"/>
          <w:color w:val="1EB540"/>
          <w:sz w:val="14"/>
          <w:szCs w:val="14"/>
        </w:rPr>
        <w:t>Graphql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F9FAF4"/>
          <w:sz w:val="14"/>
          <w:szCs w:val="14"/>
        </w:rPr>
        <w:t>{</w:t>
      </w:r>
    </w:p>
    <w:p w14:paraId="2BA0A6A6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</w:p>
    <w:p w14:paraId="4D25F9AF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1290C3"/>
          <w:sz w:val="14"/>
          <w:szCs w:val="14"/>
        </w:rPr>
        <w:t>String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F2F200"/>
          <w:sz w:val="14"/>
          <w:szCs w:val="14"/>
        </w:rPr>
        <w:t>query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E6E6FA"/>
          <w:sz w:val="14"/>
          <w:szCs w:val="14"/>
        </w:rPr>
        <w:t>=</w:t>
      </w:r>
      <w:r w:rsidRPr="003A56F5">
        <w:rPr>
          <w:rFonts w:ascii="Consolas" w:hAnsi="Consolas"/>
          <w:color w:val="17C6A3"/>
          <w:sz w:val="14"/>
          <w:szCs w:val="14"/>
        </w:rPr>
        <w:t>"mutation { addProject( projectName: \"Project123456\", teamSize: 0, createdBy: \"John Doe\", createdOn: \"2024-07-05\", status: \"Created\" ) {projectName teamSize createdBy createdOn status } }"</w:t>
      </w:r>
      <w:r w:rsidRPr="003A56F5">
        <w:rPr>
          <w:rFonts w:ascii="Consolas" w:hAnsi="Consolas"/>
          <w:color w:val="E6E6FA"/>
          <w:sz w:val="14"/>
          <w:szCs w:val="14"/>
        </w:rPr>
        <w:t>;</w:t>
      </w:r>
    </w:p>
    <w:p w14:paraId="44E87E13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</w:p>
    <w:p w14:paraId="26396E07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</w:p>
    <w:p w14:paraId="043ED531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contentType</w:t>
      </w:r>
      <w:r w:rsidRPr="003A56F5">
        <w:rPr>
          <w:rFonts w:ascii="Consolas" w:hAnsi="Consolas"/>
          <w:color w:val="F9FAF4"/>
          <w:sz w:val="14"/>
          <w:szCs w:val="14"/>
        </w:rPr>
        <w:t>(</w:t>
      </w:r>
      <w:r w:rsidRPr="003A56F5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3A56F5">
        <w:rPr>
          <w:rFonts w:ascii="Consolas" w:hAnsi="Consolas"/>
          <w:color w:val="F9FAF4"/>
          <w:sz w:val="14"/>
          <w:szCs w:val="14"/>
        </w:rPr>
        <w:t>)</w:t>
      </w:r>
    </w:p>
    <w:p w14:paraId="798579AF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body</w:t>
      </w:r>
      <w:r w:rsidRPr="003A56F5">
        <w:rPr>
          <w:rFonts w:ascii="Consolas" w:hAnsi="Consolas"/>
          <w:color w:val="F9FAF4"/>
          <w:sz w:val="14"/>
          <w:szCs w:val="14"/>
        </w:rPr>
        <w:t>(</w:t>
      </w:r>
      <w:r w:rsidRPr="003A56F5">
        <w:rPr>
          <w:rFonts w:ascii="Consolas" w:hAnsi="Consolas"/>
          <w:color w:val="F3EC79"/>
          <w:sz w:val="14"/>
          <w:szCs w:val="14"/>
        </w:rPr>
        <w:t>query</w:t>
      </w:r>
      <w:r w:rsidRPr="003A56F5">
        <w:rPr>
          <w:rFonts w:ascii="Consolas" w:hAnsi="Consolas"/>
          <w:color w:val="F9FAF4"/>
          <w:sz w:val="14"/>
          <w:szCs w:val="14"/>
        </w:rPr>
        <w:t>)</w:t>
      </w:r>
    </w:p>
    <w:p w14:paraId="109A3A52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when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</w:p>
    <w:p w14:paraId="07BC0621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post</w:t>
      </w:r>
      <w:r w:rsidRPr="003A56F5">
        <w:rPr>
          <w:rFonts w:ascii="Consolas" w:hAnsi="Consolas"/>
          <w:color w:val="F9FAF4"/>
          <w:sz w:val="14"/>
          <w:szCs w:val="14"/>
        </w:rPr>
        <w:t>(</w:t>
      </w:r>
      <w:r w:rsidRPr="003A56F5">
        <w:rPr>
          <w:rFonts w:ascii="Consolas" w:hAnsi="Consolas"/>
          <w:color w:val="17C6A3"/>
          <w:sz w:val="14"/>
          <w:szCs w:val="14"/>
        </w:rPr>
        <w:t>"http://49.249.28.218:8091/addProject"</w:t>
      </w:r>
      <w:r w:rsidRPr="003A56F5">
        <w:rPr>
          <w:rFonts w:ascii="Consolas" w:hAnsi="Consolas"/>
          <w:color w:val="F9FAF4"/>
          <w:sz w:val="14"/>
          <w:szCs w:val="14"/>
        </w:rPr>
        <w:t>)</w:t>
      </w:r>
    </w:p>
    <w:p w14:paraId="5343C527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then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</w:p>
    <w:p w14:paraId="69EF469A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statusCode</w:t>
      </w:r>
      <w:r w:rsidRPr="003A56F5">
        <w:rPr>
          <w:rFonts w:ascii="Consolas" w:hAnsi="Consolas"/>
          <w:color w:val="F9FAF4"/>
          <w:sz w:val="14"/>
          <w:szCs w:val="14"/>
        </w:rPr>
        <w:t>(</w:t>
      </w:r>
      <w:r w:rsidRPr="003A56F5">
        <w:rPr>
          <w:rFonts w:ascii="Consolas" w:hAnsi="Consolas"/>
          <w:color w:val="6897BB"/>
          <w:sz w:val="14"/>
          <w:szCs w:val="14"/>
        </w:rPr>
        <w:t>201</w:t>
      </w:r>
      <w:r w:rsidRPr="003A56F5">
        <w:rPr>
          <w:rFonts w:ascii="Consolas" w:hAnsi="Consolas"/>
          <w:color w:val="F9FAF4"/>
          <w:sz w:val="14"/>
          <w:szCs w:val="14"/>
        </w:rPr>
        <w:t>)</w:t>
      </w:r>
    </w:p>
    <w:p w14:paraId="39C42B23" w14:textId="77777777" w:rsid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log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all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  <w:r w:rsidRPr="003A56F5">
        <w:rPr>
          <w:rFonts w:ascii="Consolas" w:hAnsi="Consolas"/>
          <w:color w:val="E6E6FA"/>
          <w:sz w:val="14"/>
          <w:szCs w:val="14"/>
        </w:rPr>
        <w:t>;</w:t>
      </w:r>
    </w:p>
    <w:p w14:paraId="7C371D7E" w14:textId="7532D28C" w:rsid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F9FAF4"/>
          <w:sz w:val="14"/>
          <w:szCs w:val="14"/>
        </w:rPr>
        <w:t>}</w:t>
      </w:r>
    </w:p>
    <w:p w14:paraId="420ABF11" w14:textId="77777777" w:rsid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CCCCCC"/>
          <w:sz w:val="14"/>
          <w:szCs w:val="14"/>
        </w:rPr>
        <w:t xml:space="preserve">           @</w:t>
      </w:r>
      <w:r w:rsidRPr="003A56F5">
        <w:rPr>
          <w:rFonts w:ascii="Consolas" w:hAnsi="Consolas"/>
          <w:i/>
          <w:iCs/>
          <w:color w:val="A0A0A0"/>
          <w:sz w:val="14"/>
          <w:szCs w:val="14"/>
        </w:rPr>
        <w:t>Test</w:t>
      </w:r>
    </w:p>
    <w:p w14:paraId="66903ADA" w14:textId="1BB31C9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CCCCCC"/>
          <w:sz w:val="14"/>
          <w:szCs w:val="14"/>
        </w:rPr>
        <w:t xml:space="preserve">           </w:t>
      </w:r>
      <w:r w:rsidRPr="003A56F5">
        <w:rPr>
          <w:rFonts w:ascii="Consolas" w:hAnsi="Consolas"/>
          <w:color w:val="CC6C1D"/>
          <w:sz w:val="14"/>
          <w:szCs w:val="14"/>
        </w:rPr>
        <w:t>public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CC6C1D"/>
          <w:sz w:val="14"/>
          <w:szCs w:val="14"/>
        </w:rPr>
        <w:t>void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1EB540"/>
          <w:sz w:val="14"/>
          <w:szCs w:val="14"/>
        </w:rPr>
        <w:t>getProjectByProjectId</w:t>
      </w:r>
      <w:r>
        <w:rPr>
          <w:rFonts w:ascii="Consolas" w:hAnsi="Consolas"/>
          <w:color w:val="1EB540"/>
          <w:sz w:val="14"/>
          <w:szCs w:val="14"/>
        </w:rPr>
        <w:t>_GraphQL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F9FAF4"/>
          <w:sz w:val="14"/>
          <w:szCs w:val="14"/>
        </w:rPr>
        <w:t>{</w:t>
      </w:r>
    </w:p>
    <w:p w14:paraId="462EB6E1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</w:p>
    <w:p w14:paraId="092AAEFB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808080"/>
          <w:sz w:val="14"/>
          <w:szCs w:val="14"/>
        </w:rPr>
        <w:t>//</w:t>
      </w:r>
      <w:r w:rsidRPr="003A56F5">
        <w:rPr>
          <w:rFonts w:ascii="Consolas" w:hAnsi="Consolas"/>
          <w:color w:val="808080"/>
          <w:sz w:val="14"/>
          <w:szCs w:val="14"/>
        </w:rPr>
        <w:tab/>
        <w:t xml:space="preserve"> { findProject(projectId:"NH_PROJ_*"){ projectId projectName status createdBy teamSize } }</w:t>
      </w:r>
    </w:p>
    <w:p w14:paraId="45879379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</w:p>
    <w:p w14:paraId="7D315CF3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1290C3"/>
          <w:sz w:val="14"/>
          <w:szCs w:val="14"/>
        </w:rPr>
        <w:t>String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F2F200"/>
          <w:sz w:val="14"/>
          <w:szCs w:val="14"/>
        </w:rPr>
        <w:t>query</w:t>
      </w:r>
      <w:r w:rsidRPr="003A56F5">
        <w:rPr>
          <w:rFonts w:ascii="Consolas" w:hAnsi="Consolas"/>
          <w:color w:val="D9E8F7"/>
          <w:sz w:val="14"/>
          <w:szCs w:val="14"/>
        </w:rPr>
        <w:t xml:space="preserve"> </w:t>
      </w:r>
      <w:r w:rsidRPr="003A56F5">
        <w:rPr>
          <w:rFonts w:ascii="Consolas" w:hAnsi="Consolas"/>
          <w:color w:val="E6E6FA"/>
          <w:sz w:val="14"/>
          <w:szCs w:val="14"/>
        </w:rPr>
        <w:t>=</w:t>
      </w:r>
      <w:r w:rsidRPr="003A56F5">
        <w:rPr>
          <w:rFonts w:ascii="Consolas" w:hAnsi="Consolas"/>
          <w:color w:val="17C6A3"/>
          <w:sz w:val="14"/>
          <w:szCs w:val="14"/>
        </w:rPr>
        <w:t>" { findProject(projectId:\"NH_PROJ_30087\"){ projectId } }"</w:t>
      </w:r>
      <w:r w:rsidRPr="003A56F5">
        <w:rPr>
          <w:rFonts w:ascii="Consolas" w:hAnsi="Consolas"/>
          <w:color w:val="E6E6FA"/>
          <w:sz w:val="14"/>
          <w:szCs w:val="14"/>
        </w:rPr>
        <w:t>;</w:t>
      </w:r>
    </w:p>
    <w:p w14:paraId="69C7C7DE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</w:p>
    <w:p w14:paraId="304B7793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</w:p>
    <w:p w14:paraId="5A3719C4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contentType</w:t>
      </w:r>
      <w:r w:rsidRPr="003A56F5">
        <w:rPr>
          <w:rFonts w:ascii="Consolas" w:hAnsi="Consolas"/>
          <w:color w:val="F9FAF4"/>
          <w:sz w:val="14"/>
          <w:szCs w:val="14"/>
        </w:rPr>
        <w:t>(</w:t>
      </w:r>
      <w:r w:rsidRPr="003A56F5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3A56F5">
        <w:rPr>
          <w:rFonts w:ascii="Consolas" w:hAnsi="Consolas"/>
          <w:color w:val="F9FAF4"/>
          <w:sz w:val="14"/>
          <w:szCs w:val="14"/>
        </w:rPr>
        <w:t>)</w:t>
      </w:r>
    </w:p>
    <w:p w14:paraId="0EE46C77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body</w:t>
      </w:r>
      <w:r w:rsidRPr="003A56F5">
        <w:rPr>
          <w:rFonts w:ascii="Consolas" w:hAnsi="Consolas"/>
          <w:color w:val="F9FAF4"/>
          <w:sz w:val="14"/>
          <w:szCs w:val="14"/>
        </w:rPr>
        <w:t>(</w:t>
      </w:r>
      <w:r w:rsidRPr="003A56F5">
        <w:rPr>
          <w:rFonts w:ascii="Consolas" w:hAnsi="Consolas"/>
          <w:color w:val="F3EC79"/>
          <w:sz w:val="14"/>
          <w:szCs w:val="14"/>
        </w:rPr>
        <w:t>query</w:t>
      </w:r>
      <w:r w:rsidRPr="003A56F5">
        <w:rPr>
          <w:rFonts w:ascii="Consolas" w:hAnsi="Consolas"/>
          <w:color w:val="F9FAF4"/>
          <w:sz w:val="14"/>
          <w:szCs w:val="14"/>
        </w:rPr>
        <w:t>)</w:t>
      </w:r>
    </w:p>
    <w:p w14:paraId="6C21D929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when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</w:p>
    <w:p w14:paraId="6994E21E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post</w:t>
      </w:r>
      <w:r w:rsidRPr="003A56F5">
        <w:rPr>
          <w:rFonts w:ascii="Consolas" w:hAnsi="Consolas"/>
          <w:color w:val="F9FAF4"/>
          <w:sz w:val="14"/>
          <w:szCs w:val="14"/>
        </w:rPr>
        <w:t>(</w:t>
      </w:r>
      <w:r w:rsidRPr="003A56F5">
        <w:rPr>
          <w:rFonts w:ascii="Consolas" w:hAnsi="Consolas"/>
          <w:color w:val="17C6A3"/>
          <w:sz w:val="14"/>
          <w:szCs w:val="14"/>
        </w:rPr>
        <w:t>"http://49.249.28.218:8091/getProjectByProjectId"</w:t>
      </w:r>
      <w:r w:rsidRPr="003A56F5">
        <w:rPr>
          <w:rFonts w:ascii="Consolas" w:hAnsi="Consolas"/>
          <w:color w:val="F9FAF4"/>
          <w:sz w:val="14"/>
          <w:szCs w:val="14"/>
        </w:rPr>
        <w:t>)</w:t>
      </w:r>
    </w:p>
    <w:p w14:paraId="0FB38C37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then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</w:p>
    <w:p w14:paraId="7616E25C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statusCode</w:t>
      </w:r>
      <w:r w:rsidRPr="003A56F5">
        <w:rPr>
          <w:rFonts w:ascii="Consolas" w:hAnsi="Consolas"/>
          <w:color w:val="F9FAF4"/>
          <w:sz w:val="14"/>
          <w:szCs w:val="14"/>
        </w:rPr>
        <w:t>(</w:t>
      </w:r>
      <w:r w:rsidRPr="003A56F5">
        <w:rPr>
          <w:rFonts w:ascii="Consolas" w:hAnsi="Consolas"/>
          <w:color w:val="6897BB"/>
          <w:sz w:val="14"/>
          <w:szCs w:val="14"/>
        </w:rPr>
        <w:t>200</w:t>
      </w:r>
      <w:r w:rsidRPr="003A56F5">
        <w:rPr>
          <w:rFonts w:ascii="Consolas" w:hAnsi="Consolas"/>
          <w:color w:val="F9FAF4"/>
          <w:sz w:val="14"/>
          <w:szCs w:val="14"/>
        </w:rPr>
        <w:t>)</w:t>
      </w:r>
    </w:p>
    <w:p w14:paraId="66F6CF17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log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  <w:r w:rsidRPr="003A56F5">
        <w:rPr>
          <w:rFonts w:ascii="Consolas" w:hAnsi="Consolas"/>
          <w:color w:val="E6E6FA"/>
          <w:sz w:val="14"/>
          <w:szCs w:val="14"/>
        </w:rPr>
        <w:t>.</w:t>
      </w:r>
      <w:r w:rsidRPr="003A56F5">
        <w:rPr>
          <w:rFonts w:ascii="Consolas" w:hAnsi="Consolas"/>
          <w:color w:val="80F6A7"/>
          <w:sz w:val="14"/>
          <w:szCs w:val="14"/>
        </w:rPr>
        <w:t>all</w:t>
      </w:r>
      <w:r w:rsidRPr="003A56F5">
        <w:rPr>
          <w:rFonts w:ascii="Consolas" w:hAnsi="Consolas"/>
          <w:color w:val="F9FAF4"/>
          <w:sz w:val="14"/>
          <w:szCs w:val="14"/>
        </w:rPr>
        <w:t>()</w:t>
      </w:r>
      <w:r w:rsidRPr="003A56F5">
        <w:rPr>
          <w:rFonts w:ascii="Consolas" w:hAnsi="Consolas"/>
          <w:color w:val="E6E6FA"/>
          <w:sz w:val="14"/>
          <w:szCs w:val="14"/>
        </w:rPr>
        <w:t>;</w:t>
      </w:r>
    </w:p>
    <w:p w14:paraId="2573A64F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D9E8F7"/>
          <w:sz w:val="14"/>
          <w:szCs w:val="14"/>
        </w:rPr>
        <w:tab/>
      </w:r>
    </w:p>
    <w:p w14:paraId="60BFEF53" w14:textId="77777777" w:rsidR="003A56F5" w:rsidRPr="003A56F5" w:rsidRDefault="003A56F5" w:rsidP="003A56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3A56F5">
        <w:rPr>
          <w:rFonts w:ascii="Consolas" w:hAnsi="Consolas"/>
          <w:color w:val="D9E8F7"/>
          <w:sz w:val="14"/>
          <w:szCs w:val="14"/>
        </w:rPr>
        <w:tab/>
      </w:r>
      <w:r w:rsidRPr="003A56F5">
        <w:rPr>
          <w:rFonts w:ascii="Consolas" w:hAnsi="Consolas"/>
          <w:color w:val="F9FAF4"/>
          <w:sz w:val="14"/>
          <w:szCs w:val="14"/>
        </w:rPr>
        <w:t>}</w:t>
      </w:r>
    </w:p>
    <w:p w14:paraId="1D15D67B" w14:textId="5CCAB82F" w:rsidR="00876946" w:rsidRDefault="00876946" w:rsidP="00876946"/>
    <w:p w14:paraId="160FDEE8" w14:textId="73517F65" w:rsidR="003A56F5" w:rsidRPr="005C72D0" w:rsidRDefault="00FB7A9C" w:rsidP="00FB7A9C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JSON SCHEMA VALIDATION=</w:t>
      </w:r>
    </w:p>
    <w:p w14:paraId="149B5D53" w14:textId="6300007A" w:rsidR="00FB7A9C" w:rsidRDefault="00323DAC" w:rsidP="00FB7A9C">
      <w:pPr>
        <w:pStyle w:val="ListParagraph"/>
        <w:numPr>
          <w:ilvl w:val="0"/>
          <w:numId w:val="159"/>
        </w:numPr>
      </w:pPr>
      <w:r>
        <w:t>EVERY ENDPOINT AS DIFFERENT SCHEMA.</w:t>
      </w:r>
    </w:p>
    <w:p w14:paraId="520372D2" w14:textId="477EC9AA" w:rsidR="00323DAC" w:rsidRDefault="00323DAC" w:rsidP="00FB7A9C">
      <w:pPr>
        <w:pStyle w:val="ListParagraph"/>
        <w:numPr>
          <w:ilvl w:val="0"/>
          <w:numId w:val="159"/>
        </w:numPr>
      </w:pPr>
      <w:r>
        <w:t xml:space="preserve">WE NEED TO ADD </w:t>
      </w:r>
      <w:r w:rsidR="003074A4">
        <w:t>JSON_SCHMA_VALIDATION FROM IO.RESTASSURED .</w:t>
      </w:r>
    </w:p>
    <w:p w14:paraId="1BFCD215" w14:textId="77777777" w:rsidR="00C54AFA" w:rsidRPr="00C54AFA" w:rsidRDefault="00C54AFA" w:rsidP="00C54A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C54AFA">
        <w:rPr>
          <w:rFonts w:ascii="Consolas" w:hAnsi="Consolas"/>
          <w:color w:val="808080"/>
          <w:sz w:val="16"/>
          <w:szCs w:val="16"/>
        </w:rPr>
        <w:t>&lt;</w:t>
      </w:r>
      <w:r w:rsidRPr="00C54AFA">
        <w:rPr>
          <w:rFonts w:ascii="Consolas" w:hAnsi="Consolas"/>
          <w:color w:val="569CD6"/>
          <w:sz w:val="16"/>
          <w:szCs w:val="16"/>
        </w:rPr>
        <w:t>dependency</w:t>
      </w:r>
      <w:r w:rsidRPr="00C54AFA">
        <w:rPr>
          <w:rFonts w:ascii="Consolas" w:hAnsi="Consolas"/>
          <w:color w:val="808080"/>
          <w:sz w:val="16"/>
          <w:szCs w:val="16"/>
        </w:rPr>
        <w:t>&gt;</w:t>
      </w:r>
    </w:p>
    <w:p w14:paraId="4D14335D" w14:textId="77777777" w:rsidR="00C54AFA" w:rsidRPr="00C54AFA" w:rsidRDefault="00C54AFA" w:rsidP="00C54A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C54AFA">
        <w:rPr>
          <w:rFonts w:ascii="Consolas" w:hAnsi="Consolas"/>
          <w:color w:val="CCCCCC"/>
          <w:sz w:val="16"/>
          <w:szCs w:val="16"/>
        </w:rPr>
        <w:lastRenderedPageBreak/>
        <w:t xml:space="preserve">    </w:t>
      </w:r>
      <w:r w:rsidRPr="00C54AFA">
        <w:rPr>
          <w:rFonts w:ascii="Consolas" w:hAnsi="Consolas"/>
          <w:color w:val="808080"/>
          <w:sz w:val="16"/>
          <w:szCs w:val="16"/>
        </w:rPr>
        <w:t>&lt;</w:t>
      </w:r>
      <w:r w:rsidRPr="00C54AFA">
        <w:rPr>
          <w:rFonts w:ascii="Consolas" w:hAnsi="Consolas"/>
          <w:color w:val="569CD6"/>
          <w:sz w:val="16"/>
          <w:szCs w:val="16"/>
        </w:rPr>
        <w:t>groupId</w:t>
      </w:r>
      <w:r w:rsidRPr="00C54AFA">
        <w:rPr>
          <w:rFonts w:ascii="Consolas" w:hAnsi="Consolas"/>
          <w:color w:val="808080"/>
          <w:sz w:val="16"/>
          <w:szCs w:val="16"/>
        </w:rPr>
        <w:t>&gt;</w:t>
      </w:r>
      <w:r w:rsidRPr="00C54AFA">
        <w:rPr>
          <w:rFonts w:ascii="Consolas" w:hAnsi="Consolas"/>
          <w:color w:val="CCCCCC"/>
          <w:sz w:val="16"/>
          <w:szCs w:val="16"/>
        </w:rPr>
        <w:t>io.rest-assured</w:t>
      </w:r>
      <w:r w:rsidRPr="00C54AFA">
        <w:rPr>
          <w:rFonts w:ascii="Consolas" w:hAnsi="Consolas"/>
          <w:color w:val="808080"/>
          <w:sz w:val="16"/>
          <w:szCs w:val="16"/>
        </w:rPr>
        <w:t>&lt;/</w:t>
      </w:r>
      <w:r w:rsidRPr="00C54AFA">
        <w:rPr>
          <w:rFonts w:ascii="Consolas" w:hAnsi="Consolas"/>
          <w:color w:val="569CD6"/>
          <w:sz w:val="16"/>
          <w:szCs w:val="16"/>
        </w:rPr>
        <w:t>groupId</w:t>
      </w:r>
      <w:r w:rsidRPr="00C54AFA">
        <w:rPr>
          <w:rFonts w:ascii="Consolas" w:hAnsi="Consolas"/>
          <w:color w:val="808080"/>
          <w:sz w:val="16"/>
          <w:szCs w:val="16"/>
        </w:rPr>
        <w:t>&gt;</w:t>
      </w:r>
    </w:p>
    <w:p w14:paraId="1B03586B" w14:textId="77777777" w:rsidR="00C54AFA" w:rsidRPr="00C54AFA" w:rsidRDefault="00C54AFA" w:rsidP="00C54A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C54AFA">
        <w:rPr>
          <w:rFonts w:ascii="Consolas" w:hAnsi="Consolas"/>
          <w:color w:val="CCCCCC"/>
          <w:sz w:val="16"/>
          <w:szCs w:val="16"/>
        </w:rPr>
        <w:t xml:space="preserve">    </w:t>
      </w:r>
      <w:r w:rsidRPr="00C54AFA">
        <w:rPr>
          <w:rFonts w:ascii="Consolas" w:hAnsi="Consolas"/>
          <w:color w:val="808080"/>
          <w:sz w:val="16"/>
          <w:szCs w:val="16"/>
        </w:rPr>
        <w:t>&lt;</w:t>
      </w:r>
      <w:r w:rsidRPr="00C54AFA">
        <w:rPr>
          <w:rFonts w:ascii="Consolas" w:hAnsi="Consolas"/>
          <w:color w:val="569CD6"/>
          <w:sz w:val="16"/>
          <w:szCs w:val="16"/>
        </w:rPr>
        <w:t>artifactId</w:t>
      </w:r>
      <w:r w:rsidRPr="00C54AFA">
        <w:rPr>
          <w:rFonts w:ascii="Consolas" w:hAnsi="Consolas"/>
          <w:color w:val="808080"/>
          <w:sz w:val="16"/>
          <w:szCs w:val="16"/>
        </w:rPr>
        <w:t>&gt;</w:t>
      </w:r>
      <w:r w:rsidRPr="00C54AFA">
        <w:rPr>
          <w:rFonts w:ascii="Consolas" w:hAnsi="Consolas"/>
          <w:color w:val="CCCCCC"/>
          <w:sz w:val="16"/>
          <w:szCs w:val="16"/>
        </w:rPr>
        <w:t>json-schema-validator</w:t>
      </w:r>
      <w:r w:rsidRPr="00C54AFA">
        <w:rPr>
          <w:rFonts w:ascii="Consolas" w:hAnsi="Consolas"/>
          <w:color w:val="808080"/>
          <w:sz w:val="16"/>
          <w:szCs w:val="16"/>
        </w:rPr>
        <w:t>&lt;/</w:t>
      </w:r>
      <w:r w:rsidRPr="00C54AFA">
        <w:rPr>
          <w:rFonts w:ascii="Consolas" w:hAnsi="Consolas"/>
          <w:color w:val="569CD6"/>
          <w:sz w:val="16"/>
          <w:szCs w:val="16"/>
        </w:rPr>
        <w:t>artifactId</w:t>
      </w:r>
      <w:r w:rsidRPr="00C54AFA">
        <w:rPr>
          <w:rFonts w:ascii="Consolas" w:hAnsi="Consolas"/>
          <w:color w:val="808080"/>
          <w:sz w:val="16"/>
          <w:szCs w:val="16"/>
        </w:rPr>
        <w:t>&gt;</w:t>
      </w:r>
    </w:p>
    <w:p w14:paraId="6A63CE58" w14:textId="77777777" w:rsidR="00C54AFA" w:rsidRPr="00C54AFA" w:rsidRDefault="00C54AFA" w:rsidP="00C54A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C54AFA">
        <w:rPr>
          <w:rFonts w:ascii="Consolas" w:hAnsi="Consolas"/>
          <w:color w:val="CCCCCC"/>
          <w:sz w:val="16"/>
          <w:szCs w:val="16"/>
        </w:rPr>
        <w:t xml:space="preserve">    </w:t>
      </w:r>
      <w:r w:rsidRPr="00C54AFA">
        <w:rPr>
          <w:rFonts w:ascii="Consolas" w:hAnsi="Consolas"/>
          <w:color w:val="808080"/>
          <w:sz w:val="16"/>
          <w:szCs w:val="16"/>
        </w:rPr>
        <w:t>&lt;</w:t>
      </w:r>
      <w:r w:rsidRPr="00C54AFA">
        <w:rPr>
          <w:rFonts w:ascii="Consolas" w:hAnsi="Consolas"/>
          <w:color w:val="569CD6"/>
          <w:sz w:val="16"/>
          <w:szCs w:val="16"/>
        </w:rPr>
        <w:t>version</w:t>
      </w:r>
      <w:r w:rsidRPr="00C54AFA">
        <w:rPr>
          <w:rFonts w:ascii="Consolas" w:hAnsi="Consolas"/>
          <w:color w:val="808080"/>
          <w:sz w:val="16"/>
          <w:szCs w:val="16"/>
        </w:rPr>
        <w:t>&gt;</w:t>
      </w:r>
      <w:r w:rsidRPr="00C54AFA">
        <w:rPr>
          <w:rFonts w:ascii="Consolas" w:hAnsi="Consolas"/>
          <w:color w:val="CCCCCC"/>
          <w:sz w:val="16"/>
          <w:szCs w:val="16"/>
        </w:rPr>
        <w:t>5.5.1</w:t>
      </w:r>
      <w:r w:rsidRPr="00C54AFA">
        <w:rPr>
          <w:rFonts w:ascii="Consolas" w:hAnsi="Consolas"/>
          <w:color w:val="808080"/>
          <w:sz w:val="16"/>
          <w:szCs w:val="16"/>
        </w:rPr>
        <w:t>&lt;/</w:t>
      </w:r>
      <w:r w:rsidRPr="00C54AFA">
        <w:rPr>
          <w:rFonts w:ascii="Consolas" w:hAnsi="Consolas"/>
          <w:color w:val="569CD6"/>
          <w:sz w:val="16"/>
          <w:szCs w:val="16"/>
        </w:rPr>
        <w:t>version</w:t>
      </w:r>
      <w:r w:rsidRPr="00C54AFA">
        <w:rPr>
          <w:rFonts w:ascii="Consolas" w:hAnsi="Consolas"/>
          <w:color w:val="808080"/>
          <w:sz w:val="16"/>
          <w:szCs w:val="16"/>
        </w:rPr>
        <w:t>&gt;</w:t>
      </w:r>
    </w:p>
    <w:p w14:paraId="11EFFF22" w14:textId="77777777" w:rsidR="00C54AFA" w:rsidRPr="00C54AFA" w:rsidRDefault="00C54AFA" w:rsidP="00C54A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6"/>
          <w:szCs w:val="16"/>
        </w:rPr>
      </w:pPr>
      <w:r w:rsidRPr="00C54AFA">
        <w:rPr>
          <w:rFonts w:ascii="Consolas" w:hAnsi="Consolas"/>
          <w:color w:val="808080"/>
          <w:sz w:val="16"/>
          <w:szCs w:val="16"/>
        </w:rPr>
        <w:t>&lt;/</w:t>
      </w:r>
      <w:r w:rsidRPr="00C54AFA">
        <w:rPr>
          <w:rFonts w:ascii="Consolas" w:hAnsi="Consolas"/>
          <w:color w:val="569CD6"/>
          <w:sz w:val="16"/>
          <w:szCs w:val="16"/>
        </w:rPr>
        <w:t>dependency</w:t>
      </w:r>
      <w:r w:rsidRPr="00C54AFA">
        <w:rPr>
          <w:rFonts w:ascii="Consolas" w:hAnsi="Consolas"/>
          <w:color w:val="808080"/>
          <w:sz w:val="16"/>
          <w:szCs w:val="16"/>
        </w:rPr>
        <w:t>&gt;</w:t>
      </w:r>
    </w:p>
    <w:p w14:paraId="5E01E3DA" w14:textId="2B6BC6B0" w:rsidR="003074A4" w:rsidRDefault="0097550B" w:rsidP="003074A4">
      <w:r>
        <w:t>SCHMA FILE PROVIDED BY THE DEVELOPER ADD =</w:t>
      </w:r>
    </w:p>
    <w:p w14:paraId="2FE08791" w14:textId="77777777" w:rsidR="00CF1EC5" w:rsidRPr="00CF1EC5" w:rsidRDefault="00CF1EC5" w:rsidP="00CF1E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F1EC5">
        <w:rPr>
          <w:rFonts w:ascii="Consolas" w:hAnsi="Consolas"/>
          <w:color w:val="80F2F6"/>
          <w:sz w:val="14"/>
          <w:szCs w:val="14"/>
        </w:rPr>
        <w:t>Response</w:t>
      </w:r>
      <w:r w:rsidRPr="00CF1EC5">
        <w:rPr>
          <w:rFonts w:ascii="Consolas" w:hAnsi="Consolas"/>
          <w:color w:val="D9E8F7"/>
          <w:sz w:val="14"/>
          <w:szCs w:val="14"/>
        </w:rPr>
        <w:t xml:space="preserve"> </w:t>
      </w:r>
      <w:r w:rsidRPr="00CF1EC5">
        <w:rPr>
          <w:rFonts w:ascii="Consolas" w:hAnsi="Consolas"/>
          <w:color w:val="F2F200"/>
          <w:sz w:val="14"/>
          <w:szCs w:val="14"/>
        </w:rPr>
        <w:t>res</w:t>
      </w:r>
      <w:r w:rsidRPr="00CF1EC5">
        <w:rPr>
          <w:rFonts w:ascii="Consolas" w:hAnsi="Consolas"/>
          <w:color w:val="E6E6FA"/>
          <w:sz w:val="14"/>
          <w:szCs w:val="14"/>
        </w:rPr>
        <w:t>=</w:t>
      </w:r>
      <w:r w:rsidRPr="00CF1EC5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CF1EC5">
        <w:rPr>
          <w:rFonts w:ascii="Consolas" w:hAnsi="Consolas"/>
          <w:color w:val="F9FAF4"/>
          <w:sz w:val="14"/>
          <w:szCs w:val="14"/>
        </w:rPr>
        <w:t>()</w:t>
      </w:r>
    </w:p>
    <w:p w14:paraId="53BDA44F" w14:textId="77777777" w:rsidR="00CF1EC5" w:rsidRPr="00CF1EC5" w:rsidRDefault="00CF1EC5" w:rsidP="00CF1E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F1EC5">
        <w:rPr>
          <w:rFonts w:ascii="Consolas" w:hAnsi="Consolas"/>
          <w:color w:val="D9E8F7"/>
          <w:sz w:val="14"/>
          <w:szCs w:val="14"/>
        </w:rPr>
        <w:tab/>
      </w:r>
      <w:r w:rsidRPr="00CF1EC5">
        <w:rPr>
          <w:rFonts w:ascii="Consolas" w:hAnsi="Consolas"/>
          <w:color w:val="E6E6FA"/>
          <w:sz w:val="14"/>
          <w:szCs w:val="14"/>
        </w:rPr>
        <w:t>.</w:t>
      </w:r>
      <w:r w:rsidRPr="00CF1EC5">
        <w:rPr>
          <w:rFonts w:ascii="Consolas" w:hAnsi="Consolas"/>
          <w:color w:val="80F6A7"/>
          <w:sz w:val="14"/>
          <w:szCs w:val="14"/>
        </w:rPr>
        <w:t>contentType</w:t>
      </w:r>
      <w:r w:rsidRPr="00CF1EC5">
        <w:rPr>
          <w:rFonts w:ascii="Consolas" w:hAnsi="Consolas"/>
          <w:color w:val="F9FAF4"/>
          <w:sz w:val="14"/>
          <w:szCs w:val="14"/>
        </w:rPr>
        <w:t>(</w:t>
      </w:r>
      <w:r w:rsidRPr="00CF1EC5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CF1EC5">
        <w:rPr>
          <w:rFonts w:ascii="Consolas" w:hAnsi="Consolas"/>
          <w:color w:val="E6E6FA"/>
          <w:sz w:val="14"/>
          <w:szCs w:val="14"/>
        </w:rPr>
        <w:t>.</w:t>
      </w:r>
      <w:r w:rsidRPr="00CF1EC5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CF1EC5">
        <w:rPr>
          <w:rFonts w:ascii="Consolas" w:hAnsi="Consolas"/>
          <w:color w:val="F9FAF4"/>
          <w:sz w:val="14"/>
          <w:szCs w:val="14"/>
        </w:rPr>
        <w:t>)</w:t>
      </w:r>
    </w:p>
    <w:p w14:paraId="2D555459" w14:textId="77777777" w:rsidR="00CF1EC5" w:rsidRPr="00CF1EC5" w:rsidRDefault="00CF1EC5" w:rsidP="00CF1E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F1EC5">
        <w:rPr>
          <w:rFonts w:ascii="Consolas" w:hAnsi="Consolas"/>
          <w:color w:val="D9E8F7"/>
          <w:sz w:val="14"/>
          <w:szCs w:val="14"/>
        </w:rPr>
        <w:tab/>
      </w:r>
      <w:r w:rsidRPr="00CF1EC5">
        <w:rPr>
          <w:rFonts w:ascii="Consolas" w:hAnsi="Consolas"/>
          <w:color w:val="E6E6FA"/>
          <w:sz w:val="14"/>
          <w:szCs w:val="14"/>
        </w:rPr>
        <w:t>.</w:t>
      </w:r>
      <w:r w:rsidRPr="00CF1EC5">
        <w:rPr>
          <w:rFonts w:ascii="Consolas" w:hAnsi="Consolas"/>
          <w:color w:val="80F6A7"/>
          <w:sz w:val="14"/>
          <w:szCs w:val="14"/>
        </w:rPr>
        <w:t>body</w:t>
      </w:r>
      <w:r w:rsidRPr="00CF1EC5">
        <w:rPr>
          <w:rFonts w:ascii="Consolas" w:hAnsi="Consolas"/>
          <w:color w:val="F9FAF4"/>
          <w:sz w:val="14"/>
          <w:szCs w:val="14"/>
        </w:rPr>
        <w:t>(</w:t>
      </w:r>
      <w:r w:rsidRPr="00CF1EC5">
        <w:rPr>
          <w:rFonts w:ascii="Consolas" w:hAnsi="Consolas"/>
          <w:color w:val="F3EC79"/>
          <w:sz w:val="14"/>
          <w:szCs w:val="14"/>
        </w:rPr>
        <w:t>po</w:t>
      </w:r>
      <w:r w:rsidRPr="00CF1EC5">
        <w:rPr>
          <w:rFonts w:ascii="Consolas" w:hAnsi="Consolas"/>
          <w:color w:val="F9FAF4"/>
          <w:sz w:val="14"/>
          <w:szCs w:val="14"/>
        </w:rPr>
        <w:t>)</w:t>
      </w:r>
    </w:p>
    <w:p w14:paraId="3D91B884" w14:textId="77777777" w:rsidR="00CF1EC5" w:rsidRPr="00CF1EC5" w:rsidRDefault="00CF1EC5" w:rsidP="00CF1E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F1EC5">
        <w:rPr>
          <w:rFonts w:ascii="Consolas" w:hAnsi="Consolas"/>
          <w:color w:val="D9E8F7"/>
          <w:sz w:val="14"/>
          <w:szCs w:val="14"/>
        </w:rPr>
        <w:tab/>
      </w:r>
      <w:r w:rsidRPr="00CF1EC5">
        <w:rPr>
          <w:rFonts w:ascii="Consolas" w:hAnsi="Consolas"/>
          <w:color w:val="E6E6FA"/>
          <w:sz w:val="14"/>
          <w:szCs w:val="14"/>
        </w:rPr>
        <w:t>.</w:t>
      </w:r>
      <w:r w:rsidRPr="00CF1EC5">
        <w:rPr>
          <w:rFonts w:ascii="Consolas" w:hAnsi="Consolas"/>
          <w:color w:val="80F6A7"/>
          <w:sz w:val="14"/>
          <w:szCs w:val="14"/>
        </w:rPr>
        <w:t>when</w:t>
      </w:r>
      <w:r w:rsidRPr="00CF1EC5">
        <w:rPr>
          <w:rFonts w:ascii="Consolas" w:hAnsi="Consolas"/>
          <w:color w:val="F9FAF4"/>
          <w:sz w:val="14"/>
          <w:szCs w:val="14"/>
        </w:rPr>
        <w:t>()</w:t>
      </w:r>
    </w:p>
    <w:p w14:paraId="1A608628" w14:textId="77777777" w:rsidR="00CF1EC5" w:rsidRPr="00CF1EC5" w:rsidRDefault="00CF1EC5" w:rsidP="00CF1E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F1EC5">
        <w:rPr>
          <w:rFonts w:ascii="Consolas" w:hAnsi="Consolas"/>
          <w:color w:val="D9E8F7"/>
          <w:sz w:val="14"/>
          <w:szCs w:val="14"/>
        </w:rPr>
        <w:tab/>
      </w:r>
      <w:r w:rsidRPr="00CF1EC5">
        <w:rPr>
          <w:rFonts w:ascii="Consolas" w:hAnsi="Consolas"/>
          <w:color w:val="E6E6FA"/>
          <w:sz w:val="14"/>
          <w:szCs w:val="14"/>
        </w:rPr>
        <w:t>.</w:t>
      </w:r>
      <w:r w:rsidRPr="00CF1EC5">
        <w:rPr>
          <w:rFonts w:ascii="Consolas" w:hAnsi="Consolas"/>
          <w:color w:val="80F6A7"/>
          <w:sz w:val="14"/>
          <w:szCs w:val="14"/>
        </w:rPr>
        <w:t>post</w:t>
      </w:r>
      <w:r w:rsidRPr="00CF1EC5">
        <w:rPr>
          <w:rFonts w:ascii="Consolas" w:hAnsi="Consolas"/>
          <w:color w:val="F9FAF4"/>
          <w:sz w:val="14"/>
          <w:szCs w:val="14"/>
        </w:rPr>
        <w:t>(</w:t>
      </w:r>
      <w:r w:rsidRPr="00CF1EC5">
        <w:rPr>
          <w:rFonts w:ascii="Consolas" w:hAnsi="Consolas"/>
          <w:color w:val="17C6A3"/>
          <w:sz w:val="14"/>
          <w:szCs w:val="14"/>
        </w:rPr>
        <w:t>"http://49.249.28.218:8091/addProject"</w:t>
      </w:r>
      <w:r w:rsidRPr="00CF1EC5">
        <w:rPr>
          <w:rFonts w:ascii="Consolas" w:hAnsi="Consolas"/>
          <w:color w:val="F9FAF4"/>
          <w:sz w:val="14"/>
          <w:szCs w:val="14"/>
        </w:rPr>
        <w:t>)</w:t>
      </w:r>
      <w:r w:rsidRPr="00CF1EC5">
        <w:rPr>
          <w:rFonts w:ascii="Consolas" w:hAnsi="Consolas"/>
          <w:color w:val="E6E6FA"/>
          <w:sz w:val="14"/>
          <w:szCs w:val="14"/>
        </w:rPr>
        <w:t>;</w:t>
      </w:r>
    </w:p>
    <w:p w14:paraId="04077D15" w14:textId="77777777" w:rsidR="00CF1EC5" w:rsidRPr="00CF1EC5" w:rsidRDefault="00CF1EC5" w:rsidP="00CF1E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CF1EC5">
        <w:rPr>
          <w:rFonts w:ascii="Consolas" w:hAnsi="Consolas"/>
          <w:color w:val="D9E8F7"/>
          <w:sz w:val="14"/>
          <w:szCs w:val="14"/>
        </w:rPr>
        <w:tab/>
      </w:r>
      <w:r w:rsidRPr="00CF1EC5">
        <w:rPr>
          <w:rFonts w:ascii="Consolas" w:hAnsi="Consolas"/>
          <w:color w:val="F3EC79"/>
          <w:sz w:val="14"/>
          <w:szCs w:val="14"/>
        </w:rPr>
        <w:t>res</w:t>
      </w:r>
      <w:r w:rsidRPr="00CF1EC5">
        <w:rPr>
          <w:rFonts w:ascii="Consolas" w:hAnsi="Consolas"/>
          <w:color w:val="E6E6FA"/>
          <w:sz w:val="14"/>
          <w:szCs w:val="14"/>
        </w:rPr>
        <w:t>.</w:t>
      </w:r>
      <w:r w:rsidRPr="00CF1EC5">
        <w:rPr>
          <w:rFonts w:ascii="Consolas" w:hAnsi="Consolas"/>
          <w:color w:val="80F6A7"/>
          <w:sz w:val="14"/>
          <w:szCs w:val="14"/>
        </w:rPr>
        <w:t>then</w:t>
      </w:r>
      <w:r w:rsidRPr="00CF1EC5">
        <w:rPr>
          <w:rFonts w:ascii="Consolas" w:hAnsi="Consolas"/>
          <w:color w:val="F9FAF4"/>
          <w:sz w:val="14"/>
          <w:szCs w:val="14"/>
        </w:rPr>
        <w:t>()</w:t>
      </w:r>
      <w:r w:rsidRPr="00CF1EC5">
        <w:rPr>
          <w:rFonts w:ascii="Consolas" w:hAnsi="Consolas"/>
          <w:color w:val="E6E6FA"/>
          <w:sz w:val="14"/>
          <w:szCs w:val="14"/>
        </w:rPr>
        <w:t>.</w:t>
      </w:r>
      <w:r w:rsidRPr="00CF1EC5">
        <w:rPr>
          <w:rFonts w:ascii="Consolas" w:hAnsi="Consolas"/>
          <w:color w:val="80F6A7"/>
          <w:sz w:val="14"/>
          <w:szCs w:val="14"/>
        </w:rPr>
        <w:t>body</w:t>
      </w:r>
      <w:r w:rsidRPr="00CF1EC5">
        <w:rPr>
          <w:rFonts w:ascii="Consolas" w:hAnsi="Consolas"/>
          <w:color w:val="F9FAF4"/>
          <w:sz w:val="14"/>
          <w:szCs w:val="14"/>
        </w:rPr>
        <w:t>(</w:t>
      </w:r>
      <w:r w:rsidRPr="00CF1EC5">
        <w:rPr>
          <w:rFonts w:ascii="Consolas" w:hAnsi="Consolas"/>
          <w:color w:val="1290C3"/>
          <w:sz w:val="14"/>
          <w:szCs w:val="14"/>
        </w:rPr>
        <w:t>JsonSchemaValidator</w:t>
      </w:r>
      <w:r w:rsidRPr="00CF1EC5">
        <w:rPr>
          <w:rFonts w:ascii="Consolas" w:hAnsi="Consolas"/>
          <w:color w:val="E6E6FA"/>
          <w:sz w:val="14"/>
          <w:szCs w:val="14"/>
        </w:rPr>
        <w:t>.</w:t>
      </w:r>
      <w:r w:rsidRPr="00CF1EC5">
        <w:rPr>
          <w:rFonts w:ascii="Consolas" w:hAnsi="Consolas"/>
          <w:i/>
          <w:iCs/>
          <w:color w:val="96EC3F"/>
          <w:sz w:val="14"/>
          <w:szCs w:val="14"/>
        </w:rPr>
        <w:t>matchesJsonSchema</w:t>
      </w:r>
      <w:r w:rsidRPr="00CF1EC5">
        <w:rPr>
          <w:rFonts w:ascii="Consolas" w:hAnsi="Consolas"/>
          <w:color w:val="F9FAF4"/>
          <w:sz w:val="14"/>
          <w:szCs w:val="14"/>
        </w:rPr>
        <w:t>(</w:t>
      </w:r>
      <w:r w:rsidRPr="00CF1EC5">
        <w:rPr>
          <w:rFonts w:ascii="Consolas" w:hAnsi="Consolas"/>
          <w:color w:val="CC6C1D"/>
          <w:sz w:val="14"/>
          <w:szCs w:val="14"/>
        </w:rPr>
        <w:t>new</w:t>
      </w:r>
      <w:r w:rsidRPr="00CF1EC5">
        <w:rPr>
          <w:rFonts w:ascii="Consolas" w:hAnsi="Consolas"/>
          <w:color w:val="D9E8F7"/>
          <w:sz w:val="14"/>
          <w:szCs w:val="14"/>
        </w:rPr>
        <w:t xml:space="preserve"> </w:t>
      </w:r>
      <w:r w:rsidRPr="00CF1EC5">
        <w:rPr>
          <w:rFonts w:ascii="Consolas" w:hAnsi="Consolas"/>
          <w:color w:val="A7EC21"/>
          <w:sz w:val="14"/>
          <w:szCs w:val="14"/>
        </w:rPr>
        <w:t>File</w:t>
      </w:r>
      <w:r w:rsidRPr="00CF1EC5">
        <w:rPr>
          <w:rFonts w:ascii="Consolas" w:hAnsi="Consolas"/>
          <w:color w:val="F9FAF4"/>
          <w:sz w:val="14"/>
          <w:szCs w:val="14"/>
        </w:rPr>
        <w:t>(</w:t>
      </w:r>
      <w:r w:rsidRPr="00CF1EC5">
        <w:rPr>
          <w:rFonts w:ascii="Consolas" w:hAnsi="Consolas"/>
          <w:color w:val="17C6A3"/>
          <w:sz w:val="14"/>
          <w:szCs w:val="14"/>
        </w:rPr>
        <w:t>"C:\\Users\\Gurup\\eclipse-workspace\\BackEndTestingProject\\src\\test\\resources\\jsonschema.json"</w:t>
      </w:r>
      <w:r w:rsidRPr="00CF1EC5">
        <w:rPr>
          <w:rFonts w:ascii="Consolas" w:hAnsi="Consolas"/>
          <w:color w:val="F9FAF4"/>
          <w:sz w:val="14"/>
          <w:szCs w:val="14"/>
        </w:rPr>
        <w:t>)))</w:t>
      </w:r>
      <w:r w:rsidRPr="00CF1EC5">
        <w:rPr>
          <w:rFonts w:ascii="Consolas" w:hAnsi="Consolas"/>
          <w:color w:val="E6E6FA"/>
          <w:sz w:val="14"/>
          <w:szCs w:val="14"/>
        </w:rPr>
        <w:t>.</w:t>
      </w:r>
      <w:r w:rsidRPr="00CF1EC5">
        <w:rPr>
          <w:rFonts w:ascii="Consolas" w:hAnsi="Consolas"/>
          <w:color w:val="80F6A7"/>
          <w:sz w:val="14"/>
          <w:szCs w:val="14"/>
        </w:rPr>
        <w:t>log</w:t>
      </w:r>
      <w:r w:rsidRPr="00CF1EC5">
        <w:rPr>
          <w:rFonts w:ascii="Consolas" w:hAnsi="Consolas"/>
          <w:color w:val="F9FAF4"/>
          <w:sz w:val="14"/>
          <w:szCs w:val="14"/>
        </w:rPr>
        <w:t>()</w:t>
      </w:r>
      <w:r w:rsidRPr="00CF1EC5">
        <w:rPr>
          <w:rFonts w:ascii="Consolas" w:hAnsi="Consolas"/>
          <w:color w:val="E6E6FA"/>
          <w:sz w:val="14"/>
          <w:szCs w:val="14"/>
        </w:rPr>
        <w:t>.</w:t>
      </w:r>
      <w:r w:rsidRPr="00CF1EC5">
        <w:rPr>
          <w:rFonts w:ascii="Consolas" w:hAnsi="Consolas"/>
          <w:color w:val="80F6A7"/>
          <w:sz w:val="14"/>
          <w:szCs w:val="14"/>
        </w:rPr>
        <w:t>all</w:t>
      </w:r>
      <w:r w:rsidRPr="00CF1EC5">
        <w:rPr>
          <w:rFonts w:ascii="Consolas" w:hAnsi="Consolas"/>
          <w:color w:val="F9FAF4"/>
          <w:sz w:val="14"/>
          <w:szCs w:val="14"/>
        </w:rPr>
        <w:t>()</w:t>
      </w:r>
      <w:r w:rsidRPr="00CF1EC5">
        <w:rPr>
          <w:rFonts w:ascii="Consolas" w:hAnsi="Consolas"/>
          <w:color w:val="E6E6FA"/>
          <w:sz w:val="14"/>
          <w:szCs w:val="14"/>
        </w:rPr>
        <w:t>;</w:t>
      </w:r>
    </w:p>
    <w:p w14:paraId="2E564C39" w14:textId="77777777" w:rsidR="00CF1EC5" w:rsidRDefault="00CF1EC5" w:rsidP="00CF1E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r>
        <w:rPr>
          <w:rFonts w:ascii="Consolas" w:hAnsi="Consolas"/>
          <w:color w:val="808080"/>
          <w:sz w:val="20"/>
          <w:szCs w:val="20"/>
        </w:rPr>
        <w:t>//import io.restassured.module.jsv.JsonSchemaValidator;</w:t>
      </w:r>
    </w:p>
    <w:p w14:paraId="0D2C51DF" w14:textId="77777777" w:rsidR="00CF1EC5" w:rsidRDefault="00CF1EC5" w:rsidP="003074A4"/>
    <w:p w14:paraId="2DFD4B58" w14:textId="21AF9C08" w:rsidR="0097550B" w:rsidRPr="00AC25FC" w:rsidRDefault="00C87A8C" w:rsidP="003074A4">
      <w:pPr>
        <w:rPr>
          <w:color w:val="FF0000"/>
        </w:rPr>
      </w:pPr>
      <w:r w:rsidRPr="00AC25FC">
        <w:rPr>
          <w:color w:val="FF0000"/>
        </w:rPr>
        <w:t>UPLOADING IMAGE IN REST ASSURED=</w:t>
      </w:r>
    </w:p>
    <w:p w14:paraId="0C6F60EF" w14:textId="3A6B3E75" w:rsidR="00AC25FC" w:rsidRDefault="00AC25FC" w:rsidP="003074A4">
      <w:r>
        <w:t>WE ARE GOING TO USE MULTIPART (NEW FILE(IMAGE PATH));</w:t>
      </w:r>
    </w:p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2835"/>
        <w:gridCol w:w="3828"/>
        <w:gridCol w:w="3492"/>
      </w:tblGrid>
      <w:tr w:rsidR="0056187E" w14:paraId="617E4658" w14:textId="77777777" w:rsidTr="00AC25FC">
        <w:tc>
          <w:tcPr>
            <w:tcW w:w="2835" w:type="dxa"/>
          </w:tcPr>
          <w:p w14:paraId="05143E87" w14:textId="77777777" w:rsidR="0056187E" w:rsidRPr="00C87A8C" w:rsidRDefault="0056187E" w:rsidP="00C87A8C">
            <w:pPr>
              <w:rPr>
                <w:sz w:val="14"/>
                <w:szCs w:val="14"/>
              </w:rPr>
            </w:pPr>
            <w:r w:rsidRPr="00C87A8C">
              <w:rPr>
                <w:sz w:val="14"/>
                <w:szCs w:val="14"/>
              </w:rPr>
              <w:t>given()</w:t>
            </w:r>
          </w:p>
          <w:p w14:paraId="74AF8141" w14:textId="77777777" w:rsidR="0056187E" w:rsidRPr="00C87A8C" w:rsidRDefault="0056187E" w:rsidP="00C87A8C">
            <w:pPr>
              <w:rPr>
                <w:sz w:val="14"/>
                <w:szCs w:val="14"/>
              </w:rPr>
            </w:pPr>
            <w:r w:rsidRPr="00C87A8C">
              <w:rPr>
                <w:sz w:val="14"/>
                <w:szCs w:val="14"/>
              </w:rPr>
              <w:t xml:space="preserve">    .header("Content-Type", "image/jpeg")  // or image/png</w:t>
            </w:r>
          </w:p>
          <w:p w14:paraId="0BFE8E02" w14:textId="77777777" w:rsidR="0056187E" w:rsidRPr="00C87A8C" w:rsidRDefault="0056187E" w:rsidP="00C87A8C">
            <w:pPr>
              <w:rPr>
                <w:sz w:val="14"/>
                <w:szCs w:val="14"/>
              </w:rPr>
            </w:pPr>
            <w:r w:rsidRPr="00C87A8C">
              <w:rPr>
                <w:sz w:val="14"/>
                <w:szCs w:val="14"/>
              </w:rPr>
              <w:t xml:space="preserve">    .body(new File("path/to/image.jpg"))</w:t>
            </w:r>
          </w:p>
          <w:p w14:paraId="3F9A8BB6" w14:textId="77777777" w:rsidR="0056187E" w:rsidRPr="00C87A8C" w:rsidRDefault="0056187E" w:rsidP="00C87A8C">
            <w:pPr>
              <w:rPr>
                <w:sz w:val="14"/>
                <w:szCs w:val="14"/>
              </w:rPr>
            </w:pPr>
            <w:r w:rsidRPr="00C87A8C">
              <w:rPr>
                <w:sz w:val="14"/>
                <w:szCs w:val="14"/>
              </w:rPr>
              <w:t>.when()</w:t>
            </w:r>
          </w:p>
          <w:p w14:paraId="26EEACAC" w14:textId="77777777" w:rsidR="0056187E" w:rsidRPr="00C87A8C" w:rsidRDefault="0056187E" w:rsidP="00C87A8C">
            <w:pPr>
              <w:rPr>
                <w:sz w:val="14"/>
                <w:szCs w:val="14"/>
              </w:rPr>
            </w:pPr>
            <w:r w:rsidRPr="00C87A8C">
              <w:rPr>
                <w:sz w:val="14"/>
                <w:szCs w:val="14"/>
              </w:rPr>
              <w:t xml:space="preserve">    .post("/upload")</w:t>
            </w:r>
          </w:p>
          <w:p w14:paraId="2D62F703" w14:textId="77777777" w:rsidR="0056187E" w:rsidRPr="00C87A8C" w:rsidRDefault="0056187E" w:rsidP="00C87A8C">
            <w:pPr>
              <w:rPr>
                <w:sz w:val="14"/>
                <w:szCs w:val="14"/>
              </w:rPr>
            </w:pPr>
            <w:r w:rsidRPr="00C87A8C">
              <w:rPr>
                <w:sz w:val="14"/>
                <w:szCs w:val="14"/>
              </w:rPr>
              <w:t>.then()</w:t>
            </w:r>
          </w:p>
          <w:p w14:paraId="48AAEE3A" w14:textId="77777777" w:rsidR="0056187E" w:rsidRPr="00C87A8C" w:rsidRDefault="0056187E" w:rsidP="00C87A8C">
            <w:pPr>
              <w:rPr>
                <w:sz w:val="14"/>
                <w:szCs w:val="14"/>
              </w:rPr>
            </w:pPr>
            <w:r w:rsidRPr="00C87A8C">
              <w:rPr>
                <w:sz w:val="14"/>
                <w:szCs w:val="14"/>
              </w:rPr>
              <w:t xml:space="preserve">    .statusCode(200);</w:t>
            </w:r>
          </w:p>
          <w:p w14:paraId="356FC2C1" w14:textId="77777777" w:rsidR="0056187E" w:rsidRDefault="0056187E" w:rsidP="00C87A8C">
            <w:pPr>
              <w:rPr>
                <w:sz w:val="14"/>
                <w:szCs w:val="14"/>
              </w:rPr>
            </w:pPr>
          </w:p>
        </w:tc>
        <w:tc>
          <w:tcPr>
            <w:tcW w:w="3828" w:type="dxa"/>
          </w:tcPr>
          <w:p w14:paraId="60C9EB99" w14:textId="77777777" w:rsidR="00D471AE" w:rsidRPr="00D471AE" w:rsidRDefault="00D471AE" w:rsidP="00D471A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>
              <w:rPr>
                <w:rFonts w:ascii="Consolas" w:hAnsi="Consolas"/>
                <w:i/>
                <w:iCs/>
                <w:color w:val="A0A0A0"/>
                <w:sz w:val="20"/>
                <w:szCs w:val="20"/>
              </w:rPr>
              <w:t>@</w:t>
            </w:r>
            <w:r w:rsidRPr="00D471AE">
              <w:rPr>
                <w:rFonts w:ascii="Consolas" w:hAnsi="Consolas"/>
                <w:i/>
                <w:iCs/>
                <w:color w:val="A0A0A0"/>
                <w:sz w:val="12"/>
                <w:szCs w:val="12"/>
              </w:rPr>
              <w:t>Test</w:t>
            </w:r>
          </w:p>
          <w:p w14:paraId="3D602C1E" w14:textId="77777777" w:rsidR="00D471AE" w:rsidRPr="00D471AE" w:rsidRDefault="00D471AE" w:rsidP="00D471AE">
            <w:pPr>
              <w:pStyle w:val="NormalWeb"/>
              <w:shd w:val="clear" w:color="auto" w:fill="2F2F2F"/>
              <w:spacing w:before="30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D471AE">
              <w:rPr>
                <w:rFonts w:ascii="Consolas" w:hAnsi="Consolas"/>
                <w:color w:val="CC6C1D"/>
                <w:sz w:val="12"/>
                <w:szCs w:val="12"/>
              </w:rPr>
              <w:t>public</w:t>
            </w:r>
            <w:r w:rsidRPr="00D471AE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  <w:r w:rsidRPr="00D471AE">
              <w:rPr>
                <w:rFonts w:ascii="Consolas" w:hAnsi="Consolas"/>
                <w:color w:val="CC6C1D"/>
                <w:sz w:val="12"/>
                <w:szCs w:val="12"/>
              </w:rPr>
              <w:t>void</w:t>
            </w:r>
            <w:r w:rsidRPr="00D471AE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  <w:r w:rsidRPr="00D471AE">
              <w:rPr>
                <w:rFonts w:ascii="Consolas" w:hAnsi="Consolas"/>
                <w:color w:val="1EB540"/>
                <w:sz w:val="12"/>
                <w:szCs w:val="12"/>
              </w:rPr>
              <w:t>uploadImageTest</w:t>
            </w:r>
            <w:r w:rsidRPr="00D471AE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  <w:r w:rsidRPr="00D471AE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  <w:r w:rsidRPr="00D471AE">
              <w:rPr>
                <w:rFonts w:ascii="Consolas" w:hAnsi="Consolas"/>
                <w:color w:val="F9FAF4"/>
                <w:sz w:val="12"/>
                <w:szCs w:val="12"/>
              </w:rPr>
              <w:t>{</w:t>
            </w:r>
          </w:p>
          <w:p w14:paraId="2D894514" w14:textId="77777777" w:rsidR="00D471AE" w:rsidRPr="00D471AE" w:rsidRDefault="00D471AE" w:rsidP="00D471A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D471AE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D471AE">
              <w:rPr>
                <w:rFonts w:ascii="Consolas" w:hAnsi="Consolas"/>
                <w:i/>
                <w:iCs/>
                <w:color w:val="96EC3F"/>
                <w:sz w:val="12"/>
                <w:szCs w:val="12"/>
              </w:rPr>
              <w:t>given</w:t>
            </w:r>
            <w:r w:rsidRPr="00D471AE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</w:p>
          <w:p w14:paraId="062BE35D" w14:textId="77777777" w:rsidR="00D471AE" w:rsidRPr="00D471AE" w:rsidRDefault="00D471AE" w:rsidP="00D471A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D471AE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D471AE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D471AE">
              <w:rPr>
                <w:rFonts w:ascii="Consolas" w:hAnsi="Consolas"/>
                <w:color w:val="80F6A7"/>
                <w:sz w:val="12"/>
                <w:szCs w:val="12"/>
              </w:rPr>
              <w:t>multiPart</w:t>
            </w:r>
            <w:r w:rsidRPr="00D471AE">
              <w:rPr>
                <w:rFonts w:ascii="Consolas" w:hAnsi="Consolas"/>
                <w:color w:val="F9FAF4"/>
                <w:sz w:val="12"/>
                <w:szCs w:val="12"/>
              </w:rPr>
              <w:t>(</w:t>
            </w:r>
            <w:r w:rsidRPr="00D471AE">
              <w:rPr>
                <w:rFonts w:ascii="Consolas" w:hAnsi="Consolas"/>
                <w:color w:val="CC6C1D"/>
                <w:sz w:val="12"/>
                <w:szCs w:val="12"/>
              </w:rPr>
              <w:t>new</w:t>
            </w:r>
            <w:r w:rsidRPr="00D471AE">
              <w:rPr>
                <w:rFonts w:ascii="Consolas" w:hAnsi="Consolas"/>
                <w:color w:val="D9E8F7"/>
                <w:sz w:val="12"/>
                <w:szCs w:val="12"/>
              </w:rPr>
              <w:t xml:space="preserve"> </w:t>
            </w:r>
            <w:r w:rsidRPr="00D471AE">
              <w:rPr>
                <w:rFonts w:ascii="Consolas" w:hAnsi="Consolas"/>
                <w:color w:val="A7EC21"/>
                <w:sz w:val="12"/>
                <w:szCs w:val="12"/>
              </w:rPr>
              <w:t>File</w:t>
            </w:r>
            <w:r w:rsidRPr="00D471AE">
              <w:rPr>
                <w:rFonts w:ascii="Consolas" w:hAnsi="Consolas"/>
                <w:color w:val="F9FAF4"/>
                <w:sz w:val="12"/>
                <w:szCs w:val="12"/>
              </w:rPr>
              <w:t>(</w:t>
            </w:r>
            <w:r w:rsidRPr="00D471AE">
              <w:rPr>
                <w:rFonts w:ascii="Consolas" w:hAnsi="Consolas"/>
                <w:color w:val="17C6A3"/>
                <w:sz w:val="12"/>
                <w:szCs w:val="12"/>
              </w:rPr>
              <w:t>"C:\\Users\\Gurup\\OneDrive\\Pictures\\genshin-impact-arlecchino-card-1.jpg"</w:t>
            </w:r>
            <w:r w:rsidRPr="00D471AE">
              <w:rPr>
                <w:rFonts w:ascii="Consolas" w:hAnsi="Consolas"/>
                <w:color w:val="F9FAF4"/>
                <w:sz w:val="12"/>
                <w:szCs w:val="12"/>
              </w:rPr>
              <w:t>))</w:t>
            </w:r>
          </w:p>
          <w:p w14:paraId="5CBE2B1E" w14:textId="77777777" w:rsidR="00D471AE" w:rsidRPr="00D471AE" w:rsidRDefault="00D471AE" w:rsidP="00D471A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D471AE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D471AE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D471AE">
              <w:rPr>
                <w:rFonts w:ascii="Consolas" w:hAnsi="Consolas"/>
                <w:color w:val="80F6A7"/>
                <w:sz w:val="12"/>
                <w:szCs w:val="12"/>
              </w:rPr>
              <w:t>when</w:t>
            </w:r>
            <w:r w:rsidRPr="00D471AE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</w:p>
          <w:p w14:paraId="068910EB" w14:textId="77777777" w:rsidR="00D471AE" w:rsidRPr="00D471AE" w:rsidRDefault="00D471AE" w:rsidP="00D471A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D471AE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D471AE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D471AE">
              <w:rPr>
                <w:rFonts w:ascii="Consolas" w:hAnsi="Consolas"/>
                <w:color w:val="80F6A7"/>
                <w:sz w:val="12"/>
                <w:szCs w:val="12"/>
              </w:rPr>
              <w:t>post</w:t>
            </w:r>
            <w:r w:rsidRPr="00D471AE">
              <w:rPr>
                <w:rFonts w:ascii="Consolas" w:hAnsi="Consolas"/>
                <w:color w:val="F9FAF4"/>
                <w:sz w:val="12"/>
                <w:szCs w:val="12"/>
              </w:rPr>
              <w:t>(</w:t>
            </w:r>
            <w:r w:rsidRPr="00D471AE">
              <w:rPr>
                <w:rFonts w:ascii="Consolas" w:hAnsi="Consolas"/>
                <w:color w:val="17C6A3"/>
                <w:sz w:val="12"/>
                <w:szCs w:val="12"/>
              </w:rPr>
              <w:t>"http://postman-echo.com/post"</w:t>
            </w:r>
            <w:r w:rsidRPr="00D471AE">
              <w:rPr>
                <w:rFonts w:ascii="Consolas" w:hAnsi="Consolas"/>
                <w:color w:val="F9FAF4"/>
                <w:sz w:val="12"/>
                <w:szCs w:val="12"/>
              </w:rPr>
              <w:t>)</w:t>
            </w:r>
          </w:p>
          <w:p w14:paraId="535AB3E1" w14:textId="77777777" w:rsidR="00D471AE" w:rsidRPr="00D471AE" w:rsidRDefault="00D471AE" w:rsidP="00D471AE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12"/>
                <w:szCs w:val="12"/>
              </w:rPr>
            </w:pPr>
            <w:r w:rsidRPr="00D471AE">
              <w:rPr>
                <w:rFonts w:ascii="Consolas" w:hAnsi="Consolas"/>
                <w:color w:val="D9E8F7"/>
                <w:sz w:val="12"/>
                <w:szCs w:val="12"/>
              </w:rPr>
              <w:tab/>
            </w:r>
            <w:r w:rsidRPr="00D471AE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D471AE">
              <w:rPr>
                <w:rFonts w:ascii="Consolas" w:hAnsi="Consolas"/>
                <w:color w:val="80F6A7"/>
                <w:sz w:val="12"/>
                <w:szCs w:val="12"/>
              </w:rPr>
              <w:t>then</w:t>
            </w:r>
            <w:r w:rsidRPr="00D471AE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  <w:r w:rsidRPr="00D471AE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D471AE">
              <w:rPr>
                <w:rFonts w:ascii="Consolas" w:hAnsi="Consolas"/>
                <w:color w:val="80F6A7"/>
                <w:sz w:val="12"/>
                <w:szCs w:val="12"/>
              </w:rPr>
              <w:t>log</w:t>
            </w:r>
            <w:r w:rsidRPr="00D471AE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  <w:r w:rsidRPr="00D471AE">
              <w:rPr>
                <w:rFonts w:ascii="Consolas" w:hAnsi="Consolas"/>
                <w:color w:val="E6E6FA"/>
                <w:sz w:val="12"/>
                <w:szCs w:val="12"/>
              </w:rPr>
              <w:t>.</w:t>
            </w:r>
            <w:r w:rsidRPr="00D471AE">
              <w:rPr>
                <w:rFonts w:ascii="Consolas" w:hAnsi="Consolas"/>
                <w:color w:val="80F6A7"/>
                <w:sz w:val="12"/>
                <w:szCs w:val="12"/>
              </w:rPr>
              <w:t>all</w:t>
            </w:r>
            <w:r w:rsidRPr="00D471AE">
              <w:rPr>
                <w:rFonts w:ascii="Consolas" w:hAnsi="Consolas"/>
                <w:color w:val="F9FAF4"/>
                <w:sz w:val="12"/>
                <w:szCs w:val="12"/>
              </w:rPr>
              <w:t>()</w:t>
            </w:r>
            <w:r w:rsidRPr="00D471AE">
              <w:rPr>
                <w:rFonts w:ascii="Consolas" w:hAnsi="Consolas"/>
                <w:color w:val="E6E6FA"/>
                <w:sz w:val="12"/>
                <w:szCs w:val="12"/>
              </w:rPr>
              <w:t>;</w:t>
            </w:r>
          </w:p>
          <w:p w14:paraId="725965BE" w14:textId="77777777" w:rsidR="0056187E" w:rsidRDefault="0056187E" w:rsidP="00C87A8C">
            <w:pPr>
              <w:rPr>
                <w:sz w:val="14"/>
                <w:szCs w:val="14"/>
              </w:rPr>
            </w:pPr>
          </w:p>
        </w:tc>
        <w:tc>
          <w:tcPr>
            <w:tcW w:w="3492" w:type="dxa"/>
          </w:tcPr>
          <w:p w14:paraId="07888901" w14:textId="77777777" w:rsidR="00AC25FC" w:rsidRPr="00AC25FC" w:rsidRDefault="00AC25FC" w:rsidP="00AC25FC">
            <w:pPr>
              <w:rPr>
                <w:sz w:val="14"/>
                <w:szCs w:val="14"/>
              </w:rPr>
            </w:pPr>
            <w:r w:rsidRPr="00AC25FC">
              <w:rPr>
                <w:sz w:val="14"/>
                <w:szCs w:val="14"/>
              </w:rPr>
              <w:t>given()</w:t>
            </w:r>
          </w:p>
          <w:p w14:paraId="1BFCA12A" w14:textId="77777777" w:rsidR="00AC25FC" w:rsidRPr="00AC25FC" w:rsidRDefault="00AC25FC" w:rsidP="00AC25FC">
            <w:pPr>
              <w:rPr>
                <w:sz w:val="14"/>
                <w:szCs w:val="14"/>
              </w:rPr>
            </w:pPr>
            <w:r w:rsidRPr="00AC25FC">
              <w:rPr>
                <w:sz w:val="14"/>
                <w:szCs w:val="14"/>
              </w:rPr>
              <w:t xml:space="preserve">    .multiPart("file", new File("path/to/image.jpg"))  // "file" is the name of the form field</w:t>
            </w:r>
          </w:p>
          <w:p w14:paraId="45BF8BC5" w14:textId="77777777" w:rsidR="00AC25FC" w:rsidRPr="00AC25FC" w:rsidRDefault="00AC25FC" w:rsidP="00AC25FC">
            <w:pPr>
              <w:rPr>
                <w:sz w:val="14"/>
                <w:szCs w:val="14"/>
              </w:rPr>
            </w:pPr>
            <w:r w:rsidRPr="00AC25FC">
              <w:rPr>
                <w:sz w:val="14"/>
                <w:szCs w:val="14"/>
              </w:rPr>
              <w:t>.when()</w:t>
            </w:r>
          </w:p>
          <w:p w14:paraId="6061D14B" w14:textId="77777777" w:rsidR="00AC25FC" w:rsidRPr="00AC25FC" w:rsidRDefault="00AC25FC" w:rsidP="00AC25FC">
            <w:pPr>
              <w:rPr>
                <w:sz w:val="14"/>
                <w:szCs w:val="14"/>
              </w:rPr>
            </w:pPr>
            <w:r w:rsidRPr="00AC25FC">
              <w:rPr>
                <w:sz w:val="14"/>
                <w:szCs w:val="14"/>
              </w:rPr>
              <w:t xml:space="preserve">    .post("/upload")</w:t>
            </w:r>
          </w:p>
          <w:p w14:paraId="23A70416" w14:textId="77777777" w:rsidR="00AC25FC" w:rsidRPr="00AC25FC" w:rsidRDefault="00AC25FC" w:rsidP="00AC25FC">
            <w:pPr>
              <w:rPr>
                <w:sz w:val="14"/>
                <w:szCs w:val="14"/>
              </w:rPr>
            </w:pPr>
            <w:r w:rsidRPr="00AC25FC">
              <w:rPr>
                <w:sz w:val="14"/>
                <w:szCs w:val="14"/>
              </w:rPr>
              <w:t>.then()</w:t>
            </w:r>
          </w:p>
          <w:p w14:paraId="1B8F3F5B" w14:textId="595491AA" w:rsidR="0056187E" w:rsidRDefault="00AC25FC" w:rsidP="00AC25FC">
            <w:pPr>
              <w:rPr>
                <w:sz w:val="14"/>
                <w:szCs w:val="14"/>
              </w:rPr>
            </w:pPr>
            <w:r w:rsidRPr="00AC25FC">
              <w:rPr>
                <w:sz w:val="14"/>
                <w:szCs w:val="14"/>
              </w:rPr>
              <w:t xml:space="preserve">    .statusCode(200);</w:t>
            </w:r>
          </w:p>
        </w:tc>
      </w:tr>
    </w:tbl>
    <w:p w14:paraId="7F4AA963" w14:textId="09C3417B" w:rsidR="00C87A8C" w:rsidRDefault="00C87A8C" w:rsidP="00C87A8C">
      <w:pPr>
        <w:rPr>
          <w:sz w:val="14"/>
          <w:szCs w:val="14"/>
        </w:rPr>
      </w:pPr>
    </w:p>
    <w:p w14:paraId="0EA54AC8" w14:textId="6A935D47" w:rsidR="00AC25FC" w:rsidRPr="005C72D0" w:rsidRDefault="00C93061" w:rsidP="005C72D0">
      <w:pPr>
        <w:pStyle w:val="Heading3"/>
        <w:rPr>
          <w:color w:val="6B911C" w:themeColor="accent1" w:themeShade="BF"/>
        </w:rPr>
      </w:pPr>
      <w:r w:rsidRPr="005C72D0">
        <w:rPr>
          <w:color w:val="6B911C" w:themeColor="accent1" w:themeShade="BF"/>
        </w:rPr>
        <w:t>MOCKING SOLUTION EASY WAY =</w:t>
      </w:r>
    </w:p>
    <w:p w14:paraId="4C397F48" w14:textId="3E692CD9" w:rsidR="00C93061" w:rsidRDefault="00C93061" w:rsidP="00C93061">
      <w:pPr>
        <w:pStyle w:val="ListParagraph"/>
        <w:numPr>
          <w:ilvl w:val="0"/>
          <w:numId w:val="160"/>
        </w:numPr>
      </w:pPr>
      <w:r>
        <w:t>DOWNLOAD WIREMOCK</w:t>
      </w:r>
      <w:r w:rsidR="00081AA9">
        <w:t xml:space="preserve"> 3.13.0 </w:t>
      </w:r>
      <w:r w:rsidR="00B506B7">
        <w:t>AND ADD DEPENDENCY FOR RA.</w:t>
      </w:r>
    </w:p>
    <w:p w14:paraId="30D06838" w14:textId="28B0A8AA" w:rsidR="00B506B7" w:rsidRDefault="00B506B7" w:rsidP="00C93061">
      <w:pPr>
        <w:pStyle w:val="ListParagraph"/>
        <w:numPr>
          <w:ilvl w:val="0"/>
          <w:numId w:val="160"/>
        </w:numPr>
      </w:pPr>
      <w:r>
        <w:t xml:space="preserve">WIREMOCK ACT LIKE A </w:t>
      </w:r>
      <w:r w:rsidR="00CB38C6">
        <w:t>JAR FILE INSTEAD OF CREATING SERVER  WE CAN USE WIREMOCK.</w:t>
      </w:r>
    </w:p>
    <w:p w14:paraId="5766C40A" w14:textId="53EC8E39" w:rsidR="000E6AD6" w:rsidRDefault="000E6AD6" w:rsidP="00C93061">
      <w:pPr>
        <w:pStyle w:val="ListParagraph"/>
        <w:numPr>
          <w:ilvl w:val="0"/>
          <w:numId w:val="160"/>
        </w:numPr>
      </w:pPr>
      <w:r>
        <w:t>DON’T EXTRACT THE JAR FILE.</w:t>
      </w:r>
    </w:p>
    <w:p w14:paraId="16258E24" w14:textId="0CB207AF" w:rsidR="006C710B" w:rsidRDefault="000E6AD6" w:rsidP="001F145E">
      <w:pPr>
        <w:pStyle w:val="ListParagraph"/>
        <w:numPr>
          <w:ilvl w:val="0"/>
          <w:numId w:val="160"/>
        </w:numPr>
      </w:pPr>
      <w:r>
        <w:t xml:space="preserve">AFTER DOWNLOAD DOUBLE CLICK ON </w:t>
      </w:r>
      <w:r w:rsidR="006C710B">
        <w:t xml:space="preserve">WIREMOCK JAR FILE </w:t>
      </w:r>
      <w:r w:rsidR="001F145E">
        <w:sym w:font="Wingdings" w:char="F0E0"/>
      </w:r>
      <w:r w:rsidR="006C710B">
        <w:t>3</w:t>
      </w:r>
      <w:r w:rsidR="001F145E">
        <w:t xml:space="preserve"> </w:t>
      </w:r>
      <w:r w:rsidR="006C710B">
        <w:t xml:space="preserve">FOLDER SHOULD BE DISPLAYED 1 FILE , 2 </w:t>
      </w:r>
      <w:r w:rsidR="001F145E">
        <w:t>MAPPINGS , 3 JAR SHOULD DISPLAY (FILE NOT MANDETORY).</w:t>
      </w:r>
    </w:p>
    <w:p w14:paraId="0976D254" w14:textId="68E88D2C" w:rsidR="007B358D" w:rsidRDefault="007B358D" w:rsidP="00895EB0">
      <w:pPr>
        <w:pStyle w:val="ListParagraph"/>
        <w:numPr>
          <w:ilvl w:val="0"/>
          <w:numId w:val="160"/>
        </w:numPr>
      </w:pPr>
      <w:r>
        <w:t>ADD DEBIT CARD FILE JSON FILE INTO MAPPINGS.</w:t>
      </w:r>
    </w:p>
    <w:p w14:paraId="4BC09E35" w14:textId="151CC935" w:rsidR="00135CE8" w:rsidRDefault="00135CE8" w:rsidP="00135CE8">
      <w:r w:rsidRPr="00135CE8">
        <w:rPr>
          <w:noProof/>
        </w:rPr>
        <w:drawing>
          <wp:inline distT="0" distB="0" distL="0" distR="0" wp14:anchorId="0C5FB6FF" wp14:editId="795FAD90">
            <wp:extent cx="5731510" cy="735965"/>
            <wp:effectExtent l="0" t="0" r="2540" b="6985"/>
            <wp:docPr id="123264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41775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5E4A" w14:textId="08A5EBC3" w:rsidR="00135CE8" w:rsidRDefault="00135CE8" w:rsidP="00135CE8">
      <w:pPr>
        <w:pStyle w:val="ListParagraph"/>
        <w:numPr>
          <w:ilvl w:val="0"/>
          <w:numId w:val="161"/>
        </w:numPr>
      </w:pPr>
      <w:r>
        <w:t xml:space="preserve">ONPE CMD FROM HEAR AND RUN </w:t>
      </w:r>
    </w:p>
    <w:p w14:paraId="130ABDAB" w14:textId="18ADE0A4" w:rsidR="00FF3BA0" w:rsidRDefault="00B9315C" w:rsidP="00135CE8">
      <w:pPr>
        <w:pStyle w:val="ListParagraph"/>
        <w:numPr>
          <w:ilvl w:val="0"/>
          <w:numId w:val="161"/>
        </w:numPr>
      </w:pPr>
      <w:r>
        <w:t>Java -jar filepath –-port 9999</w:t>
      </w:r>
    </w:p>
    <w:p w14:paraId="45D4AF91" w14:textId="48056BF0" w:rsidR="00FF3BA0" w:rsidRDefault="00FF3BA0" w:rsidP="00FF3BA0">
      <w:pPr>
        <w:pStyle w:val="ListParagraph"/>
      </w:pPr>
      <w:r w:rsidRPr="00FF3BA0">
        <w:rPr>
          <w:noProof/>
        </w:rPr>
        <w:drawing>
          <wp:inline distT="0" distB="0" distL="0" distR="0" wp14:anchorId="20CA5541" wp14:editId="787F55A4">
            <wp:extent cx="5732899" cy="1135380"/>
            <wp:effectExtent l="0" t="0" r="1270" b="7620"/>
            <wp:docPr id="146589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97954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843105" cy="115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850A" w14:textId="53314E9C" w:rsidR="00FF3BA0" w:rsidRDefault="0016341D" w:rsidP="0016341D">
      <w:pPr>
        <w:tabs>
          <w:tab w:val="left" w:pos="1276"/>
          <w:tab w:val="left" w:pos="7069"/>
        </w:tabs>
      </w:pPr>
      <w:r w:rsidRPr="0016341D">
        <w:rPr>
          <w:noProof/>
        </w:rPr>
        <w:lastRenderedPageBreak/>
        <w:drawing>
          <wp:inline distT="0" distB="0" distL="0" distR="0" wp14:anchorId="6DA5A5B7" wp14:editId="25A19D07">
            <wp:extent cx="2951018" cy="1501992"/>
            <wp:effectExtent l="0" t="0" r="1905" b="3175"/>
            <wp:docPr id="46301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1538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974506" cy="151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200 ok</w:t>
      </w:r>
    </w:p>
    <w:p w14:paraId="5CC399FA" w14:textId="77777777" w:rsidR="00125A13" w:rsidRPr="00125A13" w:rsidRDefault="00125A13" w:rsidP="00125A13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CC6C1D"/>
          <w:sz w:val="14"/>
          <w:szCs w:val="14"/>
        </w:rPr>
        <w:t>public</w:t>
      </w:r>
      <w:r w:rsidRPr="00125A13">
        <w:rPr>
          <w:rFonts w:ascii="Consolas" w:hAnsi="Consolas"/>
          <w:color w:val="D9E8F7"/>
          <w:sz w:val="14"/>
          <w:szCs w:val="14"/>
        </w:rPr>
        <w:t xml:space="preserve"> </w:t>
      </w:r>
      <w:r w:rsidRPr="00125A13">
        <w:rPr>
          <w:rFonts w:ascii="Consolas" w:hAnsi="Consolas"/>
          <w:color w:val="CC6C1D"/>
          <w:sz w:val="14"/>
          <w:szCs w:val="14"/>
        </w:rPr>
        <w:t>class</w:t>
      </w:r>
      <w:r w:rsidRPr="00125A13">
        <w:rPr>
          <w:rFonts w:ascii="Consolas" w:hAnsi="Consolas"/>
          <w:color w:val="D9E8F7"/>
          <w:sz w:val="14"/>
          <w:szCs w:val="14"/>
        </w:rPr>
        <w:t xml:space="preserve"> </w:t>
      </w:r>
      <w:r w:rsidRPr="00125A13">
        <w:rPr>
          <w:rFonts w:ascii="Consolas" w:hAnsi="Consolas"/>
          <w:color w:val="1290C3"/>
          <w:sz w:val="14"/>
          <w:szCs w:val="14"/>
        </w:rPr>
        <w:t>WireMock</w:t>
      </w:r>
      <w:r w:rsidRPr="00125A13">
        <w:rPr>
          <w:rFonts w:ascii="Consolas" w:hAnsi="Consolas"/>
          <w:color w:val="D9E8F7"/>
          <w:sz w:val="14"/>
          <w:szCs w:val="14"/>
        </w:rPr>
        <w:t xml:space="preserve"> </w:t>
      </w:r>
      <w:r w:rsidRPr="00125A13">
        <w:rPr>
          <w:rFonts w:ascii="Consolas" w:hAnsi="Consolas"/>
          <w:color w:val="F9FAF4"/>
          <w:sz w:val="14"/>
          <w:szCs w:val="14"/>
        </w:rPr>
        <w:t>{</w:t>
      </w:r>
    </w:p>
    <w:p w14:paraId="56F6EEA6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</w:p>
    <w:p w14:paraId="5A2E468C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3C554672" w14:textId="77777777" w:rsidR="00125A13" w:rsidRPr="00125A13" w:rsidRDefault="00125A13" w:rsidP="00125A13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CC6C1D"/>
          <w:sz w:val="14"/>
          <w:szCs w:val="14"/>
        </w:rPr>
        <w:t>public</w:t>
      </w:r>
      <w:r w:rsidRPr="00125A13">
        <w:rPr>
          <w:rFonts w:ascii="Consolas" w:hAnsi="Consolas"/>
          <w:color w:val="D9E8F7"/>
          <w:sz w:val="14"/>
          <w:szCs w:val="14"/>
        </w:rPr>
        <w:t xml:space="preserve"> </w:t>
      </w:r>
      <w:r w:rsidRPr="00125A13">
        <w:rPr>
          <w:rFonts w:ascii="Consolas" w:hAnsi="Consolas"/>
          <w:color w:val="CC6C1D"/>
          <w:sz w:val="14"/>
          <w:szCs w:val="14"/>
        </w:rPr>
        <w:t>void</w:t>
      </w:r>
      <w:r w:rsidRPr="00125A13">
        <w:rPr>
          <w:rFonts w:ascii="Consolas" w:hAnsi="Consolas"/>
          <w:color w:val="D9E8F7"/>
          <w:sz w:val="14"/>
          <w:szCs w:val="14"/>
        </w:rPr>
        <w:t xml:space="preserve"> </w:t>
      </w:r>
      <w:r w:rsidRPr="00125A13">
        <w:rPr>
          <w:rFonts w:ascii="Consolas" w:hAnsi="Consolas"/>
          <w:color w:val="1EB540"/>
          <w:sz w:val="14"/>
          <w:szCs w:val="14"/>
        </w:rPr>
        <w:t>wiremock</w:t>
      </w:r>
      <w:r w:rsidRPr="00125A13">
        <w:rPr>
          <w:rFonts w:ascii="Consolas" w:hAnsi="Consolas"/>
          <w:color w:val="F9FAF4"/>
          <w:sz w:val="14"/>
          <w:szCs w:val="14"/>
        </w:rPr>
        <w:t>()</w:t>
      </w:r>
      <w:r w:rsidRPr="00125A13">
        <w:rPr>
          <w:rFonts w:ascii="Consolas" w:hAnsi="Consolas"/>
          <w:color w:val="D9E8F7"/>
          <w:sz w:val="14"/>
          <w:szCs w:val="14"/>
        </w:rPr>
        <w:t xml:space="preserve"> </w:t>
      </w:r>
      <w:r w:rsidRPr="00125A13">
        <w:rPr>
          <w:rFonts w:ascii="Consolas" w:hAnsi="Consolas"/>
          <w:color w:val="F9FAF4"/>
          <w:sz w:val="14"/>
          <w:szCs w:val="14"/>
        </w:rPr>
        <w:t>{</w:t>
      </w:r>
    </w:p>
    <w:p w14:paraId="2E7C583C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1290C3"/>
          <w:sz w:val="14"/>
          <w:szCs w:val="14"/>
        </w:rPr>
        <w:t>JSONObject</w:t>
      </w:r>
      <w:r w:rsidRPr="00125A13">
        <w:rPr>
          <w:rFonts w:ascii="Consolas" w:hAnsi="Consolas"/>
          <w:color w:val="D9E8F7"/>
          <w:sz w:val="14"/>
          <w:szCs w:val="14"/>
        </w:rPr>
        <w:t xml:space="preserve"> </w:t>
      </w:r>
      <w:r w:rsidRPr="00125A13">
        <w:rPr>
          <w:rFonts w:ascii="Consolas" w:hAnsi="Consolas"/>
          <w:color w:val="F2F200"/>
          <w:sz w:val="14"/>
          <w:szCs w:val="14"/>
        </w:rPr>
        <w:t>map</w:t>
      </w:r>
      <w:r w:rsidRPr="00125A13">
        <w:rPr>
          <w:rFonts w:ascii="Consolas" w:hAnsi="Consolas"/>
          <w:color w:val="E6E6FA"/>
          <w:sz w:val="14"/>
          <w:szCs w:val="14"/>
        </w:rPr>
        <w:t>=</w:t>
      </w:r>
      <w:r w:rsidRPr="00125A13">
        <w:rPr>
          <w:rFonts w:ascii="Consolas" w:hAnsi="Consolas"/>
          <w:color w:val="CC6C1D"/>
          <w:sz w:val="14"/>
          <w:szCs w:val="14"/>
        </w:rPr>
        <w:t>new</w:t>
      </w:r>
      <w:r w:rsidRPr="00125A13">
        <w:rPr>
          <w:rFonts w:ascii="Consolas" w:hAnsi="Consolas"/>
          <w:color w:val="D9E8F7"/>
          <w:sz w:val="14"/>
          <w:szCs w:val="14"/>
        </w:rPr>
        <w:t xml:space="preserve"> </w:t>
      </w:r>
      <w:r w:rsidRPr="00125A13">
        <w:rPr>
          <w:rFonts w:ascii="Consolas" w:hAnsi="Consolas"/>
          <w:color w:val="A7EC21"/>
          <w:sz w:val="14"/>
          <w:szCs w:val="14"/>
        </w:rPr>
        <w:t>JSONObject</w:t>
      </w:r>
      <w:r w:rsidRPr="00125A13">
        <w:rPr>
          <w:rFonts w:ascii="Consolas" w:hAnsi="Consolas"/>
          <w:color w:val="F9FAF4"/>
          <w:sz w:val="14"/>
          <w:szCs w:val="14"/>
        </w:rPr>
        <w:t>()</w:t>
      </w:r>
      <w:r w:rsidRPr="00125A13">
        <w:rPr>
          <w:rFonts w:ascii="Consolas" w:hAnsi="Consolas"/>
          <w:color w:val="E6E6FA"/>
          <w:sz w:val="14"/>
          <w:szCs w:val="14"/>
        </w:rPr>
        <w:t>;</w:t>
      </w:r>
    </w:p>
    <w:p w14:paraId="7351C0F2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F3EC79"/>
          <w:sz w:val="14"/>
          <w:szCs w:val="14"/>
          <w:u w:val="single"/>
        </w:rPr>
        <w:t>map</w:t>
      </w:r>
      <w:r w:rsidRPr="00125A13">
        <w:rPr>
          <w:rFonts w:ascii="Consolas" w:hAnsi="Consolas"/>
          <w:color w:val="E6E6FA"/>
          <w:sz w:val="14"/>
          <w:szCs w:val="14"/>
          <w:u w:val="single"/>
        </w:rPr>
        <w:t>.</w:t>
      </w:r>
      <w:r w:rsidRPr="00125A13">
        <w:rPr>
          <w:rFonts w:ascii="Consolas" w:hAnsi="Consolas"/>
          <w:color w:val="A7EC21"/>
          <w:sz w:val="14"/>
          <w:szCs w:val="14"/>
          <w:u w:val="single"/>
        </w:rPr>
        <w:t>put</w:t>
      </w:r>
      <w:r w:rsidRPr="00125A13">
        <w:rPr>
          <w:rFonts w:ascii="Consolas" w:hAnsi="Consolas"/>
          <w:color w:val="F9FAF4"/>
          <w:sz w:val="14"/>
          <w:szCs w:val="14"/>
          <w:u w:val="single"/>
        </w:rPr>
        <w:t>(</w:t>
      </w:r>
      <w:r w:rsidRPr="00125A13">
        <w:rPr>
          <w:rFonts w:ascii="Consolas" w:hAnsi="Consolas"/>
          <w:color w:val="17C6A3"/>
          <w:sz w:val="14"/>
          <w:szCs w:val="14"/>
          <w:u w:val="single"/>
        </w:rPr>
        <w:t>"debitCardNum"</w:t>
      </w:r>
      <w:r w:rsidRPr="00125A13">
        <w:rPr>
          <w:rFonts w:ascii="Consolas" w:hAnsi="Consolas"/>
          <w:color w:val="E6E6FA"/>
          <w:sz w:val="14"/>
          <w:szCs w:val="14"/>
          <w:u w:val="single"/>
        </w:rPr>
        <w:t>,</w:t>
      </w:r>
      <w:r w:rsidRPr="00125A13">
        <w:rPr>
          <w:rFonts w:ascii="Consolas" w:hAnsi="Consolas"/>
          <w:color w:val="17C6A3"/>
          <w:sz w:val="14"/>
          <w:szCs w:val="14"/>
          <w:u w:val="single"/>
        </w:rPr>
        <w:t>"1234567887654321"</w:t>
      </w:r>
      <w:r w:rsidRPr="00125A13">
        <w:rPr>
          <w:rFonts w:ascii="Consolas" w:hAnsi="Consolas"/>
          <w:color w:val="F9FAF4"/>
          <w:sz w:val="14"/>
          <w:szCs w:val="14"/>
          <w:u w:val="single"/>
        </w:rPr>
        <w:t>)</w:t>
      </w:r>
      <w:r w:rsidRPr="00125A13">
        <w:rPr>
          <w:rFonts w:ascii="Consolas" w:hAnsi="Consolas"/>
          <w:color w:val="E6E6FA"/>
          <w:sz w:val="14"/>
          <w:szCs w:val="14"/>
        </w:rPr>
        <w:t>;</w:t>
      </w:r>
    </w:p>
    <w:p w14:paraId="22640B3D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F3EC79"/>
          <w:sz w:val="14"/>
          <w:szCs w:val="14"/>
          <w:u w:val="single"/>
        </w:rPr>
        <w:t>map</w:t>
      </w:r>
      <w:r w:rsidRPr="00125A13">
        <w:rPr>
          <w:rFonts w:ascii="Consolas" w:hAnsi="Consolas"/>
          <w:color w:val="E6E6FA"/>
          <w:sz w:val="14"/>
          <w:szCs w:val="14"/>
          <w:u w:val="single"/>
        </w:rPr>
        <w:t>.</w:t>
      </w:r>
      <w:r w:rsidRPr="00125A13">
        <w:rPr>
          <w:rFonts w:ascii="Consolas" w:hAnsi="Consolas"/>
          <w:color w:val="A7EC21"/>
          <w:sz w:val="14"/>
          <w:szCs w:val="14"/>
          <w:u w:val="single"/>
        </w:rPr>
        <w:t>put</w:t>
      </w:r>
      <w:r w:rsidRPr="00125A13">
        <w:rPr>
          <w:rFonts w:ascii="Consolas" w:hAnsi="Consolas"/>
          <w:color w:val="F9FAF4"/>
          <w:sz w:val="14"/>
          <w:szCs w:val="14"/>
          <w:u w:val="single"/>
        </w:rPr>
        <w:t>(</w:t>
      </w:r>
      <w:r w:rsidRPr="00125A13">
        <w:rPr>
          <w:rFonts w:ascii="Consolas" w:hAnsi="Consolas"/>
          <w:color w:val="17C6A3"/>
          <w:sz w:val="14"/>
          <w:szCs w:val="14"/>
          <w:u w:val="single"/>
        </w:rPr>
        <w:t>"cvv"</w:t>
      </w:r>
      <w:r w:rsidRPr="00125A13">
        <w:rPr>
          <w:rFonts w:ascii="Consolas" w:hAnsi="Consolas"/>
          <w:color w:val="E6E6FA"/>
          <w:sz w:val="14"/>
          <w:szCs w:val="14"/>
          <w:u w:val="single"/>
        </w:rPr>
        <w:t>,</w:t>
      </w:r>
      <w:r w:rsidRPr="00125A13">
        <w:rPr>
          <w:rFonts w:ascii="Consolas" w:hAnsi="Consolas"/>
          <w:color w:val="6897BB"/>
          <w:sz w:val="14"/>
          <w:szCs w:val="14"/>
          <w:u w:val="single"/>
        </w:rPr>
        <w:t>543</w:t>
      </w:r>
      <w:r w:rsidRPr="00125A13">
        <w:rPr>
          <w:rFonts w:ascii="Consolas" w:hAnsi="Consolas"/>
          <w:color w:val="F9FAF4"/>
          <w:sz w:val="14"/>
          <w:szCs w:val="14"/>
          <w:u w:val="single"/>
        </w:rPr>
        <w:t>)</w:t>
      </w:r>
      <w:r w:rsidRPr="00125A13">
        <w:rPr>
          <w:rFonts w:ascii="Consolas" w:hAnsi="Consolas"/>
          <w:color w:val="E6E6FA"/>
          <w:sz w:val="14"/>
          <w:szCs w:val="14"/>
        </w:rPr>
        <w:t>;</w:t>
      </w:r>
    </w:p>
    <w:p w14:paraId="730FD86E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F3EC79"/>
          <w:sz w:val="14"/>
          <w:szCs w:val="14"/>
          <w:u w:val="single"/>
        </w:rPr>
        <w:t>map</w:t>
      </w:r>
      <w:r w:rsidRPr="00125A13">
        <w:rPr>
          <w:rFonts w:ascii="Consolas" w:hAnsi="Consolas"/>
          <w:color w:val="E6E6FA"/>
          <w:sz w:val="14"/>
          <w:szCs w:val="14"/>
          <w:u w:val="single"/>
        </w:rPr>
        <w:t>.</w:t>
      </w:r>
      <w:r w:rsidRPr="00125A13">
        <w:rPr>
          <w:rFonts w:ascii="Consolas" w:hAnsi="Consolas"/>
          <w:color w:val="A7EC21"/>
          <w:sz w:val="14"/>
          <w:szCs w:val="14"/>
          <w:u w:val="single"/>
        </w:rPr>
        <w:t>put</w:t>
      </w:r>
      <w:r w:rsidRPr="00125A13">
        <w:rPr>
          <w:rFonts w:ascii="Consolas" w:hAnsi="Consolas"/>
          <w:color w:val="F9FAF4"/>
          <w:sz w:val="14"/>
          <w:szCs w:val="14"/>
          <w:u w:val="single"/>
        </w:rPr>
        <w:t>(</w:t>
      </w:r>
      <w:r w:rsidRPr="00125A13">
        <w:rPr>
          <w:rFonts w:ascii="Consolas" w:hAnsi="Consolas"/>
          <w:color w:val="17C6A3"/>
          <w:sz w:val="14"/>
          <w:szCs w:val="14"/>
          <w:u w:val="single"/>
        </w:rPr>
        <w:t>"expDate"</w:t>
      </w:r>
      <w:r w:rsidRPr="00125A13">
        <w:rPr>
          <w:rFonts w:ascii="Consolas" w:hAnsi="Consolas"/>
          <w:color w:val="E6E6FA"/>
          <w:sz w:val="14"/>
          <w:szCs w:val="14"/>
          <w:u w:val="single"/>
        </w:rPr>
        <w:t>,</w:t>
      </w:r>
      <w:r w:rsidRPr="00125A13">
        <w:rPr>
          <w:rFonts w:ascii="Consolas" w:hAnsi="Consolas"/>
          <w:color w:val="D9E8F7"/>
          <w:sz w:val="14"/>
          <w:szCs w:val="14"/>
          <w:u w:val="single"/>
        </w:rPr>
        <w:t xml:space="preserve"> </w:t>
      </w:r>
      <w:r w:rsidRPr="00125A13">
        <w:rPr>
          <w:rFonts w:ascii="Consolas" w:hAnsi="Consolas"/>
          <w:color w:val="17C6A3"/>
          <w:sz w:val="14"/>
          <w:szCs w:val="14"/>
          <w:u w:val="single"/>
        </w:rPr>
        <w:t>"28/30"</w:t>
      </w:r>
      <w:r w:rsidRPr="00125A13">
        <w:rPr>
          <w:rFonts w:ascii="Consolas" w:hAnsi="Consolas"/>
          <w:color w:val="F9FAF4"/>
          <w:sz w:val="14"/>
          <w:szCs w:val="14"/>
          <w:u w:val="single"/>
        </w:rPr>
        <w:t>)</w:t>
      </w:r>
      <w:r w:rsidRPr="00125A13">
        <w:rPr>
          <w:rFonts w:ascii="Consolas" w:hAnsi="Consolas"/>
          <w:color w:val="E6E6FA"/>
          <w:sz w:val="14"/>
          <w:szCs w:val="14"/>
        </w:rPr>
        <w:t>;</w:t>
      </w:r>
    </w:p>
    <w:p w14:paraId="41EEF9C8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</w:p>
    <w:p w14:paraId="07F15762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125A13">
        <w:rPr>
          <w:rFonts w:ascii="Consolas" w:hAnsi="Consolas"/>
          <w:color w:val="F9FAF4"/>
          <w:sz w:val="14"/>
          <w:szCs w:val="14"/>
        </w:rPr>
        <w:t>()</w:t>
      </w:r>
    </w:p>
    <w:p w14:paraId="50B20964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E6E6FA"/>
          <w:sz w:val="14"/>
          <w:szCs w:val="14"/>
        </w:rPr>
        <w:t>.</w:t>
      </w:r>
      <w:r w:rsidRPr="00125A13">
        <w:rPr>
          <w:rFonts w:ascii="Consolas" w:hAnsi="Consolas"/>
          <w:color w:val="80F6A7"/>
          <w:sz w:val="14"/>
          <w:szCs w:val="14"/>
        </w:rPr>
        <w:t>contentType</w:t>
      </w:r>
      <w:r w:rsidRPr="00125A13">
        <w:rPr>
          <w:rFonts w:ascii="Consolas" w:hAnsi="Consolas"/>
          <w:color w:val="F9FAF4"/>
          <w:sz w:val="14"/>
          <w:szCs w:val="14"/>
        </w:rPr>
        <w:t>(</w:t>
      </w:r>
      <w:r w:rsidRPr="00125A13">
        <w:rPr>
          <w:rFonts w:ascii="Consolas" w:hAnsi="Consolas"/>
          <w:i/>
          <w:iCs/>
          <w:color w:val="CC81BA"/>
          <w:sz w:val="14"/>
          <w:szCs w:val="14"/>
        </w:rPr>
        <w:t>ContentType</w:t>
      </w:r>
      <w:r w:rsidRPr="00125A13">
        <w:rPr>
          <w:rFonts w:ascii="Consolas" w:hAnsi="Consolas"/>
          <w:color w:val="E6E6FA"/>
          <w:sz w:val="14"/>
          <w:szCs w:val="14"/>
        </w:rPr>
        <w:t>.</w:t>
      </w:r>
      <w:r w:rsidRPr="00125A13">
        <w:rPr>
          <w:rFonts w:ascii="Consolas" w:hAnsi="Consolas"/>
          <w:b/>
          <w:bCs/>
          <w:i/>
          <w:iCs/>
          <w:color w:val="8DDAF8"/>
          <w:sz w:val="14"/>
          <w:szCs w:val="14"/>
        </w:rPr>
        <w:t>JSON</w:t>
      </w:r>
      <w:r w:rsidRPr="00125A13">
        <w:rPr>
          <w:rFonts w:ascii="Consolas" w:hAnsi="Consolas"/>
          <w:color w:val="F9FAF4"/>
          <w:sz w:val="14"/>
          <w:szCs w:val="14"/>
        </w:rPr>
        <w:t>)</w:t>
      </w:r>
    </w:p>
    <w:p w14:paraId="591F2368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E6E6FA"/>
          <w:sz w:val="14"/>
          <w:szCs w:val="14"/>
        </w:rPr>
        <w:t>.</w:t>
      </w:r>
      <w:r w:rsidRPr="00125A13">
        <w:rPr>
          <w:rFonts w:ascii="Consolas" w:hAnsi="Consolas"/>
          <w:color w:val="80F6A7"/>
          <w:sz w:val="14"/>
          <w:szCs w:val="14"/>
        </w:rPr>
        <w:t>body</w:t>
      </w:r>
      <w:r w:rsidRPr="00125A13">
        <w:rPr>
          <w:rFonts w:ascii="Consolas" w:hAnsi="Consolas"/>
          <w:color w:val="F9FAF4"/>
          <w:sz w:val="14"/>
          <w:szCs w:val="14"/>
        </w:rPr>
        <w:t>(</w:t>
      </w:r>
      <w:r w:rsidRPr="00125A13">
        <w:rPr>
          <w:rFonts w:ascii="Consolas" w:hAnsi="Consolas"/>
          <w:color w:val="F3EC79"/>
          <w:sz w:val="14"/>
          <w:szCs w:val="14"/>
        </w:rPr>
        <w:t>map</w:t>
      </w:r>
      <w:r w:rsidRPr="00125A13">
        <w:rPr>
          <w:rFonts w:ascii="Consolas" w:hAnsi="Consolas"/>
          <w:color w:val="E6E6FA"/>
          <w:sz w:val="14"/>
          <w:szCs w:val="14"/>
        </w:rPr>
        <w:t>.</w:t>
      </w:r>
      <w:r w:rsidRPr="00125A13">
        <w:rPr>
          <w:rFonts w:ascii="Consolas" w:hAnsi="Consolas"/>
          <w:color w:val="A7EC21"/>
          <w:sz w:val="14"/>
          <w:szCs w:val="14"/>
        </w:rPr>
        <w:t>toJSONString</w:t>
      </w:r>
      <w:r w:rsidRPr="00125A13">
        <w:rPr>
          <w:rFonts w:ascii="Consolas" w:hAnsi="Consolas"/>
          <w:color w:val="F9FAF4"/>
          <w:sz w:val="14"/>
          <w:szCs w:val="14"/>
        </w:rPr>
        <w:t>())</w:t>
      </w:r>
    </w:p>
    <w:p w14:paraId="1A9E4412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E6E6FA"/>
          <w:sz w:val="14"/>
          <w:szCs w:val="14"/>
        </w:rPr>
        <w:t>.</w:t>
      </w:r>
      <w:r w:rsidRPr="00125A13">
        <w:rPr>
          <w:rFonts w:ascii="Consolas" w:hAnsi="Consolas"/>
          <w:color w:val="80F6A7"/>
          <w:sz w:val="14"/>
          <w:szCs w:val="14"/>
        </w:rPr>
        <w:t>when</w:t>
      </w:r>
      <w:r w:rsidRPr="00125A13">
        <w:rPr>
          <w:rFonts w:ascii="Consolas" w:hAnsi="Consolas"/>
          <w:color w:val="F9FAF4"/>
          <w:sz w:val="14"/>
          <w:szCs w:val="14"/>
        </w:rPr>
        <w:t>()</w:t>
      </w:r>
    </w:p>
    <w:p w14:paraId="44A6209C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E6E6FA"/>
          <w:sz w:val="14"/>
          <w:szCs w:val="14"/>
        </w:rPr>
        <w:t>.</w:t>
      </w:r>
      <w:r w:rsidRPr="00125A13">
        <w:rPr>
          <w:rFonts w:ascii="Consolas" w:hAnsi="Consolas"/>
          <w:color w:val="80F6A7"/>
          <w:sz w:val="14"/>
          <w:szCs w:val="14"/>
        </w:rPr>
        <w:t>post</w:t>
      </w:r>
      <w:r w:rsidRPr="00125A13">
        <w:rPr>
          <w:rFonts w:ascii="Consolas" w:hAnsi="Consolas"/>
          <w:color w:val="F9FAF4"/>
          <w:sz w:val="14"/>
          <w:szCs w:val="14"/>
        </w:rPr>
        <w:t>(</w:t>
      </w:r>
      <w:r w:rsidRPr="00125A13">
        <w:rPr>
          <w:rFonts w:ascii="Consolas" w:hAnsi="Consolas"/>
          <w:color w:val="17C6A3"/>
          <w:sz w:val="14"/>
          <w:szCs w:val="14"/>
        </w:rPr>
        <w:t>"http://localhost:9999/debitCard"</w:t>
      </w:r>
      <w:r w:rsidRPr="00125A13">
        <w:rPr>
          <w:rFonts w:ascii="Consolas" w:hAnsi="Consolas"/>
          <w:color w:val="F9FAF4"/>
          <w:sz w:val="14"/>
          <w:szCs w:val="14"/>
        </w:rPr>
        <w:t>)</w:t>
      </w:r>
    </w:p>
    <w:p w14:paraId="343DD1BF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E6E6FA"/>
          <w:sz w:val="14"/>
          <w:szCs w:val="14"/>
        </w:rPr>
        <w:t>.</w:t>
      </w:r>
      <w:r w:rsidRPr="00125A13">
        <w:rPr>
          <w:rFonts w:ascii="Consolas" w:hAnsi="Consolas"/>
          <w:color w:val="80F6A7"/>
          <w:sz w:val="14"/>
          <w:szCs w:val="14"/>
        </w:rPr>
        <w:t>then</w:t>
      </w:r>
      <w:r w:rsidRPr="00125A13">
        <w:rPr>
          <w:rFonts w:ascii="Consolas" w:hAnsi="Consolas"/>
          <w:color w:val="F9FAF4"/>
          <w:sz w:val="14"/>
          <w:szCs w:val="14"/>
        </w:rPr>
        <w:t>()</w:t>
      </w:r>
    </w:p>
    <w:p w14:paraId="42A45465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E6E6FA"/>
          <w:sz w:val="14"/>
          <w:szCs w:val="14"/>
        </w:rPr>
        <w:t>.</w:t>
      </w:r>
      <w:r w:rsidRPr="00125A13">
        <w:rPr>
          <w:rFonts w:ascii="Consolas" w:hAnsi="Consolas"/>
          <w:color w:val="80F6A7"/>
          <w:sz w:val="14"/>
          <w:szCs w:val="14"/>
        </w:rPr>
        <w:t>log</w:t>
      </w:r>
      <w:r w:rsidRPr="00125A13">
        <w:rPr>
          <w:rFonts w:ascii="Consolas" w:hAnsi="Consolas"/>
          <w:color w:val="F9FAF4"/>
          <w:sz w:val="14"/>
          <w:szCs w:val="14"/>
        </w:rPr>
        <w:t>()</w:t>
      </w:r>
      <w:r w:rsidRPr="00125A13">
        <w:rPr>
          <w:rFonts w:ascii="Consolas" w:hAnsi="Consolas"/>
          <w:color w:val="E6E6FA"/>
          <w:sz w:val="14"/>
          <w:szCs w:val="14"/>
        </w:rPr>
        <w:t>.</w:t>
      </w:r>
      <w:r w:rsidRPr="00125A13">
        <w:rPr>
          <w:rFonts w:ascii="Consolas" w:hAnsi="Consolas"/>
          <w:color w:val="80F6A7"/>
          <w:sz w:val="14"/>
          <w:szCs w:val="14"/>
        </w:rPr>
        <w:t>all</w:t>
      </w:r>
      <w:r w:rsidRPr="00125A13">
        <w:rPr>
          <w:rFonts w:ascii="Consolas" w:hAnsi="Consolas"/>
          <w:color w:val="F9FAF4"/>
          <w:sz w:val="14"/>
          <w:szCs w:val="14"/>
        </w:rPr>
        <w:t>()</w:t>
      </w:r>
      <w:r w:rsidRPr="00125A13">
        <w:rPr>
          <w:rFonts w:ascii="Consolas" w:hAnsi="Consolas"/>
          <w:color w:val="E6E6FA"/>
          <w:sz w:val="14"/>
          <w:szCs w:val="14"/>
        </w:rPr>
        <w:t>;</w:t>
      </w: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D9E8F7"/>
          <w:sz w:val="14"/>
          <w:szCs w:val="14"/>
        </w:rPr>
        <w:tab/>
      </w:r>
    </w:p>
    <w:p w14:paraId="35466F86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D9E8F7"/>
          <w:sz w:val="14"/>
          <w:szCs w:val="14"/>
        </w:rPr>
        <w:tab/>
      </w:r>
      <w:r w:rsidRPr="00125A13">
        <w:rPr>
          <w:rFonts w:ascii="Consolas" w:hAnsi="Consolas"/>
          <w:color w:val="F9FAF4"/>
          <w:sz w:val="14"/>
          <w:szCs w:val="14"/>
        </w:rPr>
        <w:t>}</w:t>
      </w:r>
    </w:p>
    <w:p w14:paraId="6A31306F" w14:textId="77777777" w:rsidR="00125A13" w:rsidRPr="00125A13" w:rsidRDefault="00125A13" w:rsidP="00125A1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25A13">
        <w:rPr>
          <w:rFonts w:ascii="Consolas" w:hAnsi="Consolas"/>
          <w:color w:val="F9FAF4"/>
          <w:sz w:val="14"/>
          <w:szCs w:val="14"/>
        </w:rPr>
        <w:t>}</w:t>
      </w:r>
    </w:p>
    <w:p w14:paraId="2516018E" w14:textId="1A6190AB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{   </w:t>
      </w:r>
      <w:r>
        <w:rPr>
          <w:rFonts w:ascii="Consolas" w:eastAsia="Times New Roman" w:hAnsi="Consolas" w:cs="Times New Roman"/>
          <w:color w:val="D4D4D4"/>
          <w:lang w:eastAsia="en-IN"/>
        </w:rPr>
        <w:t>this is debit card jsonfile provided by the developer by using this und point and data we are going to use ( free port number 9999)</w:t>
      </w:r>
    </w:p>
    <w:p w14:paraId="58467283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"request"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:{</w:t>
      </w:r>
    </w:p>
    <w:p w14:paraId="21A3E1D6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"method"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</w:t>
      </w:r>
      <w:r w:rsidRPr="00090E75">
        <w:rPr>
          <w:rFonts w:ascii="Consolas" w:eastAsia="Times New Roman" w:hAnsi="Consolas" w:cs="Times New Roman"/>
          <w:color w:val="CE9178"/>
          <w:lang w:eastAsia="en-IN"/>
        </w:rPr>
        <w:t>"POST"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,</w:t>
      </w:r>
    </w:p>
    <w:p w14:paraId="271B84D8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"url"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</w:t>
      </w:r>
      <w:r w:rsidRPr="00090E75">
        <w:rPr>
          <w:rFonts w:ascii="Consolas" w:eastAsia="Times New Roman" w:hAnsi="Consolas" w:cs="Times New Roman"/>
          <w:color w:val="CE9178"/>
          <w:lang w:eastAsia="en-IN"/>
        </w:rPr>
        <w:t>"/debitCard"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,</w:t>
      </w:r>
    </w:p>
    <w:p w14:paraId="65C40B7D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"bodyPatterns"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:[</w:t>
      </w:r>
    </w:p>
    <w:p w14:paraId="2CF99D04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>    {</w:t>
      </w:r>
    </w:p>
    <w:p w14:paraId="7F097DCA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"matchesJsonPath"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</w:t>
      </w:r>
      <w:r w:rsidRPr="00090E75">
        <w:rPr>
          <w:rFonts w:ascii="Consolas" w:eastAsia="Times New Roman" w:hAnsi="Consolas" w:cs="Times New Roman"/>
          <w:color w:val="CE9178"/>
          <w:lang w:eastAsia="en-IN"/>
        </w:rPr>
        <w:t>"$.[?(@.debitCardNum =='1234567887654321')]"</w:t>
      </w:r>
    </w:p>
    <w:p w14:paraId="2A2B9855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>    },</w:t>
      </w:r>
    </w:p>
    <w:p w14:paraId="657FC8B9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>    {</w:t>
      </w:r>
    </w:p>
    <w:p w14:paraId="724444DC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"matchesJsonPath"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</w:t>
      </w:r>
      <w:r w:rsidRPr="00090E75">
        <w:rPr>
          <w:rFonts w:ascii="Consolas" w:eastAsia="Times New Roman" w:hAnsi="Consolas" w:cs="Times New Roman"/>
          <w:color w:val="CE9178"/>
          <w:lang w:eastAsia="en-IN"/>
        </w:rPr>
        <w:t>"$.[?(@.cvv =='543')]"</w:t>
      </w:r>
    </w:p>
    <w:p w14:paraId="40129C17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>    },</w:t>
      </w:r>
    </w:p>
    <w:p w14:paraId="24FAF50D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>    {</w:t>
      </w:r>
    </w:p>
    <w:p w14:paraId="4A97AD44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"matchesJsonPath"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</w:t>
      </w:r>
      <w:r w:rsidRPr="00090E75">
        <w:rPr>
          <w:rFonts w:ascii="Consolas" w:eastAsia="Times New Roman" w:hAnsi="Consolas" w:cs="Times New Roman"/>
          <w:color w:val="CE9178"/>
          <w:lang w:eastAsia="en-IN"/>
        </w:rPr>
        <w:t>"$.[?(@.expDate =='28/30')]"</w:t>
      </w:r>
    </w:p>
    <w:p w14:paraId="37DEF6BA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}   </w:t>
      </w:r>
    </w:p>
    <w:p w14:paraId="7FABFC0F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>    ],</w:t>
      </w:r>
    </w:p>
    <w:p w14:paraId="03F1B806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9CDCFE"/>
          <w:lang w:eastAsia="en-IN"/>
        </w:rPr>
        <w:t>"headers"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 {</w:t>
      </w:r>
    </w:p>
    <w:p w14:paraId="6B2D794C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"Content-Type"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 {</w:t>
      </w:r>
    </w:p>
    <w:p w14:paraId="4A933E83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"equalTo"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: </w:t>
      </w:r>
      <w:r w:rsidRPr="00090E75">
        <w:rPr>
          <w:rFonts w:ascii="Consolas" w:eastAsia="Times New Roman" w:hAnsi="Consolas" w:cs="Times New Roman"/>
          <w:color w:val="CE9178"/>
          <w:lang w:eastAsia="en-IN"/>
        </w:rPr>
        <w:t>"application/json"</w:t>
      </w:r>
    </w:p>
    <w:p w14:paraId="0DD202A2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>      }</w:t>
      </w:r>
    </w:p>
    <w:p w14:paraId="4CBBA890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>    }</w:t>
      </w:r>
    </w:p>
    <w:p w14:paraId="563E807E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</w:t>
      </w:r>
    </w:p>
    <w:p w14:paraId="36D435FE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>    },</w:t>
      </w:r>
    </w:p>
    <w:p w14:paraId="06283169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"response"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:{</w:t>
      </w:r>
    </w:p>
    <w:p w14:paraId="4EFC3E58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"status"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</w:t>
      </w:r>
      <w:r w:rsidRPr="00090E75">
        <w:rPr>
          <w:rFonts w:ascii="Consolas" w:eastAsia="Times New Roman" w:hAnsi="Consolas" w:cs="Times New Roman"/>
          <w:color w:val="B5CEA8"/>
          <w:lang w:eastAsia="en-IN"/>
        </w:rPr>
        <w:t>200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,</w:t>
      </w:r>
    </w:p>
    <w:p w14:paraId="3DF08E76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    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"body"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</w:t>
      </w:r>
      <w:r w:rsidRPr="00090E75">
        <w:rPr>
          <w:rFonts w:ascii="Consolas" w:eastAsia="Times New Roman" w:hAnsi="Consolas" w:cs="Times New Roman"/>
          <w:color w:val="CE9178"/>
          <w:lang w:eastAsia="en-IN"/>
        </w:rPr>
        <w:t>"{</w:t>
      </w:r>
      <w:r w:rsidRPr="00090E75">
        <w:rPr>
          <w:rFonts w:ascii="Consolas" w:eastAsia="Times New Roman" w:hAnsi="Consolas" w:cs="Times New Roman"/>
          <w:color w:val="D7BA7D"/>
          <w:lang w:eastAsia="en-IN"/>
        </w:rPr>
        <w:t>\"</w:t>
      </w:r>
      <w:r w:rsidRPr="00090E75">
        <w:rPr>
          <w:rFonts w:ascii="Consolas" w:eastAsia="Times New Roman" w:hAnsi="Consolas" w:cs="Times New Roman"/>
          <w:color w:val="CE9178"/>
          <w:lang w:eastAsia="en-IN"/>
        </w:rPr>
        <w:t>status</w:t>
      </w:r>
      <w:r w:rsidRPr="00090E75">
        <w:rPr>
          <w:rFonts w:ascii="Consolas" w:eastAsia="Times New Roman" w:hAnsi="Consolas" w:cs="Times New Roman"/>
          <w:color w:val="D7BA7D"/>
          <w:lang w:eastAsia="en-IN"/>
        </w:rPr>
        <w:t>\"</w:t>
      </w:r>
      <w:r w:rsidRPr="00090E75">
        <w:rPr>
          <w:rFonts w:ascii="Consolas" w:eastAsia="Times New Roman" w:hAnsi="Consolas" w:cs="Times New Roman"/>
          <w:color w:val="CE9178"/>
          <w:lang w:eastAsia="en-IN"/>
        </w:rPr>
        <w:t>:</w:t>
      </w:r>
      <w:r w:rsidRPr="00090E75">
        <w:rPr>
          <w:rFonts w:ascii="Consolas" w:eastAsia="Times New Roman" w:hAnsi="Consolas" w:cs="Times New Roman"/>
          <w:color w:val="D7BA7D"/>
          <w:lang w:eastAsia="en-IN"/>
        </w:rPr>
        <w:t>\"</w:t>
      </w:r>
      <w:r w:rsidRPr="00090E75">
        <w:rPr>
          <w:rFonts w:ascii="Consolas" w:eastAsia="Times New Roman" w:hAnsi="Consolas" w:cs="Times New Roman"/>
          <w:color w:val="CE9178"/>
          <w:lang w:eastAsia="en-IN"/>
        </w:rPr>
        <w:t>successful</w:t>
      </w:r>
      <w:r w:rsidRPr="00090E75">
        <w:rPr>
          <w:rFonts w:ascii="Consolas" w:eastAsia="Times New Roman" w:hAnsi="Consolas" w:cs="Times New Roman"/>
          <w:color w:val="D7BA7D"/>
          <w:lang w:eastAsia="en-IN"/>
        </w:rPr>
        <w:t>\"</w:t>
      </w:r>
      <w:r w:rsidRPr="00090E75">
        <w:rPr>
          <w:rFonts w:ascii="Consolas" w:eastAsia="Times New Roman" w:hAnsi="Consolas" w:cs="Times New Roman"/>
          <w:color w:val="CE9178"/>
          <w:lang w:eastAsia="en-IN"/>
        </w:rPr>
        <w:t>}"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,</w:t>
      </w:r>
    </w:p>
    <w:p w14:paraId="50960C33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9CDCFE"/>
          <w:lang w:eastAsia="en-IN"/>
        </w:rPr>
        <w:t>"headers"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>: {</w:t>
      </w:r>
    </w:p>
    <w:p w14:paraId="275ED75F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lastRenderedPageBreak/>
        <w:t xml:space="preserve">      </w:t>
      </w:r>
      <w:r w:rsidRPr="00090E75">
        <w:rPr>
          <w:rFonts w:ascii="Consolas" w:eastAsia="Times New Roman" w:hAnsi="Consolas" w:cs="Times New Roman"/>
          <w:color w:val="9CDCFE"/>
          <w:lang w:eastAsia="en-IN"/>
        </w:rPr>
        <w:t>"Content-Type"</w:t>
      </w:r>
      <w:r w:rsidRPr="00090E75">
        <w:rPr>
          <w:rFonts w:ascii="Consolas" w:eastAsia="Times New Roman" w:hAnsi="Consolas" w:cs="Times New Roman"/>
          <w:color w:val="D4D4D4"/>
          <w:lang w:eastAsia="en-IN"/>
        </w:rPr>
        <w:t xml:space="preserve">: </w:t>
      </w:r>
      <w:r w:rsidRPr="00090E75">
        <w:rPr>
          <w:rFonts w:ascii="Consolas" w:eastAsia="Times New Roman" w:hAnsi="Consolas" w:cs="Times New Roman"/>
          <w:color w:val="CE9178"/>
          <w:lang w:eastAsia="en-IN"/>
        </w:rPr>
        <w:t>"application/json"</w:t>
      </w:r>
    </w:p>
    <w:p w14:paraId="7C791EFD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>    }</w:t>
      </w:r>
    </w:p>
    <w:p w14:paraId="4DA6DB0D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>    }</w:t>
      </w:r>
    </w:p>
    <w:p w14:paraId="152E6767" w14:textId="77777777" w:rsidR="00090E75" w:rsidRPr="00090E75" w:rsidRDefault="00090E75" w:rsidP="00090E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lang w:eastAsia="en-IN"/>
        </w:rPr>
      </w:pPr>
      <w:r w:rsidRPr="00090E75">
        <w:rPr>
          <w:rFonts w:ascii="Consolas" w:eastAsia="Times New Roman" w:hAnsi="Consolas" w:cs="Times New Roman"/>
          <w:color w:val="D4D4D4"/>
          <w:lang w:eastAsia="en-IN"/>
        </w:rPr>
        <w:t>}</w:t>
      </w:r>
    </w:p>
    <w:p w14:paraId="34C5AD7C" w14:textId="77777777" w:rsidR="0016341D" w:rsidRDefault="0016341D" w:rsidP="0016341D">
      <w:pPr>
        <w:tabs>
          <w:tab w:val="left" w:pos="1276"/>
          <w:tab w:val="left" w:pos="7069"/>
        </w:tabs>
      </w:pPr>
    </w:p>
    <w:p w14:paraId="2FA96F98" w14:textId="77777777" w:rsidR="00501B4D" w:rsidRDefault="00CA0514" w:rsidP="00CA0514">
      <w:pPr>
        <w:pStyle w:val="ListParagraph"/>
        <w:numPr>
          <w:ilvl w:val="0"/>
          <w:numId w:val="162"/>
        </w:numPr>
        <w:tabs>
          <w:tab w:val="left" w:pos="1276"/>
          <w:tab w:val="left" w:pos="7069"/>
        </w:tabs>
      </w:pPr>
      <w:r>
        <w:t>CAN WE HANDLE OTP IN BACKEND NO WE CANNOT HANDLE</w:t>
      </w:r>
      <w:r w:rsidR="00501B4D">
        <w:t>.</w:t>
      </w:r>
    </w:p>
    <w:p w14:paraId="59AA4F74" w14:textId="74B9E631" w:rsidR="00090E75" w:rsidRDefault="00CA0514" w:rsidP="00CA0514">
      <w:pPr>
        <w:pStyle w:val="ListParagraph"/>
        <w:numPr>
          <w:ilvl w:val="0"/>
          <w:numId w:val="162"/>
        </w:numPr>
        <w:tabs>
          <w:tab w:val="left" w:pos="1276"/>
          <w:tab w:val="left" w:pos="7069"/>
        </w:tabs>
      </w:pPr>
      <w:r>
        <w:t xml:space="preserve"> </w:t>
      </w:r>
      <w:r w:rsidR="00A76645">
        <w:t xml:space="preserve">FOR B2C PAYMETS DEVELOPERS USED TO GIVE STATIC OTP </w:t>
      </w:r>
      <w:r w:rsidR="00501B4D">
        <w:t>WITH THIS WE ARE GOING</w:t>
      </w:r>
      <w:r w:rsidR="00951515">
        <w:t xml:space="preserve"> TO VALIDATE .</w:t>
      </w:r>
    </w:p>
    <w:p w14:paraId="72FD0049" w14:textId="3CF35F99" w:rsidR="00951515" w:rsidRDefault="00951515" w:rsidP="00CA0514">
      <w:pPr>
        <w:pStyle w:val="ListParagraph"/>
        <w:numPr>
          <w:ilvl w:val="0"/>
          <w:numId w:val="162"/>
        </w:numPr>
        <w:tabs>
          <w:tab w:val="left" w:pos="1276"/>
          <w:tab w:val="left" w:pos="7069"/>
        </w:tabs>
      </w:pPr>
      <w:r>
        <w:t>WE CAN HANDLE WITH THE HELP OF APPIUM.</w:t>
      </w:r>
    </w:p>
    <w:p w14:paraId="2D49C0A7" w14:textId="77777777" w:rsidR="00951515" w:rsidRDefault="00951515" w:rsidP="004F5186">
      <w:pPr>
        <w:tabs>
          <w:tab w:val="left" w:pos="1276"/>
          <w:tab w:val="left" w:pos="7069"/>
        </w:tabs>
      </w:pPr>
    </w:p>
    <w:p w14:paraId="350299B2" w14:textId="406FC362" w:rsidR="004F5186" w:rsidRDefault="004F5186" w:rsidP="00C85EAD">
      <w:pPr>
        <w:pStyle w:val="ListParagraph"/>
        <w:numPr>
          <w:ilvl w:val="0"/>
          <w:numId w:val="162"/>
        </w:numPr>
        <w:tabs>
          <w:tab w:val="left" w:pos="1276"/>
          <w:tab w:val="left" w:pos="7069"/>
        </w:tabs>
      </w:pPr>
      <w:r>
        <w:t>HOW TO HANDLE SSL AND TCL EXCEPTION .</w:t>
      </w:r>
    </w:p>
    <w:p w14:paraId="3D392EAE" w14:textId="09C07694" w:rsidR="00C85EAD" w:rsidRDefault="004F5186" w:rsidP="00C85EAD">
      <w:pPr>
        <w:pStyle w:val="ListParagraph"/>
        <w:numPr>
          <w:ilvl w:val="0"/>
          <w:numId w:val="162"/>
        </w:numPr>
        <w:tabs>
          <w:tab w:val="left" w:pos="1276"/>
          <w:tab w:val="left" w:pos="7069"/>
        </w:tabs>
      </w:pPr>
      <w:r>
        <w:t>USING RELAXED HTTPS VALIDATION</w:t>
      </w:r>
      <w:r w:rsidR="009C7006">
        <w:t>()</w:t>
      </w:r>
      <w:r>
        <w:t xml:space="preserve"> MEHTOD </w:t>
      </w:r>
      <w:r w:rsidR="009C7006">
        <w:t>WE CAN IGNORE CERTIFICATION ISSUE THIS MEHTOD PRESENT IN REQEUST SPECIFICATION .</w:t>
      </w:r>
    </w:p>
    <w:p w14:paraId="58F1543B" w14:textId="78CEDDAB" w:rsidR="00C85EAD" w:rsidRDefault="00C85EAD" w:rsidP="004F5186">
      <w:pPr>
        <w:pStyle w:val="ListParagraph"/>
        <w:numPr>
          <w:ilvl w:val="0"/>
          <w:numId w:val="162"/>
        </w:numPr>
        <w:tabs>
          <w:tab w:val="left" w:pos="1276"/>
          <w:tab w:val="left" w:pos="7069"/>
        </w:tabs>
      </w:pPr>
      <w:r>
        <w:t>COSTOMER IS NOT PURCHASED ANY CERTIFICATION.</w:t>
      </w:r>
    </w:p>
    <w:p w14:paraId="533F90F6" w14:textId="7CD971C0" w:rsidR="006F125C" w:rsidRDefault="006F125C" w:rsidP="004F5186">
      <w:pPr>
        <w:pStyle w:val="ListParagraph"/>
        <w:numPr>
          <w:ilvl w:val="0"/>
          <w:numId w:val="162"/>
        </w:numPr>
        <w:tabs>
          <w:tab w:val="left" w:pos="1276"/>
          <w:tab w:val="left" w:pos="7069"/>
        </w:tabs>
      </w:pPr>
      <w:r>
        <w:t>IF WE HAVE CERTIFICATE PASS IN CONFIG().</w:t>
      </w:r>
      <w:r w:rsidR="00822E79">
        <w:t xml:space="preserve"> </w:t>
      </w:r>
    </w:p>
    <w:p w14:paraId="7522EABA" w14:textId="77777777" w:rsidR="00A15326" w:rsidRDefault="00A15326" w:rsidP="00A15326">
      <w:pPr>
        <w:tabs>
          <w:tab w:val="left" w:pos="1276"/>
          <w:tab w:val="left" w:pos="7069"/>
        </w:tabs>
      </w:pPr>
    </w:p>
    <w:p w14:paraId="55F88D05" w14:textId="417352B3" w:rsidR="00A15326" w:rsidRDefault="00A15326" w:rsidP="00A15326">
      <w:pPr>
        <w:tabs>
          <w:tab w:val="left" w:pos="1276"/>
          <w:tab w:val="left" w:pos="7069"/>
        </w:tabs>
      </w:pPr>
      <w:r>
        <w:t xml:space="preserve">DATA MASKING BLAKLIST / HIDDING THE DATA USING </w:t>
      </w:r>
      <w:r w:rsidR="00AF5C6D">
        <w:t xml:space="preserve">LOGCONFIG </w:t>
      </w:r>
    </w:p>
    <w:p w14:paraId="301DE9FC" w14:textId="77777777" w:rsidR="00A15326" w:rsidRPr="00A15326" w:rsidRDefault="00A15326" w:rsidP="00A153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>
        <w:rPr>
          <w:rFonts w:ascii="Consolas" w:hAnsi="Consolas"/>
          <w:color w:val="D9E8F7"/>
          <w:sz w:val="20"/>
          <w:szCs w:val="20"/>
        </w:rPr>
        <w:tab/>
      </w:r>
      <w:r w:rsidRPr="00A15326">
        <w:rPr>
          <w:rFonts w:ascii="Consolas" w:hAnsi="Consolas"/>
          <w:i/>
          <w:iCs/>
          <w:color w:val="A0A0A0"/>
          <w:sz w:val="12"/>
          <w:szCs w:val="12"/>
        </w:rPr>
        <w:t>@Test</w:t>
      </w:r>
    </w:p>
    <w:p w14:paraId="06A634E7" w14:textId="77777777" w:rsidR="00A15326" w:rsidRPr="00A15326" w:rsidRDefault="00A15326" w:rsidP="00A15326">
      <w:pPr>
        <w:pStyle w:val="NormalWeb"/>
        <w:shd w:val="clear" w:color="auto" w:fill="2F2F2F"/>
        <w:spacing w:before="30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color w:val="CC6C1D"/>
          <w:sz w:val="12"/>
          <w:szCs w:val="12"/>
        </w:rPr>
        <w:t>public</w:t>
      </w:r>
      <w:r w:rsidRPr="00A15326">
        <w:rPr>
          <w:rFonts w:ascii="Consolas" w:hAnsi="Consolas"/>
          <w:color w:val="D9E8F7"/>
          <w:sz w:val="12"/>
          <w:szCs w:val="12"/>
        </w:rPr>
        <w:t xml:space="preserve"> </w:t>
      </w:r>
      <w:r w:rsidRPr="00A15326">
        <w:rPr>
          <w:rFonts w:ascii="Consolas" w:hAnsi="Consolas"/>
          <w:color w:val="CC6C1D"/>
          <w:sz w:val="12"/>
          <w:szCs w:val="12"/>
        </w:rPr>
        <w:t>void</w:t>
      </w:r>
      <w:r w:rsidRPr="00A15326">
        <w:rPr>
          <w:rFonts w:ascii="Consolas" w:hAnsi="Consolas"/>
          <w:color w:val="D9E8F7"/>
          <w:sz w:val="12"/>
          <w:szCs w:val="12"/>
        </w:rPr>
        <w:t xml:space="preserve"> </w:t>
      </w:r>
      <w:r w:rsidRPr="00A15326">
        <w:rPr>
          <w:rFonts w:ascii="Consolas" w:hAnsi="Consolas"/>
          <w:color w:val="1EB540"/>
          <w:sz w:val="12"/>
          <w:szCs w:val="12"/>
        </w:rPr>
        <w:t>dataMasking</w:t>
      </w:r>
      <w:r w:rsidRPr="00A15326">
        <w:rPr>
          <w:rFonts w:ascii="Consolas" w:hAnsi="Consolas"/>
          <w:color w:val="F9FAF4"/>
          <w:sz w:val="12"/>
          <w:szCs w:val="12"/>
        </w:rPr>
        <w:t>()</w:t>
      </w:r>
      <w:r w:rsidRPr="00A15326">
        <w:rPr>
          <w:rFonts w:ascii="Consolas" w:hAnsi="Consolas"/>
          <w:color w:val="D9E8F7"/>
          <w:sz w:val="12"/>
          <w:szCs w:val="12"/>
        </w:rPr>
        <w:t xml:space="preserve"> </w:t>
      </w:r>
      <w:r w:rsidRPr="00A15326">
        <w:rPr>
          <w:rFonts w:ascii="Consolas" w:hAnsi="Consolas"/>
          <w:color w:val="F9FAF4"/>
          <w:sz w:val="12"/>
          <w:szCs w:val="12"/>
        </w:rPr>
        <w:t>{</w:t>
      </w:r>
    </w:p>
    <w:p w14:paraId="314838EB" w14:textId="77777777" w:rsidR="00A15326" w:rsidRPr="00A15326" w:rsidRDefault="00A15326" w:rsidP="00A153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color w:val="1290C3"/>
          <w:sz w:val="12"/>
          <w:szCs w:val="12"/>
        </w:rPr>
        <w:t>ProjectPojo</w:t>
      </w:r>
      <w:r w:rsidRPr="00A15326">
        <w:rPr>
          <w:rFonts w:ascii="Consolas" w:hAnsi="Consolas"/>
          <w:color w:val="D9E8F7"/>
          <w:sz w:val="12"/>
          <w:szCs w:val="12"/>
        </w:rPr>
        <w:tab/>
        <w:t xml:space="preserve"> </w:t>
      </w:r>
      <w:r w:rsidRPr="00A15326">
        <w:rPr>
          <w:rFonts w:ascii="Consolas" w:hAnsi="Consolas"/>
          <w:color w:val="F2F200"/>
          <w:sz w:val="12"/>
          <w:szCs w:val="12"/>
        </w:rPr>
        <w:t>po</w:t>
      </w:r>
      <w:r w:rsidRPr="00A15326">
        <w:rPr>
          <w:rFonts w:ascii="Consolas" w:hAnsi="Consolas"/>
          <w:color w:val="E6E6FA"/>
          <w:sz w:val="12"/>
          <w:szCs w:val="12"/>
        </w:rPr>
        <w:t>=</w:t>
      </w:r>
      <w:r w:rsidRPr="00A15326">
        <w:rPr>
          <w:rFonts w:ascii="Consolas" w:hAnsi="Consolas"/>
          <w:color w:val="CC6C1D"/>
          <w:sz w:val="12"/>
          <w:szCs w:val="12"/>
        </w:rPr>
        <w:t>new</w:t>
      </w:r>
      <w:r w:rsidRPr="00A15326">
        <w:rPr>
          <w:rFonts w:ascii="Consolas" w:hAnsi="Consolas"/>
          <w:color w:val="D9E8F7"/>
          <w:sz w:val="12"/>
          <w:szCs w:val="12"/>
        </w:rPr>
        <w:t xml:space="preserve"> </w:t>
      </w:r>
      <w:r w:rsidRPr="00A15326">
        <w:rPr>
          <w:rFonts w:ascii="Consolas" w:hAnsi="Consolas"/>
          <w:color w:val="A7EC21"/>
          <w:sz w:val="12"/>
          <w:szCs w:val="12"/>
        </w:rPr>
        <w:t>ProjectPojo</w:t>
      </w:r>
      <w:r w:rsidRPr="00A15326">
        <w:rPr>
          <w:rFonts w:ascii="Consolas" w:hAnsi="Consolas"/>
          <w:color w:val="F9FAF4"/>
          <w:sz w:val="12"/>
          <w:szCs w:val="12"/>
        </w:rPr>
        <w:t>(</w:t>
      </w:r>
      <w:r w:rsidRPr="00A15326">
        <w:rPr>
          <w:rFonts w:ascii="Consolas" w:hAnsi="Consolas"/>
          <w:color w:val="17C6A3"/>
          <w:sz w:val="12"/>
          <w:szCs w:val="12"/>
        </w:rPr>
        <w:t>"Mangor"</w:t>
      </w:r>
      <w:r w:rsidRPr="00A15326">
        <w:rPr>
          <w:rFonts w:ascii="Consolas" w:hAnsi="Consolas"/>
          <w:color w:val="E6E6FA"/>
          <w:sz w:val="12"/>
          <w:szCs w:val="12"/>
        </w:rPr>
        <w:t>+</w:t>
      </w:r>
      <w:r w:rsidRPr="00A15326">
        <w:rPr>
          <w:rFonts w:ascii="Consolas" w:hAnsi="Consolas"/>
          <w:color w:val="CC6C1D"/>
          <w:sz w:val="12"/>
          <w:szCs w:val="12"/>
        </w:rPr>
        <w:t>new</w:t>
      </w:r>
      <w:r w:rsidRPr="00A15326">
        <w:rPr>
          <w:rFonts w:ascii="Consolas" w:hAnsi="Consolas"/>
          <w:color w:val="D9E8F7"/>
          <w:sz w:val="12"/>
          <w:szCs w:val="12"/>
        </w:rPr>
        <w:t xml:space="preserve"> </w:t>
      </w:r>
      <w:r w:rsidRPr="00A15326">
        <w:rPr>
          <w:rFonts w:ascii="Consolas" w:hAnsi="Consolas"/>
          <w:color w:val="A7EC21"/>
          <w:sz w:val="12"/>
          <w:szCs w:val="12"/>
        </w:rPr>
        <w:t>Random</w:t>
      </w:r>
      <w:r w:rsidRPr="00A15326">
        <w:rPr>
          <w:rFonts w:ascii="Consolas" w:hAnsi="Consolas"/>
          <w:color w:val="F9FAF4"/>
          <w:sz w:val="12"/>
          <w:szCs w:val="12"/>
        </w:rPr>
        <w:t>()</w:t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color w:val="A7EC21"/>
          <w:sz w:val="12"/>
          <w:szCs w:val="12"/>
        </w:rPr>
        <w:t>nextInt</w:t>
      </w:r>
      <w:r w:rsidRPr="00A15326">
        <w:rPr>
          <w:rFonts w:ascii="Consolas" w:hAnsi="Consolas"/>
          <w:color w:val="F9FAF4"/>
          <w:sz w:val="12"/>
          <w:szCs w:val="12"/>
        </w:rPr>
        <w:t>(</w:t>
      </w:r>
      <w:r w:rsidRPr="00A15326">
        <w:rPr>
          <w:rFonts w:ascii="Consolas" w:hAnsi="Consolas"/>
          <w:color w:val="6897BB"/>
          <w:sz w:val="12"/>
          <w:szCs w:val="12"/>
        </w:rPr>
        <w:t>1000</w:t>
      </w:r>
      <w:r w:rsidRPr="00A15326">
        <w:rPr>
          <w:rFonts w:ascii="Consolas" w:hAnsi="Consolas"/>
          <w:color w:val="F9FAF4"/>
          <w:sz w:val="12"/>
          <w:szCs w:val="12"/>
        </w:rPr>
        <w:t>)</w:t>
      </w:r>
      <w:r w:rsidRPr="00A15326">
        <w:rPr>
          <w:rFonts w:ascii="Consolas" w:hAnsi="Consolas"/>
          <w:color w:val="E6E6FA"/>
          <w:sz w:val="12"/>
          <w:szCs w:val="12"/>
        </w:rPr>
        <w:t>,</w:t>
      </w:r>
      <w:r w:rsidRPr="00A15326">
        <w:rPr>
          <w:rFonts w:ascii="Consolas" w:hAnsi="Consolas"/>
          <w:color w:val="17C6A3"/>
          <w:sz w:val="12"/>
          <w:szCs w:val="12"/>
        </w:rPr>
        <w:t>"Created"</w:t>
      </w:r>
      <w:r w:rsidRPr="00A15326">
        <w:rPr>
          <w:rFonts w:ascii="Consolas" w:hAnsi="Consolas"/>
          <w:color w:val="E6E6FA"/>
          <w:sz w:val="12"/>
          <w:szCs w:val="12"/>
        </w:rPr>
        <w:t>,</w:t>
      </w:r>
      <w:r w:rsidRPr="00A15326">
        <w:rPr>
          <w:rFonts w:ascii="Consolas" w:hAnsi="Consolas"/>
          <w:color w:val="17C6A3"/>
          <w:sz w:val="12"/>
          <w:szCs w:val="12"/>
        </w:rPr>
        <w:t>"dielan"</w:t>
      </w:r>
      <w:r w:rsidRPr="00A15326">
        <w:rPr>
          <w:rFonts w:ascii="Consolas" w:hAnsi="Consolas"/>
          <w:color w:val="E6E6FA"/>
          <w:sz w:val="12"/>
          <w:szCs w:val="12"/>
        </w:rPr>
        <w:t>,</w:t>
      </w:r>
      <w:r w:rsidRPr="00A15326">
        <w:rPr>
          <w:rFonts w:ascii="Consolas" w:hAnsi="Consolas"/>
          <w:color w:val="6897BB"/>
          <w:sz w:val="12"/>
          <w:szCs w:val="12"/>
        </w:rPr>
        <w:t>0</w:t>
      </w:r>
      <w:r w:rsidRPr="00A15326">
        <w:rPr>
          <w:rFonts w:ascii="Consolas" w:hAnsi="Consolas"/>
          <w:color w:val="F9FAF4"/>
          <w:sz w:val="12"/>
          <w:szCs w:val="12"/>
        </w:rPr>
        <w:t>)</w:t>
      </w:r>
      <w:r w:rsidRPr="00A15326">
        <w:rPr>
          <w:rFonts w:ascii="Consolas" w:hAnsi="Consolas"/>
          <w:color w:val="E6E6FA"/>
          <w:sz w:val="12"/>
          <w:szCs w:val="12"/>
        </w:rPr>
        <w:t>;</w:t>
      </w:r>
    </w:p>
    <w:p w14:paraId="3ABC4F49" w14:textId="77777777" w:rsidR="00A15326" w:rsidRPr="00A15326" w:rsidRDefault="00A15326" w:rsidP="00A153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</w:p>
    <w:p w14:paraId="653A7B09" w14:textId="77777777" w:rsidR="00A15326" w:rsidRPr="00A15326" w:rsidRDefault="00A15326" w:rsidP="00A153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i/>
          <w:iCs/>
          <w:color w:val="96EC3F"/>
          <w:sz w:val="12"/>
          <w:szCs w:val="12"/>
        </w:rPr>
        <w:t>given</w:t>
      </w:r>
      <w:r w:rsidRPr="00A15326">
        <w:rPr>
          <w:rFonts w:ascii="Consolas" w:hAnsi="Consolas"/>
          <w:color w:val="F9FAF4"/>
          <w:sz w:val="12"/>
          <w:szCs w:val="12"/>
        </w:rPr>
        <w:t>()</w:t>
      </w:r>
    </w:p>
    <w:p w14:paraId="0F8EE81B" w14:textId="77777777" w:rsidR="00A15326" w:rsidRPr="00A15326" w:rsidRDefault="00A15326" w:rsidP="00A153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color w:val="80F6A7"/>
          <w:sz w:val="12"/>
          <w:szCs w:val="12"/>
        </w:rPr>
        <w:t>config</w:t>
      </w:r>
      <w:r w:rsidRPr="00A15326">
        <w:rPr>
          <w:rFonts w:ascii="Consolas" w:hAnsi="Consolas"/>
          <w:color w:val="F9FAF4"/>
          <w:sz w:val="12"/>
          <w:szCs w:val="12"/>
        </w:rPr>
        <w:t>(</w:t>
      </w:r>
      <w:r w:rsidRPr="00A15326">
        <w:rPr>
          <w:rFonts w:ascii="Consolas" w:hAnsi="Consolas"/>
          <w:color w:val="1290C3"/>
          <w:sz w:val="12"/>
          <w:szCs w:val="12"/>
        </w:rPr>
        <w:t>RestAssured</w:t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i/>
          <w:iCs/>
          <w:color w:val="8DDAF8"/>
          <w:sz w:val="12"/>
          <w:szCs w:val="12"/>
        </w:rPr>
        <w:t>config</w:t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color w:val="A7EC21"/>
          <w:sz w:val="12"/>
          <w:szCs w:val="12"/>
        </w:rPr>
        <w:t>logConfig</w:t>
      </w:r>
      <w:r w:rsidRPr="00A15326">
        <w:rPr>
          <w:rFonts w:ascii="Consolas" w:hAnsi="Consolas"/>
          <w:color w:val="F9FAF4"/>
          <w:sz w:val="12"/>
          <w:szCs w:val="12"/>
        </w:rPr>
        <w:t>(</w:t>
      </w:r>
      <w:r w:rsidRPr="00A15326">
        <w:rPr>
          <w:rFonts w:ascii="Consolas" w:hAnsi="Consolas"/>
          <w:color w:val="1290C3"/>
          <w:sz w:val="12"/>
          <w:szCs w:val="12"/>
        </w:rPr>
        <w:t>LogConfig</w:t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i/>
          <w:iCs/>
          <w:color w:val="96EC3F"/>
          <w:sz w:val="12"/>
          <w:szCs w:val="12"/>
        </w:rPr>
        <w:t>logConfig</w:t>
      </w:r>
      <w:r w:rsidRPr="00A15326">
        <w:rPr>
          <w:rFonts w:ascii="Consolas" w:hAnsi="Consolas"/>
          <w:color w:val="F9FAF4"/>
          <w:sz w:val="12"/>
          <w:szCs w:val="12"/>
        </w:rPr>
        <w:t>()</w:t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color w:val="A7EC21"/>
          <w:sz w:val="12"/>
          <w:szCs w:val="12"/>
        </w:rPr>
        <w:t>blacklistHeader</w:t>
      </w:r>
      <w:r w:rsidRPr="00A15326">
        <w:rPr>
          <w:rFonts w:ascii="Consolas" w:hAnsi="Consolas"/>
          <w:color w:val="F9FAF4"/>
          <w:sz w:val="12"/>
          <w:szCs w:val="12"/>
        </w:rPr>
        <w:t>(</w:t>
      </w:r>
      <w:r w:rsidRPr="00A15326">
        <w:rPr>
          <w:rFonts w:ascii="Consolas" w:hAnsi="Consolas"/>
          <w:color w:val="17C6A3"/>
          <w:sz w:val="12"/>
          <w:szCs w:val="12"/>
        </w:rPr>
        <w:t>"contnet-Type"</w:t>
      </w:r>
      <w:r w:rsidRPr="00A15326">
        <w:rPr>
          <w:rFonts w:ascii="Consolas" w:hAnsi="Consolas"/>
          <w:color w:val="F9FAF4"/>
          <w:sz w:val="12"/>
          <w:szCs w:val="12"/>
        </w:rPr>
        <w:t>)))</w:t>
      </w:r>
    </w:p>
    <w:p w14:paraId="786B137F" w14:textId="77777777" w:rsidR="00A15326" w:rsidRPr="00A15326" w:rsidRDefault="00A15326" w:rsidP="00A153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color w:val="80F6A7"/>
          <w:sz w:val="12"/>
          <w:szCs w:val="12"/>
        </w:rPr>
        <w:t>body</w:t>
      </w:r>
      <w:r w:rsidRPr="00A15326">
        <w:rPr>
          <w:rFonts w:ascii="Consolas" w:hAnsi="Consolas"/>
          <w:color w:val="F9FAF4"/>
          <w:sz w:val="12"/>
          <w:szCs w:val="12"/>
        </w:rPr>
        <w:t>(</w:t>
      </w:r>
      <w:r w:rsidRPr="00A15326">
        <w:rPr>
          <w:rFonts w:ascii="Consolas" w:hAnsi="Consolas"/>
          <w:color w:val="F3EC79"/>
          <w:sz w:val="12"/>
          <w:szCs w:val="12"/>
        </w:rPr>
        <w:t>po</w:t>
      </w:r>
      <w:r w:rsidRPr="00A15326">
        <w:rPr>
          <w:rFonts w:ascii="Consolas" w:hAnsi="Consolas"/>
          <w:color w:val="F9FAF4"/>
          <w:sz w:val="12"/>
          <w:szCs w:val="12"/>
        </w:rPr>
        <w:t>)</w:t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color w:val="80F6A7"/>
          <w:sz w:val="12"/>
          <w:szCs w:val="12"/>
        </w:rPr>
        <w:t>contentType</w:t>
      </w:r>
      <w:r w:rsidRPr="00A15326">
        <w:rPr>
          <w:rFonts w:ascii="Consolas" w:hAnsi="Consolas"/>
          <w:color w:val="F9FAF4"/>
          <w:sz w:val="12"/>
          <w:szCs w:val="12"/>
        </w:rPr>
        <w:t>(</w:t>
      </w:r>
      <w:r w:rsidRPr="00A15326">
        <w:rPr>
          <w:rFonts w:ascii="Consolas" w:hAnsi="Consolas"/>
          <w:i/>
          <w:iCs/>
          <w:color w:val="CC81BA"/>
          <w:sz w:val="12"/>
          <w:szCs w:val="12"/>
        </w:rPr>
        <w:t>ContentType</w:t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b/>
          <w:bCs/>
          <w:i/>
          <w:iCs/>
          <w:color w:val="8DDAF8"/>
          <w:sz w:val="12"/>
          <w:szCs w:val="12"/>
        </w:rPr>
        <w:t>JSON</w:t>
      </w:r>
      <w:r w:rsidRPr="00A15326">
        <w:rPr>
          <w:rFonts w:ascii="Consolas" w:hAnsi="Consolas"/>
          <w:color w:val="F9FAF4"/>
          <w:sz w:val="12"/>
          <w:szCs w:val="12"/>
        </w:rPr>
        <w:t>)</w:t>
      </w:r>
    </w:p>
    <w:p w14:paraId="3ED7D81D" w14:textId="77777777" w:rsidR="00A15326" w:rsidRPr="00A15326" w:rsidRDefault="00A15326" w:rsidP="00A153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color w:val="80F6A7"/>
          <w:sz w:val="12"/>
          <w:szCs w:val="12"/>
        </w:rPr>
        <w:t>when</w:t>
      </w:r>
      <w:r w:rsidRPr="00A15326">
        <w:rPr>
          <w:rFonts w:ascii="Consolas" w:hAnsi="Consolas"/>
          <w:color w:val="F9FAF4"/>
          <w:sz w:val="12"/>
          <w:szCs w:val="12"/>
        </w:rPr>
        <w:t>()</w:t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color w:val="80F6A7"/>
          <w:sz w:val="12"/>
          <w:szCs w:val="12"/>
        </w:rPr>
        <w:t>post</w:t>
      </w:r>
      <w:r w:rsidRPr="00A15326">
        <w:rPr>
          <w:rFonts w:ascii="Consolas" w:hAnsi="Consolas"/>
          <w:color w:val="F9FAF4"/>
          <w:sz w:val="12"/>
          <w:szCs w:val="12"/>
        </w:rPr>
        <w:t>(</w:t>
      </w:r>
      <w:r w:rsidRPr="00A15326">
        <w:rPr>
          <w:rFonts w:ascii="Consolas" w:hAnsi="Consolas"/>
          <w:color w:val="17C6A3"/>
          <w:sz w:val="12"/>
          <w:szCs w:val="12"/>
        </w:rPr>
        <w:t>"http://49.249.28.218:8091/addProject"</w:t>
      </w:r>
      <w:r w:rsidRPr="00A15326">
        <w:rPr>
          <w:rFonts w:ascii="Consolas" w:hAnsi="Consolas"/>
          <w:color w:val="F9FAF4"/>
          <w:sz w:val="12"/>
          <w:szCs w:val="12"/>
        </w:rPr>
        <w:t>)</w:t>
      </w:r>
    </w:p>
    <w:p w14:paraId="798A9671" w14:textId="77777777" w:rsidR="00A15326" w:rsidRPr="00A15326" w:rsidRDefault="00A15326" w:rsidP="00A153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color w:val="80F6A7"/>
          <w:sz w:val="12"/>
          <w:szCs w:val="12"/>
        </w:rPr>
        <w:t>then</w:t>
      </w:r>
      <w:r w:rsidRPr="00A15326">
        <w:rPr>
          <w:rFonts w:ascii="Consolas" w:hAnsi="Consolas"/>
          <w:color w:val="F9FAF4"/>
          <w:sz w:val="12"/>
          <w:szCs w:val="12"/>
        </w:rPr>
        <w:t>()</w:t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color w:val="80F6A7"/>
          <w:sz w:val="12"/>
          <w:szCs w:val="12"/>
        </w:rPr>
        <w:t>log</w:t>
      </w:r>
      <w:r w:rsidRPr="00A15326">
        <w:rPr>
          <w:rFonts w:ascii="Consolas" w:hAnsi="Consolas"/>
          <w:color w:val="F9FAF4"/>
          <w:sz w:val="12"/>
          <w:szCs w:val="12"/>
        </w:rPr>
        <w:t>()</w:t>
      </w:r>
      <w:r w:rsidRPr="00A15326">
        <w:rPr>
          <w:rFonts w:ascii="Consolas" w:hAnsi="Consolas"/>
          <w:color w:val="E6E6FA"/>
          <w:sz w:val="12"/>
          <w:szCs w:val="12"/>
        </w:rPr>
        <w:t>.</w:t>
      </w:r>
      <w:r w:rsidRPr="00A15326">
        <w:rPr>
          <w:rFonts w:ascii="Consolas" w:hAnsi="Consolas"/>
          <w:color w:val="80F6A7"/>
          <w:sz w:val="12"/>
          <w:szCs w:val="12"/>
        </w:rPr>
        <w:t>all</w:t>
      </w:r>
      <w:r w:rsidRPr="00A15326">
        <w:rPr>
          <w:rFonts w:ascii="Consolas" w:hAnsi="Consolas"/>
          <w:color w:val="F9FAF4"/>
          <w:sz w:val="12"/>
          <w:szCs w:val="12"/>
        </w:rPr>
        <w:t>()</w:t>
      </w:r>
      <w:r w:rsidRPr="00A15326">
        <w:rPr>
          <w:rFonts w:ascii="Consolas" w:hAnsi="Consolas"/>
          <w:color w:val="E6E6FA"/>
          <w:sz w:val="12"/>
          <w:szCs w:val="12"/>
        </w:rPr>
        <w:t>;</w:t>
      </w:r>
    </w:p>
    <w:p w14:paraId="54BA58F2" w14:textId="77777777" w:rsidR="00A15326" w:rsidRPr="00A15326" w:rsidRDefault="00A15326" w:rsidP="00A1532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2"/>
          <w:szCs w:val="12"/>
        </w:rPr>
      </w:pPr>
      <w:r w:rsidRPr="00A15326">
        <w:rPr>
          <w:rFonts w:ascii="Consolas" w:hAnsi="Consolas"/>
          <w:color w:val="D9E8F7"/>
          <w:sz w:val="12"/>
          <w:szCs w:val="12"/>
        </w:rPr>
        <w:tab/>
      </w:r>
      <w:r w:rsidRPr="00A15326">
        <w:rPr>
          <w:rFonts w:ascii="Consolas" w:hAnsi="Consolas"/>
          <w:color w:val="F9FAF4"/>
          <w:sz w:val="12"/>
          <w:szCs w:val="12"/>
        </w:rPr>
        <w:t>}</w:t>
      </w:r>
    </w:p>
    <w:p w14:paraId="7EB8A04E" w14:textId="77777777" w:rsidR="006F125C" w:rsidRDefault="006F125C" w:rsidP="006F125C">
      <w:pPr>
        <w:tabs>
          <w:tab w:val="left" w:pos="1276"/>
          <w:tab w:val="left" w:pos="7069"/>
        </w:tabs>
      </w:pPr>
    </w:p>
    <w:p w14:paraId="64E4F5C6" w14:textId="36F83411" w:rsidR="001942F6" w:rsidRPr="001942F6" w:rsidRDefault="00AF5C6D" w:rsidP="001942F6">
      <w:pPr>
        <w:tabs>
          <w:tab w:val="left" w:pos="1276"/>
          <w:tab w:val="left" w:pos="7069"/>
        </w:tabs>
      </w:pPr>
      <w:r>
        <w:t>HOW TO HANDLE COKKIES USING COKKES MEHTOD=</w:t>
      </w:r>
    </w:p>
    <w:p w14:paraId="7A95B4DA" w14:textId="77777777" w:rsidR="001942F6" w:rsidRDefault="001942F6" w:rsidP="001942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942F6">
        <w:rPr>
          <w:rFonts w:ascii="Consolas" w:hAnsi="Consolas"/>
          <w:i/>
          <w:iCs/>
          <w:color w:val="A0A0A0"/>
          <w:sz w:val="14"/>
          <w:szCs w:val="14"/>
        </w:rPr>
        <w:t>@Test</w:t>
      </w:r>
    </w:p>
    <w:p w14:paraId="56087957" w14:textId="7AA80A92" w:rsidR="001942F6" w:rsidRPr="001942F6" w:rsidRDefault="001942F6" w:rsidP="001942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>
        <w:rPr>
          <w:rFonts w:ascii="Consolas" w:hAnsi="Consolas"/>
          <w:color w:val="CCCCCC"/>
          <w:sz w:val="14"/>
          <w:szCs w:val="14"/>
        </w:rPr>
        <w:t xml:space="preserve">      </w:t>
      </w:r>
      <w:r w:rsidRPr="001942F6">
        <w:rPr>
          <w:rFonts w:ascii="Consolas" w:hAnsi="Consolas"/>
          <w:color w:val="CC6C1D"/>
          <w:sz w:val="14"/>
          <w:szCs w:val="14"/>
        </w:rPr>
        <w:t>public</w:t>
      </w:r>
      <w:r w:rsidRPr="001942F6">
        <w:rPr>
          <w:rFonts w:ascii="Consolas" w:hAnsi="Consolas"/>
          <w:color w:val="D9E8F7"/>
          <w:sz w:val="14"/>
          <w:szCs w:val="14"/>
        </w:rPr>
        <w:t xml:space="preserve"> </w:t>
      </w:r>
      <w:r w:rsidRPr="001942F6">
        <w:rPr>
          <w:rFonts w:ascii="Consolas" w:hAnsi="Consolas"/>
          <w:color w:val="CC6C1D"/>
          <w:sz w:val="14"/>
          <w:szCs w:val="14"/>
        </w:rPr>
        <w:t>void</w:t>
      </w:r>
      <w:r w:rsidRPr="001942F6">
        <w:rPr>
          <w:rFonts w:ascii="Consolas" w:hAnsi="Consolas"/>
          <w:color w:val="D9E8F7"/>
          <w:sz w:val="14"/>
          <w:szCs w:val="14"/>
        </w:rPr>
        <w:t xml:space="preserve"> </w:t>
      </w:r>
      <w:r w:rsidRPr="001942F6">
        <w:rPr>
          <w:rFonts w:ascii="Consolas" w:hAnsi="Consolas"/>
          <w:color w:val="1EB540"/>
          <w:sz w:val="14"/>
          <w:szCs w:val="14"/>
        </w:rPr>
        <w:t>cookies</w:t>
      </w:r>
      <w:r w:rsidRPr="001942F6">
        <w:rPr>
          <w:rFonts w:ascii="Consolas" w:hAnsi="Consolas"/>
          <w:color w:val="F9FAF4"/>
          <w:sz w:val="14"/>
          <w:szCs w:val="14"/>
        </w:rPr>
        <w:t>()</w:t>
      </w:r>
      <w:r w:rsidRPr="001942F6">
        <w:rPr>
          <w:rFonts w:ascii="Consolas" w:hAnsi="Consolas"/>
          <w:color w:val="D9E8F7"/>
          <w:sz w:val="14"/>
          <w:szCs w:val="14"/>
        </w:rPr>
        <w:t xml:space="preserve"> </w:t>
      </w:r>
      <w:r w:rsidRPr="001942F6">
        <w:rPr>
          <w:rFonts w:ascii="Consolas" w:hAnsi="Consolas"/>
          <w:color w:val="F9FAF4"/>
          <w:sz w:val="14"/>
          <w:szCs w:val="14"/>
        </w:rPr>
        <w:t>{</w:t>
      </w:r>
    </w:p>
    <w:p w14:paraId="1E23DC7E" w14:textId="77777777" w:rsidR="001942F6" w:rsidRPr="001942F6" w:rsidRDefault="001942F6" w:rsidP="001942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942F6">
        <w:rPr>
          <w:rFonts w:ascii="Consolas" w:hAnsi="Consolas"/>
          <w:color w:val="D9E8F7"/>
          <w:sz w:val="14"/>
          <w:szCs w:val="14"/>
        </w:rPr>
        <w:tab/>
      </w:r>
      <w:r w:rsidRPr="001942F6">
        <w:rPr>
          <w:rFonts w:ascii="Consolas" w:hAnsi="Consolas"/>
          <w:i/>
          <w:iCs/>
          <w:color w:val="96EC3F"/>
          <w:sz w:val="14"/>
          <w:szCs w:val="14"/>
        </w:rPr>
        <w:t>given</w:t>
      </w:r>
      <w:r w:rsidRPr="001942F6">
        <w:rPr>
          <w:rFonts w:ascii="Consolas" w:hAnsi="Consolas"/>
          <w:color w:val="F9FAF4"/>
          <w:sz w:val="14"/>
          <w:szCs w:val="14"/>
        </w:rPr>
        <w:t>()</w:t>
      </w:r>
    </w:p>
    <w:p w14:paraId="60CE981A" w14:textId="77777777" w:rsidR="001942F6" w:rsidRPr="001942F6" w:rsidRDefault="001942F6" w:rsidP="001942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942F6">
        <w:rPr>
          <w:rFonts w:ascii="Consolas" w:hAnsi="Consolas"/>
          <w:color w:val="D9E8F7"/>
          <w:sz w:val="14"/>
          <w:szCs w:val="14"/>
        </w:rPr>
        <w:tab/>
      </w:r>
      <w:r w:rsidRPr="001942F6">
        <w:rPr>
          <w:rFonts w:ascii="Consolas" w:hAnsi="Consolas"/>
          <w:color w:val="E6E6FA"/>
          <w:sz w:val="14"/>
          <w:szCs w:val="14"/>
        </w:rPr>
        <w:t>.</w:t>
      </w:r>
      <w:r w:rsidRPr="001942F6">
        <w:rPr>
          <w:rFonts w:ascii="Consolas" w:hAnsi="Consolas"/>
          <w:color w:val="80F6A7"/>
          <w:sz w:val="14"/>
          <w:szCs w:val="14"/>
        </w:rPr>
        <w:t>cookie</w:t>
      </w:r>
      <w:r w:rsidRPr="001942F6">
        <w:rPr>
          <w:rFonts w:ascii="Consolas" w:hAnsi="Consolas"/>
          <w:color w:val="F9FAF4"/>
          <w:sz w:val="14"/>
          <w:szCs w:val="14"/>
        </w:rPr>
        <w:t>(</w:t>
      </w:r>
      <w:r w:rsidRPr="001942F6">
        <w:rPr>
          <w:rFonts w:ascii="Consolas" w:hAnsi="Consolas"/>
          <w:color w:val="17C6A3"/>
          <w:sz w:val="14"/>
          <w:szCs w:val="14"/>
        </w:rPr>
        <w:t>"username"</w:t>
      </w:r>
      <w:r w:rsidRPr="001942F6">
        <w:rPr>
          <w:rFonts w:ascii="Consolas" w:hAnsi="Consolas"/>
          <w:color w:val="E6E6FA"/>
          <w:sz w:val="14"/>
          <w:szCs w:val="14"/>
        </w:rPr>
        <w:t>,</w:t>
      </w:r>
      <w:r w:rsidRPr="001942F6">
        <w:rPr>
          <w:rFonts w:ascii="Consolas" w:hAnsi="Consolas"/>
          <w:color w:val="17C6A3"/>
          <w:sz w:val="14"/>
          <w:szCs w:val="14"/>
        </w:rPr>
        <w:t>"deepak"</w:t>
      </w:r>
      <w:r w:rsidRPr="001942F6">
        <w:rPr>
          <w:rFonts w:ascii="Consolas" w:hAnsi="Consolas"/>
          <w:color w:val="F9FAF4"/>
          <w:sz w:val="14"/>
          <w:szCs w:val="14"/>
        </w:rPr>
        <w:t>)</w:t>
      </w:r>
    </w:p>
    <w:p w14:paraId="70ADFE7A" w14:textId="77777777" w:rsidR="001942F6" w:rsidRPr="001942F6" w:rsidRDefault="001942F6" w:rsidP="001942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942F6">
        <w:rPr>
          <w:rFonts w:ascii="Consolas" w:hAnsi="Consolas"/>
          <w:color w:val="D9E8F7"/>
          <w:sz w:val="14"/>
          <w:szCs w:val="14"/>
        </w:rPr>
        <w:tab/>
      </w:r>
      <w:r w:rsidRPr="001942F6">
        <w:rPr>
          <w:rFonts w:ascii="Consolas" w:hAnsi="Consolas"/>
          <w:color w:val="E6E6FA"/>
          <w:sz w:val="14"/>
          <w:szCs w:val="14"/>
        </w:rPr>
        <w:t>.</w:t>
      </w:r>
      <w:r w:rsidRPr="001942F6">
        <w:rPr>
          <w:rFonts w:ascii="Consolas" w:hAnsi="Consolas"/>
          <w:color w:val="80F6A7"/>
          <w:sz w:val="14"/>
          <w:szCs w:val="14"/>
        </w:rPr>
        <w:t>log</w:t>
      </w:r>
      <w:r w:rsidRPr="001942F6">
        <w:rPr>
          <w:rFonts w:ascii="Consolas" w:hAnsi="Consolas"/>
          <w:color w:val="F9FAF4"/>
          <w:sz w:val="14"/>
          <w:szCs w:val="14"/>
        </w:rPr>
        <w:t>()</w:t>
      </w:r>
      <w:r w:rsidRPr="001942F6">
        <w:rPr>
          <w:rFonts w:ascii="Consolas" w:hAnsi="Consolas"/>
          <w:color w:val="E6E6FA"/>
          <w:sz w:val="14"/>
          <w:szCs w:val="14"/>
        </w:rPr>
        <w:t>.</w:t>
      </w:r>
      <w:r w:rsidRPr="001942F6">
        <w:rPr>
          <w:rFonts w:ascii="Consolas" w:hAnsi="Consolas"/>
          <w:color w:val="80F6A7"/>
          <w:sz w:val="14"/>
          <w:szCs w:val="14"/>
        </w:rPr>
        <w:t>all</w:t>
      </w:r>
      <w:r w:rsidRPr="001942F6">
        <w:rPr>
          <w:rFonts w:ascii="Consolas" w:hAnsi="Consolas"/>
          <w:color w:val="F9FAF4"/>
          <w:sz w:val="14"/>
          <w:szCs w:val="14"/>
        </w:rPr>
        <w:t>()</w:t>
      </w:r>
    </w:p>
    <w:p w14:paraId="5E0870C6" w14:textId="77777777" w:rsidR="001942F6" w:rsidRPr="001942F6" w:rsidRDefault="001942F6" w:rsidP="001942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942F6">
        <w:rPr>
          <w:rFonts w:ascii="Consolas" w:hAnsi="Consolas"/>
          <w:color w:val="D9E8F7"/>
          <w:sz w:val="14"/>
          <w:szCs w:val="14"/>
        </w:rPr>
        <w:tab/>
      </w:r>
      <w:r w:rsidRPr="001942F6">
        <w:rPr>
          <w:rFonts w:ascii="Consolas" w:hAnsi="Consolas"/>
          <w:color w:val="E6E6FA"/>
          <w:sz w:val="14"/>
          <w:szCs w:val="14"/>
        </w:rPr>
        <w:t>.</w:t>
      </w:r>
      <w:r w:rsidRPr="001942F6">
        <w:rPr>
          <w:rFonts w:ascii="Consolas" w:hAnsi="Consolas"/>
          <w:color w:val="80F6A7"/>
          <w:sz w:val="14"/>
          <w:szCs w:val="14"/>
        </w:rPr>
        <w:t>when</w:t>
      </w:r>
      <w:r w:rsidRPr="001942F6">
        <w:rPr>
          <w:rFonts w:ascii="Consolas" w:hAnsi="Consolas"/>
          <w:color w:val="F9FAF4"/>
          <w:sz w:val="14"/>
          <w:szCs w:val="14"/>
        </w:rPr>
        <w:t>()</w:t>
      </w:r>
    </w:p>
    <w:p w14:paraId="04DB4FD9" w14:textId="77777777" w:rsidR="001942F6" w:rsidRPr="001942F6" w:rsidRDefault="001942F6" w:rsidP="001942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942F6">
        <w:rPr>
          <w:rFonts w:ascii="Consolas" w:hAnsi="Consolas"/>
          <w:color w:val="D9E8F7"/>
          <w:sz w:val="14"/>
          <w:szCs w:val="14"/>
        </w:rPr>
        <w:tab/>
      </w:r>
      <w:r w:rsidRPr="001942F6">
        <w:rPr>
          <w:rFonts w:ascii="Consolas" w:hAnsi="Consolas"/>
          <w:color w:val="E6E6FA"/>
          <w:sz w:val="14"/>
          <w:szCs w:val="14"/>
        </w:rPr>
        <w:t>.</w:t>
      </w:r>
      <w:r w:rsidRPr="001942F6">
        <w:rPr>
          <w:rFonts w:ascii="Consolas" w:hAnsi="Consolas"/>
          <w:color w:val="80F6A7"/>
          <w:sz w:val="14"/>
          <w:szCs w:val="14"/>
        </w:rPr>
        <w:t>get</w:t>
      </w:r>
      <w:r w:rsidRPr="001942F6">
        <w:rPr>
          <w:rFonts w:ascii="Consolas" w:hAnsi="Consolas"/>
          <w:color w:val="F9FAF4"/>
          <w:sz w:val="14"/>
          <w:szCs w:val="14"/>
        </w:rPr>
        <w:t>(</w:t>
      </w:r>
      <w:r w:rsidRPr="001942F6">
        <w:rPr>
          <w:rFonts w:ascii="Consolas" w:hAnsi="Consolas"/>
          <w:color w:val="17C6A3"/>
          <w:sz w:val="14"/>
          <w:szCs w:val="14"/>
        </w:rPr>
        <w:t>"http://49.249.28.218:8091/project/NH_PROJ_4271"</w:t>
      </w:r>
      <w:r w:rsidRPr="001942F6">
        <w:rPr>
          <w:rFonts w:ascii="Consolas" w:hAnsi="Consolas"/>
          <w:color w:val="F9FAF4"/>
          <w:sz w:val="14"/>
          <w:szCs w:val="14"/>
        </w:rPr>
        <w:t>)</w:t>
      </w:r>
    </w:p>
    <w:p w14:paraId="6C92EB3B" w14:textId="77777777" w:rsidR="001942F6" w:rsidRPr="001942F6" w:rsidRDefault="001942F6" w:rsidP="001942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14"/>
          <w:szCs w:val="14"/>
        </w:rPr>
      </w:pPr>
      <w:r w:rsidRPr="001942F6">
        <w:rPr>
          <w:rFonts w:ascii="Consolas" w:hAnsi="Consolas"/>
          <w:color w:val="D9E8F7"/>
          <w:sz w:val="14"/>
          <w:szCs w:val="14"/>
        </w:rPr>
        <w:tab/>
      </w:r>
      <w:r w:rsidRPr="001942F6">
        <w:rPr>
          <w:rFonts w:ascii="Consolas" w:hAnsi="Consolas"/>
          <w:color w:val="E6E6FA"/>
          <w:sz w:val="14"/>
          <w:szCs w:val="14"/>
        </w:rPr>
        <w:t>.</w:t>
      </w:r>
      <w:r w:rsidRPr="001942F6">
        <w:rPr>
          <w:rFonts w:ascii="Consolas" w:hAnsi="Consolas"/>
          <w:color w:val="80F6A7"/>
          <w:sz w:val="14"/>
          <w:szCs w:val="14"/>
        </w:rPr>
        <w:t>then</w:t>
      </w:r>
      <w:r w:rsidRPr="001942F6">
        <w:rPr>
          <w:rFonts w:ascii="Consolas" w:hAnsi="Consolas"/>
          <w:color w:val="F9FAF4"/>
          <w:sz w:val="14"/>
          <w:szCs w:val="14"/>
        </w:rPr>
        <w:t>()</w:t>
      </w:r>
    </w:p>
    <w:p w14:paraId="63FAF834" w14:textId="25B44FAE" w:rsidR="00AF5C6D" w:rsidRDefault="001942F6" w:rsidP="001942F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14"/>
          <w:szCs w:val="14"/>
        </w:rPr>
      </w:pPr>
      <w:r w:rsidRPr="001942F6">
        <w:rPr>
          <w:rFonts w:ascii="Consolas" w:hAnsi="Consolas"/>
          <w:color w:val="D9E8F7"/>
          <w:sz w:val="14"/>
          <w:szCs w:val="14"/>
        </w:rPr>
        <w:tab/>
      </w:r>
      <w:r w:rsidRPr="001942F6">
        <w:rPr>
          <w:rFonts w:ascii="Consolas" w:hAnsi="Consolas"/>
          <w:color w:val="E6E6FA"/>
          <w:sz w:val="14"/>
          <w:szCs w:val="14"/>
        </w:rPr>
        <w:t>.</w:t>
      </w:r>
      <w:r w:rsidRPr="001942F6">
        <w:rPr>
          <w:rFonts w:ascii="Consolas" w:hAnsi="Consolas"/>
          <w:color w:val="80F6A7"/>
          <w:sz w:val="14"/>
          <w:szCs w:val="14"/>
        </w:rPr>
        <w:t>log</w:t>
      </w:r>
      <w:r w:rsidRPr="001942F6">
        <w:rPr>
          <w:rFonts w:ascii="Consolas" w:hAnsi="Consolas"/>
          <w:color w:val="F9FAF4"/>
          <w:sz w:val="14"/>
          <w:szCs w:val="14"/>
        </w:rPr>
        <w:t>()</w:t>
      </w:r>
      <w:r w:rsidRPr="001942F6">
        <w:rPr>
          <w:rFonts w:ascii="Consolas" w:hAnsi="Consolas"/>
          <w:color w:val="E6E6FA"/>
          <w:sz w:val="14"/>
          <w:szCs w:val="14"/>
        </w:rPr>
        <w:t>.</w:t>
      </w:r>
      <w:r w:rsidRPr="001942F6">
        <w:rPr>
          <w:rFonts w:ascii="Consolas" w:hAnsi="Consolas"/>
          <w:color w:val="80F6A7"/>
          <w:sz w:val="14"/>
          <w:szCs w:val="14"/>
        </w:rPr>
        <w:t>all</w:t>
      </w:r>
      <w:r w:rsidRPr="001942F6">
        <w:rPr>
          <w:rFonts w:ascii="Consolas" w:hAnsi="Consolas"/>
          <w:color w:val="F9FAF4"/>
          <w:sz w:val="14"/>
          <w:szCs w:val="14"/>
        </w:rPr>
        <w:t>()</w:t>
      </w:r>
      <w:r w:rsidRPr="001942F6">
        <w:rPr>
          <w:rFonts w:ascii="Consolas" w:hAnsi="Consolas"/>
          <w:color w:val="E6E6FA"/>
          <w:sz w:val="14"/>
          <w:szCs w:val="14"/>
        </w:rPr>
        <w:t>;</w:t>
      </w:r>
    </w:p>
    <w:p w14:paraId="07933D99" w14:textId="79CC7675" w:rsidR="001942F6" w:rsidRPr="005C72D0" w:rsidRDefault="003D6A1B" w:rsidP="003D6A1B">
      <w:pPr>
        <w:pStyle w:val="Heading3"/>
        <w:rPr>
          <w:color w:val="6B911C" w:themeColor="accent1" w:themeShade="BF"/>
          <w:lang w:eastAsia="en-IN"/>
        </w:rPr>
      </w:pPr>
      <w:r w:rsidRPr="005C72D0">
        <w:rPr>
          <w:color w:val="6B911C" w:themeColor="accent1" w:themeShade="BF"/>
          <w:lang w:eastAsia="en-IN"/>
        </w:rPr>
        <w:t>WHAT IS GRPS =</w:t>
      </w:r>
    </w:p>
    <w:p w14:paraId="1D243359" w14:textId="11B0A37E" w:rsidR="003D6A1B" w:rsidRDefault="003D6A1B" w:rsidP="003D6A1B">
      <w:pPr>
        <w:pStyle w:val="ListParagraph"/>
        <w:numPr>
          <w:ilvl w:val="0"/>
          <w:numId w:val="163"/>
        </w:numPr>
        <w:rPr>
          <w:lang w:eastAsia="en-IN"/>
        </w:rPr>
      </w:pPr>
      <w:r>
        <w:rPr>
          <w:lang w:eastAsia="en-IN"/>
        </w:rPr>
        <w:t>GOOGLE REMOTE PROCEDURE CALL .</w:t>
      </w:r>
    </w:p>
    <w:p w14:paraId="10E22BD6" w14:textId="02247310" w:rsidR="003D6A1B" w:rsidRDefault="003D6A1B" w:rsidP="003D6A1B">
      <w:pPr>
        <w:pStyle w:val="ListParagraph"/>
        <w:numPr>
          <w:ilvl w:val="0"/>
          <w:numId w:val="163"/>
        </w:numPr>
        <w:rPr>
          <w:lang w:eastAsia="en-IN"/>
        </w:rPr>
      </w:pPr>
      <w:r>
        <w:rPr>
          <w:lang w:eastAsia="en-IN"/>
        </w:rPr>
        <w:t>IT IS AN TRENDING TECHNOLOGY .</w:t>
      </w:r>
    </w:p>
    <w:p w14:paraId="17A7D5DF" w14:textId="225AA4CE" w:rsidR="00071D72" w:rsidRDefault="00071D72" w:rsidP="003D6A1B">
      <w:pPr>
        <w:pStyle w:val="ListParagraph"/>
        <w:numPr>
          <w:ilvl w:val="0"/>
          <w:numId w:val="163"/>
        </w:numPr>
        <w:rPr>
          <w:lang w:eastAsia="en-IN"/>
        </w:rPr>
      </w:pPr>
      <w:r>
        <w:rPr>
          <w:lang w:eastAsia="en-IN"/>
        </w:rPr>
        <w:t>DEBELOPED BY GOOGLE .</w:t>
      </w:r>
    </w:p>
    <w:p w14:paraId="3544554A" w14:textId="6D4139BB" w:rsidR="00071D72" w:rsidRDefault="00071D72" w:rsidP="003D6A1B">
      <w:pPr>
        <w:pStyle w:val="ListParagraph"/>
        <w:numPr>
          <w:ilvl w:val="0"/>
          <w:numId w:val="163"/>
        </w:numPr>
        <w:rPr>
          <w:lang w:eastAsia="en-IN"/>
        </w:rPr>
      </w:pPr>
      <w:r>
        <w:rPr>
          <w:lang w:eastAsia="en-IN"/>
        </w:rPr>
        <w:t>ONE OF THE WAY TO DEVELOPING API.</w:t>
      </w:r>
    </w:p>
    <w:p w14:paraId="01B5B2AE" w14:textId="736B484D" w:rsidR="00071D72" w:rsidRDefault="00071D72" w:rsidP="003D6A1B">
      <w:pPr>
        <w:pStyle w:val="ListParagraph"/>
        <w:numPr>
          <w:ilvl w:val="0"/>
          <w:numId w:val="163"/>
        </w:numPr>
        <w:rPr>
          <w:lang w:eastAsia="en-IN"/>
        </w:rPr>
      </w:pPr>
      <w:r>
        <w:rPr>
          <w:lang w:eastAsia="en-IN"/>
        </w:rPr>
        <w:t xml:space="preserve">GRPS USES HTTP 2 PROTOCOL </w:t>
      </w:r>
      <w:r w:rsidR="00930721">
        <w:rPr>
          <w:lang w:eastAsia="en-IN"/>
        </w:rPr>
        <w:t>STATUS LINE AND PROTOCOL BUFFER FOR SERIAVLISATION AND DESERIALIZATION , PERFORMANCE WILL BE MORE.</w:t>
      </w:r>
    </w:p>
    <w:p w14:paraId="1F56A2B4" w14:textId="2FFDFCA1" w:rsidR="00930721" w:rsidRDefault="001B2730" w:rsidP="003D6A1B">
      <w:pPr>
        <w:pStyle w:val="ListParagraph"/>
        <w:numPr>
          <w:ilvl w:val="0"/>
          <w:numId w:val="163"/>
        </w:numPr>
        <w:rPr>
          <w:lang w:eastAsia="en-IN"/>
        </w:rPr>
      </w:pPr>
      <w:r>
        <w:rPr>
          <w:lang w:eastAsia="en-IN"/>
        </w:rPr>
        <w:t>REST USES HTTP1.1 PROTOCOL USES JSON FOR SER AND DESERIALIZE.</w:t>
      </w:r>
    </w:p>
    <w:p w14:paraId="28C225B5" w14:textId="309B589C" w:rsidR="001B2730" w:rsidRPr="005C72D0" w:rsidRDefault="001C23AE" w:rsidP="001C23AE">
      <w:pPr>
        <w:pStyle w:val="Heading3"/>
        <w:rPr>
          <w:color w:val="6B911C" w:themeColor="accent1" w:themeShade="BF"/>
          <w:lang w:eastAsia="en-IN"/>
        </w:rPr>
      </w:pPr>
      <w:r w:rsidRPr="005C72D0">
        <w:rPr>
          <w:color w:val="6B911C" w:themeColor="accent1" w:themeShade="BF"/>
          <w:lang w:eastAsia="en-IN"/>
        </w:rPr>
        <w:t>CONNECTION==KEEP ALIVE=</w:t>
      </w:r>
    </w:p>
    <w:p w14:paraId="59516336" w14:textId="4F369ADD" w:rsidR="001C23AE" w:rsidRDefault="001C23AE" w:rsidP="001C23AE">
      <w:pPr>
        <w:pStyle w:val="ListParagraph"/>
        <w:numPr>
          <w:ilvl w:val="0"/>
          <w:numId w:val="164"/>
        </w:numPr>
        <w:rPr>
          <w:lang w:eastAsia="en-IN"/>
        </w:rPr>
      </w:pPr>
      <w:r>
        <w:rPr>
          <w:lang w:eastAsia="en-IN"/>
        </w:rPr>
        <w:t xml:space="preserve">WHEN WE SEND REQUEST USING CONNECTIONS </w:t>
      </w:r>
      <w:r w:rsidR="005F094F">
        <w:rPr>
          <w:lang w:eastAsia="en-IN"/>
        </w:rPr>
        <w:t>=KEEP ALIVE THE CONNECTION EVERYTIME REQEUST GOES TO CONNECTION .</w:t>
      </w:r>
    </w:p>
    <w:p w14:paraId="37F9FEB5" w14:textId="1BE21CD6" w:rsidR="005F094F" w:rsidRDefault="005F094F" w:rsidP="001C23AE">
      <w:pPr>
        <w:pStyle w:val="ListParagraph"/>
        <w:numPr>
          <w:ilvl w:val="0"/>
          <w:numId w:val="164"/>
        </w:numPr>
        <w:rPr>
          <w:lang w:eastAsia="en-IN"/>
        </w:rPr>
      </w:pPr>
      <w:r>
        <w:rPr>
          <w:lang w:eastAsia="en-IN"/>
        </w:rPr>
        <w:t xml:space="preserve">WITHOUT CONNECTION ALIVE PERFORMANCE </w:t>
      </w:r>
      <w:r w:rsidR="002056AF">
        <w:rPr>
          <w:lang w:eastAsia="en-IN"/>
        </w:rPr>
        <w:t>WILL BE LESS.</w:t>
      </w:r>
    </w:p>
    <w:p w14:paraId="0331C974" w14:textId="77777777" w:rsidR="00DA653F" w:rsidRDefault="00DA653F" w:rsidP="00DA653F">
      <w:pPr>
        <w:rPr>
          <w:lang w:eastAsia="en-IN"/>
        </w:rPr>
      </w:pPr>
      <w:r>
        <w:rPr>
          <w:lang w:eastAsia="en-IN"/>
        </w:rPr>
        <w:t>given()</w:t>
      </w:r>
    </w:p>
    <w:p w14:paraId="280A2389" w14:textId="77777777" w:rsidR="00DA653F" w:rsidRDefault="00DA653F" w:rsidP="00DA653F">
      <w:pPr>
        <w:rPr>
          <w:lang w:eastAsia="en-IN"/>
        </w:rPr>
      </w:pPr>
      <w:r>
        <w:rPr>
          <w:lang w:eastAsia="en-IN"/>
        </w:rPr>
        <w:t xml:space="preserve">    .header("Connection", "keep-alive")</w:t>
      </w:r>
    </w:p>
    <w:p w14:paraId="280201AF" w14:textId="77777777" w:rsidR="00DA653F" w:rsidRDefault="00DA653F" w:rsidP="00DA653F">
      <w:pPr>
        <w:rPr>
          <w:lang w:eastAsia="en-IN"/>
        </w:rPr>
      </w:pPr>
      <w:r>
        <w:rPr>
          <w:lang w:eastAsia="en-IN"/>
        </w:rPr>
        <w:t>.when()</w:t>
      </w:r>
    </w:p>
    <w:p w14:paraId="700768EB" w14:textId="77777777" w:rsidR="00DA653F" w:rsidRDefault="00DA653F" w:rsidP="00DA653F">
      <w:pPr>
        <w:rPr>
          <w:lang w:eastAsia="en-IN"/>
        </w:rPr>
      </w:pPr>
      <w:r>
        <w:rPr>
          <w:lang w:eastAsia="en-IN"/>
        </w:rPr>
        <w:lastRenderedPageBreak/>
        <w:t xml:space="preserve">    .get("https://example.com/api")</w:t>
      </w:r>
    </w:p>
    <w:p w14:paraId="6750F11C" w14:textId="77777777" w:rsidR="00DA653F" w:rsidRDefault="00DA653F" w:rsidP="00DA653F">
      <w:pPr>
        <w:rPr>
          <w:lang w:eastAsia="en-IN"/>
        </w:rPr>
      </w:pPr>
      <w:r>
        <w:rPr>
          <w:lang w:eastAsia="en-IN"/>
        </w:rPr>
        <w:t>.then()</w:t>
      </w:r>
    </w:p>
    <w:p w14:paraId="177927CD" w14:textId="11515502" w:rsidR="00DA653F" w:rsidRDefault="00DA653F" w:rsidP="00DA653F">
      <w:pPr>
        <w:rPr>
          <w:lang w:eastAsia="en-IN"/>
        </w:rPr>
      </w:pPr>
      <w:r>
        <w:rPr>
          <w:lang w:eastAsia="en-IN"/>
        </w:rPr>
        <w:t xml:space="preserve">    .statusCode(200);</w:t>
      </w:r>
    </w:p>
    <w:p w14:paraId="187DB922" w14:textId="10B5ED72" w:rsidR="00AA472F" w:rsidRPr="00006C4B" w:rsidRDefault="006C1A7B" w:rsidP="006C1A7B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 xml:space="preserve">1 WHAT IS </w:t>
      </w:r>
      <w:r w:rsidR="00A51265" w:rsidRPr="00006C4B">
        <w:rPr>
          <w:color w:val="0070C0"/>
          <w:lang w:eastAsia="en-IN"/>
        </w:rPr>
        <w:t>OAUTH PROTOCOL=</w:t>
      </w:r>
      <w:r w:rsidR="00A0624C">
        <w:rPr>
          <w:color w:val="0070C0"/>
          <w:lang w:eastAsia="en-IN"/>
        </w:rPr>
        <w:t xml:space="preserve"> </w:t>
      </w:r>
      <w:r w:rsidR="00A0624C">
        <w:t>ALLOWS ONE APPLICATIOIN TO ACCESS RESOURCES</w:t>
      </w:r>
    </w:p>
    <w:p w14:paraId="62C41CA1" w14:textId="3DE3D532" w:rsidR="00A51265" w:rsidRDefault="00A51265" w:rsidP="00955BE6">
      <w:pPr>
        <w:pStyle w:val="ListParagraph"/>
        <w:numPr>
          <w:ilvl w:val="0"/>
          <w:numId w:val="166"/>
        </w:numPr>
        <w:rPr>
          <w:lang w:eastAsia="en-IN"/>
        </w:rPr>
      </w:pPr>
      <w:r>
        <w:rPr>
          <w:lang w:eastAsia="en-IN"/>
        </w:rPr>
        <w:t xml:space="preserve">OAUTH IS AN OPEN STANDARD </w:t>
      </w:r>
      <w:r w:rsidR="00504C4B">
        <w:rPr>
          <w:lang w:eastAsia="en-IN"/>
        </w:rPr>
        <w:t xml:space="preserve">FOR ACCESS  DELEGATION , COMMONLY USED FOR TOKEN BASED AUTHENTICATION </w:t>
      </w:r>
      <w:r w:rsidR="008328F4">
        <w:rPr>
          <w:lang w:eastAsia="en-IN"/>
        </w:rPr>
        <w:t>IN API REQUESTS.</w:t>
      </w:r>
    </w:p>
    <w:p w14:paraId="2BDE0178" w14:textId="4F0BD35D" w:rsidR="008328F4" w:rsidRDefault="008328F4" w:rsidP="00955BE6">
      <w:pPr>
        <w:pStyle w:val="ListParagraph"/>
        <w:numPr>
          <w:ilvl w:val="0"/>
          <w:numId w:val="166"/>
        </w:numPr>
        <w:rPr>
          <w:lang w:eastAsia="en-IN"/>
        </w:rPr>
      </w:pPr>
      <w:r>
        <w:rPr>
          <w:lang w:eastAsia="en-IN"/>
        </w:rPr>
        <w:t xml:space="preserve">OR </w:t>
      </w:r>
    </w:p>
    <w:p w14:paraId="24FF24B9" w14:textId="0D0B18A4" w:rsidR="008328F4" w:rsidRDefault="008328F4" w:rsidP="00955BE6">
      <w:pPr>
        <w:pStyle w:val="ListParagraph"/>
        <w:numPr>
          <w:ilvl w:val="0"/>
          <w:numId w:val="166"/>
        </w:numPr>
        <w:rPr>
          <w:lang w:eastAsia="en-IN"/>
        </w:rPr>
      </w:pPr>
      <w:r>
        <w:rPr>
          <w:lang w:eastAsia="en-IN"/>
        </w:rPr>
        <w:t>WHEN WE SENT CREDENTIALS TO SERVER IN THE NETWORK THE CREDENTIALS WILL NOT BE SHARED.</w:t>
      </w:r>
    </w:p>
    <w:p w14:paraId="59630D4C" w14:textId="073D4CB0" w:rsidR="008328F4" w:rsidRPr="00006C4B" w:rsidRDefault="00573F28" w:rsidP="00404F38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>2 WHAT IS ENCRYPTION=</w:t>
      </w:r>
    </w:p>
    <w:p w14:paraId="438C35A3" w14:textId="6DCF909A" w:rsidR="00596DDE" w:rsidRDefault="00E13737" w:rsidP="00955BE6">
      <w:pPr>
        <w:pStyle w:val="ListParagraph"/>
        <w:numPr>
          <w:ilvl w:val="0"/>
          <w:numId w:val="167"/>
        </w:numPr>
        <w:rPr>
          <w:lang w:eastAsia="en-IN"/>
        </w:rPr>
      </w:pPr>
      <w:r>
        <w:rPr>
          <w:lang w:eastAsia="en-IN"/>
        </w:rPr>
        <w:t xml:space="preserve">ENCRYPTION IS THE PROCESS OF CONVERTING DATA INTO CRYPTOGRAPHIC TEXT /CYPHER TEXT </w:t>
      </w:r>
      <w:r w:rsidR="00596DDE">
        <w:rPr>
          <w:lang w:eastAsia="en-IN"/>
        </w:rPr>
        <w:t>TO PREVEN UNAUTHORIZED AXCESS.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3528" w14:paraId="17B287A4" w14:textId="77777777" w:rsidTr="00983528">
        <w:tc>
          <w:tcPr>
            <w:tcW w:w="4508" w:type="dxa"/>
          </w:tcPr>
          <w:p w14:paraId="05AB45AE" w14:textId="5B2AD527" w:rsidR="00983528" w:rsidRPr="00B016D9" w:rsidRDefault="00983528" w:rsidP="009E5310">
            <w:pPr>
              <w:rPr>
                <w:b/>
                <w:bCs/>
                <w:color w:val="FF0000"/>
                <w:lang w:eastAsia="en-IN"/>
              </w:rPr>
            </w:pPr>
            <w:r w:rsidRPr="00B016D9">
              <w:rPr>
                <w:b/>
                <w:bCs/>
                <w:color w:val="FF0000"/>
                <w:lang w:eastAsia="en-IN"/>
              </w:rPr>
              <w:t xml:space="preserve">PUBLIC KEY </w:t>
            </w:r>
          </w:p>
        </w:tc>
        <w:tc>
          <w:tcPr>
            <w:tcW w:w="4508" w:type="dxa"/>
          </w:tcPr>
          <w:p w14:paraId="169CC808" w14:textId="1D553EA0" w:rsidR="00983528" w:rsidRPr="00B016D9" w:rsidRDefault="00983528" w:rsidP="009E5310">
            <w:pPr>
              <w:rPr>
                <w:b/>
                <w:bCs/>
                <w:color w:val="FF0000"/>
                <w:lang w:eastAsia="en-IN"/>
              </w:rPr>
            </w:pPr>
            <w:r w:rsidRPr="00B016D9">
              <w:rPr>
                <w:b/>
                <w:bCs/>
                <w:color w:val="FF0000"/>
                <w:lang w:eastAsia="en-IN"/>
              </w:rPr>
              <w:t>PRIVATE KEY</w:t>
            </w:r>
          </w:p>
        </w:tc>
      </w:tr>
      <w:tr w:rsidR="00983528" w14:paraId="15D86145" w14:textId="77777777" w:rsidTr="00983528">
        <w:tc>
          <w:tcPr>
            <w:tcW w:w="4508" w:type="dxa"/>
          </w:tcPr>
          <w:p w14:paraId="370A62EA" w14:textId="3F6300DD" w:rsidR="00983528" w:rsidRDefault="005545C2" w:rsidP="009E5310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SHARED OPENLY FOR EVERYONE </w:t>
            </w:r>
          </w:p>
        </w:tc>
        <w:tc>
          <w:tcPr>
            <w:tcW w:w="4508" w:type="dxa"/>
          </w:tcPr>
          <w:p w14:paraId="248177A9" w14:textId="481446FE" w:rsidR="00983528" w:rsidRDefault="005545C2" w:rsidP="009E5310">
            <w:pPr>
              <w:rPr>
                <w:lang w:eastAsia="en-IN"/>
              </w:rPr>
            </w:pPr>
            <w:r>
              <w:rPr>
                <w:lang w:eastAsia="en-IN"/>
              </w:rPr>
              <w:t>ONLY SERVER AND CLIENT.</w:t>
            </w:r>
          </w:p>
        </w:tc>
      </w:tr>
      <w:tr w:rsidR="00983528" w14:paraId="5B9101EA" w14:textId="77777777" w:rsidTr="00983528">
        <w:tc>
          <w:tcPr>
            <w:tcW w:w="4508" w:type="dxa"/>
          </w:tcPr>
          <w:p w14:paraId="2918437F" w14:textId="7B99AD8D" w:rsidR="00983528" w:rsidRDefault="005545C2" w:rsidP="009E5310">
            <w:pPr>
              <w:rPr>
                <w:lang w:eastAsia="en-IN"/>
              </w:rPr>
            </w:pPr>
            <w:r>
              <w:rPr>
                <w:lang w:eastAsia="en-IN"/>
              </w:rPr>
              <w:t>IT IS MORE SECURED</w:t>
            </w:r>
          </w:p>
        </w:tc>
        <w:tc>
          <w:tcPr>
            <w:tcW w:w="4508" w:type="dxa"/>
          </w:tcPr>
          <w:p w14:paraId="22E23827" w14:textId="6B20144A" w:rsidR="00983528" w:rsidRDefault="005545C2" w:rsidP="009E5310">
            <w:pPr>
              <w:rPr>
                <w:lang w:eastAsia="en-IN"/>
              </w:rPr>
            </w:pPr>
            <w:r>
              <w:rPr>
                <w:lang w:eastAsia="en-IN"/>
              </w:rPr>
              <w:t>IT IS LESS SECURED.</w:t>
            </w:r>
          </w:p>
        </w:tc>
      </w:tr>
      <w:tr w:rsidR="005545C2" w14:paraId="1A4E053D" w14:textId="77777777" w:rsidTr="00983528">
        <w:tc>
          <w:tcPr>
            <w:tcW w:w="4508" w:type="dxa"/>
          </w:tcPr>
          <w:p w14:paraId="3218C1B9" w14:textId="79BBA51B" w:rsidR="005545C2" w:rsidRDefault="00B016D9" w:rsidP="009E5310">
            <w:pPr>
              <w:rPr>
                <w:lang w:eastAsia="en-IN"/>
              </w:rPr>
            </w:pPr>
            <w:r>
              <w:rPr>
                <w:lang w:eastAsia="en-IN"/>
              </w:rPr>
              <w:t>LESS FASTER COMPARED TO PRIVATE KEY</w:t>
            </w:r>
          </w:p>
        </w:tc>
        <w:tc>
          <w:tcPr>
            <w:tcW w:w="4508" w:type="dxa"/>
          </w:tcPr>
          <w:p w14:paraId="7ACCB523" w14:textId="16D2A866" w:rsidR="005545C2" w:rsidRDefault="00B016D9" w:rsidP="009E5310">
            <w:pPr>
              <w:rPr>
                <w:lang w:eastAsia="en-IN"/>
              </w:rPr>
            </w:pPr>
            <w:r>
              <w:rPr>
                <w:lang w:eastAsia="en-IN"/>
              </w:rPr>
              <w:t>MORE FASTER COMPARED TO PUBLIC KEY.</w:t>
            </w:r>
          </w:p>
        </w:tc>
      </w:tr>
    </w:tbl>
    <w:p w14:paraId="253F2973" w14:textId="08640741" w:rsidR="00983528" w:rsidRDefault="00983528" w:rsidP="009E5310">
      <w:pPr>
        <w:rPr>
          <w:lang w:eastAsia="en-IN"/>
        </w:rPr>
      </w:pPr>
    </w:p>
    <w:p w14:paraId="3659E3F8" w14:textId="0C7D3997" w:rsidR="00B016D9" w:rsidRPr="00006C4B" w:rsidRDefault="00900522" w:rsidP="00900522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>WHY DATA DRIVEN TESTING=</w:t>
      </w:r>
    </w:p>
    <w:p w14:paraId="7C49C502" w14:textId="109E83B7" w:rsidR="00900522" w:rsidRDefault="00E83D5A" w:rsidP="00955BE6">
      <w:pPr>
        <w:pStyle w:val="ListParagraph"/>
        <w:numPr>
          <w:ilvl w:val="0"/>
          <w:numId w:val="167"/>
        </w:numPr>
        <w:rPr>
          <w:lang w:eastAsia="en-IN"/>
        </w:rPr>
      </w:pPr>
      <w:r>
        <w:rPr>
          <w:lang w:eastAsia="en-IN"/>
        </w:rPr>
        <w:t xml:space="preserve">USED TO EXECUTE SAME TEST CASE WITH MULTIPLE SET OF DATA </w:t>
      </w:r>
      <w:r w:rsidR="004101FA">
        <w:rPr>
          <w:lang w:eastAsia="en-IN"/>
        </w:rPr>
        <w:t>,IMPROVING COVERAGE AND EFFICIENCY.</w:t>
      </w:r>
    </w:p>
    <w:p w14:paraId="61E6C9BE" w14:textId="61630EAC" w:rsidR="00404F38" w:rsidRPr="00006C4B" w:rsidRDefault="00404F38" w:rsidP="00404F38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 xml:space="preserve">ADVANTAGES OF </w:t>
      </w:r>
      <w:r w:rsidR="00370BD0" w:rsidRPr="00006C4B">
        <w:rPr>
          <w:color w:val="0070C0"/>
          <w:lang w:eastAsia="en-IN"/>
        </w:rPr>
        <w:t>DDT=</w:t>
      </w:r>
    </w:p>
    <w:p w14:paraId="3DCC8206" w14:textId="6E5A98F8" w:rsidR="00370BD0" w:rsidRDefault="00370BD0" w:rsidP="00955BE6">
      <w:pPr>
        <w:pStyle w:val="ListParagraph"/>
        <w:numPr>
          <w:ilvl w:val="0"/>
          <w:numId w:val="167"/>
        </w:numPr>
        <w:rPr>
          <w:lang w:eastAsia="en-IN"/>
        </w:rPr>
      </w:pPr>
      <w:r>
        <w:rPr>
          <w:lang w:eastAsia="en-IN"/>
        </w:rPr>
        <w:t>INCREASE THE TEST COVERAGE AND EFFICIENCY.</w:t>
      </w:r>
    </w:p>
    <w:p w14:paraId="5A7CF6AB" w14:textId="4F9D2F24" w:rsidR="00370BD0" w:rsidRDefault="00370BD0" w:rsidP="00955BE6">
      <w:pPr>
        <w:pStyle w:val="ListParagraph"/>
        <w:numPr>
          <w:ilvl w:val="0"/>
          <w:numId w:val="167"/>
        </w:numPr>
        <w:rPr>
          <w:lang w:eastAsia="en-IN"/>
        </w:rPr>
      </w:pPr>
      <w:r>
        <w:rPr>
          <w:lang w:eastAsia="en-IN"/>
        </w:rPr>
        <w:t>REUSABILITY OF CODE.</w:t>
      </w:r>
    </w:p>
    <w:p w14:paraId="5BCEB5EC" w14:textId="5CDACA05" w:rsidR="00790720" w:rsidRDefault="00790720" w:rsidP="00955BE6">
      <w:pPr>
        <w:pStyle w:val="ListParagraph"/>
        <w:numPr>
          <w:ilvl w:val="0"/>
          <w:numId w:val="167"/>
        </w:numPr>
        <w:rPr>
          <w:lang w:eastAsia="en-IN"/>
        </w:rPr>
      </w:pPr>
      <w:r>
        <w:rPr>
          <w:lang w:eastAsia="en-IN"/>
        </w:rPr>
        <w:t>WE CAN TEST WITH MULTIPLE SCINARIOS.</w:t>
      </w:r>
    </w:p>
    <w:p w14:paraId="19132991" w14:textId="3C4D578B" w:rsidR="00790720" w:rsidRPr="00006C4B" w:rsidRDefault="002B6679" w:rsidP="002B6679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>WHAT IS CONNECTION ALIVE=</w:t>
      </w:r>
    </w:p>
    <w:p w14:paraId="5112BA6E" w14:textId="3B79302C" w:rsidR="002B6679" w:rsidRDefault="0003594C" w:rsidP="00955BE6">
      <w:pPr>
        <w:pStyle w:val="ListParagraph"/>
        <w:numPr>
          <w:ilvl w:val="0"/>
          <w:numId w:val="168"/>
        </w:numPr>
        <w:rPr>
          <w:lang w:eastAsia="en-IN"/>
        </w:rPr>
      </w:pPr>
      <w:r>
        <w:rPr>
          <w:lang w:eastAsia="en-IN"/>
        </w:rPr>
        <w:t xml:space="preserve">THIS INDICATES THAT A NETWORK CONNECTION REMAINS ACTIVE AND CAN BE REUSED </w:t>
      </w:r>
      <w:r w:rsidR="00F37A97">
        <w:rPr>
          <w:lang w:eastAsia="en-IN"/>
        </w:rPr>
        <w:t>FOR SUBSEQUENT REQUESTS OPTIMIZING PERFORMANCE.</w:t>
      </w:r>
    </w:p>
    <w:p w14:paraId="4D76DA63" w14:textId="2B70E250" w:rsidR="00F37A97" w:rsidRPr="00006C4B" w:rsidRDefault="00F26A69" w:rsidP="00F26A69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>HOW TO AUTOMATE MICRO WEB SERVICE</w:t>
      </w:r>
      <w:r w:rsidR="00611A2E" w:rsidRPr="00006C4B">
        <w:rPr>
          <w:color w:val="0070C0"/>
          <w:lang w:eastAsia="en-IN"/>
        </w:rPr>
        <w:t xml:space="preserve"> BASED APPLICATION</w:t>
      </w:r>
      <w:r w:rsidRPr="00006C4B">
        <w:rPr>
          <w:color w:val="0070C0"/>
          <w:lang w:eastAsia="en-IN"/>
        </w:rPr>
        <w:t>=</w:t>
      </w:r>
    </w:p>
    <w:p w14:paraId="58490C7F" w14:textId="749E2AEF" w:rsidR="00F26A69" w:rsidRDefault="00611A2E" w:rsidP="00955BE6">
      <w:pPr>
        <w:pStyle w:val="ListParagraph"/>
        <w:numPr>
          <w:ilvl w:val="0"/>
          <w:numId w:val="168"/>
        </w:numPr>
        <w:rPr>
          <w:lang w:eastAsia="en-IN"/>
        </w:rPr>
      </w:pPr>
      <w:r>
        <w:rPr>
          <w:lang w:eastAsia="en-IN"/>
        </w:rPr>
        <w:t xml:space="preserve">BY WRITING INDEPENDENT TESETS FOR EACH </w:t>
      </w:r>
      <w:r w:rsidR="00AB79C6">
        <w:rPr>
          <w:lang w:eastAsia="en-IN"/>
        </w:rPr>
        <w:t>MICROSERVICE AND USING REQEUST CHANING TO TEST INTERACTIONS.</w:t>
      </w:r>
    </w:p>
    <w:p w14:paraId="1499C2A3" w14:textId="1CA4205A" w:rsidR="00021F5C" w:rsidRPr="00006C4B" w:rsidRDefault="00721D05" w:rsidP="00721D05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>SYNTHETIC DATA=</w:t>
      </w:r>
    </w:p>
    <w:p w14:paraId="612DE2E5" w14:textId="0FDC50B9" w:rsidR="00721D05" w:rsidRDefault="00721D05" w:rsidP="00955BE6">
      <w:pPr>
        <w:pStyle w:val="ListParagraph"/>
        <w:numPr>
          <w:ilvl w:val="0"/>
          <w:numId w:val="168"/>
        </w:numPr>
        <w:rPr>
          <w:lang w:eastAsia="en-IN"/>
        </w:rPr>
      </w:pPr>
      <w:r>
        <w:rPr>
          <w:lang w:eastAsia="en-IN"/>
        </w:rPr>
        <w:t xml:space="preserve">SYNTHETIC DATA IS ARITIFICIALLY GENERATED DATA THAT MIMICS REAL-WORLD DATA SETS </w:t>
      </w:r>
      <w:r w:rsidR="008F7A6D">
        <w:rPr>
          <w:lang w:eastAsia="en-IN"/>
        </w:rPr>
        <w:t>WITHOUT USING REAL USER INFORMATION.</w:t>
      </w:r>
    </w:p>
    <w:p w14:paraId="442E1424" w14:textId="573C4E92" w:rsidR="008F7A6D" w:rsidRPr="00006C4B" w:rsidRDefault="008F7A6D" w:rsidP="00FF205D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 xml:space="preserve">WHAT IS DATA SIMULATION </w:t>
      </w:r>
      <w:r w:rsidR="00FF205D" w:rsidRPr="00006C4B">
        <w:rPr>
          <w:color w:val="0070C0"/>
          <w:lang w:eastAsia="en-IN"/>
        </w:rPr>
        <w:t>TOO</w:t>
      </w:r>
      <w:r w:rsidR="002D368F">
        <w:rPr>
          <w:color w:val="0070C0"/>
          <w:lang w:eastAsia="en-IN"/>
        </w:rPr>
        <w:t>l</w:t>
      </w:r>
      <w:r w:rsidR="00FF205D" w:rsidRPr="00006C4B">
        <w:rPr>
          <w:color w:val="0070C0"/>
          <w:lang w:eastAsia="en-IN"/>
        </w:rPr>
        <w:t xml:space="preserve"> AND WHY ITS REQUIRED=</w:t>
      </w:r>
    </w:p>
    <w:p w14:paraId="2A2BA266" w14:textId="476ED1A5" w:rsidR="00FF205D" w:rsidRDefault="00FF205D" w:rsidP="00955BE6">
      <w:pPr>
        <w:pStyle w:val="ListParagraph"/>
        <w:numPr>
          <w:ilvl w:val="0"/>
          <w:numId w:val="168"/>
        </w:numPr>
        <w:rPr>
          <w:lang w:eastAsia="en-IN"/>
        </w:rPr>
      </w:pPr>
      <w:r>
        <w:rPr>
          <w:lang w:eastAsia="en-IN"/>
        </w:rPr>
        <w:t xml:space="preserve">A DATA SIMULATIOIN CREATES ARTIFICAL DATA THAT MIMICS THE REAL WORLD DATA </w:t>
      </w:r>
      <w:r w:rsidR="002D2D69">
        <w:rPr>
          <w:lang w:eastAsia="en-IN"/>
        </w:rPr>
        <w:t>FOR TESTING SECINARIOS WITHOUT RELYING ON REAL DATA SETS.</w:t>
      </w:r>
    </w:p>
    <w:p w14:paraId="626519A5" w14:textId="6DE1B559" w:rsidR="002D2D69" w:rsidRPr="00006C4B" w:rsidRDefault="00AE3A6E" w:rsidP="00B12920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>WHY MOCK IS REQUIRED IN TESTING=</w:t>
      </w:r>
    </w:p>
    <w:p w14:paraId="50CA4F08" w14:textId="604DF846" w:rsidR="00AE3A6E" w:rsidRDefault="00E30E49" w:rsidP="00955BE6">
      <w:pPr>
        <w:pStyle w:val="ListParagraph"/>
        <w:numPr>
          <w:ilvl w:val="0"/>
          <w:numId w:val="168"/>
        </w:numPr>
        <w:rPr>
          <w:lang w:eastAsia="en-IN"/>
        </w:rPr>
      </w:pPr>
      <w:r>
        <w:rPr>
          <w:lang w:eastAsia="en-IN"/>
        </w:rPr>
        <w:t xml:space="preserve">IT ALLOWS TESTING IN ISOLATION WITHOUT RELYING ON EXTERNAL SERVICES </w:t>
      </w:r>
      <w:r w:rsidR="00F8338D">
        <w:rPr>
          <w:lang w:eastAsia="en-IN"/>
        </w:rPr>
        <w:t>.</w:t>
      </w:r>
    </w:p>
    <w:p w14:paraId="23E760E6" w14:textId="3DC2D2EB" w:rsidR="00F8338D" w:rsidRDefault="00F8338D" w:rsidP="00955BE6">
      <w:pPr>
        <w:pStyle w:val="ListParagraph"/>
        <w:numPr>
          <w:ilvl w:val="0"/>
          <w:numId w:val="168"/>
        </w:numPr>
        <w:rPr>
          <w:lang w:eastAsia="en-IN"/>
        </w:rPr>
      </w:pPr>
      <w:r>
        <w:rPr>
          <w:lang w:eastAsia="en-IN"/>
        </w:rPr>
        <w:t xml:space="preserve">MAKING TESTING FASTER </w:t>
      </w:r>
      <w:r w:rsidR="00FF56F1">
        <w:rPr>
          <w:lang w:eastAsia="en-IN"/>
        </w:rPr>
        <w:t>AND MORE RELIABLE.</w:t>
      </w:r>
    </w:p>
    <w:p w14:paraId="1F87D2FD" w14:textId="497F7D12" w:rsidR="00FF56F1" w:rsidRDefault="00FF56F1" w:rsidP="00955BE6">
      <w:pPr>
        <w:pStyle w:val="ListParagraph"/>
        <w:numPr>
          <w:ilvl w:val="0"/>
          <w:numId w:val="168"/>
        </w:numPr>
        <w:rPr>
          <w:lang w:eastAsia="en-IN"/>
        </w:rPr>
      </w:pPr>
      <w:r>
        <w:rPr>
          <w:lang w:eastAsia="en-IN"/>
        </w:rPr>
        <w:t xml:space="preserve">IT MIMCS THE BEHAVIOUR OF MODULE / APPLICATION. </w:t>
      </w:r>
    </w:p>
    <w:p w14:paraId="57558B9D" w14:textId="244A851D" w:rsidR="00FF56F1" w:rsidRDefault="00FF56F1" w:rsidP="00955BE6">
      <w:pPr>
        <w:pStyle w:val="ListParagraph"/>
        <w:numPr>
          <w:ilvl w:val="0"/>
          <w:numId w:val="168"/>
        </w:numPr>
        <w:rPr>
          <w:lang w:eastAsia="en-IN"/>
        </w:rPr>
      </w:pPr>
      <w:r>
        <w:rPr>
          <w:lang w:eastAsia="en-IN"/>
        </w:rPr>
        <w:t>IT IS USED FOR TEMPORARY POURPOSE.</w:t>
      </w:r>
    </w:p>
    <w:p w14:paraId="35C2AD60" w14:textId="78C53858" w:rsidR="00FF56F1" w:rsidRDefault="00475869" w:rsidP="00955BE6">
      <w:pPr>
        <w:pStyle w:val="ListParagraph"/>
        <w:numPr>
          <w:ilvl w:val="0"/>
          <w:numId w:val="168"/>
        </w:numPr>
        <w:rPr>
          <w:lang w:eastAsia="en-IN"/>
        </w:rPr>
      </w:pPr>
      <w:r>
        <w:rPr>
          <w:lang w:eastAsia="en-IN"/>
        </w:rPr>
        <w:t>FOR PROTOTYPING AND TESTING.</w:t>
      </w:r>
    </w:p>
    <w:p w14:paraId="0A8E320C" w14:textId="6E2683F9" w:rsidR="00652DFB" w:rsidRDefault="00652DFB" w:rsidP="00652DFB">
      <w:pPr>
        <w:rPr>
          <w:lang w:eastAsia="en-IN"/>
        </w:rPr>
      </w:pPr>
      <w:r w:rsidRPr="00006C4B">
        <w:rPr>
          <w:color w:val="0070C0"/>
          <w:lang w:eastAsia="en-IN"/>
        </w:rPr>
        <w:t xml:space="preserve">MOCK DATA </w:t>
      </w:r>
      <w:r>
        <w:rPr>
          <w:lang w:eastAsia="en-IN"/>
        </w:rPr>
        <w:t>= SIMULATED DATA USED DURING TESTING.</w:t>
      </w:r>
    </w:p>
    <w:p w14:paraId="73626A11" w14:textId="035FC94B" w:rsidR="00965DB0" w:rsidRDefault="00945379" w:rsidP="006D0E50">
      <w:pPr>
        <w:rPr>
          <w:lang w:eastAsia="en-IN"/>
        </w:rPr>
      </w:pPr>
      <w:r w:rsidRPr="00006C4B">
        <w:rPr>
          <w:color w:val="0070C0"/>
          <w:lang w:eastAsia="en-IN"/>
        </w:rPr>
        <w:t xml:space="preserve">MOCK SERVER </w:t>
      </w:r>
      <w:r>
        <w:rPr>
          <w:lang w:eastAsia="en-IN"/>
        </w:rPr>
        <w:t xml:space="preserve">= A SERVER THAT SIMULATES BEHAVIOUR OF A REAL SERVER </w:t>
      </w:r>
      <w:r w:rsidR="00965DB0">
        <w:rPr>
          <w:lang w:eastAsia="en-IN"/>
        </w:rPr>
        <w:t xml:space="preserve">FOR TESTING </w:t>
      </w:r>
      <w:r w:rsidR="006D0E50">
        <w:rPr>
          <w:lang w:eastAsia="en-IN"/>
        </w:rPr>
        <w:t>PURPOSE.</w:t>
      </w:r>
    </w:p>
    <w:p w14:paraId="54DB0E77" w14:textId="77777777" w:rsidR="006D0E50" w:rsidRDefault="006D0E50" w:rsidP="006D0E50">
      <w:pPr>
        <w:rPr>
          <w:lang w:eastAsia="en-IN"/>
        </w:rPr>
      </w:pPr>
    </w:p>
    <w:p w14:paraId="4F4C4C28" w14:textId="65851FCC" w:rsidR="006D0E50" w:rsidRPr="00006C4B" w:rsidRDefault="009666B2" w:rsidP="009666B2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lastRenderedPageBreak/>
        <w:t>DIFFERENCE BETWEEN DATA SIMULATION AND DATAMOCKING=</w:t>
      </w:r>
    </w:p>
    <w:p w14:paraId="3835DD7C" w14:textId="4C41C4BF" w:rsidR="009666B2" w:rsidRDefault="007C5910" w:rsidP="00955BE6">
      <w:pPr>
        <w:pStyle w:val="ListParagraph"/>
        <w:numPr>
          <w:ilvl w:val="0"/>
          <w:numId w:val="169"/>
        </w:numPr>
        <w:rPr>
          <w:lang w:eastAsia="en-IN"/>
        </w:rPr>
      </w:pPr>
      <w:r>
        <w:rPr>
          <w:lang w:eastAsia="en-IN"/>
        </w:rPr>
        <w:t>DATA SIMULATION GENERATES DATA FOR TESTING (IT INCLUDES REAL WORLD DATA TESTING).</w:t>
      </w:r>
    </w:p>
    <w:p w14:paraId="49344A19" w14:textId="2CF5C7F6" w:rsidR="007C5910" w:rsidRDefault="00777899" w:rsidP="00955BE6">
      <w:pPr>
        <w:pStyle w:val="ListParagraph"/>
        <w:numPr>
          <w:ilvl w:val="0"/>
          <w:numId w:val="169"/>
        </w:numPr>
        <w:rPr>
          <w:lang w:eastAsia="en-IN"/>
        </w:rPr>
      </w:pPr>
      <w:r>
        <w:rPr>
          <w:lang w:eastAsia="en-IN"/>
        </w:rPr>
        <w:t xml:space="preserve">WHILE MOCKING SIMULATES THE BEHAVIOUS OF A </w:t>
      </w:r>
      <w:r w:rsidR="000759D4">
        <w:rPr>
          <w:lang w:eastAsia="en-IN"/>
        </w:rPr>
        <w:t>SERVICE DURING TESTING.</w:t>
      </w:r>
    </w:p>
    <w:p w14:paraId="1532D3F3" w14:textId="10A959D1" w:rsidR="000759D4" w:rsidRPr="00006C4B" w:rsidRDefault="00E477E4" w:rsidP="00A82C15">
      <w:pPr>
        <w:pStyle w:val="Heading3"/>
        <w:rPr>
          <w:color w:val="0070C0"/>
          <w:lang w:eastAsia="en-IN"/>
        </w:rPr>
      </w:pPr>
      <w:r>
        <w:rPr>
          <w:color w:val="0070C0"/>
          <w:lang w:eastAsia="en-IN"/>
        </w:rPr>
        <w:t xml:space="preserve">    </w:t>
      </w:r>
      <w:r w:rsidR="003865C0" w:rsidRPr="00006C4B">
        <w:rPr>
          <w:color w:val="0070C0"/>
          <w:lang w:eastAsia="en-IN"/>
        </w:rPr>
        <w:t>WHAT IS CACHING =</w:t>
      </w:r>
    </w:p>
    <w:p w14:paraId="20F765A0" w14:textId="10FF7F33" w:rsidR="00A82C15" w:rsidRDefault="00A82C15" w:rsidP="00955BE6">
      <w:pPr>
        <w:pStyle w:val="ListParagraph"/>
        <w:numPr>
          <w:ilvl w:val="0"/>
          <w:numId w:val="170"/>
        </w:numPr>
        <w:rPr>
          <w:lang w:eastAsia="en-IN"/>
        </w:rPr>
      </w:pPr>
      <w:r>
        <w:rPr>
          <w:lang w:eastAsia="en-IN"/>
        </w:rPr>
        <w:t>CACHING STORES COPIES OF FILE OR WEB PAGES</w:t>
      </w:r>
      <w:r w:rsidR="00A831E5">
        <w:rPr>
          <w:lang w:eastAsia="en-IN"/>
        </w:rPr>
        <w:t xml:space="preserve"> TO REDUCE LATENCY.</w:t>
      </w:r>
    </w:p>
    <w:p w14:paraId="31BEDCF3" w14:textId="24419253" w:rsidR="00A831E5" w:rsidRDefault="00A831E5" w:rsidP="00955BE6">
      <w:pPr>
        <w:pStyle w:val="ListParagraph"/>
        <w:numPr>
          <w:ilvl w:val="0"/>
          <w:numId w:val="170"/>
        </w:numPr>
        <w:rPr>
          <w:lang w:eastAsia="en-IN"/>
        </w:rPr>
      </w:pPr>
      <w:r>
        <w:rPr>
          <w:lang w:eastAsia="en-IN"/>
        </w:rPr>
        <w:t>ADV = FASTER RESPONSE TIME</w:t>
      </w:r>
      <w:r w:rsidR="00DC079E">
        <w:rPr>
          <w:lang w:eastAsia="en-IN"/>
        </w:rPr>
        <w:t xml:space="preserve"> , REDUCED SERVER LOAD.</w:t>
      </w:r>
    </w:p>
    <w:p w14:paraId="7FFD1CC9" w14:textId="1DA963F0" w:rsidR="00DC079E" w:rsidRDefault="00DC079E" w:rsidP="00955BE6">
      <w:pPr>
        <w:pStyle w:val="ListParagraph"/>
        <w:numPr>
          <w:ilvl w:val="0"/>
          <w:numId w:val="170"/>
        </w:numPr>
        <w:rPr>
          <w:lang w:eastAsia="en-IN"/>
        </w:rPr>
      </w:pPr>
      <w:r>
        <w:rPr>
          <w:lang w:eastAsia="en-IN"/>
        </w:rPr>
        <w:t xml:space="preserve">DIS = CAN SERVE OUTDATED INFORMATION </w:t>
      </w:r>
      <w:r w:rsidR="006C063E">
        <w:rPr>
          <w:lang w:eastAsia="en-IN"/>
        </w:rPr>
        <w:t>, COMPLEXITY IN CACHE MANAGEMENT.</w:t>
      </w:r>
    </w:p>
    <w:p w14:paraId="6CE328DF" w14:textId="1A9F2E09" w:rsidR="006C063E" w:rsidRPr="00006C4B" w:rsidRDefault="006C063E" w:rsidP="006C063E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>WHAT ARE COOKIES=</w:t>
      </w:r>
    </w:p>
    <w:p w14:paraId="4375A5A1" w14:textId="1387199F" w:rsidR="006C063E" w:rsidRDefault="00A5736B" w:rsidP="00955BE6">
      <w:pPr>
        <w:pStyle w:val="ListParagraph"/>
        <w:numPr>
          <w:ilvl w:val="0"/>
          <w:numId w:val="171"/>
        </w:numPr>
        <w:rPr>
          <w:lang w:eastAsia="en-IN"/>
        </w:rPr>
      </w:pPr>
      <w:r>
        <w:rPr>
          <w:lang w:eastAsia="en-IN"/>
        </w:rPr>
        <w:t xml:space="preserve">COOKIES ARE SMALL PIECE OF DATA STORED ON THE USERS COMPUTER BY THE </w:t>
      </w:r>
      <w:r w:rsidR="00EA4C9C">
        <w:rPr>
          <w:lang w:eastAsia="en-IN"/>
        </w:rPr>
        <w:t xml:space="preserve"> WEB </w:t>
      </w:r>
      <w:r>
        <w:rPr>
          <w:lang w:eastAsia="en-IN"/>
        </w:rPr>
        <w:t xml:space="preserve">BROWSER </w:t>
      </w:r>
      <w:r w:rsidR="00EA4C9C">
        <w:rPr>
          <w:lang w:eastAsia="en-IN"/>
        </w:rPr>
        <w:t>.</w:t>
      </w:r>
    </w:p>
    <w:p w14:paraId="23EEFBB0" w14:textId="3A4C705E" w:rsidR="00EA4C9C" w:rsidRDefault="00EA4C9C" w:rsidP="00955BE6">
      <w:pPr>
        <w:pStyle w:val="ListParagraph"/>
        <w:numPr>
          <w:ilvl w:val="0"/>
          <w:numId w:val="171"/>
        </w:numPr>
        <w:rPr>
          <w:lang w:eastAsia="en-IN"/>
        </w:rPr>
      </w:pPr>
      <w:r>
        <w:rPr>
          <w:lang w:eastAsia="en-IN"/>
        </w:rPr>
        <w:t xml:space="preserve">ADV = </w:t>
      </w:r>
      <w:r w:rsidR="003C566D">
        <w:rPr>
          <w:lang w:eastAsia="en-IN"/>
        </w:rPr>
        <w:t xml:space="preserve">USER TRACKING , </w:t>
      </w:r>
      <w:r w:rsidR="00CD0916">
        <w:rPr>
          <w:lang w:eastAsia="en-IN"/>
        </w:rPr>
        <w:t>STATE MANAGEMENT.</w:t>
      </w:r>
    </w:p>
    <w:p w14:paraId="34AE66AD" w14:textId="42435BA1" w:rsidR="00CD0916" w:rsidRDefault="00CD0916" w:rsidP="00955BE6">
      <w:pPr>
        <w:pStyle w:val="ListParagraph"/>
        <w:numPr>
          <w:ilvl w:val="0"/>
          <w:numId w:val="171"/>
        </w:numPr>
        <w:rPr>
          <w:lang w:eastAsia="en-IN"/>
        </w:rPr>
      </w:pPr>
      <w:r>
        <w:rPr>
          <w:lang w:eastAsia="en-IN"/>
        </w:rPr>
        <w:t>DIS = CAN LEAD TO PRIVACY ISSUES , MANAGEMENT COMPLEXITY</w:t>
      </w:r>
      <w:r w:rsidR="00BC4E3F">
        <w:rPr>
          <w:lang w:eastAsia="en-IN"/>
        </w:rPr>
        <w:t>.</w:t>
      </w:r>
    </w:p>
    <w:p w14:paraId="1CEED395" w14:textId="77777777" w:rsidR="00BC4E3F" w:rsidRPr="006C063E" w:rsidRDefault="00BC4E3F" w:rsidP="00BC4E3F">
      <w:pPr>
        <w:rPr>
          <w:lang w:eastAsia="en-IN"/>
        </w:rPr>
      </w:pPr>
    </w:p>
    <w:p w14:paraId="3F119516" w14:textId="4285B1F1" w:rsidR="004101FA" w:rsidRPr="00006C4B" w:rsidRDefault="0047462E" w:rsidP="00940949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>SSL = SECURE SOCKET LAYER</w:t>
      </w:r>
      <w:r w:rsidR="00A16D20">
        <w:rPr>
          <w:color w:val="0070C0"/>
          <w:lang w:eastAsia="en-IN"/>
        </w:rPr>
        <w:t xml:space="preserve"> </w:t>
      </w:r>
    </w:p>
    <w:p w14:paraId="39C8F1D1" w14:textId="7B992933" w:rsidR="00787FE0" w:rsidRDefault="00045190" w:rsidP="00955BE6">
      <w:pPr>
        <w:pStyle w:val="ListParagraph"/>
        <w:numPr>
          <w:ilvl w:val="0"/>
          <w:numId w:val="172"/>
        </w:numPr>
        <w:rPr>
          <w:lang w:eastAsia="en-IN"/>
        </w:rPr>
      </w:pPr>
      <w:r>
        <w:rPr>
          <w:lang w:eastAsia="en-IN"/>
        </w:rPr>
        <w:t>IS STANDARD TECHNOLOGY FOR SECURING AN INTERNET CONNECTION BY ENCRYPTING DATA SENT BETWEEN A WEBSETE / BROWSER .</w:t>
      </w:r>
    </w:p>
    <w:p w14:paraId="37AEDADF" w14:textId="665395F9" w:rsidR="00045190" w:rsidRDefault="00045190" w:rsidP="00955BE6">
      <w:pPr>
        <w:pStyle w:val="ListParagraph"/>
        <w:numPr>
          <w:ilvl w:val="0"/>
          <w:numId w:val="172"/>
        </w:numPr>
        <w:rPr>
          <w:lang w:eastAsia="en-IN"/>
        </w:rPr>
      </w:pPr>
      <w:r>
        <w:rPr>
          <w:lang w:eastAsia="en-IN"/>
        </w:rPr>
        <w:t xml:space="preserve">IT PREVENTS HACKER FROM SEEING OR STEALING ANY INFORMATION TRANSFERRED , </w:t>
      </w:r>
      <w:r w:rsidR="005B0347">
        <w:rPr>
          <w:lang w:eastAsia="en-IN"/>
        </w:rPr>
        <w:t>INCLUDING PERSONAL OR FINANCIAL DATA.</w:t>
      </w:r>
    </w:p>
    <w:p w14:paraId="0A3C2FAF" w14:textId="60CA1665" w:rsidR="007C2D43" w:rsidRPr="00006C4B" w:rsidRDefault="007C2D43" w:rsidP="00940949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>TLS = TRANSPORT LAYER SECURITY=</w:t>
      </w:r>
    </w:p>
    <w:p w14:paraId="3799F9B3" w14:textId="26BFAC07" w:rsidR="007C2D43" w:rsidRDefault="006A6057" w:rsidP="00955BE6">
      <w:pPr>
        <w:pStyle w:val="ListParagraph"/>
        <w:numPr>
          <w:ilvl w:val="0"/>
          <w:numId w:val="173"/>
        </w:numPr>
        <w:rPr>
          <w:lang w:eastAsia="en-IN"/>
        </w:rPr>
      </w:pPr>
      <w:r>
        <w:rPr>
          <w:lang w:eastAsia="en-IN"/>
        </w:rPr>
        <w:t xml:space="preserve">TLS IS AN UPDATED , MORE SECURED VERSION OS SSL , </w:t>
      </w:r>
    </w:p>
    <w:p w14:paraId="3DE38805" w14:textId="520E64D2" w:rsidR="006A6057" w:rsidRDefault="006A6057" w:rsidP="00955BE6">
      <w:pPr>
        <w:pStyle w:val="ListParagraph"/>
        <w:numPr>
          <w:ilvl w:val="0"/>
          <w:numId w:val="173"/>
        </w:numPr>
        <w:rPr>
          <w:lang w:eastAsia="en-IN"/>
        </w:rPr>
      </w:pPr>
      <w:r>
        <w:rPr>
          <w:lang w:eastAsia="en-IN"/>
        </w:rPr>
        <w:t xml:space="preserve">WHEN </w:t>
      </w:r>
      <w:r w:rsidR="00114460">
        <w:rPr>
          <w:lang w:eastAsia="en-IN"/>
        </w:rPr>
        <w:t>YOU BUY SSL FROM DIGICERT , YOU GET THE MOST TRUSTED , UP TO DATE TLS CERTFICATES.</w:t>
      </w:r>
    </w:p>
    <w:p w14:paraId="3AA86CEF" w14:textId="783CAAF4" w:rsidR="00114460" w:rsidRPr="00006C4B" w:rsidRDefault="00072647" w:rsidP="00072647">
      <w:pPr>
        <w:pStyle w:val="Heading3"/>
        <w:rPr>
          <w:color w:val="0070C0"/>
          <w:lang w:eastAsia="en-IN"/>
        </w:rPr>
      </w:pPr>
      <w:r w:rsidRPr="00006C4B">
        <w:rPr>
          <w:color w:val="0070C0"/>
          <w:lang w:eastAsia="en-IN"/>
        </w:rPr>
        <w:t>CAN WE HANDLE OTP=</w:t>
      </w:r>
    </w:p>
    <w:p w14:paraId="600AEAB2" w14:textId="199A2C89" w:rsidR="00072647" w:rsidRDefault="00151051" w:rsidP="00955BE6">
      <w:pPr>
        <w:pStyle w:val="ListParagraph"/>
        <w:numPr>
          <w:ilvl w:val="0"/>
          <w:numId w:val="174"/>
        </w:numPr>
        <w:rPr>
          <w:lang w:eastAsia="en-IN"/>
        </w:rPr>
      </w:pPr>
      <w:r>
        <w:rPr>
          <w:lang w:eastAsia="en-IN"/>
        </w:rPr>
        <w:t>YES , OTP CAN BE TESTED BY MOCKING THE SMS EMAIL SERVICE ,</w:t>
      </w:r>
    </w:p>
    <w:p w14:paraId="2608B6D6" w14:textId="0A06BFB3" w:rsidR="00151051" w:rsidRDefault="00151051" w:rsidP="00955BE6">
      <w:pPr>
        <w:pStyle w:val="ListParagraph"/>
        <w:numPr>
          <w:ilvl w:val="0"/>
          <w:numId w:val="174"/>
        </w:numPr>
        <w:rPr>
          <w:lang w:eastAsia="en-IN"/>
        </w:rPr>
      </w:pPr>
      <w:r>
        <w:rPr>
          <w:lang w:eastAsia="en-IN"/>
        </w:rPr>
        <w:t xml:space="preserve">USING STATIC </w:t>
      </w:r>
      <w:r w:rsidR="00940949">
        <w:rPr>
          <w:lang w:eastAsia="en-IN"/>
        </w:rPr>
        <w:t>OTP PROVIDED BY DEVELOPER.</w:t>
      </w:r>
    </w:p>
    <w:p w14:paraId="0C8054E7" w14:textId="11776971" w:rsidR="00940949" w:rsidRDefault="00621B1B" w:rsidP="00940949">
      <w:pPr>
        <w:rPr>
          <w:lang w:eastAsia="en-IN"/>
        </w:rPr>
      </w:pPr>
      <w:r>
        <w:rPr>
          <w:lang w:eastAsia="en-IN"/>
        </w:rPr>
        <w:t>REQUESTSPECIFICATION</w:t>
      </w:r>
      <w:r w:rsidR="00E8459F">
        <w:rPr>
          <w:lang w:eastAsia="en-IN"/>
        </w:rPr>
        <w:t>= IT IS A INTERFACE SO WE CANNOT CREATE OBJECT SO WE ARE USING REQUEST SPEC BUILER.</w:t>
      </w:r>
    </w:p>
    <w:p w14:paraId="0FF84613" w14:textId="10501A56" w:rsidR="00E8459F" w:rsidRDefault="00E8459F" w:rsidP="00940949">
      <w:pPr>
        <w:rPr>
          <w:lang w:eastAsia="en-IN"/>
        </w:rPr>
      </w:pPr>
      <w:r>
        <w:rPr>
          <w:lang w:eastAsia="en-IN"/>
        </w:rPr>
        <w:t xml:space="preserve">REQUESTSPECBUILDER = IT IS  A CLASS </w:t>
      </w:r>
      <w:r w:rsidR="00A500F3">
        <w:rPr>
          <w:lang w:eastAsia="en-IN"/>
        </w:rPr>
        <w:t>SO WE CAN CREATE A OBJECT TO AXCESS ELEMENTS.</w:t>
      </w:r>
    </w:p>
    <w:p w14:paraId="04FA47D0" w14:textId="77777777" w:rsidR="00B93D02" w:rsidRDefault="00B93D02" w:rsidP="00940949">
      <w:pPr>
        <w:rPr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93D02" w14:paraId="58F39239" w14:textId="77777777">
        <w:tc>
          <w:tcPr>
            <w:tcW w:w="4508" w:type="dxa"/>
          </w:tcPr>
          <w:p w14:paraId="064B3091" w14:textId="5CD54FF8" w:rsidR="00B93D02" w:rsidRPr="000F4A12" w:rsidRDefault="00B93D02" w:rsidP="00940949">
            <w:pPr>
              <w:rPr>
                <w:b/>
                <w:bCs/>
                <w:color w:val="EE0000"/>
                <w:lang w:eastAsia="en-IN"/>
              </w:rPr>
            </w:pPr>
            <w:r w:rsidRPr="000F4A12">
              <w:rPr>
                <w:b/>
                <w:bCs/>
                <w:color w:val="EE0000"/>
                <w:lang w:eastAsia="en-IN"/>
              </w:rPr>
              <w:t>cache</w:t>
            </w:r>
          </w:p>
        </w:tc>
        <w:tc>
          <w:tcPr>
            <w:tcW w:w="4508" w:type="dxa"/>
          </w:tcPr>
          <w:p w14:paraId="0D92EF50" w14:textId="3B6D50DD" w:rsidR="00B93D02" w:rsidRPr="000F4A12" w:rsidRDefault="00B93D02" w:rsidP="00940949">
            <w:pPr>
              <w:rPr>
                <w:b/>
                <w:bCs/>
                <w:color w:val="EE0000"/>
                <w:lang w:eastAsia="en-IN"/>
              </w:rPr>
            </w:pPr>
            <w:r w:rsidRPr="000F4A12">
              <w:rPr>
                <w:b/>
                <w:bCs/>
                <w:color w:val="EE0000"/>
                <w:lang w:eastAsia="en-IN"/>
              </w:rPr>
              <w:t>cookie</w:t>
            </w:r>
          </w:p>
        </w:tc>
      </w:tr>
      <w:tr w:rsidR="00B93D02" w14:paraId="3ADE050A" w14:textId="77777777">
        <w:tc>
          <w:tcPr>
            <w:tcW w:w="4508" w:type="dxa"/>
          </w:tcPr>
          <w:p w14:paraId="133D7D76" w14:textId="775C2B82" w:rsidR="00B93D02" w:rsidRDefault="006C2BD1" w:rsidP="00940949">
            <w:pPr>
              <w:rPr>
                <w:lang w:eastAsia="en-IN"/>
              </w:rPr>
            </w:pPr>
            <w:r>
              <w:rPr>
                <w:lang w:eastAsia="en-IN"/>
              </w:rPr>
              <w:t>Store resoure tospeed up loading (images,files)for applicatioin</w:t>
            </w:r>
          </w:p>
        </w:tc>
        <w:tc>
          <w:tcPr>
            <w:tcW w:w="4508" w:type="dxa"/>
          </w:tcPr>
          <w:p w14:paraId="3902C8CC" w14:textId="6EBC1200" w:rsidR="00B93D02" w:rsidRDefault="006C2BD1" w:rsidP="00940949">
            <w:pPr>
              <w:rPr>
                <w:lang w:eastAsia="en-IN"/>
              </w:rPr>
            </w:pPr>
            <w:r>
              <w:rPr>
                <w:lang w:eastAsia="en-IN"/>
              </w:rPr>
              <w:t>Store user data like login, tracking ,</w:t>
            </w:r>
            <w:r w:rsidR="007E670F">
              <w:rPr>
                <w:lang w:eastAsia="en-IN"/>
              </w:rPr>
              <w:t>preferences.</w:t>
            </w:r>
          </w:p>
        </w:tc>
      </w:tr>
      <w:tr w:rsidR="00B93D02" w14:paraId="41101F25" w14:textId="77777777">
        <w:tc>
          <w:tcPr>
            <w:tcW w:w="4508" w:type="dxa"/>
          </w:tcPr>
          <w:p w14:paraId="72741CAF" w14:textId="380C5211" w:rsidR="00B93D02" w:rsidRDefault="007E670F" w:rsidP="00940949">
            <w:pPr>
              <w:rPr>
                <w:lang w:eastAsia="en-IN"/>
              </w:rPr>
            </w:pPr>
            <w:r>
              <w:rPr>
                <w:lang w:eastAsia="en-IN"/>
              </w:rPr>
              <w:t>Store file large size(100+mb)</w:t>
            </w:r>
          </w:p>
        </w:tc>
        <w:tc>
          <w:tcPr>
            <w:tcW w:w="4508" w:type="dxa"/>
          </w:tcPr>
          <w:p w14:paraId="6B7D4D6C" w14:textId="2FDE2848" w:rsidR="00B93D02" w:rsidRDefault="007E670F" w:rsidP="00940949">
            <w:pPr>
              <w:rPr>
                <w:lang w:eastAsia="en-IN"/>
              </w:rPr>
            </w:pPr>
            <w:r>
              <w:rPr>
                <w:lang w:eastAsia="en-IN"/>
              </w:rPr>
              <w:t>Small size 4kb for cookie.</w:t>
            </w:r>
          </w:p>
        </w:tc>
      </w:tr>
      <w:tr w:rsidR="007E670F" w14:paraId="00544840" w14:textId="77777777">
        <w:tc>
          <w:tcPr>
            <w:tcW w:w="4508" w:type="dxa"/>
          </w:tcPr>
          <w:p w14:paraId="07F9A92D" w14:textId="4FF99A78" w:rsidR="007E670F" w:rsidRDefault="005633CF" w:rsidP="00940949">
            <w:pPr>
              <w:rPr>
                <w:lang w:eastAsia="en-IN"/>
              </w:rPr>
            </w:pPr>
            <w:r>
              <w:rPr>
                <w:lang w:eastAsia="en-IN"/>
              </w:rPr>
              <w:t>Axcessible by browser only</w:t>
            </w:r>
          </w:p>
        </w:tc>
        <w:tc>
          <w:tcPr>
            <w:tcW w:w="4508" w:type="dxa"/>
          </w:tcPr>
          <w:p w14:paraId="0FDBDA59" w14:textId="6FDEBCCC" w:rsidR="007E670F" w:rsidRDefault="005633CF" w:rsidP="00940949">
            <w:pPr>
              <w:rPr>
                <w:lang w:eastAsia="en-IN"/>
              </w:rPr>
            </w:pPr>
            <w:r>
              <w:rPr>
                <w:lang w:eastAsia="en-IN"/>
              </w:rPr>
              <w:t>Expiryset by server</w:t>
            </w:r>
          </w:p>
        </w:tc>
      </w:tr>
      <w:tr w:rsidR="005633CF" w14:paraId="00FC310F" w14:textId="77777777">
        <w:tc>
          <w:tcPr>
            <w:tcW w:w="4508" w:type="dxa"/>
          </w:tcPr>
          <w:p w14:paraId="4FECC175" w14:textId="08AE14F7" w:rsidR="005633CF" w:rsidRDefault="000F4A12" w:rsidP="00940949">
            <w:pPr>
              <w:rPr>
                <w:lang w:eastAsia="en-IN"/>
              </w:rPr>
            </w:pPr>
            <w:r>
              <w:rPr>
                <w:lang w:eastAsia="en-IN"/>
              </w:rPr>
              <w:t>Expire manaully.</w:t>
            </w:r>
          </w:p>
        </w:tc>
        <w:tc>
          <w:tcPr>
            <w:tcW w:w="4508" w:type="dxa"/>
          </w:tcPr>
          <w:p w14:paraId="48C67826" w14:textId="23860671" w:rsidR="005633CF" w:rsidRDefault="000F4A12" w:rsidP="00940949">
            <w:pPr>
              <w:rPr>
                <w:lang w:eastAsia="en-IN"/>
              </w:rPr>
            </w:pPr>
            <w:r>
              <w:rPr>
                <w:lang w:eastAsia="en-IN"/>
              </w:rPr>
              <w:t>It is also used by companys.</w:t>
            </w:r>
          </w:p>
        </w:tc>
      </w:tr>
    </w:tbl>
    <w:p w14:paraId="2505134E" w14:textId="77777777" w:rsidR="00B93D02" w:rsidRDefault="00B93D02" w:rsidP="00940949">
      <w:pPr>
        <w:rPr>
          <w:color w:val="EE0000"/>
          <w:lang w:eastAsia="en-IN"/>
        </w:rPr>
      </w:pPr>
    </w:p>
    <w:p w14:paraId="707B7AA2" w14:textId="77777777" w:rsidR="00D76DF7" w:rsidRDefault="00FD0C8B" w:rsidP="00940949">
      <w:pPr>
        <w:rPr>
          <w:color w:val="EE0000"/>
          <w:lang w:eastAsia="en-IN"/>
        </w:rPr>
      </w:pPr>
      <w:r>
        <w:rPr>
          <w:color w:val="EE0000"/>
          <w:lang w:eastAsia="en-IN"/>
        </w:rPr>
        <w:t xml:space="preserve">Cache = </w:t>
      </w:r>
    </w:p>
    <w:p w14:paraId="73BFE529" w14:textId="7FDD8670" w:rsidR="00FD0C8B" w:rsidRDefault="00FD0C8B" w:rsidP="00940949">
      <w:pPr>
        <w:rPr>
          <w:color w:val="EE0000"/>
          <w:lang w:eastAsia="en-IN"/>
        </w:rPr>
      </w:pPr>
      <w:r w:rsidRPr="00D76DF7">
        <w:t xml:space="preserve">stored copies of files like images ,css ,js ,imporve performance </w:t>
      </w:r>
      <w:r w:rsidR="00D76DF7" w:rsidRPr="00D76DF7">
        <w:t>, can be mb to gbs , oudated content , consumes storage.</w:t>
      </w:r>
    </w:p>
    <w:p w14:paraId="7F6AC85D" w14:textId="77777777" w:rsidR="00D76DF7" w:rsidRDefault="00D76DF7" w:rsidP="00940949">
      <w:pPr>
        <w:rPr>
          <w:color w:val="EE0000"/>
          <w:lang w:eastAsia="en-IN"/>
        </w:rPr>
      </w:pPr>
      <w:r>
        <w:rPr>
          <w:color w:val="EE0000"/>
          <w:lang w:eastAsia="en-IN"/>
        </w:rPr>
        <w:t xml:space="preserve">Cookies = </w:t>
      </w:r>
    </w:p>
    <w:p w14:paraId="0A0850AD" w14:textId="3E95A1F4" w:rsidR="00D76DF7" w:rsidRPr="00D1219B" w:rsidRDefault="00D76DF7" w:rsidP="00940949">
      <w:pPr>
        <w:rPr>
          <w:color w:val="EE0000"/>
          <w:lang w:eastAsia="en-IN"/>
        </w:rPr>
      </w:pPr>
      <w:r w:rsidRPr="00D76DF7">
        <w:t>small piece of data stored in the browser manitain use state like login , 4kb per cookie. Security risk , limited data can be stored, automatic expiry.</w:t>
      </w:r>
      <w:r>
        <w:t xml:space="preserve"> </w:t>
      </w:r>
    </w:p>
    <w:p w14:paraId="479BADCC" w14:textId="7E04BDEE" w:rsidR="00B50458" w:rsidRPr="00D1219B" w:rsidRDefault="00B50458" w:rsidP="00940949">
      <w:pPr>
        <w:rPr>
          <w:color w:val="EE0000"/>
          <w:lang w:eastAsia="en-IN"/>
        </w:rPr>
      </w:pPr>
      <w:r w:rsidRPr="00D1219B">
        <w:rPr>
          <w:color w:val="EE0000"/>
          <w:lang w:eastAsia="en-IN"/>
        </w:rPr>
        <w:t>Unit testing=</w:t>
      </w:r>
    </w:p>
    <w:p w14:paraId="29F82B01" w14:textId="48BE9B54" w:rsidR="00B50458" w:rsidRDefault="00B50458" w:rsidP="00B50458">
      <w:pPr>
        <w:pStyle w:val="ListParagraph"/>
        <w:numPr>
          <w:ilvl w:val="0"/>
          <w:numId w:val="177"/>
        </w:numPr>
        <w:rPr>
          <w:lang w:eastAsia="en-IN"/>
        </w:rPr>
      </w:pPr>
      <w:r>
        <w:rPr>
          <w:lang w:eastAsia="en-IN"/>
        </w:rPr>
        <w:t>Unit testing is done by developers.</w:t>
      </w:r>
    </w:p>
    <w:p w14:paraId="34FAB8A3" w14:textId="714B2A12" w:rsidR="00B50458" w:rsidRDefault="00B50458" w:rsidP="00B50458">
      <w:pPr>
        <w:pStyle w:val="ListParagraph"/>
        <w:numPr>
          <w:ilvl w:val="0"/>
          <w:numId w:val="177"/>
        </w:numPr>
        <w:rPr>
          <w:lang w:eastAsia="en-IN"/>
        </w:rPr>
      </w:pPr>
      <w:r>
        <w:rPr>
          <w:lang w:eastAsia="en-IN"/>
        </w:rPr>
        <w:t>Tools junit/testng.</w:t>
      </w:r>
    </w:p>
    <w:p w14:paraId="083B7DA5" w14:textId="3CBF6DE9" w:rsidR="00B50458" w:rsidRDefault="00B50458" w:rsidP="00B50458">
      <w:pPr>
        <w:pStyle w:val="ListParagraph"/>
        <w:numPr>
          <w:ilvl w:val="0"/>
          <w:numId w:val="177"/>
        </w:numPr>
        <w:rPr>
          <w:lang w:eastAsia="en-IN"/>
        </w:rPr>
      </w:pPr>
      <w:r>
        <w:rPr>
          <w:lang w:eastAsia="en-IN"/>
        </w:rPr>
        <w:lastRenderedPageBreak/>
        <w:t>May/may not require internet.</w:t>
      </w:r>
    </w:p>
    <w:p w14:paraId="6D459979" w14:textId="33164811" w:rsidR="00B50458" w:rsidRDefault="00B50458" w:rsidP="00B50458">
      <w:pPr>
        <w:pStyle w:val="ListParagraph"/>
        <w:numPr>
          <w:ilvl w:val="0"/>
          <w:numId w:val="177"/>
        </w:numPr>
        <w:rPr>
          <w:lang w:eastAsia="en-IN"/>
        </w:rPr>
      </w:pPr>
      <w:r>
        <w:rPr>
          <w:lang w:eastAsia="en-IN"/>
        </w:rPr>
        <w:t>Testing each and everyline of code.</w:t>
      </w:r>
    </w:p>
    <w:p w14:paraId="7FCF085D" w14:textId="289C5819" w:rsidR="00B50458" w:rsidRPr="00D1219B" w:rsidRDefault="00B50458" w:rsidP="00B50458">
      <w:pPr>
        <w:rPr>
          <w:color w:val="EE0000"/>
          <w:lang w:eastAsia="en-IN"/>
        </w:rPr>
      </w:pPr>
      <w:r w:rsidRPr="00D1219B">
        <w:rPr>
          <w:color w:val="EE0000"/>
          <w:lang w:eastAsia="en-IN"/>
        </w:rPr>
        <w:t>Webservice testing=</w:t>
      </w:r>
    </w:p>
    <w:p w14:paraId="5DCE476C" w14:textId="708D7E5B" w:rsidR="00B50458" w:rsidRDefault="00B50458" w:rsidP="00B50458">
      <w:pPr>
        <w:pStyle w:val="ListParagraph"/>
        <w:numPr>
          <w:ilvl w:val="0"/>
          <w:numId w:val="178"/>
        </w:numPr>
        <w:rPr>
          <w:lang w:eastAsia="en-IN"/>
        </w:rPr>
      </w:pPr>
      <w:r>
        <w:rPr>
          <w:lang w:eastAsia="en-IN"/>
        </w:rPr>
        <w:t>Webservice testing is done by developers.</w:t>
      </w:r>
    </w:p>
    <w:p w14:paraId="3C50E0E7" w14:textId="51DF0C4F" w:rsidR="00B50458" w:rsidRDefault="00B50458" w:rsidP="00B50458">
      <w:pPr>
        <w:pStyle w:val="ListParagraph"/>
        <w:numPr>
          <w:ilvl w:val="0"/>
          <w:numId w:val="178"/>
        </w:numPr>
        <w:rPr>
          <w:lang w:eastAsia="en-IN"/>
        </w:rPr>
      </w:pPr>
      <w:r>
        <w:rPr>
          <w:lang w:eastAsia="en-IN"/>
        </w:rPr>
        <w:t>Tools postman and restassured.</w:t>
      </w:r>
    </w:p>
    <w:p w14:paraId="07B9BED7" w14:textId="41B468B8" w:rsidR="00B50458" w:rsidRDefault="00B50458" w:rsidP="00B50458">
      <w:pPr>
        <w:pStyle w:val="ListParagraph"/>
        <w:numPr>
          <w:ilvl w:val="0"/>
          <w:numId w:val="178"/>
        </w:numPr>
        <w:rPr>
          <w:lang w:eastAsia="en-IN"/>
        </w:rPr>
      </w:pPr>
      <w:r>
        <w:rPr>
          <w:lang w:eastAsia="en-IN"/>
        </w:rPr>
        <w:t>Required internet.</w:t>
      </w:r>
    </w:p>
    <w:p w14:paraId="5A59F794" w14:textId="1A835645" w:rsidR="00B50458" w:rsidRDefault="00B50458" w:rsidP="00B50458">
      <w:pPr>
        <w:pStyle w:val="ListParagraph"/>
        <w:numPr>
          <w:ilvl w:val="0"/>
          <w:numId w:val="178"/>
        </w:numPr>
        <w:rPr>
          <w:lang w:eastAsia="en-IN"/>
        </w:rPr>
      </w:pPr>
      <w:r>
        <w:rPr>
          <w:lang w:eastAsia="en-IN"/>
        </w:rPr>
        <w:t>Apis behave correctly.</w:t>
      </w:r>
    </w:p>
    <w:p w14:paraId="6C6549C0" w14:textId="4CC0ACEE" w:rsidR="00B50458" w:rsidRPr="00D1219B" w:rsidRDefault="00B50458" w:rsidP="00B50458">
      <w:pPr>
        <w:rPr>
          <w:color w:val="EE0000"/>
          <w:lang w:eastAsia="en-IN"/>
        </w:rPr>
      </w:pPr>
      <w:r w:rsidRPr="00D1219B">
        <w:rPr>
          <w:color w:val="EE0000"/>
          <w:lang w:eastAsia="en-IN"/>
        </w:rPr>
        <w:t>Unified resource locator=</w:t>
      </w:r>
    </w:p>
    <w:p w14:paraId="061795B3" w14:textId="16906493" w:rsidR="00B50458" w:rsidRDefault="00B50458" w:rsidP="00B50458">
      <w:pPr>
        <w:pStyle w:val="ListParagraph"/>
        <w:numPr>
          <w:ilvl w:val="0"/>
          <w:numId w:val="179"/>
        </w:numPr>
        <w:rPr>
          <w:lang w:eastAsia="en-IN"/>
        </w:rPr>
      </w:pPr>
      <w:r>
        <w:rPr>
          <w:lang w:eastAsia="en-IN"/>
        </w:rPr>
        <w:t>Used to axcess specific computer/server.</w:t>
      </w:r>
    </w:p>
    <w:p w14:paraId="0CC591F7" w14:textId="482BDCFE" w:rsidR="00B50458" w:rsidRDefault="00B50458" w:rsidP="00B50458">
      <w:pPr>
        <w:pStyle w:val="ListParagraph"/>
        <w:numPr>
          <w:ilvl w:val="0"/>
          <w:numId w:val="179"/>
        </w:numPr>
        <w:rPr>
          <w:lang w:eastAsia="en-IN"/>
        </w:rPr>
      </w:pPr>
      <w:r>
        <w:rPr>
          <w:lang w:eastAsia="en-IN"/>
        </w:rPr>
        <w:t>Within the network.</w:t>
      </w:r>
    </w:p>
    <w:p w14:paraId="5FB5C002" w14:textId="79E6EBDD" w:rsidR="00B50458" w:rsidRDefault="00B50458" w:rsidP="00B50458">
      <w:pPr>
        <w:pStyle w:val="ListParagraph"/>
        <w:numPr>
          <w:ilvl w:val="0"/>
          <w:numId w:val="179"/>
        </w:numPr>
        <w:rPr>
          <w:lang w:eastAsia="en-IN"/>
        </w:rPr>
      </w:pPr>
      <w:r>
        <w:rPr>
          <w:lang w:eastAsia="en-IN"/>
        </w:rPr>
        <w:t>Without uri we can axcess server.</w:t>
      </w:r>
    </w:p>
    <w:p w14:paraId="583C2C16" w14:textId="39166571" w:rsidR="00B50458" w:rsidRPr="00D1219B" w:rsidRDefault="00B50458" w:rsidP="00B50458">
      <w:pPr>
        <w:rPr>
          <w:color w:val="EE0000"/>
          <w:lang w:eastAsia="en-IN"/>
        </w:rPr>
      </w:pPr>
      <w:r w:rsidRPr="00D1219B">
        <w:rPr>
          <w:color w:val="EE0000"/>
          <w:lang w:eastAsia="en-IN"/>
        </w:rPr>
        <w:t>Unified resource identifier=</w:t>
      </w:r>
    </w:p>
    <w:p w14:paraId="184F8090" w14:textId="5C809353" w:rsidR="00B50458" w:rsidRDefault="00B50458" w:rsidP="00B50458">
      <w:pPr>
        <w:pStyle w:val="ListParagraph"/>
        <w:numPr>
          <w:ilvl w:val="0"/>
          <w:numId w:val="180"/>
        </w:numPr>
        <w:rPr>
          <w:lang w:eastAsia="en-IN"/>
        </w:rPr>
      </w:pPr>
      <w:r>
        <w:rPr>
          <w:lang w:eastAsia="en-IN"/>
        </w:rPr>
        <w:t>Used to axcess specific resource in server.</w:t>
      </w:r>
      <w:r w:rsidR="00D1219B">
        <w:rPr>
          <w:lang w:eastAsia="en-IN"/>
        </w:rPr>
        <w:t xml:space="preserve"> </w:t>
      </w:r>
    </w:p>
    <w:p w14:paraId="34379117" w14:textId="6E609FBE" w:rsidR="00B50458" w:rsidRDefault="00B50458" w:rsidP="00FD0C8B">
      <w:pPr>
        <w:pStyle w:val="ListParagraph"/>
        <w:numPr>
          <w:ilvl w:val="0"/>
          <w:numId w:val="180"/>
        </w:numPr>
        <w:rPr>
          <w:lang w:eastAsia="en-IN"/>
        </w:rPr>
      </w:pPr>
      <w:r>
        <w:rPr>
          <w:lang w:eastAsia="en-IN"/>
        </w:rPr>
        <w:t>Without url we cannot axcess server.</w:t>
      </w:r>
      <w:r w:rsidR="00CA3A59">
        <w:rPr>
          <w:lang w:eastAsia="en-IN"/>
        </w:rPr>
        <w:t xml:space="preserve"> </w:t>
      </w:r>
    </w:p>
    <w:p w14:paraId="3E52CE8C" w14:textId="0F8E96BD" w:rsidR="008C464B" w:rsidRDefault="00A01C39" w:rsidP="00FD0C8B">
      <w:pPr>
        <w:rPr>
          <w:color w:val="EE0000"/>
          <w:lang w:eastAsia="en-IN"/>
        </w:rPr>
      </w:pPr>
      <w:r>
        <w:rPr>
          <w:color w:val="EE0000"/>
          <w:lang w:eastAsia="en-IN"/>
        </w:rPr>
        <w:t>We can perform crud operation</w:t>
      </w:r>
    </w:p>
    <w:p w14:paraId="3CEA0208" w14:textId="34E15FA2" w:rsidR="00FD0C8B" w:rsidRPr="00FD0C8B" w:rsidRDefault="00FD0C8B" w:rsidP="00FD0C8B">
      <w:pPr>
        <w:rPr>
          <w:color w:val="EE0000"/>
          <w:lang w:eastAsia="en-IN"/>
        </w:rPr>
      </w:pPr>
      <w:r w:rsidRPr="00FD0C8B">
        <w:rPr>
          <w:color w:val="EE0000"/>
          <w:lang w:eastAsia="en-IN"/>
        </w:rPr>
        <w:t>Status code =</w:t>
      </w:r>
    </w:p>
    <w:p w14:paraId="5D07FF10" w14:textId="2B424D03" w:rsidR="00FD0C8B" w:rsidRDefault="00FD0C8B" w:rsidP="00FD0C8B">
      <w:pPr>
        <w:pStyle w:val="ListParagraph"/>
        <w:numPr>
          <w:ilvl w:val="0"/>
          <w:numId w:val="181"/>
        </w:numPr>
        <w:rPr>
          <w:lang w:eastAsia="en-IN"/>
        </w:rPr>
      </w:pPr>
      <w:r>
        <w:rPr>
          <w:lang w:eastAsia="en-IN"/>
        </w:rPr>
        <w:t>Status code is like a response message from a server to client , telling what happened after your send a reqest.</w:t>
      </w:r>
    </w:p>
    <w:p w14:paraId="42D048AE" w14:textId="1F47FD30" w:rsidR="00FD0C8B" w:rsidRPr="00FD0C8B" w:rsidRDefault="00FD0C8B" w:rsidP="00FD0C8B">
      <w:pPr>
        <w:rPr>
          <w:color w:val="EE0000"/>
          <w:lang w:eastAsia="en-IN"/>
        </w:rPr>
      </w:pPr>
      <w:r w:rsidRPr="00FD0C8B">
        <w:rPr>
          <w:color w:val="EE0000"/>
          <w:lang w:eastAsia="en-IN"/>
        </w:rPr>
        <w:t>Verify your api using frontend=</w:t>
      </w:r>
    </w:p>
    <w:p w14:paraId="60143EB6" w14:textId="554556E2" w:rsidR="00FD0C8B" w:rsidRDefault="00FD0C8B" w:rsidP="00FD0C8B">
      <w:pPr>
        <w:pStyle w:val="ListParagraph"/>
        <w:numPr>
          <w:ilvl w:val="0"/>
          <w:numId w:val="181"/>
        </w:numPr>
        <w:rPr>
          <w:lang w:eastAsia="en-IN"/>
        </w:rPr>
      </w:pPr>
      <w:r>
        <w:rPr>
          <w:lang w:eastAsia="en-IN"/>
        </w:rPr>
        <w:t>Inspect tab</w:t>
      </w:r>
    </w:p>
    <w:p w14:paraId="376A59EC" w14:textId="341EDA14" w:rsidR="00FD0C8B" w:rsidRDefault="00431656" w:rsidP="00FD0C8B">
      <w:pPr>
        <w:rPr>
          <w:lang w:eastAsia="en-IN"/>
        </w:rPr>
      </w:pPr>
      <w:r>
        <w:rPr>
          <w:lang w:eastAsia="en-IN"/>
        </w:rPr>
        <w:t>How will you find defect in frontend=</w:t>
      </w:r>
    </w:p>
    <w:p w14:paraId="217370A8" w14:textId="026435CC" w:rsidR="00431656" w:rsidRDefault="00431656" w:rsidP="00431656">
      <w:pPr>
        <w:pStyle w:val="ListParagraph"/>
        <w:numPr>
          <w:ilvl w:val="0"/>
          <w:numId w:val="181"/>
        </w:numPr>
        <w:rPr>
          <w:lang w:eastAsia="en-IN"/>
        </w:rPr>
      </w:pPr>
      <w:r>
        <w:rPr>
          <w:lang w:eastAsia="en-IN"/>
        </w:rPr>
        <w:t xml:space="preserve">Inspect tab or fidler 400 status codes fronend errors 80 to 90% </w:t>
      </w:r>
    </w:p>
    <w:p w14:paraId="4EDC23AA" w14:textId="0D7240E9" w:rsidR="00B93D02" w:rsidRDefault="00431656" w:rsidP="00431656">
      <w:pPr>
        <w:pStyle w:val="ListParagraph"/>
        <w:numPr>
          <w:ilvl w:val="0"/>
          <w:numId w:val="181"/>
        </w:numPr>
        <w:rPr>
          <w:lang w:eastAsia="en-IN"/>
        </w:rPr>
      </w:pPr>
      <w:r>
        <w:rPr>
          <w:lang w:eastAsia="en-IN"/>
        </w:rPr>
        <w:t xml:space="preserve">500 status codes backend. </w:t>
      </w:r>
      <w:r w:rsidR="00431165">
        <w:rPr>
          <w:lang w:eastAsia="en-IN"/>
        </w:rPr>
        <w:t xml:space="preserve"> </w:t>
      </w:r>
    </w:p>
    <w:p w14:paraId="3AC375C1" w14:textId="77777777" w:rsidR="002D0982" w:rsidRDefault="002D0982" w:rsidP="002D0982">
      <w:pPr>
        <w:rPr>
          <w:lang w:eastAsia="en-IN"/>
        </w:rPr>
      </w:pPr>
    </w:p>
    <w:p w14:paraId="75B84109" w14:textId="77777777" w:rsidR="00240AF3" w:rsidRDefault="00240AF3" w:rsidP="00240AF3">
      <w:pPr>
        <w:rPr>
          <w:lang w:eastAsia="en-IN"/>
        </w:rPr>
      </w:pPr>
      <w:r>
        <w:rPr>
          <w:lang w:eastAsia="en-IN"/>
        </w:rPr>
        <w:t>String orderId = given()</w:t>
      </w:r>
    </w:p>
    <w:p w14:paraId="38A3FF17" w14:textId="77777777" w:rsidR="00240AF3" w:rsidRDefault="00240AF3" w:rsidP="00240AF3">
      <w:pPr>
        <w:rPr>
          <w:lang w:eastAsia="en-IN"/>
        </w:rPr>
      </w:pPr>
      <w:r>
        <w:rPr>
          <w:lang w:eastAsia="en-IN"/>
        </w:rPr>
        <w:t xml:space="preserve">    .contentType("application/json")</w:t>
      </w:r>
    </w:p>
    <w:p w14:paraId="067DE2E9" w14:textId="77777777" w:rsidR="00240AF3" w:rsidRDefault="00240AF3" w:rsidP="00240AF3">
      <w:pPr>
        <w:rPr>
          <w:lang w:eastAsia="en-IN"/>
        </w:rPr>
      </w:pPr>
      <w:r>
        <w:rPr>
          <w:lang w:eastAsia="en-IN"/>
        </w:rPr>
        <w:t xml:space="preserve">    .body("{\"customerId\":\"" + customerId + "\", \"cartId\":\"" + cartId + "\"}")</w:t>
      </w:r>
    </w:p>
    <w:p w14:paraId="2676B80C" w14:textId="77777777" w:rsidR="00240AF3" w:rsidRDefault="00240AF3" w:rsidP="00240AF3">
      <w:pPr>
        <w:rPr>
          <w:lang w:eastAsia="en-IN"/>
        </w:rPr>
      </w:pPr>
      <w:r>
        <w:rPr>
          <w:lang w:eastAsia="en-IN"/>
        </w:rPr>
        <w:t>.when()</w:t>
      </w:r>
    </w:p>
    <w:p w14:paraId="337F6F10" w14:textId="77777777" w:rsidR="00240AF3" w:rsidRDefault="00240AF3" w:rsidP="00240AF3">
      <w:pPr>
        <w:rPr>
          <w:lang w:eastAsia="en-IN"/>
        </w:rPr>
      </w:pPr>
      <w:r>
        <w:rPr>
          <w:lang w:eastAsia="en-IN"/>
        </w:rPr>
        <w:t xml:space="preserve">    .post("https://api.sklum.com/v1/orders")</w:t>
      </w:r>
    </w:p>
    <w:p w14:paraId="3AD49653" w14:textId="77777777" w:rsidR="00240AF3" w:rsidRDefault="00240AF3" w:rsidP="00240AF3">
      <w:pPr>
        <w:rPr>
          <w:lang w:eastAsia="en-IN"/>
        </w:rPr>
      </w:pPr>
      <w:r>
        <w:rPr>
          <w:lang w:eastAsia="en-IN"/>
        </w:rPr>
        <w:t>.then()</w:t>
      </w:r>
    </w:p>
    <w:p w14:paraId="0897BC02" w14:textId="77777777" w:rsidR="00240AF3" w:rsidRDefault="00240AF3" w:rsidP="00240AF3">
      <w:pPr>
        <w:rPr>
          <w:lang w:eastAsia="en-IN"/>
        </w:rPr>
      </w:pPr>
      <w:r>
        <w:rPr>
          <w:lang w:eastAsia="en-IN"/>
        </w:rPr>
        <w:t xml:space="preserve">    .statusCode(201)</w:t>
      </w:r>
    </w:p>
    <w:p w14:paraId="401441A3" w14:textId="77777777" w:rsidR="00240AF3" w:rsidRDefault="00240AF3" w:rsidP="00240AF3">
      <w:pPr>
        <w:rPr>
          <w:lang w:eastAsia="en-IN"/>
        </w:rPr>
      </w:pPr>
      <w:r>
        <w:rPr>
          <w:lang w:eastAsia="en-IN"/>
        </w:rPr>
        <w:t xml:space="preserve">    .extract()</w:t>
      </w:r>
    </w:p>
    <w:p w14:paraId="40DFAEBE" w14:textId="6426EACC" w:rsidR="00240AF3" w:rsidRDefault="00240AF3" w:rsidP="00240AF3">
      <w:pPr>
        <w:pBdr>
          <w:bottom w:val="double" w:sz="6" w:space="1" w:color="auto"/>
        </w:pBdr>
        <w:rPr>
          <w:lang w:eastAsia="en-IN"/>
        </w:rPr>
      </w:pPr>
      <w:r>
        <w:rPr>
          <w:lang w:eastAsia="en-IN"/>
        </w:rPr>
        <w:t xml:space="preserve">    .path("orderId");</w:t>
      </w:r>
    </w:p>
    <w:p w14:paraId="7249F1DB" w14:textId="77777777" w:rsidR="002D0982" w:rsidRDefault="002D0982" w:rsidP="002D0982">
      <w:pPr>
        <w:rPr>
          <w:lang w:eastAsia="en-IN"/>
        </w:rPr>
      </w:pPr>
      <w:r>
        <w:rPr>
          <w:lang w:eastAsia="en-IN"/>
        </w:rPr>
        <w:t>given()</w:t>
      </w:r>
    </w:p>
    <w:p w14:paraId="19D05A91" w14:textId="77777777" w:rsidR="002D0982" w:rsidRDefault="002D0982" w:rsidP="002D0982">
      <w:pPr>
        <w:rPr>
          <w:lang w:eastAsia="en-IN"/>
        </w:rPr>
      </w:pPr>
      <w:r>
        <w:rPr>
          <w:lang w:eastAsia="en-IN"/>
        </w:rPr>
        <w:t xml:space="preserve">    .get("https://api.sklum.com/v1/orders/" + orderId)</w:t>
      </w:r>
    </w:p>
    <w:p w14:paraId="692F37D4" w14:textId="77777777" w:rsidR="002D0982" w:rsidRDefault="002D0982" w:rsidP="002D0982">
      <w:pPr>
        <w:rPr>
          <w:lang w:eastAsia="en-IN"/>
        </w:rPr>
      </w:pPr>
      <w:r>
        <w:rPr>
          <w:lang w:eastAsia="en-IN"/>
        </w:rPr>
        <w:t>.then()</w:t>
      </w:r>
    </w:p>
    <w:p w14:paraId="537DA0F9" w14:textId="77777777" w:rsidR="002D0982" w:rsidRDefault="002D0982" w:rsidP="002D0982">
      <w:pPr>
        <w:rPr>
          <w:lang w:eastAsia="en-IN"/>
        </w:rPr>
      </w:pPr>
      <w:r>
        <w:rPr>
          <w:lang w:eastAsia="en-IN"/>
        </w:rPr>
        <w:t xml:space="preserve">    .statusCode(200)</w:t>
      </w:r>
    </w:p>
    <w:p w14:paraId="0A962D1C" w14:textId="15954BF3" w:rsidR="002D0982" w:rsidRDefault="002D0982" w:rsidP="002D0982">
      <w:pPr>
        <w:pBdr>
          <w:bottom w:val="double" w:sz="6" w:space="1" w:color="auto"/>
        </w:pBdr>
        <w:rPr>
          <w:lang w:eastAsia="en-IN"/>
        </w:rPr>
      </w:pPr>
      <w:r>
        <w:rPr>
          <w:lang w:eastAsia="en-IN"/>
        </w:rPr>
        <w:t xml:space="preserve">    .body("status", equalTo("Pending"));</w:t>
      </w:r>
    </w:p>
    <w:p w14:paraId="4D4083DC" w14:textId="7C506676" w:rsidR="00BE15F9" w:rsidRDefault="00BE15F9" w:rsidP="002D0982">
      <w:pPr>
        <w:rPr>
          <w:lang w:eastAsia="en-IN"/>
        </w:rPr>
      </w:pPr>
      <w:r>
        <w:rPr>
          <w:lang w:eastAsia="en-IN"/>
        </w:rPr>
        <w:t>PAGINATION IN API MEANS DIVIDING LARGE SETS OF DATA INTO SMALLER PARTS (PAGES).=</w:t>
      </w:r>
    </w:p>
    <w:p w14:paraId="110DCAC6" w14:textId="0F5EF89D" w:rsidR="00BE15F9" w:rsidRDefault="00BE15F9" w:rsidP="002D0982">
      <w:pPr>
        <w:rPr>
          <w:lang w:eastAsia="en-IN"/>
        </w:rPr>
      </w:pPr>
      <w:r w:rsidRPr="00BE15F9">
        <w:rPr>
          <w:lang w:eastAsia="en-IN"/>
        </w:rPr>
        <w:lastRenderedPageBreak/>
        <w:t>GET /api/products?page=2&amp;limit=20</w:t>
      </w:r>
    </w:p>
    <w:p w14:paraId="11D8775F" w14:textId="5574DFC3" w:rsidR="00BE15F9" w:rsidRDefault="00BE15F9" w:rsidP="002D0982">
      <w:pPr>
        <w:rPr>
          <w:lang w:eastAsia="en-IN"/>
        </w:rPr>
      </w:pPr>
      <w:r w:rsidRPr="00BE15F9">
        <w:rPr>
          <w:lang w:eastAsia="en-IN"/>
        </w:rPr>
        <w:t>GET /api/customers?offset=100&amp;limit=50</w:t>
      </w:r>
    </w:p>
    <w:p w14:paraId="7C08744B" w14:textId="1CEA21AA" w:rsidR="00BE15F9" w:rsidRDefault="00BE15F9" w:rsidP="002D0982">
      <w:pPr>
        <w:rPr>
          <w:lang w:eastAsia="en-IN"/>
        </w:rPr>
      </w:pPr>
      <w:r w:rsidRPr="00BE15F9">
        <w:rPr>
          <w:lang w:eastAsia="en-IN"/>
        </w:rPr>
        <w:t>GET /api/orders?customerId=123&amp;page=3&amp;limit=10</w:t>
      </w:r>
    </w:p>
    <w:p w14:paraId="53C40413" w14:textId="3E93AB5A" w:rsidR="00BE15F9" w:rsidRDefault="00BE15F9" w:rsidP="00BE15F9">
      <w:pPr>
        <w:rPr>
          <w:lang w:eastAsia="en-IN"/>
        </w:rPr>
      </w:pPr>
      <w:r w:rsidRPr="00BE15F9">
        <w:rPr>
          <w:lang w:eastAsia="en-IN"/>
        </w:rPr>
        <w:t>GET /api/shipments?page=4&amp;limit=50</w:t>
      </w:r>
      <w:r>
        <w:rPr>
          <w:lang w:eastAsia="en-IN"/>
        </w:rPr>
        <w:t xml:space="preserve">           </w:t>
      </w:r>
      <w:r w:rsidRPr="00BE15F9">
        <w:rPr>
          <w:lang w:eastAsia="en-IN"/>
        </w:rPr>
        <w:t>Returns shipment records 151–200.</w:t>
      </w:r>
    </w:p>
    <w:p w14:paraId="3CB9EB16" w14:textId="77777777" w:rsidR="00BE15F9" w:rsidRDefault="00BE15F9" w:rsidP="00BE15F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 xml:space="preserve">  </w:t>
      </w:r>
      <w:r>
        <w:rPr>
          <w:rFonts w:ascii="Consolas" w:hAnsi="Consolas"/>
          <w:color w:val="A5C25C"/>
          <w:sz w:val="20"/>
          <w:szCs w:val="20"/>
        </w:rPr>
        <w:t>"page"</w:t>
      </w:r>
      <w:r>
        <w:rPr>
          <w:rFonts w:ascii="Consolas" w:hAnsi="Consolas"/>
          <w:color w:val="D8D8D8"/>
          <w:sz w:val="20"/>
          <w:szCs w:val="20"/>
          <w:u w:val="single"/>
        </w:rPr>
        <w:t>: 2,</w:t>
      </w:r>
    </w:p>
    <w:p w14:paraId="437C76E5" w14:textId="77777777" w:rsidR="00BE15F9" w:rsidRDefault="00BE15F9" w:rsidP="00BE15F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  </w:t>
      </w: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</w:t>
      </w:r>
      <w:r>
        <w:rPr>
          <w:rFonts w:ascii="Consolas" w:hAnsi="Consolas"/>
          <w:color w:val="A5C25C"/>
          <w:sz w:val="20"/>
          <w:szCs w:val="20"/>
          <w:u w:val="single"/>
        </w:rPr>
        <w:t>"limit"</w:t>
      </w:r>
      <w:r>
        <w:rPr>
          <w:rFonts w:ascii="Consolas" w:hAnsi="Consolas"/>
          <w:color w:val="D8D8D8"/>
          <w:sz w:val="20"/>
          <w:szCs w:val="20"/>
          <w:u w:val="single"/>
        </w:rPr>
        <w:t>: 20,</w:t>
      </w:r>
    </w:p>
    <w:p w14:paraId="18EA091C" w14:textId="77777777" w:rsidR="00BE15F9" w:rsidRDefault="00BE15F9" w:rsidP="00BE15F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  </w:t>
      </w: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</w:t>
      </w:r>
      <w:r>
        <w:rPr>
          <w:rFonts w:ascii="Consolas" w:hAnsi="Consolas"/>
          <w:color w:val="A5C25C"/>
          <w:sz w:val="20"/>
          <w:szCs w:val="20"/>
          <w:u w:val="single"/>
        </w:rPr>
        <w:t>"totalRecords"</w:t>
      </w:r>
      <w:r>
        <w:rPr>
          <w:rFonts w:ascii="Consolas" w:hAnsi="Consolas"/>
          <w:color w:val="D8D8D8"/>
          <w:sz w:val="20"/>
          <w:szCs w:val="20"/>
          <w:u w:val="single"/>
        </w:rPr>
        <w:t>: 4500,</w:t>
      </w:r>
    </w:p>
    <w:p w14:paraId="656C2972" w14:textId="77777777" w:rsidR="00BE15F9" w:rsidRDefault="00BE15F9" w:rsidP="00BE15F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  </w:t>
      </w: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</w:t>
      </w:r>
      <w:r>
        <w:rPr>
          <w:rFonts w:ascii="Consolas" w:hAnsi="Consolas"/>
          <w:color w:val="A5C25C"/>
          <w:sz w:val="20"/>
          <w:szCs w:val="20"/>
          <w:u w:val="single"/>
        </w:rPr>
        <w:t>"totalPages"</w:t>
      </w:r>
      <w:r>
        <w:rPr>
          <w:rFonts w:ascii="Consolas" w:hAnsi="Consolas"/>
          <w:color w:val="D8D8D8"/>
          <w:sz w:val="20"/>
          <w:szCs w:val="20"/>
          <w:u w:val="single"/>
        </w:rPr>
        <w:t>: 225,</w:t>
      </w:r>
    </w:p>
    <w:p w14:paraId="017EF60D" w14:textId="77777777" w:rsidR="00BE15F9" w:rsidRDefault="00BE15F9" w:rsidP="00BE15F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  </w:t>
      </w: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</w:t>
      </w:r>
      <w:r>
        <w:rPr>
          <w:rFonts w:ascii="Consolas" w:hAnsi="Consolas"/>
          <w:color w:val="A5C25C"/>
          <w:sz w:val="20"/>
          <w:szCs w:val="20"/>
          <w:u w:val="single"/>
        </w:rPr>
        <w:t>"data"</w:t>
      </w:r>
      <w:r>
        <w:rPr>
          <w:rFonts w:ascii="Consolas" w:hAnsi="Consolas"/>
          <w:color w:val="D8D8D8"/>
          <w:sz w:val="20"/>
          <w:szCs w:val="20"/>
          <w:u w:val="single"/>
        </w:rPr>
        <w:t>: [</w:t>
      </w:r>
    </w:p>
    <w:p w14:paraId="7EB1F8F5" w14:textId="77777777" w:rsidR="00BE15F9" w:rsidRDefault="00BE15F9" w:rsidP="00BE15F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  </w:t>
      </w: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  { </w:t>
      </w:r>
      <w:r>
        <w:rPr>
          <w:rFonts w:ascii="Consolas" w:hAnsi="Consolas"/>
          <w:color w:val="A5C25C"/>
          <w:sz w:val="20"/>
          <w:szCs w:val="20"/>
          <w:u w:val="single"/>
        </w:rPr>
        <w:t>"id"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: 21, </w:t>
      </w:r>
      <w:r>
        <w:rPr>
          <w:rFonts w:ascii="Consolas" w:hAnsi="Consolas"/>
          <w:color w:val="A5C25C"/>
          <w:sz w:val="20"/>
          <w:szCs w:val="20"/>
          <w:u w:val="single"/>
        </w:rPr>
        <w:t>"name"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: </w:t>
      </w:r>
      <w:r>
        <w:rPr>
          <w:rFonts w:ascii="Consolas" w:hAnsi="Consolas"/>
          <w:color w:val="A5C25C"/>
          <w:sz w:val="20"/>
          <w:szCs w:val="20"/>
          <w:u w:val="single"/>
        </w:rPr>
        <w:t>"Dining Chair Modern"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, </w:t>
      </w:r>
      <w:r>
        <w:rPr>
          <w:rFonts w:ascii="Consolas" w:hAnsi="Consolas"/>
          <w:color w:val="A5C25C"/>
          <w:sz w:val="20"/>
          <w:szCs w:val="20"/>
          <w:u w:val="single"/>
        </w:rPr>
        <w:t>"price"</w:t>
      </w:r>
      <w:r>
        <w:rPr>
          <w:rFonts w:ascii="Consolas" w:hAnsi="Consolas"/>
          <w:color w:val="D8D8D8"/>
          <w:sz w:val="20"/>
          <w:szCs w:val="20"/>
          <w:u w:val="single"/>
        </w:rPr>
        <w:t>: 120.50 },</w:t>
      </w:r>
    </w:p>
    <w:p w14:paraId="0CA8BD9A" w14:textId="77777777" w:rsidR="00BE15F9" w:rsidRDefault="00BE15F9" w:rsidP="00BE15F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  </w:t>
      </w: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  { </w:t>
      </w:r>
      <w:r>
        <w:rPr>
          <w:rFonts w:ascii="Consolas" w:hAnsi="Consolas"/>
          <w:color w:val="A5C25C"/>
          <w:sz w:val="20"/>
          <w:szCs w:val="20"/>
          <w:u w:val="single"/>
        </w:rPr>
        <w:t>"id"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: 22, </w:t>
      </w:r>
      <w:r>
        <w:rPr>
          <w:rFonts w:ascii="Consolas" w:hAnsi="Consolas"/>
          <w:color w:val="A5C25C"/>
          <w:sz w:val="20"/>
          <w:szCs w:val="20"/>
          <w:u w:val="single"/>
        </w:rPr>
        <w:t>"name"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: </w:t>
      </w:r>
      <w:r>
        <w:rPr>
          <w:rFonts w:ascii="Consolas" w:hAnsi="Consolas"/>
          <w:color w:val="A5C25C"/>
          <w:sz w:val="20"/>
          <w:szCs w:val="20"/>
          <w:u w:val="single"/>
        </w:rPr>
        <w:t>"Sofa Set 3-Seater"</w:t>
      </w:r>
      <w:r>
        <w:rPr>
          <w:rFonts w:ascii="Consolas" w:hAnsi="Consolas"/>
          <w:color w:val="D8D8D8"/>
          <w:sz w:val="20"/>
          <w:szCs w:val="20"/>
          <w:u w:val="single"/>
        </w:rPr>
        <w:t xml:space="preserve">, </w:t>
      </w:r>
      <w:r>
        <w:rPr>
          <w:rFonts w:ascii="Consolas" w:hAnsi="Consolas"/>
          <w:color w:val="A5C25C"/>
          <w:sz w:val="20"/>
          <w:szCs w:val="20"/>
          <w:u w:val="single"/>
        </w:rPr>
        <w:t>"price"</w:t>
      </w:r>
      <w:r>
        <w:rPr>
          <w:rFonts w:ascii="Consolas" w:hAnsi="Consolas"/>
          <w:color w:val="D8D8D8"/>
          <w:sz w:val="20"/>
          <w:szCs w:val="20"/>
          <w:u w:val="single"/>
        </w:rPr>
        <w:t>: 899.00 }</w:t>
      </w:r>
    </w:p>
    <w:p w14:paraId="407E7FDB" w14:textId="77777777" w:rsidR="00BE15F9" w:rsidRDefault="00BE15F9" w:rsidP="00BE15F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  </w:t>
      </w:r>
      <w:r>
        <w:rPr>
          <w:rFonts w:ascii="Consolas" w:hAnsi="Consolas"/>
          <w:color w:val="D8D8D8"/>
          <w:sz w:val="20"/>
          <w:szCs w:val="20"/>
          <w:u w:val="single"/>
        </w:rPr>
        <w:tab/>
        <w:t xml:space="preserve">  ]</w:t>
      </w:r>
    </w:p>
    <w:p w14:paraId="4FFBD644" w14:textId="77777777" w:rsidR="00BE15F9" w:rsidRDefault="00BE15F9" w:rsidP="00BE15F9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  <w:t xml:space="preserve">    </w:t>
      </w:r>
      <w:r>
        <w:rPr>
          <w:rFonts w:ascii="Consolas" w:hAnsi="Consolas"/>
          <w:color w:val="D8D8D8"/>
          <w:sz w:val="20"/>
          <w:szCs w:val="20"/>
        </w:rPr>
        <w:tab/>
        <w:t>}</w:t>
      </w:r>
    </w:p>
    <w:p w14:paraId="3FDB32EE" w14:textId="5ECC9A37" w:rsidR="00BE15F9" w:rsidRPr="00072647" w:rsidRDefault="004206F0" w:rsidP="00BE15F9">
      <w:pPr>
        <w:rPr>
          <w:lang w:eastAsia="en-IN"/>
        </w:rPr>
      </w:pPr>
      <w:r>
        <w:rPr>
          <w:lang w:eastAsia="en-IN"/>
        </w:rPr>
        <w:t xml:space="preserve"> </w:t>
      </w:r>
    </w:p>
    <w:sectPr w:rsidR="00BE15F9" w:rsidRPr="00072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78679" w14:textId="77777777" w:rsidR="00E55E7A" w:rsidRDefault="00E55E7A" w:rsidP="00C61DAA">
      <w:pPr>
        <w:spacing w:after="0" w:line="240" w:lineRule="auto"/>
      </w:pPr>
      <w:r>
        <w:separator/>
      </w:r>
    </w:p>
  </w:endnote>
  <w:endnote w:type="continuationSeparator" w:id="0">
    <w:p w14:paraId="1720D533" w14:textId="77777777" w:rsidR="00E55E7A" w:rsidRDefault="00E55E7A" w:rsidP="00C61DAA">
      <w:pPr>
        <w:spacing w:after="0" w:line="240" w:lineRule="auto"/>
      </w:pPr>
      <w:r>
        <w:continuationSeparator/>
      </w:r>
    </w:p>
  </w:endnote>
  <w:endnote w:type="continuationNotice" w:id="1">
    <w:p w14:paraId="4943D91E" w14:textId="77777777" w:rsidR="00E55E7A" w:rsidRDefault="00E55E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F8672" w14:textId="77777777" w:rsidR="00E55E7A" w:rsidRDefault="00E55E7A" w:rsidP="00C61DAA">
      <w:pPr>
        <w:spacing w:after="0" w:line="240" w:lineRule="auto"/>
      </w:pPr>
      <w:r>
        <w:separator/>
      </w:r>
    </w:p>
  </w:footnote>
  <w:footnote w:type="continuationSeparator" w:id="0">
    <w:p w14:paraId="3B226683" w14:textId="77777777" w:rsidR="00E55E7A" w:rsidRDefault="00E55E7A" w:rsidP="00C61DAA">
      <w:pPr>
        <w:spacing w:after="0" w:line="240" w:lineRule="auto"/>
      </w:pPr>
      <w:r>
        <w:continuationSeparator/>
      </w:r>
    </w:p>
  </w:footnote>
  <w:footnote w:type="continuationNotice" w:id="1">
    <w:p w14:paraId="345C9F91" w14:textId="77777777" w:rsidR="00E55E7A" w:rsidRDefault="00E55E7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3A1"/>
    <w:multiLevelType w:val="hybridMultilevel"/>
    <w:tmpl w:val="05840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D66D6"/>
    <w:multiLevelType w:val="hybridMultilevel"/>
    <w:tmpl w:val="F3883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24927"/>
    <w:multiLevelType w:val="hybridMultilevel"/>
    <w:tmpl w:val="2B167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C4058"/>
    <w:multiLevelType w:val="hybridMultilevel"/>
    <w:tmpl w:val="7EB67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AE2EA2"/>
    <w:multiLevelType w:val="hybridMultilevel"/>
    <w:tmpl w:val="58588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CD5597"/>
    <w:multiLevelType w:val="hybridMultilevel"/>
    <w:tmpl w:val="ABE85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041483"/>
    <w:multiLevelType w:val="hybridMultilevel"/>
    <w:tmpl w:val="449A5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2D1733"/>
    <w:multiLevelType w:val="hybridMultilevel"/>
    <w:tmpl w:val="4AE00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B21015"/>
    <w:multiLevelType w:val="hybridMultilevel"/>
    <w:tmpl w:val="63A29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865830"/>
    <w:multiLevelType w:val="hybridMultilevel"/>
    <w:tmpl w:val="62C2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61151E"/>
    <w:multiLevelType w:val="hybridMultilevel"/>
    <w:tmpl w:val="A6361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F416E4"/>
    <w:multiLevelType w:val="hybridMultilevel"/>
    <w:tmpl w:val="821CE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2E4D69"/>
    <w:multiLevelType w:val="hybridMultilevel"/>
    <w:tmpl w:val="03065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6A5415"/>
    <w:multiLevelType w:val="hybridMultilevel"/>
    <w:tmpl w:val="F5844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7F0102"/>
    <w:multiLevelType w:val="hybridMultilevel"/>
    <w:tmpl w:val="4ABA0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9D7E78"/>
    <w:multiLevelType w:val="hybridMultilevel"/>
    <w:tmpl w:val="0E706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E66340"/>
    <w:multiLevelType w:val="hybridMultilevel"/>
    <w:tmpl w:val="A9081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F47AA8"/>
    <w:multiLevelType w:val="hybridMultilevel"/>
    <w:tmpl w:val="B6EC3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FA5C59"/>
    <w:multiLevelType w:val="hybridMultilevel"/>
    <w:tmpl w:val="009A7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197865"/>
    <w:multiLevelType w:val="hybridMultilevel"/>
    <w:tmpl w:val="2DEAB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346D71"/>
    <w:multiLevelType w:val="hybridMultilevel"/>
    <w:tmpl w:val="9EB28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B84782E"/>
    <w:multiLevelType w:val="hybridMultilevel"/>
    <w:tmpl w:val="79C4F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BC53F3C"/>
    <w:multiLevelType w:val="hybridMultilevel"/>
    <w:tmpl w:val="30F20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C1378F1"/>
    <w:multiLevelType w:val="hybridMultilevel"/>
    <w:tmpl w:val="266660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DF77895"/>
    <w:multiLevelType w:val="hybridMultilevel"/>
    <w:tmpl w:val="38BAA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E2C6CBC"/>
    <w:multiLevelType w:val="hybridMultilevel"/>
    <w:tmpl w:val="704EE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EF16D30"/>
    <w:multiLevelType w:val="hybridMultilevel"/>
    <w:tmpl w:val="48E86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F3D54C0"/>
    <w:multiLevelType w:val="hybridMultilevel"/>
    <w:tmpl w:val="48265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063479F"/>
    <w:multiLevelType w:val="hybridMultilevel"/>
    <w:tmpl w:val="BED69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1214184"/>
    <w:multiLevelType w:val="hybridMultilevel"/>
    <w:tmpl w:val="3F400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C3068B"/>
    <w:multiLevelType w:val="hybridMultilevel"/>
    <w:tmpl w:val="4A38D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301321C"/>
    <w:multiLevelType w:val="hybridMultilevel"/>
    <w:tmpl w:val="26C01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3D34B5D"/>
    <w:multiLevelType w:val="hybridMultilevel"/>
    <w:tmpl w:val="C8B68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901703"/>
    <w:multiLevelType w:val="hybridMultilevel"/>
    <w:tmpl w:val="06EE5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81D400E"/>
    <w:multiLevelType w:val="hybridMultilevel"/>
    <w:tmpl w:val="26B08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903A69"/>
    <w:multiLevelType w:val="multilevel"/>
    <w:tmpl w:val="27AEC00A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1A944E74"/>
    <w:multiLevelType w:val="hybridMultilevel"/>
    <w:tmpl w:val="E75656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A9A3F52"/>
    <w:multiLevelType w:val="hybridMultilevel"/>
    <w:tmpl w:val="FAE82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AB65CF0"/>
    <w:multiLevelType w:val="hybridMultilevel"/>
    <w:tmpl w:val="FB9C5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DE34AFA"/>
    <w:multiLevelType w:val="hybridMultilevel"/>
    <w:tmpl w:val="29A2A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14A443E"/>
    <w:multiLevelType w:val="hybridMultilevel"/>
    <w:tmpl w:val="70444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35C2F3D"/>
    <w:multiLevelType w:val="hybridMultilevel"/>
    <w:tmpl w:val="07BE6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7330891"/>
    <w:multiLevelType w:val="hybridMultilevel"/>
    <w:tmpl w:val="AE360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81C67BE"/>
    <w:multiLevelType w:val="hybridMultilevel"/>
    <w:tmpl w:val="E0B63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A1B7F5B"/>
    <w:multiLevelType w:val="hybridMultilevel"/>
    <w:tmpl w:val="16F8A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A6109A9"/>
    <w:multiLevelType w:val="hybridMultilevel"/>
    <w:tmpl w:val="ADE0E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B2B3C39"/>
    <w:multiLevelType w:val="hybridMultilevel"/>
    <w:tmpl w:val="3B3E4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BC60014"/>
    <w:multiLevelType w:val="hybridMultilevel"/>
    <w:tmpl w:val="76EA5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C086EA7"/>
    <w:multiLevelType w:val="hybridMultilevel"/>
    <w:tmpl w:val="57421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C13134B"/>
    <w:multiLevelType w:val="hybridMultilevel"/>
    <w:tmpl w:val="D5080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CD17B77"/>
    <w:multiLevelType w:val="hybridMultilevel"/>
    <w:tmpl w:val="99329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DA31421"/>
    <w:multiLevelType w:val="hybridMultilevel"/>
    <w:tmpl w:val="7A08F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7340FF"/>
    <w:multiLevelType w:val="hybridMultilevel"/>
    <w:tmpl w:val="51629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EE12C50"/>
    <w:multiLevelType w:val="hybridMultilevel"/>
    <w:tmpl w:val="7A7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F4E7323"/>
    <w:multiLevelType w:val="hybridMultilevel"/>
    <w:tmpl w:val="2062D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F7C58CA"/>
    <w:multiLevelType w:val="hybridMultilevel"/>
    <w:tmpl w:val="05087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E068D9"/>
    <w:multiLevelType w:val="hybridMultilevel"/>
    <w:tmpl w:val="654EF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1C92396"/>
    <w:multiLevelType w:val="hybridMultilevel"/>
    <w:tmpl w:val="BAEC8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576B93"/>
    <w:multiLevelType w:val="hybridMultilevel"/>
    <w:tmpl w:val="59B4B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3062EDE"/>
    <w:multiLevelType w:val="hybridMultilevel"/>
    <w:tmpl w:val="7B2CC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E05022"/>
    <w:multiLevelType w:val="hybridMultilevel"/>
    <w:tmpl w:val="CDDE6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E90C90"/>
    <w:multiLevelType w:val="hybridMultilevel"/>
    <w:tmpl w:val="26C49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4547A5"/>
    <w:multiLevelType w:val="hybridMultilevel"/>
    <w:tmpl w:val="A2004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AE03D9"/>
    <w:multiLevelType w:val="hybridMultilevel"/>
    <w:tmpl w:val="7068B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60F1702"/>
    <w:multiLevelType w:val="hybridMultilevel"/>
    <w:tmpl w:val="986E4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66503FE"/>
    <w:multiLevelType w:val="hybridMultilevel"/>
    <w:tmpl w:val="B09AA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7125A56"/>
    <w:multiLevelType w:val="hybridMultilevel"/>
    <w:tmpl w:val="A7C6D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85D1030"/>
    <w:multiLevelType w:val="hybridMultilevel"/>
    <w:tmpl w:val="6D7CC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A8717A4"/>
    <w:multiLevelType w:val="hybridMultilevel"/>
    <w:tmpl w:val="9E1E4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ADF2A5B"/>
    <w:multiLevelType w:val="hybridMultilevel"/>
    <w:tmpl w:val="2084A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D83136D"/>
    <w:multiLevelType w:val="hybridMultilevel"/>
    <w:tmpl w:val="00DC3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F113765"/>
    <w:multiLevelType w:val="hybridMultilevel"/>
    <w:tmpl w:val="960845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3F513E3C"/>
    <w:multiLevelType w:val="hybridMultilevel"/>
    <w:tmpl w:val="C1B23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F753D55"/>
    <w:multiLevelType w:val="hybridMultilevel"/>
    <w:tmpl w:val="6E6E0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04F57C4"/>
    <w:multiLevelType w:val="hybridMultilevel"/>
    <w:tmpl w:val="F3AA6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06E7A49"/>
    <w:multiLevelType w:val="hybridMultilevel"/>
    <w:tmpl w:val="CCDE1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0DC7E40"/>
    <w:multiLevelType w:val="hybridMultilevel"/>
    <w:tmpl w:val="81DA2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0F957BC"/>
    <w:multiLevelType w:val="hybridMultilevel"/>
    <w:tmpl w:val="0B38B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1DF5AC3"/>
    <w:multiLevelType w:val="hybridMultilevel"/>
    <w:tmpl w:val="68CCE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125F65"/>
    <w:multiLevelType w:val="hybridMultilevel"/>
    <w:tmpl w:val="6DD4E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CD73CE"/>
    <w:multiLevelType w:val="hybridMultilevel"/>
    <w:tmpl w:val="7C02F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2D93F09"/>
    <w:multiLevelType w:val="hybridMultilevel"/>
    <w:tmpl w:val="FE5A6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42A481B"/>
    <w:multiLevelType w:val="hybridMultilevel"/>
    <w:tmpl w:val="D0A00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4E12DB5"/>
    <w:multiLevelType w:val="hybridMultilevel"/>
    <w:tmpl w:val="6B2A9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52F60E2"/>
    <w:multiLevelType w:val="hybridMultilevel"/>
    <w:tmpl w:val="F4F28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5F76983"/>
    <w:multiLevelType w:val="hybridMultilevel"/>
    <w:tmpl w:val="38988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6673292"/>
    <w:multiLevelType w:val="hybridMultilevel"/>
    <w:tmpl w:val="6E7E3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6E91DEF"/>
    <w:multiLevelType w:val="hybridMultilevel"/>
    <w:tmpl w:val="2040A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7542DD1"/>
    <w:multiLevelType w:val="hybridMultilevel"/>
    <w:tmpl w:val="BC323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7E553BB"/>
    <w:multiLevelType w:val="hybridMultilevel"/>
    <w:tmpl w:val="E490F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7F41583"/>
    <w:multiLevelType w:val="hybridMultilevel"/>
    <w:tmpl w:val="EAB26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8DD1241"/>
    <w:multiLevelType w:val="hybridMultilevel"/>
    <w:tmpl w:val="0B38D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93A7E03"/>
    <w:multiLevelType w:val="hybridMultilevel"/>
    <w:tmpl w:val="4DE47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B0A0FED"/>
    <w:multiLevelType w:val="hybridMultilevel"/>
    <w:tmpl w:val="57582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B3B653C"/>
    <w:multiLevelType w:val="hybridMultilevel"/>
    <w:tmpl w:val="02082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C6A52BD"/>
    <w:multiLevelType w:val="hybridMultilevel"/>
    <w:tmpl w:val="BB1CB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CD43205"/>
    <w:multiLevelType w:val="hybridMultilevel"/>
    <w:tmpl w:val="5EB83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E9C6A67"/>
    <w:multiLevelType w:val="hybridMultilevel"/>
    <w:tmpl w:val="77D46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F164EDD"/>
    <w:multiLevelType w:val="hybridMultilevel"/>
    <w:tmpl w:val="60761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FA65DE3"/>
    <w:multiLevelType w:val="hybridMultilevel"/>
    <w:tmpl w:val="74567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FED7E9F"/>
    <w:multiLevelType w:val="hybridMultilevel"/>
    <w:tmpl w:val="E0129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02972EE"/>
    <w:multiLevelType w:val="hybridMultilevel"/>
    <w:tmpl w:val="CFEAF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0BB699D"/>
    <w:multiLevelType w:val="hybridMultilevel"/>
    <w:tmpl w:val="E4A2A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11F53DE"/>
    <w:multiLevelType w:val="hybridMultilevel"/>
    <w:tmpl w:val="EBCED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335601F"/>
    <w:multiLevelType w:val="hybridMultilevel"/>
    <w:tmpl w:val="5F9E9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35D5C23"/>
    <w:multiLevelType w:val="hybridMultilevel"/>
    <w:tmpl w:val="DCA07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3703A4D"/>
    <w:multiLevelType w:val="hybridMultilevel"/>
    <w:tmpl w:val="A4782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4A927DD"/>
    <w:multiLevelType w:val="hybridMultilevel"/>
    <w:tmpl w:val="2A0A2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5794F5D"/>
    <w:multiLevelType w:val="hybridMultilevel"/>
    <w:tmpl w:val="EFE24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63C7355"/>
    <w:multiLevelType w:val="hybridMultilevel"/>
    <w:tmpl w:val="B3BA6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69F4E1A"/>
    <w:multiLevelType w:val="hybridMultilevel"/>
    <w:tmpl w:val="E12E5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71623F1"/>
    <w:multiLevelType w:val="hybridMultilevel"/>
    <w:tmpl w:val="370E9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8324878"/>
    <w:multiLevelType w:val="hybridMultilevel"/>
    <w:tmpl w:val="C36809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8864D02"/>
    <w:multiLevelType w:val="hybridMultilevel"/>
    <w:tmpl w:val="0DB68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8A02D31"/>
    <w:multiLevelType w:val="hybridMultilevel"/>
    <w:tmpl w:val="1C9E3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8C414D2"/>
    <w:multiLevelType w:val="hybridMultilevel"/>
    <w:tmpl w:val="0A7ED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8D53D21"/>
    <w:multiLevelType w:val="hybridMultilevel"/>
    <w:tmpl w:val="D93EB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8F6117D"/>
    <w:multiLevelType w:val="hybridMultilevel"/>
    <w:tmpl w:val="20CA5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94855A0"/>
    <w:multiLevelType w:val="hybridMultilevel"/>
    <w:tmpl w:val="23BC5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95E4073"/>
    <w:multiLevelType w:val="hybridMultilevel"/>
    <w:tmpl w:val="99EC6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A292EAF"/>
    <w:multiLevelType w:val="hybridMultilevel"/>
    <w:tmpl w:val="5442C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A925549"/>
    <w:multiLevelType w:val="hybridMultilevel"/>
    <w:tmpl w:val="3ABA6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B424274"/>
    <w:multiLevelType w:val="hybridMultilevel"/>
    <w:tmpl w:val="E6A27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D8C0962"/>
    <w:multiLevelType w:val="hybridMultilevel"/>
    <w:tmpl w:val="692EA5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5DED176C"/>
    <w:multiLevelType w:val="hybridMultilevel"/>
    <w:tmpl w:val="E288F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0736BAF"/>
    <w:multiLevelType w:val="hybridMultilevel"/>
    <w:tmpl w:val="C4161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1775F8E"/>
    <w:multiLevelType w:val="multilevel"/>
    <w:tmpl w:val="4ED46B7C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7" w15:restartNumberingAfterBreak="0">
    <w:nsid w:val="61F24EA2"/>
    <w:multiLevelType w:val="hybridMultilevel"/>
    <w:tmpl w:val="EAB02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21D3069"/>
    <w:multiLevelType w:val="hybridMultilevel"/>
    <w:tmpl w:val="CBE8F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2A928E7"/>
    <w:multiLevelType w:val="hybridMultilevel"/>
    <w:tmpl w:val="BAD29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2E066BE"/>
    <w:multiLevelType w:val="hybridMultilevel"/>
    <w:tmpl w:val="83500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2FC33F0"/>
    <w:multiLevelType w:val="hybridMultilevel"/>
    <w:tmpl w:val="66E24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35D29BD"/>
    <w:multiLevelType w:val="hybridMultilevel"/>
    <w:tmpl w:val="EF624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3A74572"/>
    <w:multiLevelType w:val="hybridMultilevel"/>
    <w:tmpl w:val="FE500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51B014A"/>
    <w:multiLevelType w:val="hybridMultilevel"/>
    <w:tmpl w:val="38581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61A3F6B"/>
    <w:multiLevelType w:val="hybridMultilevel"/>
    <w:tmpl w:val="CCA09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68A1A55"/>
    <w:multiLevelType w:val="hybridMultilevel"/>
    <w:tmpl w:val="E736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73A608F"/>
    <w:multiLevelType w:val="hybridMultilevel"/>
    <w:tmpl w:val="437EC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78D5A13"/>
    <w:multiLevelType w:val="hybridMultilevel"/>
    <w:tmpl w:val="535A2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7E7672E"/>
    <w:multiLevelType w:val="hybridMultilevel"/>
    <w:tmpl w:val="6F5A5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9355791"/>
    <w:multiLevelType w:val="hybridMultilevel"/>
    <w:tmpl w:val="413CF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9732CB6"/>
    <w:multiLevelType w:val="hybridMultilevel"/>
    <w:tmpl w:val="2B8AA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98E302A"/>
    <w:multiLevelType w:val="hybridMultilevel"/>
    <w:tmpl w:val="1458C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9E700C2"/>
    <w:multiLevelType w:val="hybridMultilevel"/>
    <w:tmpl w:val="D04E0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A6E5A3B"/>
    <w:multiLevelType w:val="hybridMultilevel"/>
    <w:tmpl w:val="8C18D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A865AC1"/>
    <w:multiLevelType w:val="hybridMultilevel"/>
    <w:tmpl w:val="F37C8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ABA38EF"/>
    <w:multiLevelType w:val="hybridMultilevel"/>
    <w:tmpl w:val="E7E27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B7714E3"/>
    <w:multiLevelType w:val="hybridMultilevel"/>
    <w:tmpl w:val="125A5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C287D70"/>
    <w:multiLevelType w:val="hybridMultilevel"/>
    <w:tmpl w:val="F17CA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C7055E1"/>
    <w:multiLevelType w:val="hybridMultilevel"/>
    <w:tmpl w:val="F0C8B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EBF6967"/>
    <w:multiLevelType w:val="hybridMultilevel"/>
    <w:tmpl w:val="D4F07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ED366B1"/>
    <w:multiLevelType w:val="hybridMultilevel"/>
    <w:tmpl w:val="B89A8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ED95678"/>
    <w:multiLevelType w:val="hybridMultilevel"/>
    <w:tmpl w:val="E3582F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F753954"/>
    <w:multiLevelType w:val="hybridMultilevel"/>
    <w:tmpl w:val="2FF8A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FD919AB"/>
    <w:multiLevelType w:val="hybridMultilevel"/>
    <w:tmpl w:val="EE304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03A2AA5"/>
    <w:multiLevelType w:val="hybridMultilevel"/>
    <w:tmpl w:val="F634E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096794A"/>
    <w:multiLevelType w:val="hybridMultilevel"/>
    <w:tmpl w:val="9CBA0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0EA23B6"/>
    <w:multiLevelType w:val="hybridMultilevel"/>
    <w:tmpl w:val="8B166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1B629E2"/>
    <w:multiLevelType w:val="hybridMultilevel"/>
    <w:tmpl w:val="FD1CB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20152B1"/>
    <w:multiLevelType w:val="hybridMultilevel"/>
    <w:tmpl w:val="16144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29B052E"/>
    <w:multiLevelType w:val="hybridMultilevel"/>
    <w:tmpl w:val="AC8AD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40C46D5"/>
    <w:multiLevelType w:val="hybridMultilevel"/>
    <w:tmpl w:val="3B466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60C7929"/>
    <w:multiLevelType w:val="hybridMultilevel"/>
    <w:tmpl w:val="84E26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74F5616"/>
    <w:multiLevelType w:val="hybridMultilevel"/>
    <w:tmpl w:val="109C9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78A4AC7"/>
    <w:multiLevelType w:val="hybridMultilevel"/>
    <w:tmpl w:val="E3D4C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7F5547B"/>
    <w:multiLevelType w:val="hybridMultilevel"/>
    <w:tmpl w:val="722C9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81339DA"/>
    <w:multiLevelType w:val="hybridMultilevel"/>
    <w:tmpl w:val="5AC0C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81E5D3E"/>
    <w:multiLevelType w:val="hybridMultilevel"/>
    <w:tmpl w:val="94A05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9660EEF"/>
    <w:multiLevelType w:val="hybridMultilevel"/>
    <w:tmpl w:val="522A6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9D06DD4"/>
    <w:multiLevelType w:val="hybridMultilevel"/>
    <w:tmpl w:val="CDA85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A1E1920"/>
    <w:multiLevelType w:val="hybridMultilevel"/>
    <w:tmpl w:val="19C4D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B8275A0"/>
    <w:multiLevelType w:val="hybridMultilevel"/>
    <w:tmpl w:val="7FAA1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BB46F00"/>
    <w:multiLevelType w:val="hybridMultilevel"/>
    <w:tmpl w:val="38F69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C7976EB"/>
    <w:multiLevelType w:val="hybridMultilevel"/>
    <w:tmpl w:val="DF38E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CCE38D8"/>
    <w:multiLevelType w:val="hybridMultilevel"/>
    <w:tmpl w:val="CDDCF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D2C55DC"/>
    <w:multiLevelType w:val="hybridMultilevel"/>
    <w:tmpl w:val="4C3AB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D6321B9"/>
    <w:multiLevelType w:val="hybridMultilevel"/>
    <w:tmpl w:val="BDD2B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DDA6D82"/>
    <w:multiLevelType w:val="hybridMultilevel"/>
    <w:tmpl w:val="DDE41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E26552B"/>
    <w:multiLevelType w:val="hybridMultilevel"/>
    <w:tmpl w:val="2A7C1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F967DE8"/>
    <w:multiLevelType w:val="hybridMultilevel"/>
    <w:tmpl w:val="FAB45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FA94A6D"/>
    <w:multiLevelType w:val="hybridMultilevel"/>
    <w:tmpl w:val="0CC06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975637">
    <w:abstractNumId w:val="174"/>
  </w:num>
  <w:num w:numId="2" w16cid:durableId="484585429">
    <w:abstractNumId w:val="82"/>
  </w:num>
  <w:num w:numId="3" w16cid:durableId="83501517">
    <w:abstractNumId w:val="135"/>
  </w:num>
  <w:num w:numId="4" w16cid:durableId="283344769">
    <w:abstractNumId w:val="92"/>
  </w:num>
  <w:num w:numId="5" w16cid:durableId="949707483">
    <w:abstractNumId w:val="49"/>
  </w:num>
  <w:num w:numId="6" w16cid:durableId="2829527">
    <w:abstractNumId w:val="127"/>
  </w:num>
  <w:num w:numId="7" w16cid:durableId="1208028361">
    <w:abstractNumId w:val="67"/>
  </w:num>
  <w:num w:numId="8" w16cid:durableId="732891496">
    <w:abstractNumId w:val="13"/>
  </w:num>
  <w:num w:numId="9" w16cid:durableId="370808725">
    <w:abstractNumId w:val="138"/>
  </w:num>
  <w:num w:numId="10" w16cid:durableId="406848076">
    <w:abstractNumId w:val="68"/>
  </w:num>
  <w:num w:numId="11" w16cid:durableId="1661813208">
    <w:abstractNumId w:val="93"/>
  </w:num>
  <w:num w:numId="12" w16cid:durableId="1338800381">
    <w:abstractNumId w:val="117"/>
  </w:num>
  <w:num w:numId="13" w16cid:durableId="1981612229">
    <w:abstractNumId w:val="73"/>
  </w:num>
  <w:num w:numId="14" w16cid:durableId="729042818">
    <w:abstractNumId w:val="165"/>
  </w:num>
  <w:num w:numId="15" w16cid:durableId="714624300">
    <w:abstractNumId w:val="114"/>
  </w:num>
  <w:num w:numId="16" w16cid:durableId="628514822">
    <w:abstractNumId w:val="16"/>
  </w:num>
  <w:num w:numId="17" w16cid:durableId="1163664283">
    <w:abstractNumId w:val="60"/>
  </w:num>
  <w:num w:numId="18" w16cid:durableId="1139111987">
    <w:abstractNumId w:val="20"/>
  </w:num>
  <w:num w:numId="19" w16cid:durableId="705913772">
    <w:abstractNumId w:val="170"/>
  </w:num>
  <w:num w:numId="20" w16cid:durableId="1049066018">
    <w:abstractNumId w:val="55"/>
  </w:num>
  <w:num w:numId="21" w16cid:durableId="1278685679">
    <w:abstractNumId w:val="95"/>
  </w:num>
  <w:num w:numId="22" w16cid:durableId="1246181775">
    <w:abstractNumId w:val="103"/>
  </w:num>
  <w:num w:numId="23" w16cid:durableId="1154639214">
    <w:abstractNumId w:val="176"/>
  </w:num>
  <w:num w:numId="24" w16cid:durableId="1235357357">
    <w:abstractNumId w:val="46"/>
  </w:num>
  <w:num w:numId="25" w16cid:durableId="775058988">
    <w:abstractNumId w:val="85"/>
  </w:num>
  <w:num w:numId="26" w16cid:durableId="1978490445">
    <w:abstractNumId w:val="139"/>
  </w:num>
  <w:num w:numId="27" w16cid:durableId="824124247">
    <w:abstractNumId w:val="166"/>
  </w:num>
  <w:num w:numId="28" w16cid:durableId="382291752">
    <w:abstractNumId w:val="15"/>
  </w:num>
  <w:num w:numId="29" w16cid:durableId="1397708724">
    <w:abstractNumId w:val="118"/>
  </w:num>
  <w:num w:numId="30" w16cid:durableId="1705716610">
    <w:abstractNumId w:val="121"/>
  </w:num>
  <w:num w:numId="31" w16cid:durableId="577716975">
    <w:abstractNumId w:val="8"/>
  </w:num>
  <w:num w:numId="32" w16cid:durableId="808475300">
    <w:abstractNumId w:val="34"/>
  </w:num>
  <w:num w:numId="33" w16cid:durableId="214317147">
    <w:abstractNumId w:val="70"/>
  </w:num>
  <w:num w:numId="34" w16cid:durableId="297690913">
    <w:abstractNumId w:val="57"/>
  </w:num>
  <w:num w:numId="35" w16cid:durableId="1276060374">
    <w:abstractNumId w:val="65"/>
  </w:num>
  <w:num w:numId="36" w16cid:durableId="220680500">
    <w:abstractNumId w:val="23"/>
  </w:num>
  <w:num w:numId="37" w16cid:durableId="811403871">
    <w:abstractNumId w:val="179"/>
  </w:num>
  <w:num w:numId="38" w16cid:durableId="380906901">
    <w:abstractNumId w:val="115"/>
  </w:num>
  <w:num w:numId="39" w16cid:durableId="194851834">
    <w:abstractNumId w:val="75"/>
  </w:num>
  <w:num w:numId="40" w16cid:durableId="1409116354">
    <w:abstractNumId w:val="69"/>
  </w:num>
  <w:num w:numId="41" w16cid:durableId="782650122">
    <w:abstractNumId w:val="26"/>
  </w:num>
  <w:num w:numId="42" w16cid:durableId="956713242">
    <w:abstractNumId w:val="63"/>
  </w:num>
  <w:num w:numId="43" w16cid:durableId="2018188268">
    <w:abstractNumId w:val="111"/>
  </w:num>
  <w:num w:numId="44" w16cid:durableId="262495334">
    <w:abstractNumId w:val="24"/>
  </w:num>
  <w:num w:numId="45" w16cid:durableId="1937325324">
    <w:abstractNumId w:val="88"/>
  </w:num>
  <w:num w:numId="46" w16cid:durableId="1915122754">
    <w:abstractNumId w:val="101"/>
  </w:num>
  <w:num w:numId="47" w16cid:durableId="501284888">
    <w:abstractNumId w:val="87"/>
  </w:num>
  <w:num w:numId="48" w16cid:durableId="1748068430">
    <w:abstractNumId w:val="91"/>
  </w:num>
  <w:num w:numId="49" w16cid:durableId="556283317">
    <w:abstractNumId w:val="25"/>
  </w:num>
  <w:num w:numId="50" w16cid:durableId="1365985935">
    <w:abstractNumId w:val="10"/>
  </w:num>
  <w:num w:numId="51" w16cid:durableId="1501313292">
    <w:abstractNumId w:val="51"/>
  </w:num>
  <w:num w:numId="52" w16cid:durableId="1656762470">
    <w:abstractNumId w:val="0"/>
  </w:num>
  <w:num w:numId="53" w16cid:durableId="315648129">
    <w:abstractNumId w:val="123"/>
  </w:num>
  <w:num w:numId="54" w16cid:durableId="702560395">
    <w:abstractNumId w:val="128"/>
  </w:num>
  <w:num w:numId="55" w16cid:durableId="1394307475">
    <w:abstractNumId w:val="122"/>
  </w:num>
  <w:num w:numId="56" w16cid:durableId="29232354">
    <w:abstractNumId w:val="124"/>
  </w:num>
  <w:num w:numId="57" w16cid:durableId="43526066">
    <w:abstractNumId w:val="22"/>
  </w:num>
  <w:num w:numId="58" w16cid:durableId="51852046">
    <w:abstractNumId w:val="130"/>
  </w:num>
  <w:num w:numId="59" w16cid:durableId="887961295">
    <w:abstractNumId w:val="131"/>
  </w:num>
  <w:num w:numId="60" w16cid:durableId="720009994">
    <w:abstractNumId w:val="163"/>
  </w:num>
  <w:num w:numId="61" w16cid:durableId="483009345">
    <w:abstractNumId w:val="59"/>
  </w:num>
  <w:num w:numId="62" w16cid:durableId="1402871481">
    <w:abstractNumId w:val="83"/>
  </w:num>
  <w:num w:numId="63" w16cid:durableId="125510277">
    <w:abstractNumId w:val="152"/>
  </w:num>
  <w:num w:numId="64" w16cid:durableId="473110649">
    <w:abstractNumId w:val="32"/>
  </w:num>
  <w:num w:numId="65" w16cid:durableId="570577304">
    <w:abstractNumId w:val="146"/>
  </w:num>
  <w:num w:numId="66" w16cid:durableId="482819355">
    <w:abstractNumId w:val="164"/>
  </w:num>
  <w:num w:numId="67" w16cid:durableId="65956693">
    <w:abstractNumId w:val="167"/>
  </w:num>
  <w:num w:numId="68" w16cid:durableId="682634568">
    <w:abstractNumId w:val="98"/>
  </w:num>
  <w:num w:numId="69" w16cid:durableId="232662312">
    <w:abstractNumId w:val="33"/>
  </w:num>
  <w:num w:numId="70" w16cid:durableId="701367028">
    <w:abstractNumId w:val="19"/>
  </w:num>
  <w:num w:numId="71" w16cid:durableId="266500680">
    <w:abstractNumId w:val="143"/>
  </w:num>
  <w:num w:numId="72" w16cid:durableId="347609087">
    <w:abstractNumId w:val="110"/>
  </w:num>
  <w:num w:numId="73" w16cid:durableId="53281325">
    <w:abstractNumId w:val="44"/>
  </w:num>
  <w:num w:numId="74" w16cid:durableId="2043313343">
    <w:abstractNumId w:val="9"/>
  </w:num>
  <w:num w:numId="75" w16cid:durableId="583339718">
    <w:abstractNumId w:val="162"/>
  </w:num>
  <w:num w:numId="76" w16cid:durableId="11420020">
    <w:abstractNumId w:val="81"/>
  </w:num>
  <w:num w:numId="77" w16cid:durableId="331376136">
    <w:abstractNumId w:val="12"/>
  </w:num>
  <w:num w:numId="78" w16cid:durableId="2123841614">
    <w:abstractNumId w:val="77"/>
  </w:num>
  <w:num w:numId="79" w16cid:durableId="56559351">
    <w:abstractNumId w:val="133"/>
  </w:num>
  <w:num w:numId="80" w16cid:durableId="1694720347">
    <w:abstractNumId w:val="47"/>
  </w:num>
  <w:num w:numId="81" w16cid:durableId="1935703820">
    <w:abstractNumId w:val="109"/>
  </w:num>
  <w:num w:numId="82" w16cid:durableId="960183745">
    <w:abstractNumId w:val="100"/>
  </w:num>
  <w:num w:numId="83" w16cid:durableId="847719286">
    <w:abstractNumId w:val="14"/>
  </w:num>
  <w:num w:numId="84" w16cid:durableId="2093431435">
    <w:abstractNumId w:val="35"/>
  </w:num>
  <w:num w:numId="85" w16cid:durableId="1200820637">
    <w:abstractNumId w:val="108"/>
  </w:num>
  <w:num w:numId="86" w16cid:durableId="32510676">
    <w:abstractNumId w:val="17"/>
  </w:num>
  <w:num w:numId="87" w16cid:durableId="1661351378">
    <w:abstractNumId w:val="175"/>
  </w:num>
  <w:num w:numId="88" w16cid:durableId="783815149">
    <w:abstractNumId w:val="129"/>
  </w:num>
  <w:num w:numId="89" w16cid:durableId="1319651478">
    <w:abstractNumId w:val="107"/>
  </w:num>
  <w:num w:numId="90" w16cid:durableId="1780905427">
    <w:abstractNumId w:val="137"/>
  </w:num>
  <w:num w:numId="91" w16cid:durableId="1406302209">
    <w:abstractNumId w:val="7"/>
  </w:num>
  <w:num w:numId="92" w16cid:durableId="1259756387">
    <w:abstractNumId w:val="76"/>
  </w:num>
  <w:num w:numId="93" w16cid:durableId="2089157196">
    <w:abstractNumId w:val="86"/>
  </w:num>
  <w:num w:numId="94" w16cid:durableId="274753551">
    <w:abstractNumId w:val="116"/>
  </w:num>
  <w:num w:numId="95" w16cid:durableId="1198159590">
    <w:abstractNumId w:val="48"/>
  </w:num>
  <w:num w:numId="96" w16cid:durableId="961308041">
    <w:abstractNumId w:val="6"/>
  </w:num>
  <w:num w:numId="97" w16cid:durableId="1980383587">
    <w:abstractNumId w:val="126"/>
  </w:num>
  <w:num w:numId="98" w16cid:durableId="100808633">
    <w:abstractNumId w:val="178"/>
  </w:num>
  <w:num w:numId="99" w16cid:durableId="1069380819">
    <w:abstractNumId w:val="39"/>
  </w:num>
  <w:num w:numId="100" w16cid:durableId="1197503610">
    <w:abstractNumId w:val="99"/>
  </w:num>
  <w:num w:numId="101" w16cid:durableId="2146654514">
    <w:abstractNumId w:val="11"/>
  </w:num>
  <w:num w:numId="102" w16cid:durableId="276715420">
    <w:abstractNumId w:val="104"/>
  </w:num>
  <w:num w:numId="103" w16cid:durableId="336270379">
    <w:abstractNumId w:val="156"/>
  </w:num>
  <w:num w:numId="104" w16cid:durableId="1647123243">
    <w:abstractNumId w:val="134"/>
  </w:num>
  <w:num w:numId="105" w16cid:durableId="704256054">
    <w:abstractNumId w:val="4"/>
  </w:num>
  <w:num w:numId="106" w16cid:durableId="379941083">
    <w:abstractNumId w:val="78"/>
  </w:num>
  <w:num w:numId="107" w16cid:durableId="486483773">
    <w:abstractNumId w:val="180"/>
  </w:num>
  <w:num w:numId="108" w16cid:durableId="1203321015">
    <w:abstractNumId w:val="29"/>
  </w:num>
  <w:num w:numId="109" w16cid:durableId="277179766">
    <w:abstractNumId w:val="28"/>
  </w:num>
  <w:num w:numId="110" w16cid:durableId="298807679">
    <w:abstractNumId w:val="161"/>
  </w:num>
  <w:num w:numId="111" w16cid:durableId="1233587502">
    <w:abstractNumId w:val="113"/>
  </w:num>
  <w:num w:numId="112" w16cid:durableId="1683969363">
    <w:abstractNumId w:val="41"/>
  </w:num>
  <w:num w:numId="113" w16cid:durableId="672759338">
    <w:abstractNumId w:val="136"/>
  </w:num>
  <w:num w:numId="114" w16cid:durableId="992831695">
    <w:abstractNumId w:val="27"/>
  </w:num>
  <w:num w:numId="115" w16cid:durableId="996345148">
    <w:abstractNumId w:val="5"/>
  </w:num>
  <w:num w:numId="116" w16cid:durableId="1897937731">
    <w:abstractNumId w:val="66"/>
  </w:num>
  <w:num w:numId="117" w16cid:durableId="2105178133">
    <w:abstractNumId w:val="38"/>
  </w:num>
  <w:num w:numId="118" w16cid:durableId="693113305">
    <w:abstractNumId w:val="144"/>
  </w:num>
  <w:num w:numId="119" w16cid:durableId="787626334">
    <w:abstractNumId w:val="177"/>
  </w:num>
  <w:num w:numId="120" w16cid:durableId="940524863">
    <w:abstractNumId w:val="96"/>
  </w:num>
  <w:num w:numId="121" w16cid:durableId="467089966">
    <w:abstractNumId w:val="90"/>
  </w:num>
  <w:num w:numId="122" w16cid:durableId="1700928808">
    <w:abstractNumId w:val="62"/>
  </w:num>
  <w:num w:numId="123" w16cid:durableId="692539112">
    <w:abstractNumId w:val="120"/>
  </w:num>
  <w:num w:numId="124" w16cid:durableId="2077118912">
    <w:abstractNumId w:val="160"/>
  </w:num>
  <w:num w:numId="125" w16cid:durableId="1249968186">
    <w:abstractNumId w:val="155"/>
  </w:num>
  <w:num w:numId="126" w16cid:durableId="442648762">
    <w:abstractNumId w:val="106"/>
  </w:num>
  <w:num w:numId="127" w16cid:durableId="360516257">
    <w:abstractNumId w:val="145"/>
  </w:num>
  <w:num w:numId="128" w16cid:durableId="84693127">
    <w:abstractNumId w:val="1"/>
  </w:num>
  <w:num w:numId="129" w16cid:durableId="999888649">
    <w:abstractNumId w:val="148"/>
  </w:num>
  <w:num w:numId="130" w16cid:durableId="1487741268">
    <w:abstractNumId w:val="71"/>
  </w:num>
  <w:num w:numId="131" w16cid:durableId="61100461">
    <w:abstractNumId w:val="58"/>
  </w:num>
  <w:num w:numId="132" w16cid:durableId="835727140">
    <w:abstractNumId w:val="74"/>
  </w:num>
  <w:num w:numId="133" w16cid:durableId="1412310614">
    <w:abstractNumId w:val="132"/>
  </w:num>
  <w:num w:numId="134" w16cid:durableId="557328625">
    <w:abstractNumId w:val="141"/>
  </w:num>
  <w:num w:numId="135" w16cid:durableId="258415526">
    <w:abstractNumId w:val="154"/>
  </w:num>
  <w:num w:numId="136" w16cid:durableId="286159286">
    <w:abstractNumId w:val="43"/>
  </w:num>
  <w:num w:numId="137" w16cid:durableId="246765666">
    <w:abstractNumId w:val="142"/>
  </w:num>
  <w:num w:numId="138" w16cid:durableId="931203881">
    <w:abstractNumId w:val="105"/>
  </w:num>
  <w:num w:numId="139" w16cid:durableId="449324797">
    <w:abstractNumId w:val="168"/>
  </w:num>
  <w:num w:numId="140" w16cid:durableId="397359871">
    <w:abstractNumId w:val="18"/>
  </w:num>
  <w:num w:numId="141" w16cid:durableId="82996001">
    <w:abstractNumId w:val="36"/>
  </w:num>
  <w:num w:numId="142" w16cid:durableId="781146368">
    <w:abstractNumId w:val="42"/>
  </w:num>
  <w:num w:numId="143" w16cid:durableId="320351966">
    <w:abstractNumId w:val="79"/>
  </w:num>
  <w:num w:numId="144" w16cid:durableId="1305086787">
    <w:abstractNumId w:val="45"/>
  </w:num>
  <w:num w:numId="145" w16cid:durableId="768425443">
    <w:abstractNumId w:val="172"/>
  </w:num>
  <w:num w:numId="146" w16cid:durableId="1859655119">
    <w:abstractNumId w:val="125"/>
  </w:num>
  <w:num w:numId="147" w16cid:durableId="1726679389">
    <w:abstractNumId w:val="158"/>
  </w:num>
  <w:num w:numId="148" w16cid:durableId="266356161">
    <w:abstractNumId w:val="56"/>
  </w:num>
  <w:num w:numId="149" w16cid:durableId="796071928">
    <w:abstractNumId w:val="89"/>
  </w:num>
  <w:num w:numId="150" w16cid:durableId="806319025">
    <w:abstractNumId w:val="40"/>
  </w:num>
  <w:num w:numId="151" w16cid:durableId="1916355199">
    <w:abstractNumId w:val="72"/>
  </w:num>
  <w:num w:numId="152" w16cid:durableId="643315464">
    <w:abstractNumId w:val="157"/>
  </w:num>
  <w:num w:numId="153" w16cid:durableId="1726635534">
    <w:abstractNumId w:val="37"/>
  </w:num>
  <w:num w:numId="154" w16cid:durableId="1371953464">
    <w:abstractNumId w:val="2"/>
  </w:num>
  <w:num w:numId="155" w16cid:durableId="1459912291">
    <w:abstractNumId w:val="171"/>
  </w:num>
  <w:num w:numId="156" w16cid:durableId="990403381">
    <w:abstractNumId w:val="102"/>
  </w:num>
  <w:num w:numId="157" w16cid:durableId="2020348871">
    <w:abstractNumId w:val="173"/>
  </w:num>
  <w:num w:numId="158" w16cid:durableId="87502099">
    <w:abstractNumId w:val="147"/>
  </w:num>
  <w:num w:numId="159" w16cid:durableId="1234240786">
    <w:abstractNumId w:val="52"/>
  </w:num>
  <w:num w:numId="160" w16cid:durableId="600650689">
    <w:abstractNumId w:val="61"/>
  </w:num>
  <w:num w:numId="161" w16cid:durableId="1729299349">
    <w:abstractNumId w:val="31"/>
  </w:num>
  <w:num w:numId="162" w16cid:durableId="774982390">
    <w:abstractNumId w:val="169"/>
  </w:num>
  <w:num w:numId="163" w16cid:durableId="1095325632">
    <w:abstractNumId w:val="64"/>
  </w:num>
  <w:num w:numId="164" w16cid:durableId="1952543454">
    <w:abstractNumId w:val="30"/>
  </w:num>
  <w:num w:numId="165" w16cid:durableId="1004239115">
    <w:abstractNumId w:val="151"/>
  </w:num>
  <w:num w:numId="166" w16cid:durableId="1289431792">
    <w:abstractNumId w:val="140"/>
  </w:num>
  <w:num w:numId="167" w16cid:durableId="1194612385">
    <w:abstractNumId w:val="54"/>
  </w:num>
  <w:num w:numId="168" w16cid:durableId="1059743463">
    <w:abstractNumId w:val="149"/>
  </w:num>
  <w:num w:numId="169" w16cid:durableId="2032994954">
    <w:abstractNumId w:val="3"/>
  </w:num>
  <w:num w:numId="170" w16cid:durableId="1104770141">
    <w:abstractNumId w:val="112"/>
  </w:num>
  <w:num w:numId="171" w16cid:durableId="109126076">
    <w:abstractNumId w:val="119"/>
  </w:num>
  <w:num w:numId="172" w16cid:durableId="1541282158">
    <w:abstractNumId w:val="97"/>
  </w:num>
  <w:num w:numId="173" w16cid:durableId="160394181">
    <w:abstractNumId w:val="53"/>
  </w:num>
  <w:num w:numId="174" w16cid:durableId="7484825">
    <w:abstractNumId w:val="150"/>
  </w:num>
  <w:num w:numId="175" w16cid:durableId="1986738310">
    <w:abstractNumId w:val="50"/>
  </w:num>
  <w:num w:numId="176" w16cid:durableId="147208601">
    <w:abstractNumId w:val="153"/>
  </w:num>
  <w:num w:numId="177" w16cid:durableId="161747053">
    <w:abstractNumId w:val="94"/>
  </w:num>
  <w:num w:numId="178" w16cid:durableId="1355231072">
    <w:abstractNumId w:val="84"/>
  </w:num>
  <w:num w:numId="179" w16cid:durableId="640380531">
    <w:abstractNumId w:val="21"/>
  </w:num>
  <w:num w:numId="180" w16cid:durableId="302739426">
    <w:abstractNumId w:val="159"/>
  </w:num>
  <w:num w:numId="181" w16cid:durableId="1012873404">
    <w:abstractNumId w:val="80"/>
  </w:num>
  <w:numIdMacAtCleanup w:val="1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59"/>
    <w:rsid w:val="000011CA"/>
    <w:rsid w:val="0000230A"/>
    <w:rsid w:val="00002C5D"/>
    <w:rsid w:val="00005481"/>
    <w:rsid w:val="00006C4B"/>
    <w:rsid w:val="0001025B"/>
    <w:rsid w:val="000107C0"/>
    <w:rsid w:val="0001159B"/>
    <w:rsid w:val="00012BE0"/>
    <w:rsid w:val="0001323B"/>
    <w:rsid w:val="00013263"/>
    <w:rsid w:val="00014048"/>
    <w:rsid w:val="00017145"/>
    <w:rsid w:val="0001719A"/>
    <w:rsid w:val="00017992"/>
    <w:rsid w:val="0002063F"/>
    <w:rsid w:val="00021311"/>
    <w:rsid w:val="00021F5C"/>
    <w:rsid w:val="00023CA3"/>
    <w:rsid w:val="00024A34"/>
    <w:rsid w:val="00024B02"/>
    <w:rsid w:val="00026C5F"/>
    <w:rsid w:val="00030A1B"/>
    <w:rsid w:val="0003594C"/>
    <w:rsid w:val="00036642"/>
    <w:rsid w:val="00036713"/>
    <w:rsid w:val="0003773B"/>
    <w:rsid w:val="00040700"/>
    <w:rsid w:val="00042288"/>
    <w:rsid w:val="00042D5E"/>
    <w:rsid w:val="00045090"/>
    <w:rsid w:val="00045190"/>
    <w:rsid w:val="000457C2"/>
    <w:rsid w:val="00046443"/>
    <w:rsid w:val="000511CC"/>
    <w:rsid w:val="00051C8C"/>
    <w:rsid w:val="0005795E"/>
    <w:rsid w:val="00060784"/>
    <w:rsid w:val="00061453"/>
    <w:rsid w:val="000618F3"/>
    <w:rsid w:val="00061CBE"/>
    <w:rsid w:val="0006474D"/>
    <w:rsid w:val="00065C3A"/>
    <w:rsid w:val="000664FB"/>
    <w:rsid w:val="00071D72"/>
    <w:rsid w:val="00072647"/>
    <w:rsid w:val="00074424"/>
    <w:rsid w:val="00074528"/>
    <w:rsid w:val="000759D4"/>
    <w:rsid w:val="00076378"/>
    <w:rsid w:val="00081AA9"/>
    <w:rsid w:val="000853DF"/>
    <w:rsid w:val="00087426"/>
    <w:rsid w:val="000878EA"/>
    <w:rsid w:val="00090E75"/>
    <w:rsid w:val="00090F8D"/>
    <w:rsid w:val="00092CC1"/>
    <w:rsid w:val="0009772F"/>
    <w:rsid w:val="00097AD2"/>
    <w:rsid w:val="000A089B"/>
    <w:rsid w:val="000A0E2F"/>
    <w:rsid w:val="000A2592"/>
    <w:rsid w:val="000A2A98"/>
    <w:rsid w:val="000A638D"/>
    <w:rsid w:val="000B127B"/>
    <w:rsid w:val="000B1393"/>
    <w:rsid w:val="000B467C"/>
    <w:rsid w:val="000B4759"/>
    <w:rsid w:val="000B4A05"/>
    <w:rsid w:val="000B70E6"/>
    <w:rsid w:val="000B7424"/>
    <w:rsid w:val="000C05BE"/>
    <w:rsid w:val="000C1D81"/>
    <w:rsid w:val="000C3102"/>
    <w:rsid w:val="000C4B39"/>
    <w:rsid w:val="000C62D9"/>
    <w:rsid w:val="000C6B06"/>
    <w:rsid w:val="000D0A3F"/>
    <w:rsid w:val="000D1463"/>
    <w:rsid w:val="000D2680"/>
    <w:rsid w:val="000D41D8"/>
    <w:rsid w:val="000D490F"/>
    <w:rsid w:val="000D541D"/>
    <w:rsid w:val="000E00C4"/>
    <w:rsid w:val="000E0D2D"/>
    <w:rsid w:val="000E6157"/>
    <w:rsid w:val="000E6AD6"/>
    <w:rsid w:val="000E71FE"/>
    <w:rsid w:val="000F1F0B"/>
    <w:rsid w:val="000F4A12"/>
    <w:rsid w:val="000F4A65"/>
    <w:rsid w:val="000F7A53"/>
    <w:rsid w:val="000F7BB3"/>
    <w:rsid w:val="001012C4"/>
    <w:rsid w:val="00101436"/>
    <w:rsid w:val="0010238E"/>
    <w:rsid w:val="00102468"/>
    <w:rsid w:val="00103169"/>
    <w:rsid w:val="00104264"/>
    <w:rsid w:val="001048A2"/>
    <w:rsid w:val="00105270"/>
    <w:rsid w:val="00105783"/>
    <w:rsid w:val="00105E6D"/>
    <w:rsid w:val="0011375C"/>
    <w:rsid w:val="00114460"/>
    <w:rsid w:val="001146DC"/>
    <w:rsid w:val="001151AC"/>
    <w:rsid w:val="001174C8"/>
    <w:rsid w:val="001212B0"/>
    <w:rsid w:val="001221A6"/>
    <w:rsid w:val="00125A13"/>
    <w:rsid w:val="00126DE6"/>
    <w:rsid w:val="001272B3"/>
    <w:rsid w:val="001310CB"/>
    <w:rsid w:val="0013127E"/>
    <w:rsid w:val="0013212B"/>
    <w:rsid w:val="00135C04"/>
    <w:rsid w:val="00135CE8"/>
    <w:rsid w:val="001367A9"/>
    <w:rsid w:val="0013711C"/>
    <w:rsid w:val="0013745F"/>
    <w:rsid w:val="00141C61"/>
    <w:rsid w:val="00141DA4"/>
    <w:rsid w:val="00143A1A"/>
    <w:rsid w:val="001440BF"/>
    <w:rsid w:val="00146378"/>
    <w:rsid w:val="0014687F"/>
    <w:rsid w:val="00147944"/>
    <w:rsid w:val="00151051"/>
    <w:rsid w:val="00152014"/>
    <w:rsid w:val="00154438"/>
    <w:rsid w:val="00154F28"/>
    <w:rsid w:val="0015507D"/>
    <w:rsid w:val="00155EB6"/>
    <w:rsid w:val="00156F9F"/>
    <w:rsid w:val="001612A9"/>
    <w:rsid w:val="001614BD"/>
    <w:rsid w:val="00163096"/>
    <w:rsid w:val="0016341D"/>
    <w:rsid w:val="00163BC3"/>
    <w:rsid w:val="00165462"/>
    <w:rsid w:val="00166704"/>
    <w:rsid w:val="0017019D"/>
    <w:rsid w:val="00171EA0"/>
    <w:rsid w:val="00172FAF"/>
    <w:rsid w:val="001741C1"/>
    <w:rsid w:val="0017795F"/>
    <w:rsid w:val="00177EA2"/>
    <w:rsid w:val="00180422"/>
    <w:rsid w:val="00180C08"/>
    <w:rsid w:val="00184903"/>
    <w:rsid w:val="0018652E"/>
    <w:rsid w:val="00186A22"/>
    <w:rsid w:val="0018794F"/>
    <w:rsid w:val="00187B1E"/>
    <w:rsid w:val="00193AAC"/>
    <w:rsid w:val="001942F6"/>
    <w:rsid w:val="00196373"/>
    <w:rsid w:val="00196B85"/>
    <w:rsid w:val="00197A99"/>
    <w:rsid w:val="001A03A9"/>
    <w:rsid w:val="001A3D13"/>
    <w:rsid w:val="001A5117"/>
    <w:rsid w:val="001A57B8"/>
    <w:rsid w:val="001A633D"/>
    <w:rsid w:val="001B1A8B"/>
    <w:rsid w:val="001B2730"/>
    <w:rsid w:val="001B2D1B"/>
    <w:rsid w:val="001B42B5"/>
    <w:rsid w:val="001B4E26"/>
    <w:rsid w:val="001B729E"/>
    <w:rsid w:val="001B7FD0"/>
    <w:rsid w:val="001C0790"/>
    <w:rsid w:val="001C1A31"/>
    <w:rsid w:val="001C23AE"/>
    <w:rsid w:val="001C5CEA"/>
    <w:rsid w:val="001D1A64"/>
    <w:rsid w:val="001D358E"/>
    <w:rsid w:val="001D4B6A"/>
    <w:rsid w:val="001D5873"/>
    <w:rsid w:val="001D5D80"/>
    <w:rsid w:val="001D6295"/>
    <w:rsid w:val="001D677B"/>
    <w:rsid w:val="001D6B06"/>
    <w:rsid w:val="001E17DF"/>
    <w:rsid w:val="001E1A51"/>
    <w:rsid w:val="001E1BEA"/>
    <w:rsid w:val="001E2967"/>
    <w:rsid w:val="001E2FC0"/>
    <w:rsid w:val="001E73A0"/>
    <w:rsid w:val="001F145E"/>
    <w:rsid w:val="001F286C"/>
    <w:rsid w:val="00200651"/>
    <w:rsid w:val="00203F60"/>
    <w:rsid w:val="002053E9"/>
    <w:rsid w:val="002056AF"/>
    <w:rsid w:val="002073E9"/>
    <w:rsid w:val="00207FDC"/>
    <w:rsid w:val="00211EAC"/>
    <w:rsid w:val="00213297"/>
    <w:rsid w:val="00213B68"/>
    <w:rsid w:val="0021605B"/>
    <w:rsid w:val="00216C9C"/>
    <w:rsid w:val="00220517"/>
    <w:rsid w:val="00220789"/>
    <w:rsid w:val="002227FE"/>
    <w:rsid w:val="00222E29"/>
    <w:rsid w:val="00223C3C"/>
    <w:rsid w:val="00223D20"/>
    <w:rsid w:val="002254E2"/>
    <w:rsid w:val="00225A12"/>
    <w:rsid w:val="0022686B"/>
    <w:rsid w:val="00230252"/>
    <w:rsid w:val="002334A0"/>
    <w:rsid w:val="002345ED"/>
    <w:rsid w:val="00235D4E"/>
    <w:rsid w:val="00236B0F"/>
    <w:rsid w:val="00237306"/>
    <w:rsid w:val="00237558"/>
    <w:rsid w:val="00240803"/>
    <w:rsid w:val="00240AF3"/>
    <w:rsid w:val="00243963"/>
    <w:rsid w:val="002440D5"/>
    <w:rsid w:val="002450C5"/>
    <w:rsid w:val="00246459"/>
    <w:rsid w:val="002465F8"/>
    <w:rsid w:val="00246729"/>
    <w:rsid w:val="00246CD9"/>
    <w:rsid w:val="00247906"/>
    <w:rsid w:val="002502ED"/>
    <w:rsid w:val="0025039D"/>
    <w:rsid w:val="00251920"/>
    <w:rsid w:val="00252226"/>
    <w:rsid w:val="00253BA8"/>
    <w:rsid w:val="00254267"/>
    <w:rsid w:val="00256C9B"/>
    <w:rsid w:val="002617A9"/>
    <w:rsid w:val="00261DA8"/>
    <w:rsid w:val="00262040"/>
    <w:rsid w:val="00263A86"/>
    <w:rsid w:val="00263B12"/>
    <w:rsid w:val="00264474"/>
    <w:rsid w:val="00265FA6"/>
    <w:rsid w:val="002665BE"/>
    <w:rsid w:val="002725B6"/>
    <w:rsid w:val="00273F21"/>
    <w:rsid w:val="0027485F"/>
    <w:rsid w:val="00275481"/>
    <w:rsid w:val="0027673D"/>
    <w:rsid w:val="00281F97"/>
    <w:rsid w:val="00283C97"/>
    <w:rsid w:val="00284466"/>
    <w:rsid w:val="002851E9"/>
    <w:rsid w:val="00285612"/>
    <w:rsid w:val="00285FCD"/>
    <w:rsid w:val="00286EF6"/>
    <w:rsid w:val="002900C2"/>
    <w:rsid w:val="00291B59"/>
    <w:rsid w:val="00294CFB"/>
    <w:rsid w:val="002960A9"/>
    <w:rsid w:val="002A02DF"/>
    <w:rsid w:val="002A12CE"/>
    <w:rsid w:val="002A1335"/>
    <w:rsid w:val="002A3FE9"/>
    <w:rsid w:val="002A4F30"/>
    <w:rsid w:val="002A5485"/>
    <w:rsid w:val="002A5D03"/>
    <w:rsid w:val="002A61C7"/>
    <w:rsid w:val="002A7B7B"/>
    <w:rsid w:val="002B1A23"/>
    <w:rsid w:val="002B323F"/>
    <w:rsid w:val="002B32B1"/>
    <w:rsid w:val="002B4AAB"/>
    <w:rsid w:val="002B5152"/>
    <w:rsid w:val="002B51A8"/>
    <w:rsid w:val="002B6679"/>
    <w:rsid w:val="002B75EF"/>
    <w:rsid w:val="002B79FA"/>
    <w:rsid w:val="002C1A73"/>
    <w:rsid w:val="002C1DF0"/>
    <w:rsid w:val="002C427C"/>
    <w:rsid w:val="002C494D"/>
    <w:rsid w:val="002C556F"/>
    <w:rsid w:val="002C5B50"/>
    <w:rsid w:val="002D0982"/>
    <w:rsid w:val="002D09BE"/>
    <w:rsid w:val="002D1342"/>
    <w:rsid w:val="002D2276"/>
    <w:rsid w:val="002D243C"/>
    <w:rsid w:val="002D2D69"/>
    <w:rsid w:val="002D368F"/>
    <w:rsid w:val="002D3E6F"/>
    <w:rsid w:val="002D68DE"/>
    <w:rsid w:val="002D7BC1"/>
    <w:rsid w:val="002E14CC"/>
    <w:rsid w:val="002E28CF"/>
    <w:rsid w:val="002E333D"/>
    <w:rsid w:val="002E5107"/>
    <w:rsid w:val="002E618D"/>
    <w:rsid w:val="002E682C"/>
    <w:rsid w:val="002E6CD5"/>
    <w:rsid w:val="002E6D1E"/>
    <w:rsid w:val="002E7984"/>
    <w:rsid w:val="002F03F5"/>
    <w:rsid w:val="002F47F0"/>
    <w:rsid w:val="002F640D"/>
    <w:rsid w:val="002F713F"/>
    <w:rsid w:val="00303EC1"/>
    <w:rsid w:val="003056A9"/>
    <w:rsid w:val="003068A3"/>
    <w:rsid w:val="003074A4"/>
    <w:rsid w:val="003079B1"/>
    <w:rsid w:val="0031060A"/>
    <w:rsid w:val="00311C41"/>
    <w:rsid w:val="00311CC9"/>
    <w:rsid w:val="0031231E"/>
    <w:rsid w:val="00313376"/>
    <w:rsid w:val="0031527F"/>
    <w:rsid w:val="00315410"/>
    <w:rsid w:val="00315876"/>
    <w:rsid w:val="00320680"/>
    <w:rsid w:val="003213B9"/>
    <w:rsid w:val="00323DAC"/>
    <w:rsid w:val="00324C06"/>
    <w:rsid w:val="00325364"/>
    <w:rsid w:val="00325E00"/>
    <w:rsid w:val="00327E30"/>
    <w:rsid w:val="003324CA"/>
    <w:rsid w:val="00335038"/>
    <w:rsid w:val="003362BC"/>
    <w:rsid w:val="003415F5"/>
    <w:rsid w:val="00343A6F"/>
    <w:rsid w:val="00344A32"/>
    <w:rsid w:val="0034545D"/>
    <w:rsid w:val="0034582F"/>
    <w:rsid w:val="00345AC9"/>
    <w:rsid w:val="003466AB"/>
    <w:rsid w:val="00347519"/>
    <w:rsid w:val="00352DD0"/>
    <w:rsid w:val="0035372A"/>
    <w:rsid w:val="00353C5D"/>
    <w:rsid w:val="00353FD2"/>
    <w:rsid w:val="00354A2B"/>
    <w:rsid w:val="00357773"/>
    <w:rsid w:val="003616F7"/>
    <w:rsid w:val="003632BF"/>
    <w:rsid w:val="003636D5"/>
    <w:rsid w:val="00364746"/>
    <w:rsid w:val="0036644E"/>
    <w:rsid w:val="0036733E"/>
    <w:rsid w:val="00367961"/>
    <w:rsid w:val="00367FCE"/>
    <w:rsid w:val="00370586"/>
    <w:rsid w:val="00370BD0"/>
    <w:rsid w:val="00371B1F"/>
    <w:rsid w:val="003720F8"/>
    <w:rsid w:val="00372C75"/>
    <w:rsid w:val="00372FC5"/>
    <w:rsid w:val="00373228"/>
    <w:rsid w:val="003736D9"/>
    <w:rsid w:val="00373EEC"/>
    <w:rsid w:val="0037505F"/>
    <w:rsid w:val="003751CC"/>
    <w:rsid w:val="00375A4F"/>
    <w:rsid w:val="00375AE1"/>
    <w:rsid w:val="00375D95"/>
    <w:rsid w:val="00375FCB"/>
    <w:rsid w:val="00376DFE"/>
    <w:rsid w:val="00377EBC"/>
    <w:rsid w:val="00380139"/>
    <w:rsid w:val="003812F7"/>
    <w:rsid w:val="003818EE"/>
    <w:rsid w:val="00384D83"/>
    <w:rsid w:val="00384F73"/>
    <w:rsid w:val="003865C0"/>
    <w:rsid w:val="0039069B"/>
    <w:rsid w:val="00390875"/>
    <w:rsid w:val="00390D40"/>
    <w:rsid w:val="0039182C"/>
    <w:rsid w:val="0039190C"/>
    <w:rsid w:val="0039262C"/>
    <w:rsid w:val="003A316A"/>
    <w:rsid w:val="003A4F84"/>
    <w:rsid w:val="003A56F5"/>
    <w:rsid w:val="003A6109"/>
    <w:rsid w:val="003A615F"/>
    <w:rsid w:val="003A6942"/>
    <w:rsid w:val="003A7015"/>
    <w:rsid w:val="003B0E6D"/>
    <w:rsid w:val="003B1041"/>
    <w:rsid w:val="003B126A"/>
    <w:rsid w:val="003B1661"/>
    <w:rsid w:val="003B3968"/>
    <w:rsid w:val="003B4B51"/>
    <w:rsid w:val="003B54C3"/>
    <w:rsid w:val="003B6ABD"/>
    <w:rsid w:val="003C06FB"/>
    <w:rsid w:val="003C0AD5"/>
    <w:rsid w:val="003C4614"/>
    <w:rsid w:val="003C566D"/>
    <w:rsid w:val="003C7D95"/>
    <w:rsid w:val="003D05AF"/>
    <w:rsid w:val="003D2629"/>
    <w:rsid w:val="003D3395"/>
    <w:rsid w:val="003D3D33"/>
    <w:rsid w:val="003D474B"/>
    <w:rsid w:val="003D663B"/>
    <w:rsid w:val="003D66C4"/>
    <w:rsid w:val="003D6706"/>
    <w:rsid w:val="003D6A1B"/>
    <w:rsid w:val="003D7722"/>
    <w:rsid w:val="003D7BFF"/>
    <w:rsid w:val="003E005F"/>
    <w:rsid w:val="003E1DB4"/>
    <w:rsid w:val="003E357A"/>
    <w:rsid w:val="003E391E"/>
    <w:rsid w:val="003E6533"/>
    <w:rsid w:val="003E686F"/>
    <w:rsid w:val="003F1546"/>
    <w:rsid w:val="003F4049"/>
    <w:rsid w:val="003F5E6D"/>
    <w:rsid w:val="003F6046"/>
    <w:rsid w:val="003F6140"/>
    <w:rsid w:val="003F646C"/>
    <w:rsid w:val="003F7E48"/>
    <w:rsid w:val="004016EA"/>
    <w:rsid w:val="00404E52"/>
    <w:rsid w:val="00404F38"/>
    <w:rsid w:val="00405963"/>
    <w:rsid w:val="00407532"/>
    <w:rsid w:val="004101FA"/>
    <w:rsid w:val="00410561"/>
    <w:rsid w:val="00411ACE"/>
    <w:rsid w:val="00411CD3"/>
    <w:rsid w:val="00413E71"/>
    <w:rsid w:val="0041469C"/>
    <w:rsid w:val="00415555"/>
    <w:rsid w:val="00415986"/>
    <w:rsid w:val="00415DCC"/>
    <w:rsid w:val="0041685F"/>
    <w:rsid w:val="00416B6C"/>
    <w:rsid w:val="004203A5"/>
    <w:rsid w:val="004206F0"/>
    <w:rsid w:val="00420BFB"/>
    <w:rsid w:val="0042172F"/>
    <w:rsid w:val="00421C3F"/>
    <w:rsid w:val="0042321C"/>
    <w:rsid w:val="00424FC2"/>
    <w:rsid w:val="00425767"/>
    <w:rsid w:val="004268A3"/>
    <w:rsid w:val="00426902"/>
    <w:rsid w:val="004274C4"/>
    <w:rsid w:val="00427C85"/>
    <w:rsid w:val="00427F6B"/>
    <w:rsid w:val="00430F84"/>
    <w:rsid w:val="00430FCA"/>
    <w:rsid w:val="00431165"/>
    <w:rsid w:val="00431656"/>
    <w:rsid w:val="0043244A"/>
    <w:rsid w:val="00432BC7"/>
    <w:rsid w:val="0043309C"/>
    <w:rsid w:val="00433B6A"/>
    <w:rsid w:val="004341A7"/>
    <w:rsid w:val="00436C52"/>
    <w:rsid w:val="00437B19"/>
    <w:rsid w:val="004424DA"/>
    <w:rsid w:val="004427D1"/>
    <w:rsid w:val="0044422C"/>
    <w:rsid w:val="0044504B"/>
    <w:rsid w:val="00446A35"/>
    <w:rsid w:val="00446D83"/>
    <w:rsid w:val="00447325"/>
    <w:rsid w:val="00450FA1"/>
    <w:rsid w:val="004528C0"/>
    <w:rsid w:val="00453B3B"/>
    <w:rsid w:val="00455B60"/>
    <w:rsid w:val="00455CB9"/>
    <w:rsid w:val="00456CE8"/>
    <w:rsid w:val="00457140"/>
    <w:rsid w:val="004579B2"/>
    <w:rsid w:val="0046133E"/>
    <w:rsid w:val="004615DD"/>
    <w:rsid w:val="00463795"/>
    <w:rsid w:val="00463EB7"/>
    <w:rsid w:val="004704EA"/>
    <w:rsid w:val="0047077B"/>
    <w:rsid w:val="00470DD1"/>
    <w:rsid w:val="00471628"/>
    <w:rsid w:val="0047268C"/>
    <w:rsid w:val="00473C0F"/>
    <w:rsid w:val="00473D14"/>
    <w:rsid w:val="0047459D"/>
    <w:rsid w:val="0047462E"/>
    <w:rsid w:val="00474D44"/>
    <w:rsid w:val="00475869"/>
    <w:rsid w:val="00482EF3"/>
    <w:rsid w:val="00483D45"/>
    <w:rsid w:val="00484C7F"/>
    <w:rsid w:val="004856C4"/>
    <w:rsid w:val="00495C66"/>
    <w:rsid w:val="00495F9C"/>
    <w:rsid w:val="00496200"/>
    <w:rsid w:val="004A044C"/>
    <w:rsid w:val="004A4A77"/>
    <w:rsid w:val="004A4AEC"/>
    <w:rsid w:val="004A7A1D"/>
    <w:rsid w:val="004B2068"/>
    <w:rsid w:val="004C11EF"/>
    <w:rsid w:val="004C241B"/>
    <w:rsid w:val="004C47DA"/>
    <w:rsid w:val="004C53C1"/>
    <w:rsid w:val="004C55BD"/>
    <w:rsid w:val="004C70E9"/>
    <w:rsid w:val="004D47B7"/>
    <w:rsid w:val="004D67A1"/>
    <w:rsid w:val="004E17BF"/>
    <w:rsid w:val="004E2680"/>
    <w:rsid w:val="004E4986"/>
    <w:rsid w:val="004E69DC"/>
    <w:rsid w:val="004F3D01"/>
    <w:rsid w:val="004F4DA5"/>
    <w:rsid w:val="004F5186"/>
    <w:rsid w:val="004F5889"/>
    <w:rsid w:val="005004B2"/>
    <w:rsid w:val="00500E9E"/>
    <w:rsid w:val="00501B4D"/>
    <w:rsid w:val="00503435"/>
    <w:rsid w:val="00503D37"/>
    <w:rsid w:val="00504C4B"/>
    <w:rsid w:val="00506B02"/>
    <w:rsid w:val="00510100"/>
    <w:rsid w:val="00510540"/>
    <w:rsid w:val="00512CB7"/>
    <w:rsid w:val="005146C4"/>
    <w:rsid w:val="00514A1E"/>
    <w:rsid w:val="00515307"/>
    <w:rsid w:val="00515994"/>
    <w:rsid w:val="00520E3A"/>
    <w:rsid w:val="005217AD"/>
    <w:rsid w:val="00521F91"/>
    <w:rsid w:val="005236EA"/>
    <w:rsid w:val="005305B5"/>
    <w:rsid w:val="00530FA8"/>
    <w:rsid w:val="00531880"/>
    <w:rsid w:val="00532604"/>
    <w:rsid w:val="00533E05"/>
    <w:rsid w:val="0053608E"/>
    <w:rsid w:val="00536CD4"/>
    <w:rsid w:val="0053718C"/>
    <w:rsid w:val="00541AD1"/>
    <w:rsid w:val="00542407"/>
    <w:rsid w:val="00542CAD"/>
    <w:rsid w:val="0054333B"/>
    <w:rsid w:val="005460FA"/>
    <w:rsid w:val="00546378"/>
    <w:rsid w:val="00546422"/>
    <w:rsid w:val="00552B55"/>
    <w:rsid w:val="005545C2"/>
    <w:rsid w:val="00554C94"/>
    <w:rsid w:val="00555189"/>
    <w:rsid w:val="00557105"/>
    <w:rsid w:val="00557BA3"/>
    <w:rsid w:val="0056073A"/>
    <w:rsid w:val="00560AF8"/>
    <w:rsid w:val="00560D41"/>
    <w:rsid w:val="00560E34"/>
    <w:rsid w:val="00560ED5"/>
    <w:rsid w:val="0056187E"/>
    <w:rsid w:val="00561F05"/>
    <w:rsid w:val="005620ED"/>
    <w:rsid w:val="00562445"/>
    <w:rsid w:val="005633CF"/>
    <w:rsid w:val="00563B37"/>
    <w:rsid w:val="00564055"/>
    <w:rsid w:val="005648B8"/>
    <w:rsid w:val="00564A01"/>
    <w:rsid w:val="0056530E"/>
    <w:rsid w:val="00565DF0"/>
    <w:rsid w:val="005660C2"/>
    <w:rsid w:val="0057132F"/>
    <w:rsid w:val="00573F28"/>
    <w:rsid w:val="005757C4"/>
    <w:rsid w:val="00576A0A"/>
    <w:rsid w:val="00577D4E"/>
    <w:rsid w:val="005826E7"/>
    <w:rsid w:val="005837D5"/>
    <w:rsid w:val="00584234"/>
    <w:rsid w:val="00584296"/>
    <w:rsid w:val="005867A4"/>
    <w:rsid w:val="005870A0"/>
    <w:rsid w:val="005921CF"/>
    <w:rsid w:val="005935D1"/>
    <w:rsid w:val="005937B8"/>
    <w:rsid w:val="00593A31"/>
    <w:rsid w:val="005954FC"/>
    <w:rsid w:val="005958A7"/>
    <w:rsid w:val="00596DDE"/>
    <w:rsid w:val="00597200"/>
    <w:rsid w:val="005A0FC1"/>
    <w:rsid w:val="005A176D"/>
    <w:rsid w:val="005A390E"/>
    <w:rsid w:val="005A3EBD"/>
    <w:rsid w:val="005A3F05"/>
    <w:rsid w:val="005A4BAE"/>
    <w:rsid w:val="005A6E11"/>
    <w:rsid w:val="005A703F"/>
    <w:rsid w:val="005B0347"/>
    <w:rsid w:val="005B0980"/>
    <w:rsid w:val="005B0A26"/>
    <w:rsid w:val="005B2528"/>
    <w:rsid w:val="005B3A4A"/>
    <w:rsid w:val="005B5A65"/>
    <w:rsid w:val="005B6094"/>
    <w:rsid w:val="005B6C72"/>
    <w:rsid w:val="005B7480"/>
    <w:rsid w:val="005B7833"/>
    <w:rsid w:val="005B7B17"/>
    <w:rsid w:val="005C05BC"/>
    <w:rsid w:val="005C3459"/>
    <w:rsid w:val="005C4152"/>
    <w:rsid w:val="005C5722"/>
    <w:rsid w:val="005C5D63"/>
    <w:rsid w:val="005C7107"/>
    <w:rsid w:val="005C72D0"/>
    <w:rsid w:val="005C76C8"/>
    <w:rsid w:val="005C79D2"/>
    <w:rsid w:val="005D0A07"/>
    <w:rsid w:val="005D0E7B"/>
    <w:rsid w:val="005D158A"/>
    <w:rsid w:val="005D2671"/>
    <w:rsid w:val="005D2F80"/>
    <w:rsid w:val="005D4047"/>
    <w:rsid w:val="005D40FD"/>
    <w:rsid w:val="005D47A3"/>
    <w:rsid w:val="005E1012"/>
    <w:rsid w:val="005E37FD"/>
    <w:rsid w:val="005E3BE8"/>
    <w:rsid w:val="005E3C58"/>
    <w:rsid w:val="005F07A8"/>
    <w:rsid w:val="005F094F"/>
    <w:rsid w:val="005F632F"/>
    <w:rsid w:val="005F6A70"/>
    <w:rsid w:val="005F787B"/>
    <w:rsid w:val="00600A37"/>
    <w:rsid w:val="00601496"/>
    <w:rsid w:val="0060261B"/>
    <w:rsid w:val="0060336E"/>
    <w:rsid w:val="00603455"/>
    <w:rsid w:val="00603BBD"/>
    <w:rsid w:val="006040CA"/>
    <w:rsid w:val="00605321"/>
    <w:rsid w:val="00605A25"/>
    <w:rsid w:val="00607CC4"/>
    <w:rsid w:val="00611A2E"/>
    <w:rsid w:val="00612426"/>
    <w:rsid w:val="00613697"/>
    <w:rsid w:val="00616F07"/>
    <w:rsid w:val="00617785"/>
    <w:rsid w:val="0062009F"/>
    <w:rsid w:val="00621B1B"/>
    <w:rsid w:val="00621BCD"/>
    <w:rsid w:val="006221E8"/>
    <w:rsid w:val="006225C5"/>
    <w:rsid w:val="00622688"/>
    <w:rsid w:val="00622CC4"/>
    <w:rsid w:val="00622E3D"/>
    <w:rsid w:val="006238F4"/>
    <w:rsid w:val="00624024"/>
    <w:rsid w:val="00625278"/>
    <w:rsid w:val="00631AD1"/>
    <w:rsid w:val="006377AC"/>
    <w:rsid w:val="00637F9E"/>
    <w:rsid w:val="00642029"/>
    <w:rsid w:val="006425F3"/>
    <w:rsid w:val="006430EF"/>
    <w:rsid w:val="00643A25"/>
    <w:rsid w:val="006470BA"/>
    <w:rsid w:val="00650599"/>
    <w:rsid w:val="00650B3E"/>
    <w:rsid w:val="00650F9C"/>
    <w:rsid w:val="00652DFB"/>
    <w:rsid w:val="00652EAF"/>
    <w:rsid w:val="006560ED"/>
    <w:rsid w:val="00656828"/>
    <w:rsid w:val="00657757"/>
    <w:rsid w:val="00657BF5"/>
    <w:rsid w:val="006617A7"/>
    <w:rsid w:val="00661D8B"/>
    <w:rsid w:val="006641E3"/>
    <w:rsid w:val="006651E4"/>
    <w:rsid w:val="00667BC7"/>
    <w:rsid w:val="00667C0D"/>
    <w:rsid w:val="00670052"/>
    <w:rsid w:val="006714C7"/>
    <w:rsid w:val="00673C47"/>
    <w:rsid w:val="00673E2F"/>
    <w:rsid w:val="00674128"/>
    <w:rsid w:val="00676A2C"/>
    <w:rsid w:val="00676B52"/>
    <w:rsid w:val="00677D18"/>
    <w:rsid w:val="00684D14"/>
    <w:rsid w:val="0068631C"/>
    <w:rsid w:val="0069131B"/>
    <w:rsid w:val="00693FDB"/>
    <w:rsid w:val="006967F6"/>
    <w:rsid w:val="006A0BDB"/>
    <w:rsid w:val="006A2F8E"/>
    <w:rsid w:val="006A6057"/>
    <w:rsid w:val="006A6065"/>
    <w:rsid w:val="006A6331"/>
    <w:rsid w:val="006A65EF"/>
    <w:rsid w:val="006A681D"/>
    <w:rsid w:val="006A6933"/>
    <w:rsid w:val="006B0079"/>
    <w:rsid w:val="006B0ECC"/>
    <w:rsid w:val="006B3827"/>
    <w:rsid w:val="006B70C4"/>
    <w:rsid w:val="006B7655"/>
    <w:rsid w:val="006B7713"/>
    <w:rsid w:val="006C063E"/>
    <w:rsid w:val="006C14C1"/>
    <w:rsid w:val="006C1569"/>
    <w:rsid w:val="006C1A7B"/>
    <w:rsid w:val="006C2BD1"/>
    <w:rsid w:val="006C710B"/>
    <w:rsid w:val="006C7DAF"/>
    <w:rsid w:val="006D0E50"/>
    <w:rsid w:val="006D63E8"/>
    <w:rsid w:val="006D6F23"/>
    <w:rsid w:val="006D772D"/>
    <w:rsid w:val="006E09B4"/>
    <w:rsid w:val="006E1C4C"/>
    <w:rsid w:val="006E383E"/>
    <w:rsid w:val="006E3F98"/>
    <w:rsid w:val="006E420F"/>
    <w:rsid w:val="006E5CAF"/>
    <w:rsid w:val="006E72EF"/>
    <w:rsid w:val="006F125C"/>
    <w:rsid w:val="006F33A7"/>
    <w:rsid w:val="007009D8"/>
    <w:rsid w:val="00701543"/>
    <w:rsid w:val="007043D2"/>
    <w:rsid w:val="00705783"/>
    <w:rsid w:val="00705D4E"/>
    <w:rsid w:val="007064F5"/>
    <w:rsid w:val="00707338"/>
    <w:rsid w:val="0070794A"/>
    <w:rsid w:val="00712793"/>
    <w:rsid w:val="0072068F"/>
    <w:rsid w:val="00721D05"/>
    <w:rsid w:val="0072379B"/>
    <w:rsid w:val="007237B0"/>
    <w:rsid w:val="00723B6F"/>
    <w:rsid w:val="00726E06"/>
    <w:rsid w:val="00727A27"/>
    <w:rsid w:val="00727AB9"/>
    <w:rsid w:val="00730663"/>
    <w:rsid w:val="0073226A"/>
    <w:rsid w:val="007339BB"/>
    <w:rsid w:val="00735BF1"/>
    <w:rsid w:val="00737653"/>
    <w:rsid w:val="0074100B"/>
    <w:rsid w:val="007446FA"/>
    <w:rsid w:val="00744F16"/>
    <w:rsid w:val="0074515F"/>
    <w:rsid w:val="007454A4"/>
    <w:rsid w:val="00747EE2"/>
    <w:rsid w:val="00751D91"/>
    <w:rsid w:val="00753D87"/>
    <w:rsid w:val="00753E61"/>
    <w:rsid w:val="00754E88"/>
    <w:rsid w:val="00755457"/>
    <w:rsid w:val="0075590E"/>
    <w:rsid w:val="00756136"/>
    <w:rsid w:val="00756BB5"/>
    <w:rsid w:val="0076139D"/>
    <w:rsid w:val="00763537"/>
    <w:rsid w:val="00764188"/>
    <w:rsid w:val="007645DA"/>
    <w:rsid w:val="007655D9"/>
    <w:rsid w:val="00765685"/>
    <w:rsid w:val="00765FDA"/>
    <w:rsid w:val="0077158B"/>
    <w:rsid w:val="00771B9E"/>
    <w:rsid w:val="007722E1"/>
    <w:rsid w:val="00772CF7"/>
    <w:rsid w:val="00773055"/>
    <w:rsid w:val="00775675"/>
    <w:rsid w:val="007756CB"/>
    <w:rsid w:val="00776956"/>
    <w:rsid w:val="00777899"/>
    <w:rsid w:val="0078026E"/>
    <w:rsid w:val="007803B7"/>
    <w:rsid w:val="00784109"/>
    <w:rsid w:val="00786502"/>
    <w:rsid w:val="00787BB8"/>
    <w:rsid w:val="00787FE0"/>
    <w:rsid w:val="00790720"/>
    <w:rsid w:val="0079107A"/>
    <w:rsid w:val="00791C88"/>
    <w:rsid w:val="0079252E"/>
    <w:rsid w:val="00793F1D"/>
    <w:rsid w:val="00795451"/>
    <w:rsid w:val="007955B4"/>
    <w:rsid w:val="007965D7"/>
    <w:rsid w:val="007A0325"/>
    <w:rsid w:val="007A065C"/>
    <w:rsid w:val="007A067B"/>
    <w:rsid w:val="007A0CC7"/>
    <w:rsid w:val="007A2159"/>
    <w:rsid w:val="007A46AA"/>
    <w:rsid w:val="007A4B87"/>
    <w:rsid w:val="007B0A83"/>
    <w:rsid w:val="007B2295"/>
    <w:rsid w:val="007B3039"/>
    <w:rsid w:val="007B358D"/>
    <w:rsid w:val="007B38EC"/>
    <w:rsid w:val="007B5827"/>
    <w:rsid w:val="007B6284"/>
    <w:rsid w:val="007B66C8"/>
    <w:rsid w:val="007B756E"/>
    <w:rsid w:val="007C037A"/>
    <w:rsid w:val="007C1EBD"/>
    <w:rsid w:val="007C2D43"/>
    <w:rsid w:val="007C2D70"/>
    <w:rsid w:val="007C2DAE"/>
    <w:rsid w:val="007C4622"/>
    <w:rsid w:val="007C4A65"/>
    <w:rsid w:val="007C509B"/>
    <w:rsid w:val="007C5910"/>
    <w:rsid w:val="007D0F85"/>
    <w:rsid w:val="007D19AF"/>
    <w:rsid w:val="007D221D"/>
    <w:rsid w:val="007D292F"/>
    <w:rsid w:val="007D34FD"/>
    <w:rsid w:val="007D4E07"/>
    <w:rsid w:val="007D6D40"/>
    <w:rsid w:val="007D6DD5"/>
    <w:rsid w:val="007E1D1A"/>
    <w:rsid w:val="007E20CA"/>
    <w:rsid w:val="007E3B87"/>
    <w:rsid w:val="007E3C8F"/>
    <w:rsid w:val="007E62FD"/>
    <w:rsid w:val="007E670F"/>
    <w:rsid w:val="007E71CE"/>
    <w:rsid w:val="007E7A6C"/>
    <w:rsid w:val="007F0CB3"/>
    <w:rsid w:val="007F0D7C"/>
    <w:rsid w:val="007F7A53"/>
    <w:rsid w:val="007F7FCC"/>
    <w:rsid w:val="008010A4"/>
    <w:rsid w:val="00802C70"/>
    <w:rsid w:val="00803028"/>
    <w:rsid w:val="00803CA5"/>
    <w:rsid w:val="0080441F"/>
    <w:rsid w:val="008056A2"/>
    <w:rsid w:val="00806218"/>
    <w:rsid w:val="00806395"/>
    <w:rsid w:val="00807959"/>
    <w:rsid w:val="0081060B"/>
    <w:rsid w:val="00810C33"/>
    <w:rsid w:val="008118CE"/>
    <w:rsid w:val="00812B31"/>
    <w:rsid w:val="00812EF8"/>
    <w:rsid w:val="00813AB4"/>
    <w:rsid w:val="00814B1E"/>
    <w:rsid w:val="00814F59"/>
    <w:rsid w:val="00815EFC"/>
    <w:rsid w:val="008167B2"/>
    <w:rsid w:val="0081755A"/>
    <w:rsid w:val="008202C6"/>
    <w:rsid w:val="00820574"/>
    <w:rsid w:val="008210D6"/>
    <w:rsid w:val="00822103"/>
    <w:rsid w:val="00822E79"/>
    <w:rsid w:val="0082701D"/>
    <w:rsid w:val="00830087"/>
    <w:rsid w:val="0083069D"/>
    <w:rsid w:val="008328F4"/>
    <w:rsid w:val="0083459F"/>
    <w:rsid w:val="00834A26"/>
    <w:rsid w:val="008379C1"/>
    <w:rsid w:val="00841BE5"/>
    <w:rsid w:val="00841FCD"/>
    <w:rsid w:val="00842FAA"/>
    <w:rsid w:val="00843687"/>
    <w:rsid w:val="00843A82"/>
    <w:rsid w:val="00845020"/>
    <w:rsid w:val="0084749F"/>
    <w:rsid w:val="008506B7"/>
    <w:rsid w:val="008519F0"/>
    <w:rsid w:val="00851A9A"/>
    <w:rsid w:val="008523DA"/>
    <w:rsid w:val="00853716"/>
    <w:rsid w:val="008537BF"/>
    <w:rsid w:val="00854B6B"/>
    <w:rsid w:val="00854B8B"/>
    <w:rsid w:val="00855944"/>
    <w:rsid w:val="00856B0F"/>
    <w:rsid w:val="00856DAB"/>
    <w:rsid w:val="008617E9"/>
    <w:rsid w:val="0086252B"/>
    <w:rsid w:val="00863045"/>
    <w:rsid w:val="008637BF"/>
    <w:rsid w:val="0086436A"/>
    <w:rsid w:val="00864A10"/>
    <w:rsid w:val="00865790"/>
    <w:rsid w:val="008670C1"/>
    <w:rsid w:val="008708F5"/>
    <w:rsid w:val="00870BE5"/>
    <w:rsid w:val="00874D49"/>
    <w:rsid w:val="00876946"/>
    <w:rsid w:val="008805E5"/>
    <w:rsid w:val="008828D9"/>
    <w:rsid w:val="00882F8C"/>
    <w:rsid w:val="008832B5"/>
    <w:rsid w:val="00885256"/>
    <w:rsid w:val="00890B94"/>
    <w:rsid w:val="008936DC"/>
    <w:rsid w:val="0089497C"/>
    <w:rsid w:val="00895EB0"/>
    <w:rsid w:val="00897527"/>
    <w:rsid w:val="008A116C"/>
    <w:rsid w:val="008A13E9"/>
    <w:rsid w:val="008A32F6"/>
    <w:rsid w:val="008A3B22"/>
    <w:rsid w:val="008A43D3"/>
    <w:rsid w:val="008A51C0"/>
    <w:rsid w:val="008A6C0F"/>
    <w:rsid w:val="008A7160"/>
    <w:rsid w:val="008A7A7A"/>
    <w:rsid w:val="008A7C6C"/>
    <w:rsid w:val="008B0B78"/>
    <w:rsid w:val="008B267B"/>
    <w:rsid w:val="008B26F6"/>
    <w:rsid w:val="008B37E2"/>
    <w:rsid w:val="008B53B5"/>
    <w:rsid w:val="008B6E48"/>
    <w:rsid w:val="008B763D"/>
    <w:rsid w:val="008C051F"/>
    <w:rsid w:val="008C1640"/>
    <w:rsid w:val="008C3C55"/>
    <w:rsid w:val="008C464B"/>
    <w:rsid w:val="008C47BE"/>
    <w:rsid w:val="008C7A54"/>
    <w:rsid w:val="008D26A9"/>
    <w:rsid w:val="008D4616"/>
    <w:rsid w:val="008D5E4A"/>
    <w:rsid w:val="008D6B35"/>
    <w:rsid w:val="008D6DA1"/>
    <w:rsid w:val="008D73B3"/>
    <w:rsid w:val="008D7CDD"/>
    <w:rsid w:val="008E5686"/>
    <w:rsid w:val="008F01AC"/>
    <w:rsid w:val="008F4DE2"/>
    <w:rsid w:val="008F7336"/>
    <w:rsid w:val="008F7A6D"/>
    <w:rsid w:val="009002D3"/>
    <w:rsid w:val="0090032E"/>
    <w:rsid w:val="00900522"/>
    <w:rsid w:val="00900C22"/>
    <w:rsid w:val="00900E13"/>
    <w:rsid w:val="00901567"/>
    <w:rsid w:val="00902031"/>
    <w:rsid w:val="00902049"/>
    <w:rsid w:val="009030FA"/>
    <w:rsid w:val="0090345B"/>
    <w:rsid w:val="00904534"/>
    <w:rsid w:val="00904BBD"/>
    <w:rsid w:val="00904BFA"/>
    <w:rsid w:val="00906FA5"/>
    <w:rsid w:val="00910333"/>
    <w:rsid w:val="00911DB1"/>
    <w:rsid w:val="00913535"/>
    <w:rsid w:val="00913EDD"/>
    <w:rsid w:val="0091458D"/>
    <w:rsid w:val="00914AC1"/>
    <w:rsid w:val="00917562"/>
    <w:rsid w:val="00917EA6"/>
    <w:rsid w:val="00925A16"/>
    <w:rsid w:val="00926802"/>
    <w:rsid w:val="00926CAD"/>
    <w:rsid w:val="00930721"/>
    <w:rsid w:val="00930E07"/>
    <w:rsid w:val="00931EBB"/>
    <w:rsid w:val="00932CBA"/>
    <w:rsid w:val="00933088"/>
    <w:rsid w:val="009332A5"/>
    <w:rsid w:val="00936CA7"/>
    <w:rsid w:val="00936CDB"/>
    <w:rsid w:val="00940143"/>
    <w:rsid w:val="00940949"/>
    <w:rsid w:val="00943382"/>
    <w:rsid w:val="00943D0E"/>
    <w:rsid w:val="00945322"/>
    <w:rsid w:val="00945379"/>
    <w:rsid w:val="009472D2"/>
    <w:rsid w:val="00950BF2"/>
    <w:rsid w:val="00951515"/>
    <w:rsid w:val="00952690"/>
    <w:rsid w:val="0095415A"/>
    <w:rsid w:val="00954C75"/>
    <w:rsid w:val="00955BE6"/>
    <w:rsid w:val="0095626C"/>
    <w:rsid w:val="009563E7"/>
    <w:rsid w:val="00956447"/>
    <w:rsid w:val="00956F2A"/>
    <w:rsid w:val="00957343"/>
    <w:rsid w:val="00957C87"/>
    <w:rsid w:val="0096088B"/>
    <w:rsid w:val="00962D2D"/>
    <w:rsid w:val="00963314"/>
    <w:rsid w:val="00963A57"/>
    <w:rsid w:val="00965DB0"/>
    <w:rsid w:val="009666B2"/>
    <w:rsid w:val="00966A9C"/>
    <w:rsid w:val="009707CE"/>
    <w:rsid w:val="00971BDC"/>
    <w:rsid w:val="00972A13"/>
    <w:rsid w:val="00973D76"/>
    <w:rsid w:val="00974BBB"/>
    <w:rsid w:val="009752F6"/>
    <w:rsid w:val="009754F2"/>
    <w:rsid w:val="0097550B"/>
    <w:rsid w:val="0097761A"/>
    <w:rsid w:val="00977BF7"/>
    <w:rsid w:val="0098063E"/>
    <w:rsid w:val="00983528"/>
    <w:rsid w:val="00985D61"/>
    <w:rsid w:val="00985D98"/>
    <w:rsid w:val="00987B5B"/>
    <w:rsid w:val="00987FA1"/>
    <w:rsid w:val="0099019E"/>
    <w:rsid w:val="009919CB"/>
    <w:rsid w:val="0099739C"/>
    <w:rsid w:val="0099787E"/>
    <w:rsid w:val="00997F83"/>
    <w:rsid w:val="009A4203"/>
    <w:rsid w:val="009A4945"/>
    <w:rsid w:val="009A556D"/>
    <w:rsid w:val="009A7730"/>
    <w:rsid w:val="009B0F31"/>
    <w:rsid w:val="009B2227"/>
    <w:rsid w:val="009B2DA9"/>
    <w:rsid w:val="009B43D2"/>
    <w:rsid w:val="009B49A3"/>
    <w:rsid w:val="009B7670"/>
    <w:rsid w:val="009C08CA"/>
    <w:rsid w:val="009C0A6B"/>
    <w:rsid w:val="009C2B0B"/>
    <w:rsid w:val="009C4946"/>
    <w:rsid w:val="009C4BDD"/>
    <w:rsid w:val="009C5059"/>
    <w:rsid w:val="009C7006"/>
    <w:rsid w:val="009C7A16"/>
    <w:rsid w:val="009D08AB"/>
    <w:rsid w:val="009D120B"/>
    <w:rsid w:val="009D5427"/>
    <w:rsid w:val="009D564F"/>
    <w:rsid w:val="009D71F5"/>
    <w:rsid w:val="009D72B6"/>
    <w:rsid w:val="009D7779"/>
    <w:rsid w:val="009D7B8B"/>
    <w:rsid w:val="009E0DA6"/>
    <w:rsid w:val="009E10DA"/>
    <w:rsid w:val="009E12D6"/>
    <w:rsid w:val="009E3856"/>
    <w:rsid w:val="009E3977"/>
    <w:rsid w:val="009E3BD1"/>
    <w:rsid w:val="009E44FD"/>
    <w:rsid w:val="009E5310"/>
    <w:rsid w:val="009E6507"/>
    <w:rsid w:val="009E71D9"/>
    <w:rsid w:val="009F187C"/>
    <w:rsid w:val="009F3282"/>
    <w:rsid w:val="009F333F"/>
    <w:rsid w:val="009F48D7"/>
    <w:rsid w:val="009F59A9"/>
    <w:rsid w:val="009F5BA5"/>
    <w:rsid w:val="009F6DF7"/>
    <w:rsid w:val="009F7D70"/>
    <w:rsid w:val="00A0099C"/>
    <w:rsid w:val="00A0160C"/>
    <w:rsid w:val="00A01C39"/>
    <w:rsid w:val="00A03277"/>
    <w:rsid w:val="00A058DC"/>
    <w:rsid w:val="00A0624C"/>
    <w:rsid w:val="00A0711B"/>
    <w:rsid w:val="00A12904"/>
    <w:rsid w:val="00A15326"/>
    <w:rsid w:val="00A15AEA"/>
    <w:rsid w:val="00A16D20"/>
    <w:rsid w:val="00A177E2"/>
    <w:rsid w:val="00A17843"/>
    <w:rsid w:val="00A20A65"/>
    <w:rsid w:val="00A21338"/>
    <w:rsid w:val="00A2220F"/>
    <w:rsid w:val="00A2566E"/>
    <w:rsid w:val="00A26636"/>
    <w:rsid w:val="00A266D0"/>
    <w:rsid w:val="00A31FCE"/>
    <w:rsid w:val="00A33BB0"/>
    <w:rsid w:val="00A365AA"/>
    <w:rsid w:val="00A376D3"/>
    <w:rsid w:val="00A37A6C"/>
    <w:rsid w:val="00A40909"/>
    <w:rsid w:val="00A41A5A"/>
    <w:rsid w:val="00A41EF7"/>
    <w:rsid w:val="00A43CE0"/>
    <w:rsid w:val="00A473B0"/>
    <w:rsid w:val="00A47516"/>
    <w:rsid w:val="00A47E33"/>
    <w:rsid w:val="00A500F3"/>
    <w:rsid w:val="00A502DA"/>
    <w:rsid w:val="00A51265"/>
    <w:rsid w:val="00A528F8"/>
    <w:rsid w:val="00A52971"/>
    <w:rsid w:val="00A53C2B"/>
    <w:rsid w:val="00A56AAD"/>
    <w:rsid w:val="00A5736B"/>
    <w:rsid w:val="00A57ECD"/>
    <w:rsid w:val="00A57F66"/>
    <w:rsid w:val="00A60E75"/>
    <w:rsid w:val="00A6138E"/>
    <w:rsid w:val="00A628D5"/>
    <w:rsid w:val="00A67F81"/>
    <w:rsid w:val="00A7086D"/>
    <w:rsid w:val="00A71678"/>
    <w:rsid w:val="00A727D3"/>
    <w:rsid w:val="00A76645"/>
    <w:rsid w:val="00A802D8"/>
    <w:rsid w:val="00A8180B"/>
    <w:rsid w:val="00A82C15"/>
    <w:rsid w:val="00A831E5"/>
    <w:rsid w:val="00A832B7"/>
    <w:rsid w:val="00A83D95"/>
    <w:rsid w:val="00A850F2"/>
    <w:rsid w:val="00A85A12"/>
    <w:rsid w:val="00A865CD"/>
    <w:rsid w:val="00A869FB"/>
    <w:rsid w:val="00A87576"/>
    <w:rsid w:val="00A913A6"/>
    <w:rsid w:val="00A914F1"/>
    <w:rsid w:val="00A9581B"/>
    <w:rsid w:val="00A96077"/>
    <w:rsid w:val="00A9733C"/>
    <w:rsid w:val="00A978B0"/>
    <w:rsid w:val="00AA1338"/>
    <w:rsid w:val="00AA1546"/>
    <w:rsid w:val="00AA28E1"/>
    <w:rsid w:val="00AA402E"/>
    <w:rsid w:val="00AA472F"/>
    <w:rsid w:val="00AA644D"/>
    <w:rsid w:val="00AB0F3C"/>
    <w:rsid w:val="00AB12A6"/>
    <w:rsid w:val="00AB161F"/>
    <w:rsid w:val="00AB287D"/>
    <w:rsid w:val="00AB4EF2"/>
    <w:rsid w:val="00AB5988"/>
    <w:rsid w:val="00AB6DD7"/>
    <w:rsid w:val="00AB72AE"/>
    <w:rsid w:val="00AB79C6"/>
    <w:rsid w:val="00AC25FC"/>
    <w:rsid w:val="00AC2A56"/>
    <w:rsid w:val="00AC2F3F"/>
    <w:rsid w:val="00AC39D2"/>
    <w:rsid w:val="00AC45CF"/>
    <w:rsid w:val="00AC7733"/>
    <w:rsid w:val="00AC7767"/>
    <w:rsid w:val="00AD0541"/>
    <w:rsid w:val="00AD2041"/>
    <w:rsid w:val="00AD506F"/>
    <w:rsid w:val="00AD6D92"/>
    <w:rsid w:val="00AE03F9"/>
    <w:rsid w:val="00AE0BF6"/>
    <w:rsid w:val="00AE2C4E"/>
    <w:rsid w:val="00AE2D1B"/>
    <w:rsid w:val="00AE3A6E"/>
    <w:rsid w:val="00AE4DA8"/>
    <w:rsid w:val="00AE550C"/>
    <w:rsid w:val="00AE7A98"/>
    <w:rsid w:val="00AF0047"/>
    <w:rsid w:val="00AF034D"/>
    <w:rsid w:val="00AF05B9"/>
    <w:rsid w:val="00AF1F22"/>
    <w:rsid w:val="00AF2905"/>
    <w:rsid w:val="00AF5C6D"/>
    <w:rsid w:val="00AF5E99"/>
    <w:rsid w:val="00B016D9"/>
    <w:rsid w:val="00B020BB"/>
    <w:rsid w:val="00B021FF"/>
    <w:rsid w:val="00B028D4"/>
    <w:rsid w:val="00B03037"/>
    <w:rsid w:val="00B0335D"/>
    <w:rsid w:val="00B03558"/>
    <w:rsid w:val="00B06792"/>
    <w:rsid w:val="00B12449"/>
    <w:rsid w:val="00B12920"/>
    <w:rsid w:val="00B12BA6"/>
    <w:rsid w:val="00B13B95"/>
    <w:rsid w:val="00B21773"/>
    <w:rsid w:val="00B22D8E"/>
    <w:rsid w:val="00B23BBC"/>
    <w:rsid w:val="00B244A8"/>
    <w:rsid w:val="00B2511D"/>
    <w:rsid w:val="00B31D12"/>
    <w:rsid w:val="00B3317F"/>
    <w:rsid w:val="00B415EF"/>
    <w:rsid w:val="00B44BE8"/>
    <w:rsid w:val="00B45170"/>
    <w:rsid w:val="00B46016"/>
    <w:rsid w:val="00B46CE4"/>
    <w:rsid w:val="00B50458"/>
    <w:rsid w:val="00B506B7"/>
    <w:rsid w:val="00B53B1B"/>
    <w:rsid w:val="00B56DFE"/>
    <w:rsid w:val="00B57F29"/>
    <w:rsid w:val="00B61AFE"/>
    <w:rsid w:val="00B6332E"/>
    <w:rsid w:val="00B63D6D"/>
    <w:rsid w:val="00B644CA"/>
    <w:rsid w:val="00B659B1"/>
    <w:rsid w:val="00B65EEE"/>
    <w:rsid w:val="00B678C6"/>
    <w:rsid w:val="00B70CED"/>
    <w:rsid w:val="00B7107B"/>
    <w:rsid w:val="00B72383"/>
    <w:rsid w:val="00B728C0"/>
    <w:rsid w:val="00B80D7A"/>
    <w:rsid w:val="00B8335B"/>
    <w:rsid w:val="00B839D7"/>
    <w:rsid w:val="00B8458C"/>
    <w:rsid w:val="00B84B72"/>
    <w:rsid w:val="00B92D43"/>
    <w:rsid w:val="00B9315C"/>
    <w:rsid w:val="00B934B1"/>
    <w:rsid w:val="00B93D02"/>
    <w:rsid w:val="00B95F70"/>
    <w:rsid w:val="00B963E4"/>
    <w:rsid w:val="00B96AF6"/>
    <w:rsid w:val="00BA0AA3"/>
    <w:rsid w:val="00BA0F7A"/>
    <w:rsid w:val="00BA27B5"/>
    <w:rsid w:val="00BA6527"/>
    <w:rsid w:val="00BA7E5C"/>
    <w:rsid w:val="00BB0343"/>
    <w:rsid w:val="00BB0385"/>
    <w:rsid w:val="00BB1D25"/>
    <w:rsid w:val="00BB1EBE"/>
    <w:rsid w:val="00BB2C36"/>
    <w:rsid w:val="00BB328A"/>
    <w:rsid w:val="00BB44E7"/>
    <w:rsid w:val="00BB4A25"/>
    <w:rsid w:val="00BB6983"/>
    <w:rsid w:val="00BB7388"/>
    <w:rsid w:val="00BC0C22"/>
    <w:rsid w:val="00BC2520"/>
    <w:rsid w:val="00BC266F"/>
    <w:rsid w:val="00BC30FF"/>
    <w:rsid w:val="00BC41D0"/>
    <w:rsid w:val="00BC4E3F"/>
    <w:rsid w:val="00BC5A75"/>
    <w:rsid w:val="00BC5AD0"/>
    <w:rsid w:val="00BD0AE4"/>
    <w:rsid w:val="00BD1301"/>
    <w:rsid w:val="00BD3DD6"/>
    <w:rsid w:val="00BD3F9A"/>
    <w:rsid w:val="00BE15F9"/>
    <w:rsid w:val="00BE18F7"/>
    <w:rsid w:val="00BE3394"/>
    <w:rsid w:val="00BE506C"/>
    <w:rsid w:val="00BE533F"/>
    <w:rsid w:val="00BE64DF"/>
    <w:rsid w:val="00BE653B"/>
    <w:rsid w:val="00BF0841"/>
    <w:rsid w:val="00BF1688"/>
    <w:rsid w:val="00BF3888"/>
    <w:rsid w:val="00BF3DB0"/>
    <w:rsid w:val="00BF57D2"/>
    <w:rsid w:val="00BF6B01"/>
    <w:rsid w:val="00BF72D0"/>
    <w:rsid w:val="00C00803"/>
    <w:rsid w:val="00C0182C"/>
    <w:rsid w:val="00C018F2"/>
    <w:rsid w:val="00C021CD"/>
    <w:rsid w:val="00C02B6A"/>
    <w:rsid w:val="00C042AF"/>
    <w:rsid w:val="00C05C66"/>
    <w:rsid w:val="00C05F7B"/>
    <w:rsid w:val="00C065EA"/>
    <w:rsid w:val="00C07771"/>
    <w:rsid w:val="00C07804"/>
    <w:rsid w:val="00C10646"/>
    <w:rsid w:val="00C136AC"/>
    <w:rsid w:val="00C139D3"/>
    <w:rsid w:val="00C147CA"/>
    <w:rsid w:val="00C14DAB"/>
    <w:rsid w:val="00C14FDD"/>
    <w:rsid w:val="00C1521D"/>
    <w:rsid w:val="00C1523D"/>
    <w:rsid w:val="00C1556F"/>
    <w:rsid w:val="00C1733D"/>
    <w:rsid w:val="00C22E7E"/>
    <w:rsid w:val="00C22E86"/>
    <w:rsid w:val="00C22E9C"/>
    <w:rsid w:val="00C2393C"/>
    <w:rsid w:val="00C276B9"/>
    <w:rsid w:val="00C30C49"/>
    <w:rsid w:val="00C31AA6"/>
    <w:rsid w:val="00C320CB"/>
    <w:rsid w:val="00C326AC"/>
    <w:rsid w:val="00C375C2"/>
    <w:rsid w:val="00C3767D"/>
    <w:rsid w:val="00C445E8"/>
    <w:rsid w:val="00C4541C"/>
    <w:rsid w:val="00C50604"/>
    <w:rsid w:val="00C509AD"/>
    <w:rsid w:val="00C50BD1"/>
    <w:rsid w:val="00C51DCA"/>
    <w:rsid w:val="00C53363"/>
    <w:rsid w:val="00C53820"/>
    <w:rsid w:val="00C540F5"/>
    <w:rsid w:val="00C54AFA"/>
    <w:rsid w:val="00C5645E"/>
    <w:rsid w:val="00C57275"/>
    <w:rsid w:val="00C60F4B"/>
    <w:rsid w:val="00C6194B"/>
    <w:rsid w:val="00C61DAA"/>
    <w:rsid w:val="00C62558"/>
    <w:rsid w:val="00C62576"/>
    <w:rsid w:val="00C65EC5"/>
    <w:rsid w:val="00C65FD1"/>
    <w:rsid w:val="00C66665"/>
    <w:rsid w:val="00C70F1F"/>
    <w:rsid w:val="00C71528"/>
    <w:rsid w:val="00C74EF2"/>
    <w:rsid w:val="00C803EC"/>
    <w:rsid w:val="00C80D16"/>
    <w:rsid w:val="00C835D5"/>
    <w:rsid w:val="00C85EAD"/>
    <w:rsid w:val="00C86C99"/>
    <w:rsid w:val="00C8773E"/>
    <w:rsid w:val="00C87A8C"/>
    <w:rsid w:val="00C901BA"/>
    <w:rsid w:val="00C923B5"/>
    <w:rsid w:val="00C92449"/>
    <w:rsid w:val="00C925D3"/>
    <w:rsid w:val="00C93061"/>
    <w:rsid w:val="00C9461A"/>
    <w:rsid w:val="00C95011"/>
    <w:rsid w:val="00C95BE7"/>
    <w:rsid w:val="00C96AE4"/>
    <w:rsid w:val="00C97859"/>
    <w:rsid w:val="00CA0514"/>
    <w:rsid w:val="00CA069A"/>
    <w:rsid w:val="00CA3A59"/>
    <w:rsid w:val="00CA42A1"/>
    <w:rsid w:val="00CA5563"/>
    <w:rsid w:val="00CA7C7B"/>
    <w:rsid w:val="00CB0922"/>
    <w:rsid w:val="00CB38C6"/>
    <w:rsid w:val="00CC10D5"/>
    <w:rsid w:val="00CC111B"/>
    <w:rsid w:val="00CC30A8"/>
    <w:rsid w:val="00CC5DFA"/>
    <w:rsid w:val="00CC6306"/>
    <w:rsid w:val="00CC7656"/>
    <w:rsid w:val="00CC795E"/>
    <w:rsid w:val="00CC7DCF"/>
    <w:rsid w:val="00CD0916"/>
    <w:rsid w:val="00CD0F54"/>
    <w:rsid w:val="00CD1CEF"/>
    <w:rsid w:val="00CD2BEE"/>
    <w:rsid w:val="00CD3441"/>
    <w:rsid w:val="00CD4904"/>
    <w:rsid w:val="00CD5721"/>
    <w:rsid w:val="00CD68F2"/>
    <w:rsid w:val="00CD70C2"/>
    <w:rsid w:val="00CE1FB7"/>
    <w:rsid w:val="00CE36F5"/>
    <w:rsid w:val="00CE654B"/>
    <w:rsid w:val="00CE791C"/>
    <w:rsid w:val="00CE7CF6"/>
    <w:rsid w:val="00CF1680"/>
    <w:rsid w:val="00CF1EC5"/>
    <w:rsid w:val="00CF3B1E"/>
    <w:rsid w:val="00D00541"/>
    <w:rsid w:val="00D0149D"/>
    <w:rsid w:val="00D03A09"/>
    <w:rsid w:val="00D03A16"/>
    <w:rsid w:val="00D06F07"/>
    <w:rsid w:val="00D074C8"/>
    <w:rsid w:val="00D11F6A"/>
    <w:rsid w:val="00D1219B"/>
    <w:rsid w:val="00D12E37"/>
    <w:rsid w:val="00D130AE"/>
    <w:rsid w:val="00D149AD"/>
    <w:rsid w:val="00D15D70"/>
    <w:rsid w:val="00D1649F"/>
    <w:rsid w:val="00D17DC2"/>
    <w:rsid w:val="00D20664"/>
    <w:rsid w:val="00D21724"/>
    <w:rsid w:val="00D2428D"/>
    <w:rsid w:val="00D3007E"/>
    <w:rsid w:val="00D30806"/>
    <w:rsid w:val="00D31D96"/>
    <w:rsid w:val="00D32D35"/>
    <w:rsid w:val="00D3324B"/>
    <w:rsid w:val="00D36CDB"/>
    <w:rsid w:val="00D40DC1"/>
    <w:rsid w:val="00D414A2"/>
    <w:rsid w:val="00D41A79"/>
    <w:rsid w:val="00D422CF"/>
    <w:rsid w:val="00D429B0"/>
    <w:rsid w:val="00D42FD4"/>
    <w:rsid w:val="00D4445D"/>
    <w:rsid w:val="00D471AE"/>
    <w:rsid w:val="00D523CE"/>
    <w:rsid w:val="00D52B66"/>
    <w:rsid w:val="00D55804"/>
    <w:rsid w:val="00D560B4"/>
    <w:rsid w:val="00D6029D"/>
    <w:rsid w:val="00D60BCF"/>
    <w:rsid w:val="00D6183A"/>
    <w:rsid w:val="00D623D0"/>
    <w:rsid w:val="00D62B46"/>
    <w:rsid w:val="00D63027"/>
    <w:rsid w:val="00D634B2"/>
    <w:rsid w:val="00D635A8"/>
    <w:rsid w:val="00D63E41"/>
    <w:rsid w:val="00D6443C"/>
    <w:rsid w:val="00D71D35"/>
    <w:rsid w:val="00D72CAC"/>
    <w:rsid w:val="00D73AC1"/>
    <w:rsid w:val="00D73B44"/>
    <w:rsid w:val="00D74C37"/>
    <w:rsid w:val="00D76D1F"/>
    <w:rsid w:val="00D76DF7"/>
    <w:rsid w:val="00D80574"/>
    <w:rsid w:val="00D80A6A"/>
    <w:rsid w:val="00D821B7"/>
    <w:rsid w:val="00D82F59"/>
    <w:rsid w:val="00D95B22"/>
    <w:rsid w:val="00D9601D"/>
    <w:rsid w:val="00D9608E"/>
    <w:rsid w:val="00D96370"/>
    <w:rsid w:val="00D969DB"/>
    <w:rsid w:val="00DA10B5"/>
    <w:rsid w:val="00DA37FA"/>
    <w:rsid w:val="00DA39B4"/>
    <w:rsid w:val="00DA4458"/>
    <w:rsid w:val="00DA5B64"/>
    <w:rsid w:val="00DA653F"/>
    <w:rsid w:val="00DA78B2"/>
    <w:rsid w:val="00DB078A"/>
    <w:rsid w:val="00DB0F91"/>
    <w:rsid w:val="00DB17DF"/>
    <w:rsid w:val="00DB52AF"/>
    <w:rsid w:val="00DB5A2B"/>
    <w:rsid w:val="00DB5D84"/>
    <w:rsid w:val="00DC079E"/>
    <w:rsid w:val="00DC19A5"/>
    <w:rsid w:val="00DC2AA8"/>
    <w:rsid w:val="00DC44A5"/>
    <w:rsid w:val="00DC533B"/>
    <w:rsid w:val="00DC7093"/>
    <w:rsid w:val="00DD52E0"/>
    <w:rsid w:val="00DD5538"/>
    <w:rsid w:val="00DD5718"/>
    <w:rsid w:val="00DD7169"/>
    <w:rsid w:val="00DD7B34"/>
    <w:rsid w:val="00DE085C"/>
    <w:rsid w:val="00DE10EC"/>
    <w:rsid w:val="00DE4E71"/>
    <w:rsid w:val="00DE6624"/>
    <w:rsid w:val="00DE6A16"/>
    <w:rsid w:val="00DE6A37"/>
    <w:rsid w:val="00DF25C5"/>
    <w:rsid w:val="00DF367B"/>
    <w:rsid w:val="00DF50C1"/>
    <w:rsid w:val="00DF6234"/>
    <w:rsid w:val="00DF6622"/>
    <w:rsid w:val="00DF675D"/>
    <w:rsid w:val="00DF6A85"/>
    <w:rsid w:val="00DF7059"/>
    <w:rsid w:val="00E0054B"/>
    <w:rsid w:val="00E011AF"/>
    <w:rsid w:val="00E013C0"/>
    <w:rsid w:val="00E01ADC"/>
    <w:rsid w:val="00E02E67"/>
    <w:rsid w:val="00E03623"/>
    <w:rsid w:val="00E0522F"/>
    <w:rsid w:val="00E0696D"/>
    <w:rsid w:val="00E06CF8"/>
    <w:rsid w:val="00E073C3"/>
    <w:rsid w:val="00E10E24"/>
    <w:rsid w:val="00E119BA"/>
    <w:rsid w:val="00E126E8"/>
    <w:rsid w:val="00E13737"/>
    <w:rsid w:val="00E1408D"/>
    <w:rsid w:val="00E147C7"/>
    <w:rsid w:val="00E149C3"/>
    <w:rsid w:val="00E15B00"/>
    <w:rsid w:val="00E17170"/>
    <w:rsid w:val="00E17FA9"/>
    <w:rsid w:val="00E2123F"/>
    <w:rsid w:val="00E21D4F"/>
    <w:rsid w:val="00E22BD3"/>
    <w:rsid w:val="00E2402B"/>
    <w:rsid w:val="00E2463C"/>
    <w:rsid w:val="00E26A86"/>
    <w:rsid w:val="00E30E49"/>
    <w:rsid w:val="00E34E49"/>
    <w:rsid w:val="00E35A87"/>
    <w:rsid w:val="00E36B2D"/>
    <w:rsid w:val="00E4244F"/>
    <w:rsid w:val="00E4449B"/>
    <w:rsid w:val="00E45C99"/>
    <w:rsid w:val="00E477E4"/>
    <w:rsid w:val="00E51F99"/>
    <w:rsid w:val="00E53CB4"/>
    <w:rsid w:val="00E55E7A"/>
    <w:rsid w:val="00E56E28"/>
    <w:rsid w:val="00E60C81"/>
    <w:rsid w:val="00E614D9"/>
    <w:rsid w:val="00E637C1"/>
    <w:rsid w:val="00E64233"/>
    <w:rsid w:val="00E66069"/>
    <w:rsid w:val="00E67775"/>
    <w:rsid w:val="00E70B6F"/>
    <w:rsid w:val="00E710CD"/>
    <w:rsid w:val="00E72FC6"/>
    <w:rsid w:val="00E76787"/>
    <w:rsid w:val="00E80880"/>
    <w:rsid w:val="00E808D4"/>
    <w:rsid w:val="00E83B8C"/>
    <w:rsid w:val="00E83D5A"/>
    <w:rsid w:val="00E8459F"/>
    <w:rsid w:val="00E867D1"/>
    <w:rsid w:val="00E86A99"/>
    <w:rsid w:val="00E905B0"/>
    <w:rsid w:val="00E92C40"/>
    <w:rsid w:val="00E94696"/>
    <w:rsid w:val="00E96C8E"/>
    <w:rsid w:val="00E97F95"/>
    <w:rsid w:val="00E97FB3"/>
    <w:rsid w:val="00EA0260"/>
    <w:rsid w:val="00EA0DE1"/>
    <w:rsid w:val="00EA25B7"/>
    <w:rsid w:val="00EA2A0A"/>
    <w:rsid w:val="00EA4C9C"/>
    <w:rsid w:val="00EA5C2C"/>
    <w:rsid w:val="00EA7502"/>
    <w:rsid w:val="00EB0483"/>
    <w:rsid w:val="00EB079E"/>
    <w:rsid w:val="00EB0CDD"/>
    <w:rsid w:val="00EB3B58"/>
    <w:rsid w:val="00EB58E9"/>
    <w:rsid w:val="00EB7264"/>
    <w:rsid w:val="00EC0115"/>
    <w:rsid w:val="00EC08BB"/>
    <w:rsid w:val="00EC17C1"/>
    <w:rsid w:val="00EC1E9D"/>
    <w:rsid w:val="00EC201B"/>
    <w:rsid w:val="00EC224E"/>
    <w:rsid w:val="00EC2B63"/>
    <w:rsid w:val="00EC37E4"/>
    <w:rsid w:val="00EC396D"/>
    <w:rsid w:val="00EC3BDF"/>
    <w:rsid w:val="00EC4D2D"/>
    <w:rsid w:val="00EC4D49"/>
    <w:rsid w:val="00EC63BB"/>
    <w:rsid w:val="00EC685B"/>
    <w:rsid w:val="00EC7A48"/>
    <w:rsid w:val="00ED01E5"/>
    <w:rsid w:val="00ED26A9"/>
    <w:rsid w:val="00ED422B"/>
    <w:rsid w:val="00ED6B04"/>
    <w:rsid w:val="00EE03E2"/>
    <w:rsid w:val="00EE2DDB"/>
    <w:rsid w:val="00EE3270"/>
    <w:rsid w:val="00EE34C9"/>
    <w:rsid w:val="00EE4C94"/>
    <w:rsid w:val="00EE5C2E"/>
    <w:rsid w:val="00EE67AA"/>
    <w:rsid w:val="00EE7C92"/>
    <w:rsid w:val="00EF24C8"/>
    <w:rsid w:val="00EF3079"/>
    <w:rsid w:val="00EF4B88"/>
    <w:rsid w:val="00EF50AA"/>
    <w:rsid w:val="00EF5AD3"/>
    <w:rsid w:val="00EF6351"/>
    <w:rsid w:val="00EF70E0"/>
    <w:rsid w:val="00EF77C3"/>
    <w:rsid w:val="00EF7EF8"/>
    <w:rsid w:val="00F0416E"/>
    <w:rsid w:val="00F0677F"/>
    <w:rsid w:val="00F10934"/>
    <w:rsid w:val="00F11125"/>
    <w:rsid w:val="00F12A80"/>
    <w:rsid w:val="00F12D05"/>
    <w:rsid w:val="00F13714"/>
    <w:rsid w:val="00F1597E"/>
    <w:rsid w:val="00F1657F"/>
    <w:rsid w:val="00F204D7"/>
    <w:rsid w:val="00F2264A"/>
    <w:rsid w:val="00F22DFE"/>
    <w:rsid w:val="00F236FA"/>
    <w:rsid w:val="00F24772"/>
    <w:rsid w:val="00F2544F"/>
    <w:rsid w:val="00F25D91"/>
    <w:rsid w:val="00F2618D"/>
    <w:rsid w:val="00F26A69"/>
    <w:rsid w:val="00F35795"/>
    <w:rsid w:val="00F358AB"/>
    <w:rsid w:val="00F37A97"/>
    <w:rsid w:val="00F418DE"/>
    <w:rsid w:val="00F47629"/>
    <w:rsid w:val="00F50D1E"/>
    <w:rsid w:val="00F50E79"/>
    <w:rsid w:val="00F51C69"/>
    <w:rsid w:val="00F5247D"/>
    <w:rsid w:val="00F53520"/>
    <w:rsid w:val="00F53D4A"/>
    <w:rsid w:val="00F54681"/>
    <w:rsid w:val="00F55388"/>
    <w:rsid w:val="00F56895"/>
    <w:rsid w:val="00F5718E"/>
    <w:rsid w:val="00F608DA"/>
    <w:rsid w:val="00F65384"/>
    <w:rsid w:val="00F70647"/>
    <w:rsid w:val="00F71F34"/>
    <w:rsid w:val="00F74C04"/>
    <w:rsid w:val="00F81C60"/>
    <w:rsid w:val="00F82ABD"/>
    <w:rsid w:val="00F8338D"/>
    <w:rsid w:val="00F84837"/>
    <w:rsid w:val="00F87484"/>
    <w:rsid w:val="00F90588"/>
    <w:rsid w:val="00F905C8"/>
    <w:rsid w:val="00F90644"/>
    <w:rsid w:val="00F932B4"/>
    <w:rsid w:val="00F93492"/>
    <w:rsid w:val="00F93954"/>
    <w:rsid w:val="00F93F9A"/>
    <w:rsid w:val="00F9454C"/>
    <w:rsid w:val="00F96514"/>
    <w:rsid w:val="00FA0924"/>
    <w:rsid w:val="00FA1DE8"/>
    <w:rsid w:val="00FA23AE"/>
    <w:rsid w:val="00FA3400"/>
    <w:rsid w:val="00FA3E0E"/>
    <w:rsid w:val="00FA5721"/>
    <w:rsid w:val="00FB0EC4"/>
    <w:rsid w:val="00FB3849"/>
    <w:rsid w:val="00FB4CF7"/>
    <w:rsid w:val="00FB546A"/>
    <w:rsid w:val="00FB7A9C"/>
    <w:rsid w:val="00FC5091"/>
    <w:rsid w:val="00FC5F62"/>
    <w:rsid w:val="00FC6626"/>
    <w:rsid w:val="00FD0C8B"/>
    <w:rsid w:val="00FD36B4"/>
    <w:rsid w:val="00FD3A81"/>
    <w:rsid w:val="00FD5B64"/>
    <w:rsid w:val="00FE0530"/>
    <w:rsid w:val="00FE0D1D"/>
    <w:rsid w:val="00FE1538"/>
    <w:rsid w:val="00FE15A4"/>
    <w:rsid w:val="00FE1727"/>
    <w:rsid w:val="00FE34D6"/>
    <w:rsid w:val="00FE4AD4"/>
    <w:rsid w:val="00FF1141"/>
    <w:rsid w:val="00FF205D"/>
    <w:rsid w:val="00FF3BA0"/>
    <w:rsid w:val="00FF5025"/>
    <w:rsid w:val="00FF56F1"/>
    <w:rsid w:val="00FF6548"/>
    <w:rsid w:val="00FF6BE5"/>
    <w:rsid w:val="00FF77B7"/>
    <w:rsid w:val="00F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A0699"/>
  <w15:chartTrackingRefBased/>
  <w15:docId w15:val="{476C6178-CCEC-4200-B1FF-A94992F1F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60C"/>
  </w:style>
  <w:style w:type="paragraph" w:styleId="Heading1">
    <w:name w:val="heading 1"/>
    <w:basedOn w:val="Normal"/>
    <w:next w:val="Normal"/>
    <w:link w:val="Heading1Char"/>
    <w:uiPriority w:val="9"/>
    <w:qFormat/>
    <w:rsid w:val="00A0160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0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60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C3C43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6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6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C3C43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6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C3C43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6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86113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6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C3C43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6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C3C4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60C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60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0160C"/>
    <w:rPr>
      <w:rFonts w:asciiTheme="majorHAnsi" w:eastAsiaTheme="majorEastAsia" w:hAnsiTheme="majorHAnsi" w:cstheme="majorBidi"/>
      <w:color w:val="2C3C43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60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60C"/>
    <w:rPr>
      <w:rFonts w:asciiTheme="majorHAnsi" w:eastAsiaTheme="majorEastAsia" w:hAnsiTheme="majorHAnsi" w:cstheme="majorBidi"/>
      <w:color w:val="2C3C43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60C"/>
    <w:rPr>
      <w:rFonts w:asciiTheme="majorHAnsi" w:eastAsiaTheme="majorEastAsia" w:hAnsiTheme="majorHAnsi" w:cstheme="majorBidi"/>
      <w:i/>
      <w:iCs/>
      <w:color w:val="2C3C43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60C"/>
    <w:rPr>
      <w:rFonts w:asciiTheme="majorHAnsi" w:eastAsiaTheme="majorEastAsia" w:hAnsiTheme="majorHAnsi" w:cstheme="majorBidi"/>
      <w:i/>
      <w:iCs/>
      <w:color w:val="486113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60C"/>
    <w:rPr>
      <w:rFonts w:asciiTheme="majorHAnsi" w:eastAsiaTheme="majorEastAsia" w:hAnsiTheme="majorHAnsi" w:cstheme="majorBidi"/>
      <w:b/>
      <w:bCs/>
      <w:color w:val="2C3C43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60C"/>
    <w:rPr>
      <w:rFonts w:asciiTheme="majorHAnsi" w:eastAsiaTheme="majorEastAsia" w:hAnsiTheme="majorHAnsi" w:cstheme="majorBidi"/>
      <w:b/>
      <w:bCs/>
      <w:i/>
      <w:iCs/>
      <w:color w:val="2C3C43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0160C"/>
    <w:pPr>
      <w:spacing w:after="0" w:line="240" w:lineRule="auto"/>
      <w:contextualSpacing/>
    </w:pPr>
    <w:rPr>
      <w:rFonts w:asciiTheme="majorHAnsi" w:eastAsiaTheme="majorEastAsia" w:hAnsiTheme="majorHAnsi" w:cstheme="majorBidi"/>
      <w:color w:val="90C22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60C"/>
    <w:rPr>
      <w:rFonts w:asciiTheme="majorHAnsi" w:eastAsiaTheme="majorEastAsia" w:hAnsiTheme="majorHAnsi" w:cstheme="majorBidi"/>
      <w:color w:val="90C22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60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0160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0160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60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60C"/>
    <w:pPr>
      <w:pBdr>
        <w:left w:val="single" w:sz="18" w:space="12" w:color="90C22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60C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0160C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160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A0160C"/>
    <w:rPr>
      <w:b/>
      <w:bCs/>
    </w:rPr>
  </w:style>
  <w:style w:type="character" w:styleId="Emphasis">
    <w:name w:val="Emphasis"/>
    <w:basedOn w:val="DefaultParagraphFont"/>
    <w:uiPriority w:val="20"/>
    <w:qFormat/>
    <w:rsid w:val="00A0160C"/>
    <w:rPr>
      <w:i/>
      <w:iCs/>
    </w:rPr>
  </w:style>
  <w:style w:type="paragraph" w:styleId="NoSpacing">
    <w:name w:val="No Spacing"/>
    <w:uiPriority w:val="1"/>
    <w:qFormat/>
    <w:rsid w:val="00A0160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0160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0160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0160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160C"/>
    <w:pPr>
      <w:outlineLvl w:val="9"/>
    </w:pPr>
  </w:style>
  <w:style w:type="table" w:styleId="TableGrid">
    <w:name w:val="Table Grid"/>
    <w:basedOn w:val="TableNormal"/>
    <w:uiPriority w:val="39"/>
    <w:rsid w:val="002C4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10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1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DAA"/>
  </w:style>
  <w:style w:type="paragraph" w:styleId="Footer">
    <w:name w:val="footer"/>
    <w:basedOn w:val="Normal"/>
    <w:link w:val="FooterChar"/>
    <w:uiPriority w:val="99"/>
    <w:unhideWhenUsed/>
    <w:rsid w:val="00C61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DAA"/>
  </w:style>
  <w:style w:type="character" w:styleId="Hyperlink">
    <w:name w:val="Hyperlink"/>
    <w:basedOn w:val="DefaultParagraphFont"/>
    <w:uiPriority w:val="99"/>
    <w:unhideWhenUsed/>
    <w:rsid w:val="003324CA"/>
    <w:rPr>
      <w:color w:val="99CA3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5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6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1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6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8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3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2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1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0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5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7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0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4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7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0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0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1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3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2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7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1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2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4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1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3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3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63" Type="http://schemas.openxmlformats.org/officeDocument/2006/relationships/image" Target="media/image28.png"/><Relationship Id="rId84" Type="http://schemas.openxmlformats.org/officeDocument/2006/relationships/customXml" Target="ink/ink39.xml"/><Relationship Id="rId138" Type="http://schemas.openxmlformats.org/officeDocument/2006/relationships/image" Target="media/image65.png"/><Relationship Id="rId159" Type="http://schemas.openxmlformats.org/officeDocument/2006/relationships/image" Target="media/image77.png"/><Relationship Id="rId107" Type="http://schemas.openxmlformats.org/officeDocument/2006/relationships/customXml" Target="ink/ink51.xml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53" Type="http://schemas.openxmlformats.org/officeDocument/2006/relationships/image" Target="media/image23.png"/><Relationship Id="rId74" Type="http://schemas.openxmlformats.org/officeDocument/2006/relationships/customXml" Target="ink/ink34.xml"/><Relationship Id="rId128" Type="http://schemas.openxmlformats.org/officeDocument/2006/relationships/customXml" Target="ink/ink61.xml"/><Relationship Id="rId149" Type="http://schemas.openxmlformats.org/officeDocument/2006/relationships/customXml" Target="ink/ink71.xml"/><Relationship Id="rId5" Type="http://schemas.openxmlformats.org/officeDocument/2006/relationships/webSettings" Target="webSettings.xml"/><Relationship Id="rId95" Type="http://schemas.openxmlformats.org/officeDocument/2006/relationships/image" Target="media/image43.png"/><Relationship Id="rId160" Type="http://schemas.openxmlformats.org/officeDocument/2006/relationships/image" Target="media/image78.png"/><Relationship Id="rId22" Type="http://schemas.openxmlformats.org/officeDocument/2006/relationships/customXml" Target="ink/ink8.xml"/><Relationship Id="rId43" Type="http://schemas.openxmlformats.org/officeDocument/2006/relationships/image" Target="media/image18.png"/><Relationship Id="rId64" Type="http://schemas.openxmlformats.org/officeDocument/2006/relationships/customXml" Target="ink/ink29.xml"/><Relationship Id="rId118" Type="http://schemas.openxmlformats.org/officeDocument/2006/relationships/customXml" Target="ink/ink56.xml"/><Relationship Id="rId139" Type="http://schemas.openxmlformats.org/officeDocument/2006/relationships/customXml" Target="ink/ink66.xml"/><Relationship Id="rId85" Type="http://schemas.openxmlformats.org/officeDocument/2006/relationships/image" Target="media/image39.png"/><Relationship Id="rId150" Type="http://schemas.openxmlformats.org/officeDocument/2006/relationships/image" Target="media/image71.png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7.png"/><Relationship Id="rId108" Type="http://schemas.openxmlformats.org/officeDocument/2006/relationships/image" Target="media/image49.png"/><Relationship Id="rId124" Type="http://schemas.openxmlformats.org/officeDocument/2006/relationships/customXml" Target="ink/ink59.xml"/><Relationship Id="rId129" Type="http://schemas.openxmlformats.org/officeDocument/2006/relationships/image" Target="media/image60.png"/><Relationship Id="rId54" Type="http://schemas.openxmlformats.org/officeDocument/2006/relationships/customXml" Target="ink/ink24.xml"/><Relationship Id="rId70" Type="http://schemas.openxmlformats.org/officeDocument/2006/relationships/customXml" Target="ink/ink32.xml"/><Relationship Id="rId75" Type="http://schemas.openxmlformats.org/officeDocument/2006/relationships/image" Target="media/image34.png"/><Relationship Id="rId91" Type="http://schemas.openxmlformats.org/officeDocument/2006/relationships/image" Target="media/image41.png"/><Relationship Id="rId96" Type="http://schemas.openxmlformats.org/officeDocument/2006/relationships/customXml" Target="ink/ink46.xml"/><Relationship Id="rId140" Type="http://schemas.openxmlformats.org/officeDocument/2006/relationships/image" Target="media/image66.png"/><Relationship Id="rId145" Type="http://schemas.openxmlformats.org/officeDocument/2006/relationships/customXml" Target="ink/ink69.xml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customXml" Target="ink/ink54.xml"/><Relationship Id="rId119" Type="http://schemas.openxmlformats.org/officeDocument/2006/relationships/image" Target="media/image55.png"/><Relationship Id="rId44" Type="http://schemas.openxmlformats.org/officeDocument/2006/relationships/customXml" Target="ink/ink19.xml"/><Relationship Id="rId60" Type="http://schemas.openxmlformats.org/officeDocument/2006/relationships/customXml" Target="ink/ink27.xml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customXml" Target="ink/ink40.xml"/><Relationship Id="rId130" Type="http://schemas.openxmlformats.org/officeDocument/2006/relationships/image" Target="media/image61.png"/><Relationship Id="rId135" Type="http://schemas.openxmlformats.org/officeDocument/2006/relationships/customXml" Target="ink/ink64.xml"/><Relationship Id="rId151" Type="http://schemas.openxmlformats.org/officeDocument/2006/relationships/customXml" Target="ink/ink72.xml"/><Relationship Id="rId156" Type="http://schemas.openxmlformats.org/officeDocument/2006/relationships/image" Target="media/image74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image" Target="media/image50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5.xml"/><Relationship Id="rId97" Type="http://schemas.openxmlformats.org/officeDocument/2006/relationships/image" Target="media/image44.png"/><Relationship Id="rId104" Type="http://schemas.openxmlformats.org/officeDocument/2006/relationships/customXml" Target="ink/ink50.xml"/><Relationship Id="rId120" Type="http://schemas.openxmlformats.org/officeDocument/2006/relationships/customXml" Target="ink/ink57.xml"/><Relationship Id="rId125" Type="http://schemas.openxmlformats.org/officeDocument/2006/relationships/image" Target="media/image58.png"/><Relationship Id="rId141" Type="http://schemas.openxmlformats.org/officeDocument/2006/relationships/customXml" Target="ink/ink67.xml"/><Relationship Id="rId14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customXml" Target="ink/ink44.xml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115" Type="http://schemas.openxmlformats.org/officeDocument/2006/relationships/customXml" Target="ink/ink55.xml"/><Relationship Id="rId131" Type="http://schemas.openxmlformats.org/officeDocument/2006/relationships/customXml" Target="ink/ink62.xml"/><Relationship Id="rId136" Type="http://schemas.openxmlformats.org/officeDocument/2006/relationships/image" Target="media/image64.png"/><Relationship Id="rId157" Type="http://schemas.openxmlformats.org/officeDocument/2006/relationships/image" Target="media/image75.png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52" Type="http://schemas.openxmlformats.org/officeDocument/2006/relationships/image" Target="media/image72.png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8.xml"/><Relationship Id="rId105" Type="http://schemas.openxmlformats.org/officeDocument/2006/relationships/image" Target="media/image48.png"/><Relationship Id="rId126" Type="http://schemas.openxmlformats.org/officeDocument/2006/relationships/customXml" Target="ink/ink60.xml"/><Relationship Id="rId147" Type="http://schemas.openxmlformats.org/officeDocument/2006/relationships/customXml" Target="ink/ink70.xml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2.png"/><Relationship Id="rId98" Type="http://schemas.openxmlformats.org/officeDocument/2006/relationships/customXml" Target="ink/ink47.xml"/><Relationship Id="rId121" Type="http://schemas.openxmlformats.org/officeDocument/2006/relationships/image" Target="media/image56.png"/><Relationship Id="rId142" Type="http://schemas.openxmlformats.org/officeDocument/2006/relationships/image" Target="media/image67.png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116" Type="http://schemas.openxmlformats.org/officeDocument/2006/relationships/image" Target="media/image53.png"/><Relationship Id="rId137" Type="http://schemas.openxmlformats.org/officeDocument/2006/relationships/customXml" Target="ink/ink65.xml"/><Relationship Id="rId158" Type="http://schemas.openxmlformats.org/officeDocument/2006/relationships/image" Target="media/image76.png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88" Type="http://schemas.openxmlformats.org/officeDocument/2006/relationships/customXml" Target="ink/ink41.xml"/><Relationship Id="rId111" Type="http://schemas.openxmlformats.org/officeDocument/2006/relationships/image" Target="media/image51.png"/><Relationship Id="rId132" Type="http://schemas.openxmlformats.org/officeDocument/2006/relationships/image" Target="media/image62.png"/><Relationship Id="rId153" Type="http://schemas.openxmlformats.org/officeDocument/2006/relationships/customXml" Target="ink/ink73.xml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5.png"/><Relationship Id="rId106" Type="http://schemas.openxmlformats.org/officeDocument/2006/relationships/hyperlink" Target="HTTP://49.249.28.218:8091" TargetMode="External"/><Relationship Id="rId127" Type="http://schemas.openxmlformats.org/officeDocument/2006/relationships/image" Target="media/image59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78" Type="http://schemas.openxmlformats.org/officeDocument/2006/relationships/customXml" Target="ink/ink36.xml"/><Relationship Id="rId94" Type="http://schemas.openxmlformats.org/officeDocument/2006/relationships/customXml" Target="ink/ink45.xml"/><Relationship Id="rId99" Type="http://schemas.openxmlformats.org/officeDocument/2006/relationships/image" Target="media/image45.png"/><Relationship Id="rId101" Type="http://schemas.openxmlformats.org/officeDocument/2006/relationships/image" Target="media/image46.png"/><Relationship Id="rId122" Type="http://schemas.openxmlformats.org/officeDocument/2006/relationships/customXml" Target="ink/ink58.xml"/><Relationship Id="rId143" Type="http://schemas.openxmlformats.org/officeDocument/2006/relationships/customXml" Target="ink/ink68.xml"/><Relationship Id="rId148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customXml" Target="ink/ink10.xml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customXml" Target="ink/ink42.xml"/><Relationship Id="rId112" Type="http://schemas.openxmlformats.org/officeDocument/2006/relationships/customXml" Target="ink/ink53.xml"/><Relationship Id="rId133" Type="http://schemas.openxmlformats.org/officeDocument/2006/relationships/customXml" Target="ink/ink63.xml"/><Relationship Id="rId154" Type="http://schemas.openxmlformats.org/officeDocument/2006/relationships/image" Target="media/image73.png"/><Relationship Id="rId16" Type="http://schemas.openxmlformats.org/officeDocument/2006/relationships/customXml" Target="ink/ink5.xml"/><Relationship Id="rId37" Type="http://schemas.openxmlformats.org/officeDocument/2006/relationships/image" Target="media/image15.png"/><Relationship Id="rId58" Type="http://schemas.openxmlformats.org/officeDocument/2006/relationships/customXml" Target="ink/ink26.xml"/><Relationship Id="rId79" Type="http://schemas.openxmlformats.org/officeDocument/2006/relationships/image" Target="media/image36.png"/><Relationship Id="rId102" Type="http://schemas.openxmlformats.org/officeDocument/2006/relationships/customXml" Target="ink/ink49.xml"/><Relationship Id="rId123" Type="http://schemas.openxmlformats.org/officeDocument/2006/relationships/image" Target="media/image57.png"/><Relationship Id="rId144" Type="http://schemas.openxmlformats.org/officeDocument/2006/relationships/image" Target="media/image68.png"/><Relationship Id="rId90" Type="http://schemas.openxmlformats.org/officeDocument/2006/relationships/customXml" Target="ink/ink43.xml"/><Relationship Id="rId27" Type="http://schemas.openxmlformats.org/officeDocument/2006/relationships/image" Target="media/image10.png"/><Relationship Id="rId48" Type="http://schemas.openxmlformats.org/officeDocument/2006/relationships/customXml" Target="ink/ink21.xml"/><Relationship Id="rId69" Type="http://schemas.openxmlformats.org/officeDocument/2006/relationships/image" Target="media/image31.png"/><Relationship Id="rId113" Type="http://schemas.openxmlformats.org/officeDocument/2006/relationships/image" Target="media/image52.png"/><Relationship Id="rId134" Type="http://schemas.openxmlformats.org/officeDocument/2006/relationships/image" Target="media/image63.png"/><Relationship Id="rId80" Type="http://schemas.openxmlformats.org/officeDocument/2006/relationships/customXml" Target="ink/ink37.xml"/><Relationship Id="rId155" Type="http://schemas.openxmlformats.org/officeDocument/2006/relationships/customXml" Target="ink/ink7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31:30.66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0 269 24575,'655'0'0,"-644"1"11,-1 0 1,0 0-1,15 5 0,0 0-1421,-11-4-5416</inkml:trace>
  <inkml:trace contextRef="#ctx0" brushRef="#br0" timeOffset="2224.37">617 1 24575,'0'8'0,"1"-1"0,1 1 0,0-1 0,0 1 0,0-1 0,1 0 0,0 1 0,0-1 0,1-1 0,5 9 0,15 35 0,-21-43 0,1 5 0,0-1 0,-1 1 0,0 0 0,1 14 0,-3-23 0,-1 1 0,0 0 0,0-1 0,-1 1 0,1-1 0,-1 1 0,0-1 0,0 0 0,0 1 0,0-1 0,0 0 0,-1 0 0,0 1 0,1-1 0,-1 0 0,0-1 0,-1 1 0,1 0 0,-3 2 0,-81 81-1365,76-79-5461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31:35.26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1 143 24575,'767'0'-1365,"-751"0"-5461</inkml:trace>
  <inkml:trace contextRef="#ctx0" brushRef="#br0" timeOffset="2130.77">711 1 24575,'94'72'0,"-92"-69"0,0-1 0,1 1 0,-1 0 0,-1 0 0,1 0 0,0 0 0,-1 0 0,0 0 0,1 0 0,-1 0 0,0 0 0,-1 1 0,1-1 0,-1 0 0,1 1 0,-1-1 0,0 0 0,0 1 0,-1-1 0,1 0 0,-1 1 0,0-1 0,0 0 0,0 0 0,-3 7 0,-3 6 0,-1 0 0,-1 0 0,-17 23 0,19-28 0,-20 25-66,19-27-64,1-1 0,1 1 1,0 0-1,0 0 0,1 0 0,0 1 0,1 0 0,0 0 0,-3 14 0,5-11-6696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31:49.17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39 1 24575,'0'3'0</inkml:trace>
  <inkml:trace contextRef="#ctx0" brushRef="#br0" timeOffset="2632.08">0 134 24575,'9'1'0,"-1"1"0,0-1 0,0 1 0,1 1 0,-2 0 0,1 0 0,0 0 0,0 1 0,-1 0 0,0 1 0,0-1 0,10 10 0,-9-8 0,0 0 0,0 0 0,1-1 0,0 0 0,0-1 0,1 0 0,15 5 0,-22-9 0,0 1 0,-1-1 0,1 1 0,-1-1 0,1 1 0,-1 0 0,1 0 0,-1 0 0,1 1 0,-1-1 0,0 0 0,0 1 0,0 0 0,0-1 0,0 1 0,0 0 0,3 4 0,-4-4 0,0 1 0,0 0 0,-1-1 0,1 1 0,-1 0 0,0-1 0,0 1 0,0 0 0,0-1 0,0 1 0,0 0 0,-1-1 0,1 1 0,-1 0 0,0-1 0,0 1 0,0-1 0,-1 3 0,-11 30 0,9-21 0,-1-1 0,0 0 0,-1 0 0,-1 0 0,0-1 0,-15 21 0,-29 38-1365,42-62-5461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31:47.1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22186,'830'0'0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31:40.72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1 212 24575,'11'0'0,"15"1"0,-1-1 0,1-1 0,-1-1 0,1-2 0,-1 0 0,36-12 0,-40 11 0,0 0 0,1 2 0,-1 0 0,0 2 0,1 0 0,42 5 0,1-2 0,-52-2 0,25 0 0,0 1 0,57 10 0,-77-9 34,-1-1 0,23 0 1,-25-1-402,0 0 0,-1 1 0,26 5 0,-28-2-6459</inkml:trace>
  <inkml:trace contextRef="#ctx0" brushRef="#br0" timeOffset="1934.16">635 0 24575,'6'1'0,"-1"1"0,0-1 0,0 1 0,0 0 0,0 0 0,0 1 0,0 0 0,0-1 0,7 7 0,5 2 0,11 8 0,0 1 0,-2 1 0,38 38 0,-41-38 0,-21-19 3,0 0-1,-1 0 1,1 0 0,0 0-1,-1 0 1,1 0-1,-1 0 1,0 1 0,1-1-1,-1 0 1,0 1-1,0-1 1,-1 1 0,1-1-1,-1 1 1,1-1-1,-1 1 1,0 0 0,0-1-1,0 1 1,0 0-1,0-1 1,0 1 0,-1-1-1,1 1 1,-1-1-1,0 1 1,0-1 0,0 1-1,0-1 1,0 0 0,-1 1-1,1-1 1,-1 0-1,1 0 1,-1 0 0,-2 2-1,-8 9-188,-1-1 1,0 0-1,-1-2 0,-21 15 0,23-17-349,0 0-6291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31:21.37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116 171 24575,'674'0'-1365,"-658"0"-5461</inkml:trace>
  <inkml:trace contextRef="#ctx0" brushRef="#br0" timeOffset="2147.38">598 1 24575,'32'29'0,"46"33"0,-22-20 0,58 59 0,-113-100 0,0 0 0,0 0 0,0 0 0,0 0 0,0 0 0,0 0 0,0 0 0,0 1 0,0-1 0,-1 0 0,1 0 0,-1 1 0,1-1 0,-1 0 0,1 1 0,-1-1 0,0 1 0,1-1 0,-1 0 0,0 1 0,0-1 0,0 1 0,0-1 0,0 1 0,-1-1 0,1 3 0,-2-1 0,1 0 0,-1 0 0,0-1 0,0 1 0,0 0 0,0-1 0,0 1 0,0-1 0,-1 1 0,1-1 0,-4 2 0,-7 4 0,1 0 0,-1-1 0,-1 0 0,-18 6 0,4-4-42,14-5-399,1 1 0,-25 12 0,24-9-6385</inkml:trace>
  <inkml:trace contextRef="#ctx0" brushRef="#br0" timeOffset="4193.92">0 422 24575,'509'0'0,"-495"1"-15,1 1-1,25 5 0,-16-2-1302,-10-2-5508</inkml:trace>
  <inkml:trace contextRef="#ctx0" brushRef="#br0" timeOffset="6011.29">482 326 24575,'9'1'0,"-1"-1"0,0 2 0,1-1 0,-1 1 0,0 1 0,0 0 0,0 0 0,0 0 0,14 9 0,6 6 0,32 26 0,-19-12 0,-27-23 0,-10-6 0,1 0 0,-1 0 0,0 0 0,0 0 0,0 1 0,0 0 0,3 4 0,-6-7 0,-1 0 0,1 1 0,-1-1 0,1 0 0,-1 1 0,1-1 0,-1 1 0,0-1 0,0 1 0,1-1 0,-1 1 0,0-1 0,-1 1 0,1-1 0,0 0 0,0 1 0,-1-1 0,1 1 0,0-1 0,-1 1 0,1-1 0,-1 0 0,0 1 0,0-1 0,1 0 0,-1 0 0,0 0 0,0 1 0,-2 1 0,-34 36-342,-60 52-1,83-78-337,4-5-6146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43:42.0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3424 269 24575,'-90'0'0,"-174"-3"0,194-1 0,-122-24 0,17-12 0,10 2 0,-199-21 0,-23 38 0,303 20 0,17 0 0,-132 15 0,104-5 0,65-7 0,0 1 0,-49 12 0,-92 20 0,137-29 0,-88 7 0,83-10 0,23-1 0,1 1 0,-1 0 0,-17 7 0,19-5 0,0-1 0,0 0 0,-1-2 0,-21 3 0,-54 5 0,61-6 0,-43 1 0,55-5 0,0 1 0,0 0 0,0 1 0,0 1 0,0 0 0,1 2 0,-1 0 0,-30 14 0,37-15 11,1-1 0,-1 0 0,0 0 0,0 0 0,-1-1 0,-12 0 0,-20 5-1453,27-3-5384</inkml:trace>
  <inkml:trace contextRef="#ctx0" brushRef="#br0" timeOffset="2252.23">192 1 24575,'-169'297'0,"166"-292"0,0 0 0,0 1 0,1-1 0,-1 1 0,1 0 0,0-1 0,1 1 0,0 0 0,-1 6 0,2-10 0,-1 0 0,1-1 0,0 1 0,1 0 0,-1 0 0,0-1 0,0 1 0,1 0 0,-1-1 0,1 1 0,-1 0 0,1-1 0,0 1 0,0-1 0,0 1 0,-1-1 0,1 1 0,1-1 0,-1 0 0,0 1 0,0-1 0,0 0 0,1 0 0,-1 0 0,1 0 0,-1 0 0,1 0 0,-1 0 0,1-1 0,-1 1 0,1-1 0,0 1 0,-1-1 0,1 1 0,2-1 0,30 6 0,-21-5 0,-1 1 0,0 0 0,0 1 0,15 6 0,108 32 0,-105-32-1365,-16-6-5461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43:35.41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3557 1 24575,'-1065'0'0,"1039"1"0,0 2 0,0 1 0,-32 9 0,-36 5 0,53-11 0,-55 16 0,18-3 0,50-15 0,-54 2 0,-8 0 0,19 5 0,-135 3 0,27-5 0,-1-1 0,161-9 0,-157 4 0,146-2 0,0 2 0,1 2 0,-55 16 0,49-12 0,1-2 0,-65 7 0,10-2 0,51-8 0,0-1 0,-47-3 0,-13 2 0,-40 16 0,127-17 0,1 1 0,0 0 0,0 1 0,1 0 0,-1 0 0,-9 7 0,-24 9 0,-7-2-1365,34-14-5461</inkml:trace>
  <inkml:trace contextRef="#ctx0" brushRef="#br0" timeOffset="2095.56">209 58 24575,'-13'16'0,"0"0"0,2 1 0,-12 20 0,9-12 0,-8 16 0,-7 12 0,26-49 0,-4 4 0,1 1 0,1-1 0,0 1 0,-6 13 0,10-20 0,0 0 0,1 0 0,-1 0 0,1-1 0,-1 1 0,1 0 0,0 0 0,0 0 0,0 0 0,0 0 0,0 0 0,0 0 0,0 0 0,0 0 0,1 0 0,-1-1 0,1 1 0,0 0 0,-1 0 0,1 0 0,0-1 0,0 1 0,0 0 0,0-1 0,1 1 0,-1-1 0,0 1 0,0-1 0,4 3 0,10 6 0,2 0 0,0-1 0,27 10 0,3 2 0,-32-14-1365,-2-3-5461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43:06.0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0 405 24575,'5'0'0,"-1"-1"0,1 1 0,0-1 0,-1-1 0,0 1 0,9-4 0,13-4 0,-23 8 0,311-65 0,-231 53 0,156-4 0,1232 18 0,-1448 0 0,41 8 0,18 0 0,250-9 0,-313-1 0,0-1 0,0-1 0,0-1 0,19-6 0,-18 4 0,-1 2 0,1 0 0,32-2 0,-30 6 0,11-1 0,1 0 0,36-8 0,-27 4-14,0 1-1,83 4 0,-50 2-1306,-60-2-5505</inkml:trace>
  <inkml:trace contextRef="#ctx0" brushRef="#br0" timeOffset="2260.49">3271 1 24575,'1'14'0,"0"-1"0,1 1 0,1-1 0,0 0 0,1 1 0,0-1 0,1-1 0,0 1 0,1-1 0,10 15 0,-1 2 0,-9-16 0,-1 0 0,-1 1 0,0-1 0,0 1 0,-2 0 0,1 0 0,-1 14 0,-3-20 0,-1-1 0,1 1 0,-2-1 0,1 0 0,-1 0 0,0 0 0,0 0 0,-1 0 0,0-1 0,0 1 0,-1-1 0,-7 9 0,5-8 0,1 1 0,1 0 0,0 1 0,0-1 0,0 1 0,1 0 0,-3 10 0,4-4-1365,1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43:01.7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24575,'2'6'0,"1"0"0,-1 0 0,1 0 0,0-1 0,1 1 0,-1-1 0,1 0 0,0 0 0,0 0 0,7 6 0,-6-6 0,159 167 0,-131-151 0,-30-21 0,-1 1 0,1 0 0,-1 1 0,1-1 0,-1 0 0,0 1 0,1-1 0,-1 1 0,0 0 0,0 0 0,0 0 0,0 0 0,-1 0 0,1 0 0,0 0 0,-1 1 0,0-1 0,1 0 0,-1 1 0,0-1 0,0 1 0,0 3 0,1 0 0,-1 0 0,-1 1 0,1-1 0,-1 1 0,0-1 0,-1 1 0,0-1 0,0 0 0,0 1 0,0-1 0,-1 0 0,0 0 0,-1 0 0,1 0 0,-1 0 0,0 0 0,-1-1 0,1 1 0,-1-1 0,-7 7 0,-47 45 0,52-50 24,0 0 0,1 0 0,-1 1 0,-6 12 0,8-12-321,-1 0 0,0 0 0,0-1 0,-11 11 0,6-9-6529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42:58.76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0 24356,'3386'96'0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43:13.96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0 232 24575,'32'-3'0,"0"-1"0,0-1 0,0-2 0,48-17 0,-10 4 0,-5 2 0,-6 1 0,0 3 0,88-10 0,-92 17 0,57-15 0,46-6 0,-29 11 0,-60 7 0,110-2 0,488 13 0,-526 9 0,-5 0 0,111 4 0,-118-7 0,-96-7 0,-1 1 0,1 2 0,-1 1 0,36 10 0,10 10 0,95 23 0,-158-43 0,-1 1 0,1 0 0,19 10 0,-20-8 0,0-1 0,0-1 0,22 6 0,0-3-1365,-20-3-5461</inkml:trace>
  <inkml:trace contextRef="#ctx0" brushRef="#br0" timeOffset="2192.12">3214 1 24575,'1'39'0,"2"0"0,8 41 0,-3-6 0,-7-66 0,-1 0 0,0 0 0,-1 0 0,0 0 0,0 0 0,0 0 0,-4 8 0,4-13 5,0-1-1,-1 1 1,1-1-1,-1 1 1,0-1-1,1 1 1,-1-1-1,0 0 1,-1 0-1,1 0 1,0 0-1,0-1 1,-1 1-1,1 0 1,-1-1-1,0 0 1,1 0-1,-1 1 1,0-2-1,0 1 1,-3 1-1,-5-1-236,-1 1 1,1-1-1,-24-2 0,25 1-305,-7 0-6289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43:22.08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3250 521 24575,'-15'0'0,"-1"0"0,1-2 0,0 0 0,0 0 0,-1-1 0,-28-11 0,4 0 0,-1 2 0,-1 2 0,-67-9 0,61 13 0,9 0 0,-54 0 0,51 6 0,7 1 0,-1-1 0,1-1 0,0-3 0,-52-11 0,53 8 0,0 2 0,-1 1 0,0 1 0,-38 3 0,-18-2 0,67 0 0,0-2 0,-35-9 0,38 8 0,-1 0 0,1 1 0,-37-1 0,27 3 0,-36-5 0,36 2 0,-34 0 0,-1184 6 0,1232 0 0,0 1 0,-23 5 0,-31 3 0,13-10 0,22 0 0,-1 1 0,-52 9 0,13-2-1365,59-8-5461</inkml:trace>
  <inkml:trace contextRef="#ctx0" brushRef="#br0" timeOffset="2553.84">210 1 24575,'-2'3'0,"0"0"0,0 0 0,0-1 0,0 1 0,0 0 0,-1-1 0,1 0 0,-4 3 0,-7 7 0,5 0 0,0 0 0,-11 20 0,9-13 0,-20 19 0,25-34 0,1 1 0,0-1 0,1 0 0,-1 1 0,1 0 0,0 0 0,0 0 0,0 0 0,1 0 0,-1 1 0,0 6 0,-20 99 0,22-107 0,0 4 0,-1 0 0,2 0 0,-1 0 0,1 0 0,0 0 0,2 9 0,-2-14 0,1 0 0,0-1 0,0 0 0,0 1 0,0-1 0,1 1 0,-1-1 0,1 0 0,-1 0 0,1 0 0,0 0 0,0 0 0,0 0 0,0 0 0,0-1 0,0 1 0,0-1 0,0 0 0,1 1 0,-1-1 0,1 0 0,-1 0 0,3 0 0,30 10 0,38 6 0,-49-13 0,0 1 0,-1 2 0,1 0 0,39 19 0,-35-12-1365,-15-10-5461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17:43:28.34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3712 0 24575,'-83'4'0,"0"4"0,-93 22 0,105-17 0,-531 83 0,583-93 0,-18 4 0,1-1 0,-59 1 0,39-8 0,-417 16 0,339 4 0,70-9 0,-108 5 0,141-13 0,0 1 0,-41 10 0,-26 2 0,-296-9 0,225-8 0,131 3 0,0-2 0,0-2 0,1-1 0,-59-15 0,65 13 0,0 1 0,-1 2 0,1 0 0,-1 3 0,-35 3 0,-12-1 0,-171-2-1365,234 0-5461</inkml:trace>
  <inkml:trace contextRef="#ctx0" brushRef="#br0" timeOffset="2149.02">152 56 24575,'-1'3'0,"0"0"0,-1-1 0,1 1 0,0-1 0,-1 0 0,1 1 0,-1-1 0,0 0 0,-1 2 0,-8 11 0,1 2 0,1-1 0,1 1 0,-12 31 0,19-43 0,-1 0 0,1 0 0,0 0 0,1 0 0,-1 0 0,1 0 0,0 0 0,0 0 0,0 0 0,1 0 0,0 0 0,0 0 0,0 0 0,1 0 0,1 5 0,-1-7 0,0 0 0,0 0 0,0-1 0,0 1 0,0 0 0,0-1 0,1 0 0,-1 0 0,1 0 0,0 0 0,0 0 0,5 2 0,43 17 0,-11-6 0,167 85-1365,-196-94-5461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3T15:37:07.35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0 719 24575,'312'-11'0,"23"1"0,-301 9 0,0-2 0,63-12 0,65-27 0,-152 39 0,36-10 0,158-37 0,-172 43 0,0-1 0,31-13 0,-14 5 0,1-1 0,-27 8 0,0 2 0,1 0 0,47-6 0,-45 9 0,0-1 0,-1 0 0,38-15 0,-35 10 0,1 2 0,38-7 0,61-12 0,-63 12 0,29-8 0,63-12 0,-90 29 0,-43 4 0,41-7 0,40-12 0,-12 8-1365,-80 9-5461</inkml:trace>
  <inkml:trace contextRef="#ctx0" brushRef="#br0" timeOffset="2194.02">2540 0 24575,'0'6'0,"0"-1"0,1 0 0,0 1 0,0-1 0,0 0 0,0 0 0,1 0 0,0 0 0,0 0 0,0 0 0,1 0 0,5 7 0,1-1 0,0 0 0,2 0 0,12 10 0,-11-11 0,-1 1 0,0 0 0,11 16 0,-18-21 0,0-1 0,0 1 0,-1 0 0,0 1 0,0-1 0,-1 1 0,0-1 0,0 1 0,0 0 0,-1-1 0,1 11 0,-2-13 0,-1 1 0,1 0 0,-1-1 0,1 1 0,-1-1 0,0 1 0,-1-1 0,1 1 0,-1-1 0,0 0 0,0 0 0,-1 1 0,1-2 0,-1 1 0,0 0 0,0 0 0,-4 4 0,-35 29 0,26-24 0,1 0 0,1 1 0,-13 18 0,24-29 11,1 1-1,0 0 1,0 0-1,0 1 1,1-1-1,0 0 1,-2 8 0,-3 10-1461,1-10-5376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1T16:30:12.33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2 239 24575,'-1'-61'0,"3"-68"0,-2 127 0,0-1 0,1 1 0,-1 0 0,1 0 0,-1 0 0,1-1 0,0 1 0,0 0 0,0 0 0,0 0 0,0 1 0,1-1 0,-1 0 0,0 0 0,1 0 0,0 1 0,-1-1 0,1 1 0,0 0 0,0-1 0,0 1 0,0 0 0,0 0 0,0 0 0,0 0 0,0 0 0,0 1 0,0-1 0,0 1 0,1-1 0,-1 1 0,0 0 0,0 0 0,1 0 0,-1 0 0,3 0 0,2 1 0,-1-1 0,0 1 0,0 1 0,0-1 0,1 1 0,-1 0 0,0 0 0,-1 1 0,1-1 0,0 1 0,-1 1 0,6 3 0,32 25 0,-31-25 0,-1 1 0,-1 1 0,0-1 0,12 13 0,-15-13 0,2 0 0,-1-1 0,14 9 0,-15-11 0,1 1 0,-1-1 0,-1 1 0,1 0 0,-1 1 0,7 9 0,-4-4-1365,-1-2-5461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5T17:29:20.8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489 1 24575,'-446'0'0,"442"0"0,1 0 0,0 0 0,0 0 0,-1 0 0,1 1 0,0-1 0,0 1 0,0 0 0,-1 0 0,-2 1 0,6-1 0,0-1 0,-1 0 0,1 0 0,0 1 0,-1-1 0,1 0 0,0 1 0,0-1 0,0 0 0,-1 1 0,1-1 0,0 0 0,0 1 0,0-1 0,0 0 0,0 1 0,0-1 0,-1 1 0,1-1 0,0 0 0,0 1 0,0-1 0,0 1 0,1-1 0,-1 0 0,0 1 0,0-1 0,0 0 0,0 1 0,14 18 0,125 127 0,-114-119 0,40 44-1365,-52-56-5461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5T17:28:43.2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2600 2839 24575,'-3'-1'0,"0"0"0,-1 0 0,1 0 0,0 0 0,0-1 0,1 0 0,-1 1 0,0-1 0,-3-3 0,-6-3 0,-16-10 0,2-2 0,0 0 0,-40-42 0,1 1 0,-8-10 0,57 54 0,0 0 0,0 1 0,-2 1 0,0 1 0,0 0 0,-2 1 0,-39-19 0,41 23 0,1 0 0,0-2 0,0 0 0,1-1 0,-25-23 0,-24-17 0,-54-43 0,100 79 0,-31-28 0,31 25 0,-2 2 0,0 0 0,-37-22 0,41 28 0,1 0 0,0-1 0,-24-23 0,6 5 0,-56-39 0,61 49 0,2 0 0,1-2 0,0-1 0,-23-29 0,-2-6 0,-29-40 0,12 8 0,-4 4 0,-96-91 0,136 134 0,4 4 0,-49-62 0,25 30 0,-5-12 0,25 33 0,-63-109 0,42 66 0,-50-66 0,82 120 0,18 32 0,-1 0 0,1 0 0,-1 1 0,-10-13 0,1 2 0,1 0 0,1-1 0,1 0 0,0-1 0,-9-27 0,7 18 0,-25-43 0,24 47 0,11 19 0,-1-1 0,0 1 0,0 0 0,0 1 0,-1-1 0,0 0 0,1 1 0,-2 0 0,-4-4 0,-12-13-1365,14 11-5461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5T17:28:33.4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24575,'24'2'0,"0"0"0,0 2 0,0 0 0,-1 2 0,35 13 0,-1-2 0,1-2 0,-36-10 0,0 1 0,0 0 0,-1 2 0,0 0 0,22 13 0,-27-12 0,0-1 0,1 0 0,0-1 0,25 6 0,-41-13 0,1 0 0,0 1 0,-1-1 0,1 1 0,0-1 0,-1 1 0,1 0 0,-1 0 0,1-1 0,-1 1 0,1 0 0,-1 0 0,0 1 0,1-1 0,-1 0 0,0 0 0,0 1 0,0-1 0,0 0 0,0 1 0,0-1 0,1 4 0,-2-3 0,0 0 0,0 0 0,0 0 0,0 0 0,0 0 0,0 0 0,-1 1 0,1-1 0,-1 0 0,0 0 0,1 0 0,-1 0 0,0-1 0,0 1 0,-2 3 0,-6 7 0,1-2 0,-1 1 0,-1-1 0,-14 12 0,-32 30 0,-35 29 0,74-67 0,2 0 0,-25 30 0,35-39 0,-18 14-1365,10-14-5461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5T17:28:30.1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1397 24324,'2815'-1397'0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5T17:28:21.0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24253,'275'1779'0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5T17:28:24.3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24575,'3'63'0,"3"0"0,18 77 0,-12-79 0,-3 1 0,2 85 0,-12-106 0,0-30 0,0 1 0,0-1 0,2 1 0,-1-1 0,1 0 0,1 1 0,0-1 0,1 0 0,6 18 0,-4-19-227,-1 1-1,0-1 1,0 1-1,-1-1 1,1 13-1,-1-5-6598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1T16:30:17.56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252 65 24575,'-4'0'0,"-4"0"0,-5 0 0,-4 0 0,-2 0 0,2-3 0,0-2 0,-1-3 0,0-1 0,-1-1 0,-1 0 0,-1 2 0,0 2 0,0 3 0,3 1-8191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1T16:29:54.52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2031 6263 22186,'-2031'-6263'0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5T17:28:56.48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1143 0 24575,'-1'15'0,"-1"1"0,-6 27 0,-1 1 0,5-19 0,-14 39 0,2-9 0,-31 87 0,23-51 0,-62 156 0,16-61 0,12-8 0,-6 46 0,50-176 0,-8 53 0,-8 30 0,25-110 0,1 1 0,0 0 0,0 25 0,3-24 0,-2 1 0,-7 32 0,2-17 0,1 0 0,2 0 0,0 61 0,3-44 0,0-38 0,0 0 0,-2 0 0,-7 24 0,5-22 0,1 0 0,-3 25 0,-33 227 0,33-152 0,7-80 0,-1 0 0,-11 51 0,-35 135 0,38-179 0,2 1 0,-1 54 0,5-57 0,-27 254 0,-9 128 0,19-263 0,0 24 0,16-131 0,-12 61 0,9-68 0,-5 98 0,12-117 0,-10 53 0,3-31 0,-1 5 0,4-24 0,-3 56 0,10 3 0,-4 81 0,0-158 0,-1 0 0,-2 1 0,-8 23 0,-5 19 0,13-43-1365,0-3-5461</inkml:trace>
  <inkml:trace contextRef="#ctx0" brushRef="#br0" timeOffset="2018.49">0 5269 24575,'1'7'0,"1"0"0,0 0 0,0 0 0,0-1 0,1 1 0,0-1 0,1 0 0,-1 0 0,1 0 0,0 0 0,8 8 0,4 8 0,22 33 0,-25-40 0,0 2 0,-2 0 0,0 0 0,-1 1 0,-1 0 0,-1 1 0,12 37 0,-20-54 0,0 0 0,1 0 0,-1-1 0,1 1 0,-1 0 0,1 0 0,0 0 0,0 0 0,0-1 0,0 1 0,0 0 0,0-1 0,1 1 0,-1-1 0,0 1 0,1-1 0,-1 0 0,1 1 0,0-1 0,-1 0 0,1 0 0,0 0 0,-1 0 0,1 0 0,0-1 0,0 1 0,0-1 0,0 1 0,0-1 0,0 0 0,0 1 0,0-1 0,0 0 0,0 0 0,0 0 0,0-1 0,0 1 0,0 0 0,0-1 0,0 0 0,0 1 0,2-2 0,7-2 0,0-1 0,-1 0 0,1 0 0,-1-1 0,19-14 0,49-34 0,118-63 0,-144 88 0,42-21 0,-81 43-1365,0 1-5461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1T16:30:13.66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0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1T04:25:04.848"/>
    </inkml:context>
    <inkml:brush xml:id="br0">
      <inkml:brushProperty name="width" value="0.025" units="cm"/>
      <inkml:brushProperty name="height" value="0.025" units="cm"/>
      <inkml:brushProperty name="color" value="#849398"/>
    </inkml:brush>
  </inkml:definitions>
  <inkml:trace contextRef="#ctx0" brushRef="#br0">2555 0 24575,'6'1'0,"-1"0"0,1 0 0,0 1 0,-1 0 0,1 0 0,9 5 0,6 2 0,212 66 0,-227-73 0,0 1 0,0-1 0,0 1 0,-1 1 0,1-1 0,-1 1 0,1 0 0,-1 0 0,0 1 0,-1-1 0,1 1 0,-1 0 0,0 1 0,0-1 0,-1 1 0,0-1 0,0 1 0,0 0 0,0 0 0,-1 0 0,0 1 0,0-1 0,-1 1 0,0-1 0,0 1 0,0-1 0,-1 1 0,0 7 0,-1 1 0,-1 0 0,0 1 0,-1-1 0,-1 0 0,0 0 0,-1-1 0,0 1 0,-13 22 0,3-10 0,-1-1 0,-1 0 0,-29 32 0,16-23 0,1 2 0,-37 63 0,57-86 0,-1 0 0,-13 14 0,14-17 0,1-1 0,0 1 0,0 1 0,-9 17 0,-10 28 0,-2-2 0,-60 84 0,-89 89 0,-34 44 0,189-242 0,-119 159 0,121-157 0,-34 43 0,41-59 0,-16 20 0,-1-2 0,-2-1 0,-44 34 0,-2-5 0,-50 35 0,69-64 0,-6 5 0,48-25 0,1 1 0,0 0 0,-26 31 0,15-12 0,-44 69 0,55-77 0,-27 31 0,-5 6 0,24-25 0,15-21 0,0 0 0,-2 0 0,0-1 0,0-1 0,-29 25 0,-49 42 0,63-58 0,5-4 0,-2 0 0,-32 20 0,48-34 0,0 1 0,1 0 0,-11 11 0,-21 16 0,-1-7 0,28-17 0,-1 0 0,0-1 0,-1 0 0,1-1 0,-2-1 0,1 0 0,-20 5 0,25-8 0,-1 0 0,1 1 0,0 0 0,0 0 0,1 1 0,-1 1 0,1-1 0,-14 14 0,13-12 0,0 1 0,-1-1 0,0-1 0,0 0 0,0 0 0,-12 4 0,16-9 0,-28 11 0,-56 11 0,87-22 6,-1-1 0,1 0-1,0 0 1,0-1 0,0 1-1,-1-1 1,1 0 0,0 1 0,0-1-1,0-1 1,0 1 0,0 0-1,0-1 1,1 1 0,-1-1-1,0 0 1,1 0 0,-1 0 0,1 0-1,-4-5 1,-2-3-303,0 1 0,1-1 0,1 0 0,-6-13 0,5 11-6529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5T17:29:33.421"/>
    </inkml:context>
    <inkml:brush xml:id="br0">
      <inkml:brushProperty name="width" value="0.025" units="cm"/>
      <inkml:brushProperty name="height" value="0.025" units="cm"/>
      <inkml:brushProperty name="color" value="#849398"/>
    </inkml:brush>
  </inkml:definitions>
  <inkml:trace contextRef="#ctx0" brushRef="#br0">106 508 24575,'0'0'-8191</inkml:trace>
  <inkml:trace contextRef="#ctx0" brushRef="#br0" timeOffset="918.78">1 0 24575,'0'0'-8191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1T04:25:06.076"/>
    </inkml:context>
    <inkml:brush xml:id="br0">
      <inkml:brushProperty name="width" value="0.025" units="cm"/>
      <inkml:brushProperty name="height" value="0.025" units="cm"/>
      <inkml:brushProperty name="color" value="#849398"/>
    </inkml:brush>
  </inkml:definitions>
  <inkml:trace contextRef="#ctx0" brushRef="#br0">0 0 24575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1T04:22:25.893"/>
    </inkml:context>
    <inkml:brush xml:id="br0">
      <inkml:brushProperty name="width" value="0.025" units="cm"/>
      <inkml:brushProperty name="height" value="0.025" units="cm"/>
      <inkml:brushProperty name="color" value="#849398"/>
    </inkml:brush>
  </inkml:definitions>
  <inkml:trace contextRef="#ctx0" brushRef="#br0">0 145 24575,'0'-3'0,"0"-6"0,0-4 0,0-4 0,0-2 0,0-2 0,0 0 0,0-2 0,0 5-8191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1T04:22:22.470"/>
    </inkml:context>
    <inkml:brush xml:id="br0">
      <inkml:brushProperty name="width" value="0.025" units="cm"/>
      <inkml:brushProperty name="height" value="0.025" units="cm"/>
      <inkml:brushProperty name="color" value="#849398"/>
    </inkml:brush>
  </inkml:definitions>
  <inkml:trace contextRef="#ctx0" brushRef="#br0">0 0 24575,'9'1'0,"-1"0"0,1 1 0,-1 0 0,0 0 0,0 1 0,14 6 0,32 9 0,-10-11 0,-29-6 0,0 1 0,0 1 0,0 0 0,0 1 0,-1 1 0,0 0 0,23 12 0,-26-11 17,1 0 0,-1-1 1,1 0-1,0-1 0,0 0 0,25 4 0,-9-5-760,56-1 1,-65-2-6084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1T04:21:58.805"/>
    </inkml:context>
    <inkml:brush xml:id="br0">
      <inkml:brushProperty name="width" value="0.025" units="cm"/>
      <inkml:brushProperty name="height" value="0.025" units="cm"/>
      <inkml:brushProperty name="color" value="#849398"/>
    </inkml:brush>
  </inkml:definitions>
  <inkml:trace contextRef="#ctx0" brushRef="#br0">43 0 24575,'-11'136'0,"5"-91"0,0 51 0,6-84 33,-1-1 0,-1 0 0,-4 18 0,-3 16-1530,7-26-5329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5T17:29:56.100"/>
    </inkml:context>
    <inkml:brush xml:id="br0">
      <inkml:brushProperty name="width" value="0.025" units="cm"/>
      <inkml:brushProperty name="height" value="0.025" units="cm"/>
      <inkml:brushProperty name="color" value="#849398"/>
    </inkml:brush>
  </inkml:definitions>
  <inkml:trace contextRef="#ctx0" brushRef="#br0">0 0 24575,'34'37'0,"-26"-26"0,1-1 0,1 0 0,-1-1 0,2 0 0,-1-1 0,19 12 0,5-4 0,1-2 0,64 18 0,15 6 0,12 16 0,-108-46 0,-1 1 0,-1 0 0,0 2 0,20 15 0,10 7 0,14 6 0,93 81 0,-99-73 0,3-3 0,1-2 0,70 38 0,-106-69 0,1-1 0,0-1 0,0-1 0,1-1 0,27 5 0,126 11 0,-65-10 0,-10 1 0,5 0 0,116 31 0,-151-28 0,1-3 0,141 8 0,-24-4 0,-119-8 0,47 2 0,-99-11 0,-1 1 0,0 1 0,1 0 0,-1 2 0,-1 0 0,1 1 0,30 15 0,-12-2 0,-1 1 0,49 39 0,-69-47 0,-1 2 0,0 0 0,-1 0 0,-1 1 0,0 1 0,17 29 0,-4 2 0,24 60 0,-39-79 0,-2 0 0,8 48 0,-1-5 0,91 400 0,-87-371 0,-13-62 0,16 56 0,48 101 0,10 51 0,-53-163 0,16 94 0,-40-158 0,1 0 0,1 0 0,1-1 0,0 0 0,16 30 0,-17-38 0,-1-1 0,0 1 0,4 17 0,-6-21 0,0 1 0,0 0 0,0 0 0,1-1 0,0 1 0,0-1 0,1 0 0,0 0 0,0 0 0,6 6 0,-4-5 0,0 1 0,0 0 0,7 13 0,-9-14 0,0-1 0,0 1 0,1-1 0,0 0 0,0 0 0,9 8 0,-1-3 0,-1 1 0,16 18 0,-22-23 0,-1 0 0,1 0 0,1 0 0,-1-1 0,1 0 0,0-1 0,0 1 0,1-1 0,0-1 0,0 1 0,0-1 0,15 5 0,-3-6-25,-1 0-1,1-2 1,0 0 0,33-3-1,-14 1-1212,-21 0-5588</inkml:trace>
  <inkml:trace contextRef="#ctx0" brushRef="#br0" timeOffset="2066.43">4210 3235 24575,'79'133'0,"-58"-101"0,15 16 0,-26-35 0,0 0 0,0 1 0,8 16 0,-16-26 0,2 4 0,0 1 0,0-1 0,-1 1 0,5 18 0,-8-24 0,0 0 0,1 0 0,-1-1 0,-1 1 0,1 0 0,0 0 0,-1 0 0,1-1 0,-1 1 0,0 0 0,0-1 0,0 1 0,0 0 0,0-1 0,-1 0 0,1 1 0,-1-1 0,1 0 0,-1 1 0,-4 3 0,-5 3 24,-1 0 1,1 0-1,-2-1 0,-16 8 0,-21 14-1510,40-23-5340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6T16:01:24.9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1931 46 24575,'-59'-2'0,"0"-2"0,-79-13 0,78 9 0,1 1 0,-71-1 0,-256 10 0,361-1 0,0 1 0,0 0 0,-34 8 0,31-5 0,0-1 0,-35 1 0,30-2 0,0 0 0,1 2 0,-55 13 0,38-8 0,-65 7 0,-12-3 0,95-8 0,0 2 0,0 0 0,1 1 0,-50 20 0,57-20 0,14-6 0,0 1 0,1-1 0,0 1 0,-14 8 0,19-10 0,0 0 0,0 1 0,1-1 0,0 1 0,-1-1 0,1 1 0,1 0 0,-1 0 0,0-1 0,1 1 0,0 0 0,0 0 0,0 0 0,0 5 0,0 0 0,0 0 0,1 0 0,0 0 0,1-1 0,0 1 0,1 0 0,4 11 0,-3-13 0,0-1 0,1 1 0,0-1 0,0 0 0,1 0 0,-1 0 0,2 0 0,-1-1 0,1 0 0,9 6 0,21 14 0,-25-16 0,-1 0 0,2-1 0,0 0 0,0-1 0,0 0 0,1 0 0,1-1 0,15 5 0,38 7 0,88 32 0,-138-44 0,0 0 0,1-1 0,-1 0 0,1-1 0,22 1 0,-19-1 0,0 0 0,0 0 0,27 8 0,3 3 0,2-2 0,0-2 0,1-2 0,65 5 0,-45-8 0,118-5 0,-76-2 0,-98 2 0,0-1 0,-1 0 0,1-1 0,-1-1 0,1 0 0,-1 0 0,0-1 0,-1-1 0,1 0 0,28-12 0,-14 4 0,21-9 0,59-31 0,-97 44 0,1 2 0,0 0 0,1 0 0,0 1 0,26-8 0,-34 12 0,131-40 0,-128 37 0,-1 0 0,1 0 0,-1-1 0,-1 0 0,1 0 0,-1-1 0,-1 0 0,0 0 0,0 0 0,-1-1 0,-1 0 0,8-10 0,-9 10 0,-1 0 0,1 0 0,-2 0 0,0 0 0,0 0 0,-1 0 0,0 0 0,-1-1 0,0 1 0,-1-1 0,-1 1 0,0 0 0,-3-14 0,2 19 0,-1-1 0,1 0 0,-1 1 0,0-1 0,0 1 0,-1 0 0,1 0 0,-1 0 0,0 0 0,0 0 0,-1 0 0,1 1 0,-1-1 0,0 1 0,0 0 0,-5-2 0,-5-1 0,0 0 0,-1 0 0,0 1 0,-20-3 0,-14-3-1365,35 8-5461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6:46:04.22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20 24575,'475'40'0,"-420"-33"0,70 3 0,168-8 0,-143-4 0,-44 4 0,113-4 0,-165-7 0,9-1 0,20 0 0,-57 6 0,39-2 0,-50 5 0,0 0 0,-1-2 0,1 0 0,22-8 0,-22 7 0,0-1 0,0 2 0,0 0 0,20-1 0,42 5-1365,-60-1-5461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6:41:08.54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24575,'0'0'-8191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6:46:07.41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 24575,'3'0'0,"8"0"0,5 0 0,3 0 0,2 0 0,3 0 0,2 0 0,-1 0 0,-2 0 0,0 0 0,-2 0 0,-1 0 0,0 0 0,-1 0 0,0 0 0,0 0 0,-3 0-8191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6:46:10.72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 24575,'88'-2'0,"95"4"0,-124 7 0,16 1 0,-73-10-39,1 0-56,0 0 1,0 0-1,0 0 0,0 0 0,0 1 1,0-1-1,0 1 0,-1 0 1,1 0-1,0 0 0,0 0 0,0 1 1,4 2-1,1 4-6731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6:46:12.09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24575,'0'0'-8191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6:49:36.71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1 24575,'3'0'0,"5"0"0,4 0 0,3 0 0,2 0 0,2 0 0,1 0 0,0 0 0,0 0 0,0 0 0,0 0 0,-1 0 0,1 0 0,-1 0 0,0 0 0,0 0 0,-3 0-8191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9T16:49:37.87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0 24575,'0'0'-8191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7:28:37.99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24575,'0'0'-8191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30T17:25:36.57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5478 574 24508,'-3'22'0,"-3"1"0,-4-1 0,-5 0 0,-4 1 0,-4-1 0,-4-1 0,-4 1 0,-5-1 0,-3 0 0,-4 0 0,-4-1 0,-4 0 0,-3-1 0,-4 0 0,-3 0 0,-4-1 0,-4-1 0,-2 0 0,-3-1 0,-4 0 0,-2-1 0,-3-1 0,-3 0 0,-2-2 0,-3 1 0,-2-2 0,-2 0 0,-1-2 0,-3 0 0,-1 0 0,-2-2 0,0-1 0,-3 0 0,0-1 0,0-1 0,-2-1 0,0-1 0,0 0 0,-1-2 0,1 0 0,-1-2 0,1 0 0,1-1 0,0-1 0,1-1 0,1-1 0,1 0 0,1-1 0,2-2 0,2 0 0,1 0 0,2-2 0,2 0 0,3-2 0,2 1 0,2-2 0,3 0 0,2-1 0,4-1 0,2 0 0,4-1 0,3 0 0,3-1 0,3-1 0,4 0 0,4 0 0,3-1 0,4 0 0,4-1 0,4 0 0,4 0 0,4-1 0,3 1 0,5-1 0,5-1 0,3 1 0,4 0 0,5-1 0,4 1 0,4-1 0,4 1 0,5-1 0,4 1 0,3 0 0,5 0 0,5 0 0,3 1 0,4-1 0,4 1 0,4 1 0,4 0 0,4 0 0,3 0 0,4 1 0,4 1 0,3 0 0,3 1 0,3 0 0,4 0 0,2 2 0,4 0 0,2 1 0,3 0 0,2 1 0,2 1 0,3 1 0,2 0 0,2 1 0,1 1 0,2 1 0,2 1 0,1 0 0,1 1 0,1 2 0,1 0 0,0 1 0,1 0 0,1 2 0,-1 1 0,1 0 0,-1 1 0,0 2 0,0 0 0,-2 1 0,0 0 0,0 2 0,-3 1 0,0 0 0,-2 1 0,-1 1 0,-3 1 0,-1 1 0,-2 0 0,-2 1 0,-3 1 0,-2 1 0,-3 0 0,-3 1 0,-2 0 0,-4 2 0,-3 0 0,-2 0 0,-4 1 0,-4 0 0,-3 1 0,-4 1 0,-3 0 0,-4 0 0,-4 0 0,-4 1 0,-3 1 0,-5-1 0,-4 1 0,-4 0 0,-4 0 0,-4 0 0,-5 1 0,-4-1 0,-3 1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1T16:11:32.9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24575,'13'13'0,"185"193"0,-188-195 0,0-1 0,1-1 0,0 0 0,25 15 0,-24-17 0,0 1 0,0 1 0,-1 0 0,19 19 0,-14-10 0,0-2 0,2 0 0,0-1 0,1-1 0,0-1 0,1 0 0,0-1 0,32 12 0,57 33 0,-52-25 0,78 30 0,-46-35 0,-62-20 0,0 1 0,49 21 0,-3 9 0,-20-9 0,1-3 0,97 33 0,196 50 0,-264-79 0,60 19 0,-91-31 0,-1 3 0,49 27 0,-53-24 0,1-2 0,67 21 0,-32-13 0,-65-22 0,1-1 0,0-1 0,1 0 0,-1-1 0,24 2 0,-21-5 0,3-1 0,0 2 0,-1 0 0,34 10 0,37 11 0,-74-21 0,0 1 0,-1 1 0,0 2 0,0 0 0,0 0 0,-1 2 0,36 21 0,-5 4 0,85 41 0,-61-36 0,-53-27 0,56 31 0,163 65 0,-205-98 0,55 9 0,-55-14 0,59 19 0,-67-16 0,1-2 0,0-1 0,0-1 0,41 0 0,32 4 0,365 82 0,-235-42 0,-71-27 0,5 2 0,-105-14 0,100 3 0,-67-7 0,501 6 0,-332-42 0,-175 17 0,254-44 0,-124 14 0,-156 32 0,113-38 0,-163 46 0,585-142 0,-581 143 0,142-20 0,21-6 0,92-22 0,-38 9 0,42-4 0,-12-7 0,-1 9 0,-52 12 0,-6-10 0,249-86 0,-414 114 0,206-65 0,-23 22 0,-143 41 0,-48 11 0,42-14 0,8 0 0,-56 14 0,45-14 0,-44 11 0,0 0 0,1 2 0,0 1 0,46-3 0,107 7 0,13 0 0,-176-2 0,-1 0 0,0-1 0,0 0 0,-1-2 0,19-8 0,-15 6 0,1 1 0,29-8 0,60-17 0,-7 1 0,-46 17 0,98-40 0,-127 44 0,1 2 0,0 2 0,0 0 0,1 2 0,31-2 0,11-3 0,-41 4 0,42-1 0,267 7-1365,-320-1-5461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1T16:11:20.97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14416 975 24575,'-6'1'0,"0"0"0,-1 0 0,1 1 0,0 0 0,1 0 0,-1 0 0,0 1 0,-7 4 0,-6 2 0,-71 37 0,-139 95 0,146-85 0,-172 85 0,-112-15 0,139-54 0,167-50 0,-2-2 0,-102 17 0,100-25 0,0 4 0,-65 24 0,-72 19 0,106-34 0,-107 43 0,89-27 0,-985 342 0,1051-366 0,4 1 0,-1-3 0,-1-2 0,-58 9 0,-3-4 0,59-9 0,0-2 0,-57 0 0,-295 5 0,227-1 0,-184 15 0,95-10 0,-34 4 0,178-4 0,36-4 0,-124 3 0,117-16 0,-167 2 0,182 3 0,-108 20 0,108-14 0,1-4 0,-144-6 0,89-3 0,-617 3 0,665-4 0,-111-19 0,109 11 0,-354-77 0,59-44 0,129 39 0,135 48 0,-11-4 0,-72-26 0,70 25 0,67 29 0,-77-16 0,132 37 0,-255-68 0,227 57 0,10 3 0,0 1 0,0 1 0,0 1 0,-1 1 0,-36-3 0,-11 8 0,47 1 0,0-1 0,0-1 0,0-1 0,0-1 0,1-1 0,-1-1 0,-22-7 0,16 2 0,-1 2 0,-1 0 0,-57-4 0,4 0 0,40 6 0,33 5 0,1 0 0,-1-1 0,1 0 0,-1 0 0,1-1 0,0-1 0,-18-8 0,6 2 0,-1 0 0,0 2 0,0 1 0,-1 1 0,-41-6 0,31 6 0,22 3 0,1-1 0,-1 0 0,1-1 0,-20-11 0,-20-9 0,21 13 0,0-2 0,0-2 0,2 0 0,0-2 0,0-1 0,-26-25 0,16 12 0,-80-60 0,-5-1 0,-144-114 0,227 174 0,-18-7 0,41 30 0,-31-24 0,-7-9 0,37 31 0,1-2 0,-25-24 0,-74-101 0,91 106 0,20 25 0,0 0 0,0 1 0,-1 0 0,0 0 0,0 0 0,-1 1 0,0 0 0,0 0 0,-1 1 0,1 0 0,-1 0 0,-9-4 0,-74-19 0,-1 4 0,-139-18 0,208 38 0,-24-1 0,-50 0 0,-42-5 0,4 0 0,-1-1 0,76 5 0,-1 3 0,-69 4 0,-46-1 0,165-1 0,0-1 0,0 0 0,1 0 0,-1-1 0,-13-6 0,21 8 0,0-1 0,0 1 0,1-1 0,-1 1 0,0-1 0,1 0 0,-1 0 0,1 0 0,0-1 0,-3-2 0,4 4 0,1 0 0,-1-1 0,0 1 0,1 0 0,-1 0 0,1-1 0,-1 1 0,1-1 0,0 1 0,0 0 0,-1-1 0,1 1 0,0-1 0,0 1 0,1 0 0,-1-1 0,0 1 0,0-1 0,1 1 0,-1 0 0,0-1 0,1 1 0,0-2 0,4-3 0,-1 0 0,1 1 0,0-1 0,1 1 0,-1 0 0,13-8 0,-8 6 0,5-3 0,0 1 0,1 1 0,0 1 0,0 0 0,24-6 0,-22 9 0,0 1 0,1 1 0,-1 1 0,1 0 0,0 2 0,-1 0 0,1 1 0,25 7 0,-13-4 0,55 2 0,-78-7 0,0 0 0,-1 0 0,1-1 0,0 0 0,0-1 0,-1 1 0,10-5 0,-13 4 0,0 0 0,0 0 0,-1 0 0,1-1 0,-1 0 0,1 0 0,-1 0 0,0 0 0,0 0 0,-1 0 0,1-1 0,-1 0 0,1 1 0,2-7 0,6-14 0,-8 17 0,0-1 0,1 1 0,0 0 0,0 0 0,1 0 0,0 1 0,0-1 0,0 1 0,8-6 0,-3 3-1365,-1 0-5461</inkml:trace>
  <inkml:trace contextRef="#ctx0" brushRef="#br0" timeOffset="1670.59">318 0 24575,'35'2'0,"44"7"0,-44-4 0,42 1 0,-32-8 0,-33 1 0,0 0 0,0 0 0,0 1 0,0 1 0,0 0 0,0 1 0,0 0 0,16 5 0,-24-4 0,1 0 0,-1 0 0,-1 0 0,1 1 0,0 0 0,-1-1 0,0 1 0,0 0 0,0 0 0,0 1 0,0-1 0,-1 1 0,0-1 0,0 1 0,2 8 0,1 3 0,-1 0 0,0 1 0,1 24 0,-3 1-1365,-2-24-5461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1T16:11:03.3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11834 2247 24575,'-48'-53'0,"2"-3"0,-46-73 0,53 71 0,-3 1 0,-68-71 0,51 70 0,-170-156 0,-32 13 0,-108-90 0,311 242 0,-455-365 0,471 383 0,-2 1 0,0 3 0,-2 1 0,-84-33 0,59 34 0,-231-92 0,108 45 0,117 45 0,-44-7 0,73 21 0,-61-9 0,29 6 0,-9 2 0,-102-5 0,185 19 0,-447-6 0,255 8 0,158-2 0,-273 13 0,194-4 0,-156-8 0,124-3 0,-1271 2 0,1371 3 0,1 2 0,-80 18 0,-47 6 0,-9-8 0,74-7 0,-115-1 0,198-14 0,-14 0 0,0 1 0,0 2 0,1 2 0,-52 12 0,50-4 0,0-1 0,0-3 0,-1-2 0,-58 1 0,36-8 0,1 0 0,0 2 0,-75 11 0,67-4 0,0-4 0,-93-6 0,48 0 0,-717 2 0,674 11 0,-5 0 0,-79 5 0,184-10 0,-8 3 0,34-4 0,-37 1 0,38-4 0,1 2 0,-52 13 0,-18 3 0,-71 14 0,83-14 0,15-7 0,37-7 0,0 2 0,-48 16 0,-21 5 0,83-24 0,0 1 0,1 2 0,0 0 0,-41 21 0,20-5 0,23-13 0,2 1 0,-1 1 0,-37 30 0,53-38 0,1 1 0,0-1 0,0 1 0,0 0 0,0 0 0,1 1 0,0 0 0,1-1 0,-1 1 0,1 1 0,1-1 0,-1 0 0,1 0 0,1 1 0,-1 0 0,1-1 0,0 10 0,0-7-170,0 0-1,0 0 0,-2-1 1,1 1-1,-1 0 0,0-1 1,-6 12-1,2-6-6655</inkml:trace>
  <inkml:trace contextRef="#ctx0" brushRef="#br0" timeOffset="2002.73">2 681 24575,'-1'68'0,"3"75"0,-2-141 0,0 0 0,0 0 0,1 0 0,-1 0 0,1 0 0,-1 0 0,1 0 0,0 0 0,0 0 0,0 0 0,0 0 0,0-1 0,0 1 0,1 0 0,-1-1 0,0 1 0,1-1 0,0 0 0,-1 1 0,1-1 0,3 2 0,-1-1 0,0 0 0,1-1 0,-1 1 0,1-1 0,-1 0 0,1 0 0,0-1 0,-1 0 0,8 1 0,1-2 0,-1 0 0,1-1 0,-1 0 0,1-1 0,-1-1 0,19-7 0,2-4-116,-9 5-134,-1-1 1,-1-1-1,0-1 0,26-19 0,-37 23-6576</inkml:trace>
  <inkml:trace contextRef="#ctx0" brushRef="#br0" timeOffset="4919.37">10987 2205 24575,'3'1'0,"0"0"0,0 0 0,0 1 0,0-1 0,0 1 0,0 0 0,-1-1 0,1 1 0,-1 1 0,1-1 0,3 4 0,4 3 0,246 209 0,-255-217 0,0 0 0,-1 0 0,1 0 0,0 0 0,0-1 0,0 1 0,0 0 0,0 0 0,1-1 0,-1 1 0,0-1 0,0 1 0,0-1 0,1 0 0,-1 1 0,0-1 0,0 0 0,1 0 0,1 0 0,-3 0 0,1-1 0,0 1 0,-1 0 0,1-1 0,-1 1 0,1-1 0,-1 1 0,1-1 0,-1 1 0,1-1 0,-1 0 0,1 1 0,-1-1 0,0 0 0,1 1 0,-1-1 0,0 0 0,1 1 0,-1-1 0,0 0 0,0 1 0,0-1 0,0-1 0,1-5 0,-1 0 0,0 1 0,0-1 0,-1 0 0,-2-11 0,-5-23 0,7 28 0,-2 0 0,0-1 0,0 1 0,-1 0 0,-1 1 0,-9-20 0,11 26-151,0 0-1,1 0 0,0 0 0,0-1 1,0 1-1,1 0 0,0-1 1,-1-9-1,1-1-6674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1T16:10:53.2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10852 1716 24575,'-5'-1'0,"-1"0"0,1 0 0,0-1 0,0 0 0,0 0 0,0 0 0,0-1 0,0 0 0,1 0 0,-1 0 0,-4-4 0,-7-4 0,-299-209 0,19 11 0,37 68 0,146 84 0,-683-322 0,722 351 0,0 4 0,-2 3 0,-141-21 0,-206-43 0,15-31 0,121 32 0,233 71 0,-59-6 0,54 11 0,55 7 0,-504-71 0,-12 43 0,18 20 0,51-1 0,353 13 0,-123 19 0,69-8 0,-256-9 0,232-7 0,54 4 0,-126-4 0,98-19 0,105 12 0,0 3 0,-51-1 0,-836 8 0,898-3 0,1-1 0,-56-13 0,52 8 0,-70-6 0,-99-6 0,191 18 0,1-2 0,0 0 0,-16-7 0,18 6 0,0 1 0,0 0 0,0 1 0,-25-3 0,-217 4 0,124 4 0,87 0 0,1 3 0,-53 11 0,-17 2 0,44-9 0,12-2 0,-57 0 0,-364-8 0,462 2 0,1 0 0,-1 1 0,1 1 0,0 0 0,-20 8 0,-68 31 0,81-32 0,3 0 0,0 1 0,1 0 0,1 2 0,0 0 0,0 0 0,2 2 0,-14 16 0,-2 0 0,18-17-11,0 1-1,-14 23 0,10-12-1318,8-15-5496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1T16:10:44.23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8256 720 24575,'-37'32'0,"-2"-2"0,-48 30 0,-17 11 0,39-26 0,-3-3 0,-108 48 0,94-50 0,50-26 0,0-1 0,-56 13 0,51-16 0,-67 27 0,82-28 0,0-1 0,-33 7 0,-14 4 0,46-11 0,3 0 0,-1-2 0,-25 5 0,-5-1 0,0 1 0,-76 28 0,103-31 0,-1-2 0,-41 7 0,40-10 0,0 2 0,-37 13 0,30-8 0,0-2 0,0-1 0,-42 3 0,-13 3 0,46-5 0,8-1 0,-1-1 0,-64 2 0,14-10 0,-106 4 0,152 3 0,-53 14 0,-31 19 0,-41-14 0,138-20 0,0 1 0,0 2 0,-35 13 0,7-2 0,14-5 0,0-3 0,0 0 0,-1-3 0,-1-1 0,-41-1 0,76-5 0,-40 0 0,1 1 0,-54 10 0,42-5 0,0-1 0,-89-6 0,51-1 0,-39-9 0,-3 0 0,21 13 0,-129-3 0,220-3 0,0 0 0,-30-10 0,33 8 0,1 0 0,-1 2 0,-34-2 0,-132 8 0,-73-3 0,212-6 0,1-2 0,1-1 0,-51-20 0,41 13 0,19 4 0,-63-32 0,62 26 0,-127-72 0,33 42 0,94 37 0,1-2 0,-47-24 0,-116-62 0,167 81 0,-61-44 0,-17-9 0,87 56 0,1-1 0,-45-39 0,31 23 0,-43-45 0,57 52 0,-35-29 0,51 49 0,1 1 0,-1 0 0,0 1 0,-16-6 0,15 6 0,0 0 0,1 0 0,-1-1 0,-9-7 0,-7-6 0,-41-20 0,9 6 0,-51-27 0,78 37 0,13 9 0,-1 0 0,-1 1 0,-34-15 0,32 17 0,0-1 0,0-1 0,-20-16 0,-22-12 0,-54-13 0,-9-8 0,-53-38 0,21 25-1365,140 66-5461</inkml:trace>
  <inkml:trace contextRef="#ctx0" brushRef="#br0" timeOffset="2425.17">2 234 24575,'-1'-30'0,"0"15"0,1 1 0,1 0 0,0 0 0,4-21 0,-4 31 0,0 1 0,0-1 0,1 0 0,-1 0 0,1 1 0,0-1 0,0 1 0,0-1 0,1 1 0,-1 0 0,1 0 0,0 0 0,0 0 0,0 1 0,0-1 0,0 1 0,0 0 0,1 0 0,-1 0 0,6-2 0,21-7 0,2 2 0,-1 2 0,65-8 0,-91 15 0,92-5-1365,-75 5-5461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1T16:10:25.05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90 24575,'113'2'0,"-44"1"0,0-4 0,0-2 0,100-18 0,121-31 0,-235 44 0,0 2 0,0 3 0,88 5 0,-33 0 0,-15-3 0,105 2 0,-163 2 0,0 1 0,-1 2 0,49 13 0,-47-9 0,51 5 0,-11-2 0,97 36 0,-92-24 0,155 44 0,192 77 0,-390-129 0,0 1 0,-1 3 0,46 31 0,-35-21 0,79 35 0,-32-18 0,-69-34 0,2-1 0,-1-2 0,46 12 0,96 11 0,-69-15 0,-39-7 0,-23-5 0,54 16 0,109 34 0,-57-18 0,120 27 0,22 6 0,-268-66 0,2 2 0,-1-2 0,1-1 0,0 0 0,0-2 0,35 2 0,408-7-1365,-447 2-5461</inkml:trace>
  <inkml:trace contextRef="#ctx0" brushRef="#br0" timeOffset="1650.13">5334 767 24575,'1'3'0,"0"0"0,1-1 0,-1 1 0,1-1 0,-1 1 0,1-1 0,0 1 0,0-1 0,0 0 0,0 0 0,3 2 0,3 4 0,218 224 0,-201-203 0,32 46 0,-56-74 0,0 0 0,-1 0 0,1 0 0,-1 0 0,0 0 0,1 1 0,-1-1 0,0 0 0,0 0 0,0 0 0,0 0 0,0 0 0,0 1 0,0-1 0,0 0 0,0 0 0,0 0 0,-1 0 0,1 0 0,0 0 0,-1 1 0,1-1 0,-1 0 0,1 0 0,-1 0 0,0 0 0,1-1 0,-1 1 0,0 0 0,0 0 0,1 0 0,-1 0 0,0-1 0,-2 2 0,-42 26 0,26-17 0,-16 21 0,33-28 0,-2 0 0,1 0 0,0-1 0,-1 1 0,1-1 0,-1 0 0,0 0 0,0-1 0,0 1 0,-1-1 0,1 0 0,-1 0 0,-8 3 0,-10-2-1365,1-1-5461</inkml:trace>
  <inkml:trace contextRef="#ctx0" brushRef="#br0" timeOffset="4617.04">5186 1530 24575,'-66'0'0,"-7"2"0,-1-4 0,0-2 0,-81-17 0,-194-86 0,240 68 0,-178-39 0,-93 19 0,295 53 0,58 5 0,1-1 0,-1-2 0,-41-9 0,-170-44 0,44 7 0,-121-36 0,185 44 0,-167-79 0,235 94 0,0 4 0,-69-18 0,36 13 0,-219-88 0,273 100 0,0 2 0,-77-14 0,48 12 0,-79-12 0,50 11 0,28 7 0,0 4 0,-143 6 0,89 2 0,65-3 0,-71 3 0,121-1 19,1 1 0,-1 1-1,0 0 1,1 0 0,-10 5 0,-21 6-1497,23-9-5348</inkml:trace>
  <inkml:trace contextRef="#ctx0" brushRef="#br0" timeOffset="6687.31">339 325 24575,'-1'7'0,"-1"1"0,0-1 0,0 0 0,0 0 0,-1-1 0,0 1 0,-1-1 0,1 1 0,-1-1 0,-6 7 0,-10 19 0,6-6 0,10-20 0,0 0 0,1 0 0,-1 1 0,1-1 0,1 1 0,-3 10 0,4-15 0,1 0 0,0 0 0,0 1 0,0-1 0,0 0 0,1 0 0,-1 0 0,1 1 0,-1-1 0,1 0 0,0 0 0,-1 0 0,1 0 0,0 0 0,1 0 0,-1 0 0,0-1 0,0 1 0,1 0 0,-1-1 0,1 1 0,-1 0 0,1-1 0,0 0 0,3 3 0,7 3 15,0-1 0,0 0 0,1-1 1,0 0-1,0-1 0,18 4 0,32 10-1486,-50-13-5355</inkml:trace>
  <inkml:trace contextRef="#ctx0" brushRef="#br0" timeOffset="11166.11">44 979 24575,'27'1'0,"0"2"0,0 0 0,-1 2 0,1 1 0,35 13 0,126 60 0,-81-28 0,175 112 0,-253-145 0,0-2 0,1-1 0,34 12 0,-5-2 0,-2 1 0,427 209 0,-207-80-217,838 487-1769,-1057-602 2315,-54-39-164,0 0 0,0 0-1,0-1 1,1 1-1,-1-1 1,0 0-1,0-1 1,0 1 0,1-1-1,7-2 1,6 1-102,24 2-63,0 2 0,0 1 0,47 11 0,56 6 0,50 1 0,-105-9 0,95 0 0,581-41 0,-205-8 0,-514 37 0,19 2 0,0-3 0,0-2 0,97-19 0,-75 0 0,155-62 0,-166 52 0,2 4 0,148-32 0,-188 51 0,55-20 0,-65 19 0,217-75 0,-213 73 0,37-19 0,1 0 0,61-28 0,104-23 0,-198 69 0,79-29 0,-108 38 0,26-11 0,0-1 0,55-34 0,-77 41-1365,-1 2-5461</inkml:trace>
  <inkml:trace contextRef="#ctx0" brushRef="#br0" timeOffset="11553.27">7685 1762 24575,'0'0'-8191</inkml:trace>
  <inkml:trace contextRef="#ctx0" brushRef="#br0" timeOffset="13263.7">7516 1678 24575,'29'0'0,"-1"0"0,1 2 0,41 9 0,-54-8 0,-11-2 0,0 0 0,0 0 0,0 0 0,0 1 0,9 4 0,-12-5 0,-1 1 0,1-1 0,0 0 0,-1 1 0,0-1 0,1 1 0,-1-1 0,0 1 0,1 0 0,-1 0 0,0 0 0,0-1 0,-1 1 0,1 0 0,0 0 0,-1 0 0,1 0 0,0 4 0,1 9 0,0 0 0,-1 0 0,-1 0 0,0 0 0,-1 0 0,0 0 0,-2-1 0,1 1 0,-2 0 0,0-1 0,-1 0 0,0 0 0,-1 0 0,-10 16 0,3-6 11,9-17-286,0 0-1,0 0 1,0 0 0,-7 6 0,2-4-6551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1T16:10:22.81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995 497 24519,'0'20'0,"-2"-1"0,1 1 0,-2-1 0,-1 0 0,0 0 0,-1 0 0,0 0 0,-2-1 0,0 1 0,-1-1 0,0-1 0,-1 0 0,-1 0 0,-1 0 0,0-1 0,-1-1 0,0 0 0,-1 0 0,-1-1 0,0 0 0,0-2 0,-1 1 0,-1-1 0,0-1 0,0-1 0,-1 0 0,0-1 0,-1 0 0,0-1 0,0-1 0,-1-1 0,1 0 0,-1-1 0,0-1 0,0-1 0,-1 0 0,1-1 0,-1-1 0,1 0 0,-1-2 0,1 0 0,-1-1 0,1-1 0,0 0 0,0-1 0,0-1 0,0-1 0,1 0 0,0-1 0,0-1 0,0-1 0,1 0 0,0-1 0,1 0 0,0-1 0,0-1 0,1-1 0,0 1 0,1-2 0,1 0 0,0-1 0,0 0 0,2 0 0,-1-1 0,2-1 0,0 0 0,1 0 0,0 0 0,1-1 0,1-1 0,1 1 0,0-1 0,1 0 0,1 0 0,1 0 0,0 0 0,1-1 0,1 1 0,1-1 0,0 1 0,1-1 0,1 1 0,1 0 0,0-1 0,1 1 0,1 0 0,1 1 0,0-1 0,1 1 0,1 0 0,1 1 0,0-1 0,1 2 0,0-1 0,2 1 0,-1 1 0,2-1 0,0 2 0,0 0 0,1 0 0,1 1 0,0 1 0,1 0 0,0 1 0,0 0 0,1 2 0,0-1 0,1 2 0,0 0 0,0 1 0,0 1 0,1 0 0,0 1 0,0 1 0,0 0 0,0 2 0,1 0 0,-1 1 0,1 0 0,-1 2 0,1 0 0,-1 1 0,1 0 0,-1 2 0,0 0 0,0 1 0,-1 1 0,1 0 0,-1 1 0,0 1 0,0 0 0,-1 2 0,0-1 0,-1 2 0,0 0 0,0 1 0,-1 0 0,-1 1 0,0 1 0,0 0 0,-1 0 0,-1 2 0,0-1 0,-1 1 0,0 1 0,-1-1 0,-1 2 0,-1-1 0,0 1 0,-1 0 0,0 1 0,-2-1 0,0 1 0,-1 0 0,0 1 0,-1-1 0,-2 0 0,1 1 0,-2-1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2T18:03:43.71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1973 2141 24575,'65'0'0,"255"-4"0,-1-25 0,-164-6 0,-122 27 0,25-5 0,-32 8 0,37-11 0,-44 7 0,1 0 0,-1-2 0,-1 0 0,0 0 0,0-2 0,-1 0 0,27-28 0,-37 31 0,1 0 0,-2 0 0,1-1 0,-1 1 0,-1-1 0,0-1 0,5-15 0,-4 9 0,1 1 0,11-18 0,-15 28 0,0 1 0,0-1 0,-1 0 0,1 0 0,-2-1 0,1 1 0,-1 0 0,1-13 0,-3-63 0,-1 40 0,1 6 0,-5-123 0,3 133 0,-1 0 0,-2 0 0,-16-50 0,5 37 0,-2 1 0,-2 0 0,-1 2 0,-2 0 0,-41-48 0,-158-152 0,140 157 0,-4 5 0,-163-112 0,184 147 0,-1 2 0,-2 3 0,-1 3 0,-2 3 0,-77-20 0,32 14 0,-61-15 0,144 43 0,1 2 0,-1 1 0,-50 0 0,0 6 0,-117 19 0,161-14 0,0 2 0,0 2 0,1 1 0,-73 35 0,41-10 0,2 3 0,2 3 0,-95 79 0,119-82 0,-22 19 0,43-41 0,0 2 0,2 0 0,1 1 0,0 1 0,-27 43 0,22-25 0,17-27 0,0-1 0,-1 1 0,-1-1 0,0-1 0,-12 12 0,13-15 0,1 1 0,0 0 0,0 0 0,0 0 0,1 1 0,-9 20 0,3-6 0,0-1 0,5-12 0,1 0 0,0 1 0,1 0 0,0-1 0,1 2 0,0-1 0,1 0 0,0 1 0,1-1 0,-1 17 0,3-17 0,0 0 0,-1 1 0,-1-1 0,0 0 0,-1 0 0,0 0 0,-1 0 0,0-1 0,-1 1 0,-10 17 0,10-20 0,1-1 0,1 1 0,-1 0 0,2 0 0,-1 0 0,1 1 0,0-1 0,1 1 0,1-1 0,-1 1 0,1-1 0,1 1 0,0-1 0,2 11 0,4 14 0,2 0 0,20 48 0,-20-55 0,10 18 0,1 0 0,2-2 0,3 0 0,1-1 0,1-2 0,3-1 0,58 60 0,-24-37 0,3-3 0,3-3 0,101 63 0,-108-80 0,3-2 0,0-3 0,2-3 0,2-3 0,78 20 0,-85-31 0,-29-7 0,1-1 0,1-1 0,-1-2 0,64 2 0,-41-10 0,83-12 0,-8-17 0,-87 19 0,7 4 0,-45 7 0,1 0 0,-1 0 0,0 0 0,0-1 0,0 0 0,0-1 0,0 0 0,-1 0 0,1-1 0,-1 0 0,8-5 0,0-3-170,1 0-1,-2-1 0,0-1 1,-1 0-1,0-1 0,-1-1 1,13-21-1,-18 25-6655</inkml:trace>
  <inkml:trace contextRef="#ctx0" brushRef="#br0" timeOffset="2731.43">3009 2053 24575,'0'0'-8191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3T16:24:55.01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0 171 24575,'0'0'-8191</inkml:trace>
  <inkml:trace contextRef="#ctx0" brushRef="#br0" timeOffset="2235.38">0 171 24575,'21'2'0,"1"1"0,-1 1 0,0 1 0,0 1 0,38 16 0,-2-1 0,104 30 0,175 32 0,-262-74 0,0-2 0,85-5 0,-15 0 0,196 15 0,126 3 0,-273-3 0,-115-5 0,126 2 0,-27-12 0,169-5 0,-179-20 0,-51 5 0,-69 10 0,71-22 0,-25 6 0,96-29 0,-16 4 0,-6 20 0,-120 21 0,1-3 0,-2-1 0,83-34 0,-49 17 0,107-48 0,-144 56 0,-37 17 0,1 0 0,-1 0 0,1 1 0,0 0 0,0 1 0,0-1 0,0 1 0,15-2 0,83 4-1365,-87 1-5461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3T16:24:04.29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2413 0 24575,'5'1'0,"-1"-1"0,1 1 0,0 0 0,-1 1 0,1-1 0,-1 1 0,0 0 0,1 0 0,5 4 0,34 25 0,9 4 0,-37-26 0,-1 1 0,19 16 0,-32-25 0,-1 0 0,0 1 0,0-1 0,0 1 0,0-1 0,0 1 0,0 0 0,0-1 0,0 1 0,-1 0 0,1 0 0,-1 0 0,1-1 0,-1 1 0,0 0 0,0 0 0,0 0 0,0 0 0,0 0 0,0 0 0,0-1 0,-1 1 0,1 0 0,-1 0 0,1 0 0,-1-1 0,0 1 0,1 0 0,-1-1 0,0 1 0,0 0 0,0-1 0,-1 1 0,1-1 0,-2 3 0,-7 6 0,1 0 0,-1 0 0,-18 13 0,23-19 0,-77 57-1365,69-49-5461</inkml:trace>
  <inkml:trace contextRef="#ctx0" brushRef="#br0" timeOffset="1306.47">933 212 24575,'0'0'-8191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3T16:24:41.39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0 252 24575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3T16:26:15.24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5056 21 24575,'-49'2'0,"0"1"0,0 3 0,-59 15 0,-139 54 0,170-47 0,-125 41 0,-58 8 0,213-65 0,-96 8 0,125-18 0,-341 23 0,-968-26 0,1302 0 0,0-2 0,0-1 0,-42-12 0,-7-1 0,26 8 0,-1 3 0,-70-2 0,102 7 0,0 0 0,0-2 0,-18-5 0,-5 0 0,-171-35 0,161 35 0,27 3 0,-1 2 0,-31-2 0,-9 6 0,37 1 0,0-1 0,0-2 0,0-1 0,0-1 0,0-1 0,-33-10 0,41 9 0,-1 0 0,1 1 0,-1 2 0,0 0 0,-24 0 0,-12 0 0,-3-9 0,44 8 0,0 0 0,-23-1 0,-311 3 81,169 2-1527,162-1-5380</inkml:trace>
  <inkml:trace contextRef="#ctx0" brushRef="#br0" timeOffset="1932.16">209 0 24575,'-11'10'0,"-1"-1"0,1 0 0,-17 9 0,15-10 0,0 0 0,-22 20 0,17-11 0,-24 25 0,39-39 0,0 0 0,0 1 0,1-1 0,0 1 0,0-1 0,0 1 0,0 0 0,0 0 0,1 0 0,-2 6 0,3-8 0,0 1 0,1-1 0,-1 1 0,1-1 0,-1 0 0,1 1 0,0-1 0,0 0 0,0 1 0,0-1 0,0 0 0,0 0 0,1 0 0,-1 0 0,1 0 0,0 0 0,-1-1 0,1 1 0,0 0 0,0-1 0,0 1 0,0-1 0,0 0 0,5 2 0,1 2 0,1-1 0,1 1 0,-1-2 0,18 5 0,17 2-1365,-25-5-5461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7T16:58:23.06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274 0 24575,'-16'49'0,"11"-18"0,3-9 0,-1 0 0,-2-1 0,-13 41 0,10-40-195,1 0 0,1 1 0,1 0 0,0 0 0,2 0 0,0 36 0,3-41-6631</inkml:trace>
  <inkml:trace contextRef="#ctx0" brushRef="#br0" timeOffset="1941.92">0 339 24575,'15'1'0,"1"1"0,-1 1 0,0 0 0,0 1 0,19 7 0,25 6 0,-29-4 0,-28-11 0,1-1 0,-1 0 0,0 1 0,1-1 0,-1 0 0,0-1 0,1 1 0,-1 0 0,6 0 0,-7-1 0,1-1 0,-1 1 0,1-1 0,-1 1 0,1-1 0,-1 1 0,1-1 0,-1 0 0,0 0 0,1 0 0,-1 0 0,0 0 0,0 0 0,0 0 0,0 0 0,0 0 0,0 0 0,0-1 0,0 1 0,0 0 0,1-3 0,36-72 66,-29 56-423,1 1-1,0 0 0,19-25 0,-18 30-6468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7T17:02:00.85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127 469 24575,'919'0'0,"-896"1"0,0 2 0,22 4 0,-21-3 0,43 3 0,420-8 0,-462 0 0,46-9 0,-46 6 0,45-3 0,-60 7 0,-4 1 0,0-1 0,0-1 0,0 1 0,-1-1 0,1 0 0,6-2 0,-10 3 0,0-1 0,-1 0 0,1 0 0,0 0 0,-1 0 0,1 0 0,-1 0 0,0-1 0,1 1 0,-1 0 0,0-1 0,0 1 0,0-1 0,0 1 0,0-1 0,0 0 0,0 1 0,0-1 0,-1 0 0,1 0 0,0 0 0,-1 1 0,1-4 0,0-7 0,0 1 0,0-1 0,-1 0 0,-1 1 0,0-1 0,0 0 0,-1 1 0,-1-1 0,0 1 0,-5-12 0,-2-2 0,-1 0 0,-2 1 0,-18-27 0,4 2 0,20 35 0,0 1 0,-1 0 0,-18-23 0,23 33 0,-1-1 0,1 1 0,-1 0 0,0 0 0,0 0 0,0 0 0,0 1 0,0 0 0,-1 0 0,1 0 0,-1 0 0,0 1 0,1-1 0,-1 1 0,0 0 0,-6 0 0,-189 2 0,81 1 0,76-1 0,1 1 0,0 3 0,-64 14 0,15-2 0,55-12 0,-50 15 0,56-13 0,-1-1 0,-45 4 0,15-3 0,-291 51 0,206-24 0,109-26 0,19-4 0,0 0 0,0-1 0,-19 0 0,16-1 0,0 0 0,-24 7 0,5-2 0,38-6 0,0-1 0,0 0 0,0 1 0,1-1 0,-1 1 0,0 0 0,0-1 0,0 1 0,1 0 0,-1 0 0,1 0 0,-1 1 0,0-1 0,1 0 0,0 0 0,-1 1 0,1-1 0,0 1 0,0-1 0,0 1 0,0 0 0,0-1 0,0 1 0,0 0 0,0 0 0,1 0 0,-1-1 0,1 1 0,0 0 0,-1 0 0,1 0 0,0 0 0,0 2 0,0 7 0,1 1 0,1-1 0,0 0 0,6 19 0,-2-4 0,-4-16 0,0 1 0,0-1 0,1 0 0,1 0 0,0-1 0,9 17 0,-11-22 0,0-1 0,1 0 0,0 0 0,0 0 0,0 0 0,0 0 0,0-1 0,1 0 0,-1 1 0,1-1 0,0 0 0,-1-1 0,1 1 0,0-1 0,0 1 0,0-1 0,0 0 0,0-1 0,7 1 0,25 1 28,45-3 1,-26-1-1451,-37 2-5404</inkml:trace>
  <inkml:trace contextRef="#ctx0" brushRef="#br0" timeOffset="2764.58">1905 215 24575,'48'2'0,"-1"2"0,0 2 0,0 3 0,-1 1 0,82 29 0,-110-34 0,0-1 0,1-1 0,0-1 0,-1 0 0,1-2 0,28-2 0,46 3 0,-75 2-1365,-5 2-5461</inkml:trace>
  <inkml:trace contextRef="#ctx0" brushRef="#br0" timeOffset="5060.87">2370 109 24575,'6'1'0,"-1"0"0,1 0 0,-1 0 0,1 1 0,-1 0 0,0 0 0,0 0 0,0 1 0,7 4 0,41 31 0,-49-35 0,-1 0 0,0 0 0,0 0 0,0 1 0,0 0 0,0-1 0,-1 1 0,0 0 0,0 0 0,0 0 0,0 0 0,-1 1 0,1-1 0,-1 0 0,0 1 0,-1-1 0,1 1 0,-1-1 0,1 1 0,-1-1 0,-1 7 0,0-3 0,-1-1 0,1 0 0,-1 1 0,-1-1 0,1 0 0,-1 0 0,0-1 0,-1 1 0,0 0 0,0-1 0,0 0 0,-6 6 0,1-2-195,1 0 0,1 1 0,0 0 0,0 0 0,1 0 0,-9 23 0,11-20-6631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7T16:58:28.12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169 0 24575,'0'403'-1365,"0"-385"-5461</inkml:trace>
  <inkml:trace contextRef="#ctx0" brushRef="#br0" timeOffset="1881.65">0 360 24575,'3'2'0,"0"-1"0,0 1 0,0 0 0,-1 0 0,1 0 0,-1 0 0,1 1 0,-1-1 0,0 1 0,0-1 0,0 1 0,0 0 0,2 3 0,4 6 0,11 11 0,5 6 0,0-1 0,2-1 0,1-1 0,32 24 0,-57-49 0,0 1 0,0 0 0,1-1 0,-1 1 0,1-1 0,-1 0 0,1 0 0,0 0 0,-1 0 0,1 0 0,0-1 0,0 1 0,-1-1 0,1 0 0,3 0 0,-4 0 0,0-1 0,0 0 0,0 0 0,0 0 0,0 0 0,0 0 0,-1 0 0,1 0 0,0-1 0,-1 1 0,1-1 0,-1 1 0,1-1 0,-1 1 0,0-1 0,0 0 0,1 0 0,-1 0 0,0 0 0,1-3 0,8-19 0,-1-1 0,-2 0 0,7-32 0,7-25 0,12-46-1365,-28 108-5461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7T17:01:44.2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0 106 24575,'16'1'0,"0"1"0,28 6 0,-27-4 0,0-1 0,21 1 0,-2-4 0,-4 1 0,-1 0 0,47 9 0,-51-3 0,35 13 0,-31-9 0,-7-5 0,0-2 0,1 0 0,-1-2 0,1 0 0,-1-2 0,34-4 0,14 2 0,-13 1 0,72 3 0,-114 1-1365,-4 2-5461</inkml:trace>
  <inkml:trace contextRef="#ctx0" brushRef="#br0" timeOffset="2381.23">698 0 24575,'0'3'0,"1"0"0,-1 1 0,1-1 0,-1 0 0,1 0 0,0 0 0,0 0 0,1 0 0,-1 0 0,1-1 0,-1 1 0,1 0 0,0-1 0,2 3 0,36 32 0,-18-18 0,-2 3 0,-16-17 0,0 0 0,0-1 0,0 0 0,1 0 0,-1 0 0,1 0 0,0-1 0,0 1 0,7 2 0,-10-5 0,0-1 0,-1 1 0,1 0 0,0-1 0,0 1 0,-1 0 0,1 1 0,-1-1 0,1 0 0,-1 0 0,1 0 0,-1 1 0,0-1 0,0 1 0,0-1 0,0 1 0,2 2 0,-3-3 0,0 0 0,0 0 0,0 1 0,0-1 0,0 0 0,0 0 0,0 1 0,0-1 0,0 0 0,0 0 0,-1 0 0,1 1 0,-1-1 0,1 0 0,0 0 0,-1 0 0,0 0 0,1 0 0,-2 2 0,-5 4 0,1 0 0,-1-1 0,-1 1 0,1-2 0,-12 8 0,10-6 0,-10 6 0,11-6 0,-1-1 0,1 0 0,-1-1 0,-12 6 0,18-10-151,0 0-1,0 0 0,1 1 0,-1-1 1,1 1-1,-1 0 0,1 0 1,-3 2-1,-3 6-6674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7T16:59:18.53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24575,'6'2'0,"-1"-1"0,1 1 0,-1 0 0,0 1 0,0-1 0,0 1 0,8 6 0,-1-2 0,-3-1 0,-1-1 0,0 2 0,0-1 0,-1 1 0,0 0 0,0 1 0,11 15 0,-14-17 0,0 0 0,0 1 0,0 0 0,-1 0 0,0 0 0,0 0 0,-1 1 0,0-1 0,0 1 0,-1-1 0,1 9 0,-2-11-62,-1 0 0,0 1 0,0-1 0,0 0 0,-1 0 0,0 0 0,0 0 0,0-1 0,0 1 0,-1 0 0,0-1 0,0 0-1,0 1 1,0-1 0,-1-1 0,1 1 0,-1 0 0,0-1 0,0 0 0,-1 0 0,-8 5 0,-2-4-6764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7T16:59:14.88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1 213 24575,'15'-1'0,"1"-1"0,-1 0 0,22-7 0,13-2 0,299-40 0,-303 45 0,0 3 0,1 1 0,46 5 0,83-4 0,-119-10 0,-41 8 0,-1 0 0,24-1 0,176 5 0,74-2 0,-157-20 0,65-21 0,-148 33 0,-24 4 0,1 1 0,36-1 0,-22 5 0,2 1 0,0-2 0,67-11 0,-75 8-314,1 1 0,55 1 0,-80 3-109,8-1-6403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7T17:09:11.17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47 24575,'91'1'0,"99"-3"0,-128-8 0,-44 6 0,1 1 0,24 0 0,301 4 0,-342-2 0,1 1 0,0 0 0,0 0 0,-1 1 0,1-1 0,0 0 0,-1 1 0,1 0 0,0 0 0,-1 0 0,1 0 0,-1 0 0,1 0 0,-1 0 0,3 3 0,-2-1 0,0 1 0,-1-1 0,0 0 0,1 1 0,-1 0 0,-1-1 0,1 1 0,-1 0 0,2 6 0,2 2 26,1 1 0,0-1 0,1-1-1,14 20 1,-13-20-399,0 1-1,0 1 0,9 20 1,-12-17-6453</inkml:trace>
  <inkml:trace contextRef="#ctx0" brushRef="#br0" timeOffset="2142.79">706 206 24575,'21'2'0,"0"-1"0,0 2 0,0 1 0,-1 1 0,20 7 0,-14-5 0,-21-5 0,-1-1 0,1 0 0,0 0 0,0-1 0,0 1 0,0-1 0,0 0 0,0 0 0,0-1 0,0 1 0,0-1 0,-1 0 0,1 0 0,0-1 0,7-2 0,-2-3 0,1 0 0,-1 0 0,0-1 0,16-16 0,-17 15 0,11-9 0,-8 9 0,-1-2 0,-1 0 0,18-22 0,31-47-1365,-52 69-5461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7T17:08:44.41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1614 208 24575,'-7'-6'0,"0"1"0,1 0 0,-2 0 0,1 1 0,-15-7 0,-8-4 0,-13-10 0,0 2 0,-2 2 0,-1 2 0,0 2 0,-1 3 0,-81-16 0,74 25 0,0 3 0,-61 4 0,14 1 0,80-4 0,0 1 0,0 1 0,0 1 0,0 1 0,0 1 0,-33 10 0,9 2 0,-119 49 0,3 6 0,148-64 0,0 0 0,0 0 0,1 1 0,0 1 0,1 0 0,-14 13 0,0 3 0,-30 41 0,46-53 0,0 0 0,0 1 0,1 0 0,1 1 0,1 0 0,0 0 0,1 0 0,0 0 0,1 1 0,1 0 0,1 0 0,0 0 0,1 0 0,2 25 0,0-32 0,1-1 0,0 1 0,1-1 0,0 0 0,0 0 0,1 0 0,0-1 0,1 1 0,-1-1 0,1 0 0,1 0 0,10 11 0,1-2 0,0 0 0,1-1 0,31 19 0,-2-6 0,86 34 0,-87-41 0,42 22 0,-48-22 0,67 24 0,-39-22 0,77 14 0,-55-16 0,-61-12 0,1-3 0,0 0 0,0-2 0,39 1 0,370-6 0,-423 0 0,0-1 0,-1 0 0,1-2 0,27-8 0,-22 5 0,36-6 0,-27 8 0,0-2 0,-1-1 0,0-1 0,33-16 0,106-62 0,-155 78 0,0 0 0,0-1 0,-1-1 0,-1 0 0,0 0 0,0-1 0,-1-1 0,-1 1 0,0-2 0,-1 1 0,0-1 0,-1-1 0,7-20 0,-11 25 0,0-1 0,-1 0 0,-1 1 0,0-1 0,0 0 0,-1 1 0,0-1 0,-1 0 0,0 0 0,-1 1 0,0-1 0,-1 1 0,-4-12 0,0 6 0,0 0 0,-1 1 0,-1 0 0,-1 1 0,0 0 0,0 0 0,-19-17 0,16 17 0,2 2 0,-1 0 0,0 1 0,0 1 0,-1 0 0,-16-10 0,8 8 0,4 1 0,-1 1 0,-1 1 0,0 1 0,-31-10 0,-13 12 0,54 7 0,0-1 0,-1-1 0,1 0 0,0 0 0,0-1 0,0 0 0,0-1 0,-13-5 0,-39-15-1365,46 17-5461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7T17:07:46.52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1874 244 24575,'-4'-1'0,"-1"-1"0,1 0 0,0 0 0,0 0 0,0 0 0,0-1 0,0 1 0,0-1 0,-6-7 0,-2 1 0,-24-17 0,-1 1 0,-2 2 0,0 2 0,-43-17 0,49 24 0,0 2 0,-1 1 0,-1 1 0,1 2 0,-1 2 0,-1 0 0,-61 1 0,-303 6 0,380 1 0,0 1 0,1 1 0,-1 0 0,1 1 0,0 2 0,0 0 0,-30 15 0,20-8 0,0-3 0,-31 9 0,36-12 0,1 1 0,-1 1 0,2 1 0,-1 1 0,-29 21 0,44-28 0,-25 12 0,26-14 0,0 0 0,0 0 0,0 1 0,1 0 0,-7 6 0,-17 17 0,3 2 0,0 0 0,-41 61 0,26-35 0,29-40 0,1 0 0,1 1 0,0 0 0,1 0 0,1 1 0,-13 33 0,21-46 0,0 0 0,1-1 0,-1 1 0,1 0 0,0 0 0,0-1 0,0 1 0,0 0 0,1 0 0,-1-1 0,1 1 0,0 0 0,0-1 0,0 1 0,1-1 0,3 6 0,-1-3 0,0 0 0,0 0 0,1-1 0,0 1 0,0-1 0,0-1 0,1 1 0,8 4 0,3 2 0,2-1 0,-1-1 0,2-1 0,-1 0 0,24 5 0,2 6 0,-38-15 0,0-1 0,1 1 0,-1-1 0,1-1 0,12 4 0,-1-4 0,35 7 0,95 2 0,290-12 0,-419 0 0,0-2 0,-1 0 0,0-1 0,26-8 0,16-4 0,39-12 0,-67 17 0,66-12 0,41-6 0,-31 5 0,17-4 0,-112 25 0,0-2 0,-1 0 0,1 0 0,-1-1 0,-1 0 0,1-2 0,-1 1 0,0-1 0,0-1 0,-1 0 0,-1-1 0,1 0 0,-2-1 0,1 0 0,10-17 0,-14 18 0,0-1 0,0 0 0,-2 0 0,1-1 0,-1 1 0,-1-1 0,0 0 0,-1 0 0,1-19 0,-1-5 0,-6-69 0,4 103 0,0 0-1,0 0 0,-1 0 0,1 0 1,0 0-1,-1 0 0,0 0 1,1 0-1,-1 0 0,0 0 0,0 0 1,0 0-1,0 0 0,0 0 1,0 1-1,-1-1 0,1 0 1,-1 1-1,1-1 0,-1 1 0,1 0 1,-1 0-1,0-1 0,-2 0 1,-1 0 13,-1 1 0,0-1 0,0 1 1,1 0-1,-1 1 0,0-1 0,-6 1 1,6 1-196,0-1 0,0-1 0,0 1 1,0-1-1,0 0 0,0-1 1,-9-2-1,1-4-6644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7T17:08:32.17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7951 24575,'148'3'0,"-1"6"0,166 31 0,-252-33 0,1-2 0,105-5 0,-67-2 0,-59 1 0,215 5 0,-181 0 0,107 21 0,-135-19 0,0-2 0,1-1 0,57-6 0,-13 0 0,921 3 0,-1010 1 0,0-1 0,0 0 0,0-1 0,0 1 0,0-1 0,1 1 0,-1-1 0,0 0 0,-1 0 0,1 0 0,6-3 0,-8 2 0,1 1 0,-1-1 0,1 1 0,-1-1 0,1 0 0,-1 1 0,0-1 0,0 0 0,0 0 0,0 0 0,0 0 0,0 0 0,-1 0 0,1 0 0,-1-1 0,1 1 0,-1 0 0,0-2 0,14-205 0,-11 129 0,30-209 0,92-375 0,-69 197 0,-47 378 0,15-376 0,-25-2 0,-1 173 0,2-591 0,-1 875 0,1 0 0,1-1 0,0 1 0,0 0 0,1 0 0,0-1 0,1 1 0,0 0 0,0 1 0,1-1 0,1 1 0,0 0 0,0 0 0,0 0 0,1 0 0,1 1 0,-1 0 0,1 1 0,1-1 0,-1 1 0,1 1 0,0-1 0,12-6 0,9-2 0,0 1 0,1 2 0,1 0 0,0 2 0,46-8 0,-40 9 0,1-1 0,-2-2 0,44-20 0,-72 29 0,-1-2 0,0 1 0,0-1 0,0 0 0,-1 0 0,0-1 0,0 0 0,10-12 0,-5 2 0,-1-1 0,12-28 0,-20 42 0,-1 1 0,0-1 0,1 1 0,-1-1 0,1 1 0,0 0 0,0 0 0,0-1 0,0 1 0,0 1 0,0-1 0,1 0 0,-1 0 0,1 1 0,-1 0 0,1-1 0,0 1 0,-1 0 0,1 0 0,0 0 0,0 1 0,-1-1 0,1 1 0,0-1 0,0 1 0,0 0 0,0 0 0,0 0 0,0 1 0,0-1 0,4 2 0,8 2 0,1 1 0,-1 1 0,0 0 0,23 14 0,-38-19 0,663 422 0,-521-325 0,-35-16 0,-97-76 0,0-1 0,1 0 0,-1 0 0,1-2 0,17 5 0,22 9 0,37 19 0,97 27 0,-171-59 0,1 0 0,0-2 0,-1 0 0,1 0 0,0-1 0,0-1 0,0 0 0,0-1 0,0-1 0,0 0 0,0 0 0,0-2 0,-1 0 0,1 0 0,-1-1 0,-1-1 0,1 0 0,19-13 0,-17 9 0,0 1 0,1 1 0,23-9 0,-21 9 0,0 0 0,21-15 0,60-44 0,-50 36 0,-41 28 0,0-2 0,0 1 0,-1-1 0,1 0 0,-1 0 0,0-1 0,-1 0 0,1 0 0,-1 0 0,-1-1 0,1 0 0,-1 0 0,5-10 0,5-22 0,-1-1 0,10-56 0,5-16 0,-6 39 0,61-174 0,-53 157 0,36-165 0,-47 166 0,3 1 0,41-99 0,117-170 0,-78 166 0,-54 107 0,111-145 0,-59 91 0,-50 71 0,85-85 0,-1 1 0,-109 116 0,-1-2 0,-2-1 0,-2-1 0,-1-1 0,-3-1 0,17-54 0,-27 69 0,7-49 0,-10 45 0,10-34 0,-6 28 0,-2-1 0,-2 1 0,-2-1 0,-1 0 0,-4-43 0,1-6 0,3 28 0,0 13 0,-6-52 0,3 82 0,0 1 0,-1-1 0,-1 1 0,0 0 0,-1 0 0,0 1 0,-13-22 0,10 20 0,-1 1 0,-1 0 0,0 0 0,0 1 0,-2 1 0,1 0 0,-2 0 0,0 1 0,0 1 0,-16-10 0,27 19 0,-1 0 0,0 0 0,0 0 0,1 1 0,-1-1 0,0 1 0,0-1 0,0 1 0,0 0 0,0 0 0,0 0 0,0 1 0,0-1 0,1 1 0,-1-1 0,0 1 0,0 0 0,0 0 0,1 0 0,-1 0 0,1 1 0,-1-1 0,1 1 0,-1 0 0,1 0 0,0-1 0,0 2 0,0-1 0,-3 3 0,-7 9 0,0 1 0,1 0 0,-14 27 0,10-18 0,3-5 0,0 1 0,-1 0 0,-1-1 0,-1-1 0,-17 18 0,30-34 0,1-1 0,-1 0 0,1 1 0,-1-1 0,1 0 0,-1 0 0,0 0 0,0 0 0,1 0 0,-1 0 0,0 0 0,0 0 0,0-1 0,0 1 0,-2-1 0,2 0 0,0 0 0,0-1 0,0 1 0,0-1 0,1 0 0,-1 0 0,0 0 0,0 1 0,1-1 0,-1-1 0,-1-1 0,-11-6 0,13 9 0,1 0 0,-1 0 0,1 0 0,-1 0 0,1 0 0,-1 0 0,1 0 0,-1 0 0,1 0 0,-1 0 0,1 1 0,-1-1 0,1 0 0,-1 0 0,1 0 0,-1 1 0,1-1 0,-1 0 0,1 1 0,0-1 0,-1 0 0,1 1 0,0-1 0,-1 0 0,1 1 0,0-1 0,-1 1 0,1-1 0,0 0 0,0 1 0,-1-1 0,1 1 0,0-1 0,0 1 0,0-1 0,0 1 0,0-1 0,0 1 0,0-1 0,0 1 0,0 0 0,0-1 0,0 1 0,-4 27 0,4-27 0,-5 48 48,-20 79 0,15-88-413,2 1-1,2 0 1,-1 47 0,7-71-6461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7T17:07:23.5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4860 10311 24575,'8'-7'0,"0"1"0,1 0 0,0 1 0,0 0 0,0 0 0,14-4 0,7-5 0,170-75 0,69-36 0,-54-7 0,-52 33 0,-109 70 0,8-5 0,72-52 0,-111 66 0,0-1 0,31-38 0,-50 55 0,21-29 0,-1-1 0,29-54 0,-10 17 0,-26 40 0,-1-1 0,-1 0 0,11-39 0,-11 29 0,26-43 0,-3 4 0,85-220 0,-68 188 0,-36 79 0,-2-2 0,22-66 0,-31 75 0,-2 0 0,3-34 0,0-3 0,-4 32 0,2-55 0,-8-548 0,0 615 0,-1 1 0,-1-1 0,-1 1 0,0 0 0,-2 0 0,0 1 0,-1 0 0,0 0 0,-15-24 0,-1 4 0,-2 1 0,0 1 0,-34-35 0,16 28 0,-77-62 0,101 89 0,3 2 0,-236-184 0,207 170 0,-1 2 0,-95-39 0,119 56 0,-164-77 0,-120-47 0,146 83 0,115 37 0,0 1 0,-1 2 0,-1 3 0,1 1 0,-1 3 0,-65 2 0,46 11 0,42-5 0,-46 1 0,68-5 0,-33-2 0,0 3 0,-54 8 0,34 0 0,28-6 0,-52 15 0,57-14 0,0 0 0,0-2 0,-1 0 0,1-1 0,-1-2 0,-22-1 0,16 0 0,0 1 0,-53 7 0,34 2 0,-25 5 0,-72 23 0,122-32 0,0 0 0,-1-2 0,1 0 0,-1-2 0,-28-1 0,21 0 0,1 1 0,-43 7 0,22-2 0,0-2 0,1-2 0,-85-7 0,96 1 0,0-1 0,0-3 0,-44-13 0,-108-49 0,180 66 0,0 0 0,0-1 0,0-1 0,1 1 0,0-2 0,0 1 0,1-2 0,-17-15 0,-44-54 0,34 34 0,-3 3 0,-79-67 0,72 74 0,-1-1 0,-75-70 0,106 91 0,0 1 0,0 0 0,-1 2 0,-1-1 0,-34-13 0,-27-17 0,21 7 0,-118-50 0,116 59 0,-84-31 0,-5 17 0,98 26 0,46 11 0,0 0 0,0 0 0,0 0 0,0-1 0,1 0 0,-1 0 0,1 0 0,0 0 0,0-1 0,0 0 0,0 0 0,1 0 0,-1 0 0,-4-8 0,-4-9 0,0 0 0,-8-23 0,8 17 0,-32-75 0,-48-162 0,77 218 0,-3 0 0,-31-59 0,-58-78 0,67 119 0,2-1 0,3-2 0,-37-103 0,54 114 0,8 18 0,-3 1 0,-1 0 0,-30-56 0,-40-42 0,33 57 0,-72-150 0,91 145 0,-28-110 0,50 165 0,-1 0 0,-2 0 0,0 1 0,-33-47 0,25 43 0,2-2 0,-22-50 0,23 38 0,1-2 0,3 1 0,2-2 0,1 0 0,3 0 0,-4-94 0,12 15 0,2-85 0,0 198 0,0-1 0,1 1 0,1 0 0,0 0 0,1 0 0,0 1 0,1-1 0,1 1 0,0 0 0,0 1 0,2 0 0,17-21 0,5-1 0,2 2 0,64-50 0,-50 49 0,1 2 0,58-27 0,27-16 0,-56 27 0,128-88 0,-94 51 0,-31 25 0,75-73 0,-136 112 0,-1-2 0,0 0 0,-2-1 0,0 0 0,17-38 0,71-203 0,-92 229 0,0 0 0,4-12 0,37-74 0,-46 107 0,1 0 0,1 0 0,1 1 0,-1 0 0,2 1 0,0 0 0,0 1 0,1 0 0,18-11 0,1 1 0,-14 11 0,0-1 0,0-1 0,-1-1 0,-1 0 0,23-26 0,-35 35 0,1-1 0,-1 1 0,1 0 0,0 1 0,1-1 0,-1 0 0,0 1 0,1 0 0,0 0 0,0 1 0,0-1 0,0 1 0,0 0 0,0 1 0,1-1 0,-1 1 0,1 0 0,-1 0 0,7 0 0,5 2 0,-1 0 0,1 2 0,-1 0 0,32 9 0,-16-3 0,-28-7 0,1-1 0,0-1 0,0 1 0,-1-1 0,1 0 0,0 0 0,0 0 0,-1 0 0,1-1 0,0 0 0,-1 0 0,1 0 0,0-1 0,-1 0 0,0 1 0,7-5 0,1-2 0,0 0 0,-1-1 0,0-1 0,10-11 0,19-16 0,-39 36 0,1 0 0,-1 1 0,0-1 0,0 0 0,1 1 0,-1-1 0,0 1 0,0 0 0,1-1 0,-1 1 0,0 0 0,1 0 0,-1 0 0,1 0 0,-1 0 0,0 0 0,1 0 0,-1 1 0,0-1 0,1 0 0,-1 1 0,0-1 0,1 1 0,-1-1 0,0 1 0,0 0 0,0-1 0,0 1 0,1 0 0,0 1 0,5 4 0,0 1 0,0 0 0,9 10 0,-1 0 0,150 133 0,61 56 0,-219-199 0,0 0 0,1-1 0,-1 1 0,1-2 0,1 1 0,-1-1 0,1 0 0,0-1 0,0 0 0,0 0 0,19 4 0,91 33 0,-10-2 0,-87-31 0,0 1 0,36 19 0,2 2 0,133 74 0,-139-73 0,-16-8 0,7 4 0,82 35 0,69 23 0,-116-48 0,-78-36 0,0 0 0,1 0 0,-1 1 0,0-1 0,0 1 0,-1-1 0,1 1 0,0 0 0,-1 0 0,1 0 0,-1 0 0,1 0 0,-1 0 0,0 0 0,0 0 0,0 0 0,0 1 0,0-1 0,0 3 0,1 5 0,0 0 0,-1 0 0,0 15 0,3 20 0,19 32-1365,-19-64-5461</inkml:trace>
  <inkml:trace contextRef="#ctx0" brushRef="#br0" timeOffset="2659.21">3992 1059 24575,'15'1'0,"1"1"0,-1 1 0,0 1 0,23 8 0,-26-8 0,46 19 0,-47-17 0,0-1 0,0-1 0,0 0 0,1 0 0,0-1 0,-1-1 0,24 3 0,349-7 0,-382 1 0,1 1 0,-1 0 0,1 0 0,-1 0 0,1 1 0,-1-1 0,0 1 0,1-1 0,-1 1 0,1 0 0,-1 0 0,0 0 0,0 0 0,0 0 0,1 0 0,-1 1 0,0-1 0,-1 1 0,1-1 0,0 1 0,2 2 0,-2 0 0,0 0 0,0 1 0,-1-1 0,0 0 0,0 0 0,0 1 0,0-1 0,0 0 0,-1 1 0,0-1 0,0 7 0,-1 9 0,2 1 0,0-1 0,6 31 0,13 70 0,-12-68-1365,-8-37-5461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7T17:07:13.8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650 22 24575,'-424'0'0,"419"0"0,0 1 0,-1-1 0,1 1 0,0 0 0,0 0 0,0 1 0,0-1 0,0 1 0,0 1 0,0-1 0,1 0 0,-1 1 0,1 0 0,-1 0 0,1 1 0,0-1 0,-5 7 0,-17 12 0,20-18 0,0-1 0,0 0 0,0 0 0,0 0 0,-7 2 0,7-3 0,0 0 0,0 1 0,0-1 0,-9 7 0,13-7 0,0 0 0,0-1 0,1 1 0,-1 0 0,0 0 0,1 0 0,0 0 0,-1 0 0,1 0 0,0 0 0,0 1 0,0-1 0,0 0 0,1 1 0,-1-1 0,0 4 0,-2 26 0,1 1 0,2 0 0,6 50 0,-3-67 0,0 1 0,1-1 0,8 20 0,4 19 0,-13-44 0,1-1 0,0 1 0,0-1 0,1 0 0,0 0 0,1-1 0,0 1 0,0-1 0,11 10 0,8 8 0,41 33 0,-41-38 0,-6-7 0,1 0 0,0-1 0,1-2 0,1 0 0,0-1 0,0-1 0,30 9 0,12-1 0,93 15 0,-155-33 0,31 5 0,0 2 0,34 12 0,-41-12 0,-1-2 0,1-1 0,0-1 0,0-1 0,0-1 0,43-5 0,3 2 0,-46 2 0,97-4 0,-107 2 0,1-1 0,-1-1 0,0 0 0,0 0 0,22-11 0,13-7 0,-11 5 0,-1-2 0,44-28 0,-50 27 0,48-22 0,-50 28 0,-1-2 0,37-24 0,-52 30 0,1 1 0,0 0 0,19-7 0,23-12 0,-27 12 0,-23 12 0,0 0 0,0 0 0,0-1 0,0 0 0,-1 0 0,0-1 0,0 1 0,-1-2 0,1 1 0,7-12 0,-7 9 0,-2 0 0,1-1 0,-1 1 0,-1-1 0,1 0 0,-2-1 0,1 1 0,-2-1 0,1 1 0,1-21 0,-4 25 0,0 0 0,-1 0 0,0 0 0,0 0 0,0 0 0,0 0 0,-1 0 0,0 0 0,-1 0 0,1 1 0,-1-1 0,0 1 0,0 0 0,-1 0 0,0 0 0,1 0 0,-2 1 0,1-1 0,0 1 0,-8-5 0,-25-17 0,-1 2 0,0 2 0,-2 2 0,0 1 0,-2 2 0,0 2 0,0 1 0,-70-11 0,80 20 0,-53 1 0,56 3 0,-1 0 0,-33-7 0,17 2 0,-1 2 0,-1 1 0,-56 6 0,10-1 0,62-3 0,-45-9 0,45 5 0,-48-1 0,-61 7-1365,124-1-5461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7:58:08.39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1803 43 24575,'-18'2'0,"0"0"0,1 1 0,-1 1 0,1 0 0,-25 10 0,-28 8 0,42-17 0,-53 3 0,61-7 0,-1 0 0,1 2 0,0 0 0,0 1 0,-29 10 0,34-8 0,-1-2 0,-23 5 0,22-6 0,1 1 0,-20 7 0,19-5 0,0-2 0,-1 0 0,-26 3 0,26-5 0,0 1 0,0 1 0,-23 8 0,20-6 0,1-1 0,-1-1 0,0-1 0,0 0 0,0-2 0,0-1 0,-23-1 0,-58 2 0,84 2 0,1 0 0,-1 1 0,1 1 0,-30 13 0,-7 2 0,30-14 0,-1-2 0,0-1 0,0-1 0,0-1 0,0-1 0,-26-3 0,-20 0 0,-9 2 0,-96 3 0,175-2 0,0 0 0,-1 0 0,1 0 0,0 0 0,0 0 0,-1 0 0,1 0 0,0 1 0,0-1 0,-1 0 0,1 1 0,0-1 0,0 1 0,0-1 0,0 1 0,0 0 0,0 0 0,-2 1 0,3-2 0,1 1 0,-1-1 0,0 1 0,0 0 0,0-1 0,1 1 0,-1-1 0,0 1 0,1-1 0,-1 1 0,0-1 0,1 1 0,-1-1 0,1 1 0,-1-1 0,0 1 0,1-1 0,-1 0 0,1 1 0,0-1 0,-1 0 0,1 0 0,-1 1 0,2-1 0,6 4 0,0-1 0,0 1 0,0-2 0,10 3 0,25 0 0,0-2 0,60-3 0,-62-2 0,1 2 0,75 11 0,-65-5 0,1-1 0,103-6 0,-57-1 0,-79 2 0,-1 1 0,1 1 0,35 8 0,83 12 0,92 21 0,-88-22 0,-79-14 0,0-3 0,92-6 0,-44 0 0,-66 4 0,52 9 0,-29-2 0,-5 0 0,-33-4 0,51 2 0,461-8 0,-505-2 0,0-1 0,0-2 0,-1-1 0,60-21 0,8-2 0,146-14 0,-101 21 0,-133 20 0,1 0 0,-2-1 0,26-11 0,-38 14 0,1 0 0,-1 0 0,0-1 0,0 0 0,0 1 0,0-1 0,-1 0 0,1 0 0,0-1 0,-1 1 0,1 0 0,-1-1 0,0 0 0,0 1 0,0-1 0,0 0 0,-1 0 0,1 0 0,-1 0 0,1 0 0,-1-1 0,0 1 0,-1 0 0,2-5 0,-2 6 0,-1-1 0,1 1 0,-1-1 0,0 1 0,1 0 0,-1-1 0,0 1 0,0 0 0,0 0 0,-1 0 0,1-1 0,0 1 0,-1 1 0,0-1 0,1 0 0,-1 0 0,0 0 0,0 1 0,0-1 0,0 1 0,-4-2 0,-7-5 0,0 1 0,-22-7 0,12 4 0,-216-90 0,198 86 0,12 4 0,-40-9 0,-32 1 0,-1 5 0,-179-1 0,-476 14 0,745 1 33,1 0-1,-1 1 0,-16 4 0,-16 3-1526,28-7-5332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7:58:19.21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1000 0 24575,'-448'0'0,"425"2"0,1 1 0,0 1 0,0 0 0,0 2 0,-22 9 0,-31 7 0,49-16 0,1 1 0,0 1 0,0 1 0,1 1 0,-30 17 0,40-19 0,1 1 0,-1 0 0,2 1 0,-1 0 0,1 1 0,1 0 0,-14 17 0,21-23 0,1 1 0,0-1 0,0 1 0,0-1 0,0 1 0,1 0 0,0 0 0,1 0 0,-1 0 0,1 0 0,0 1 0,1-1 0,-1 0 0,1 0 0,0 1 0,1-1 0,0 0 0,0 0 0,0 1 0,1-1 0,3 10 0,-1-9 0,-1 0 0,1 0 0,1 0 0,-1-1 0,1 1 0,0-1 0,1 0 0,0-1 0,0 0 0,0 1 0,0-2 0,1 1 0,9 5 0,5 1 0,0-1 0,1-1 0,29 9 0,32 5 0,46 16 0,-116-35 0,-1-1 0,1 0 0,0 0 0,-1-1 0,21 0 0,69-4 0,-37 0 0,-42 3 0,0-2 0,1-1 0,-1 0 0,0-2 0,0-1 0,-1 0 0,1-2 0,-1-1 0,0 0 0,-1-2 0,0 0 0,26-18 0,-8 1 0,-13 10 0,31-26 0,-47 32 0,0 0 0,-1-1 0,-1 0 0,0-1 0,-1 1 0,0-1 0,9-25 0,-12 21 0,0 0 0,0 0 0,-2 0 0,0 0 0,-1-1 0,-1 1 0,-4-31 0,4 44 0,-1 1 0,1-1 0,-1 0 0,0 1 0,-1-1 0,1 1 0,0-1 0,-1 1 0,0 0 0,0 0 0,0 0 0,0 0 0,0 0 0,-1 0 0,1 0 0,-1 1 0,0-1 0,0 1 0,0 0 0,-6-4 0,3 3 0,-1 0 0,0 1 0,0-1 0,0 1 0,0 1 0,-1-1 0,1 1 0,0 0 0,-10 1 0,-26 0-1365,25 1-5461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7:58:15.77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4445 150 24575,'-42'-2'0,"-80"-15"0,6 1 0,40 9 0,-310-14 0,-460 21 0,830 1 0,0 1 0,-28 6 0,26-4 0,1-1 0,-20 1 0,-537-3 0,279-3 0,-43 2 0,322-1 0,0-1 0,0-1 0,0-1 0,1 0 0,0 0 0,-20-10 0,-34-10 0,44 18 0,-17-6 0,-1 1 0,0 3 0,0 1 0,-50 0 0,-479 8 0,556 0 0,0 1 0,-27 6 0,-22 2 0,36-9 0,1 2 0,-1 1 0,1 2 0,0 0 0,1 2 0,-1 1 0,-38 19 0,64-27 0,0 0 0,-1 0 0,1 0 0,0 0 0,-1 1 0,1-1 0,0 1 0,0 0 0,0-1 0,1 1 0,-1 0 0,0 0 0,1 0 0,-1 1 0,1-1 0,-1 0 0,1 0 0,0 1 0,0-1 0,0 1 0,1-1 0,-1 1 0,0-1 0,1 1 0,0 0 0,0-1 0,-1 1 0,2-1 0,-1 1 0,0 0 0,0-1 0,1 1 0,-1-1 0,1 1 0,0-1 0,0 1 0,0-1 0,0 1 0,2 2 0,2 2 0,-1 0 0,1-1 0,0 1 0,0-1 0,1-1 0,0 1 0,0-1 0,0 0 0,0 0 0,1-1 0,14 8 0,8 1 0,-18-7 0,0-1 0,0 0 0,1-1 0,-1 0 0,1 0 0,0-2 0,20 3 0,276-4 0,-148-3 0,-86 1 0,85 3 0,-89 8 0,-44-6 0,46 3 0,-57-6 0,0 1 0,0 0 0,0 1 0,26 10 0,-25-8 0,0 0 0,0-1 0,29 3 0,0-6 0,-17 0 0,0 1 0,0 1 0,52 12 0,-55-9 0,0-1 0,44 3 0,-41-6 0,28 8 0,-40-6 0,0-1 0,23 1 0,-2-3 0,57 10 0,-34-4 0,0-3 0,100-5 0,-52-1 0,282 2 0,-367 2 0,-1 1 0,0 0 0,1 2 0,34 12 0,17 4 0,1-4 0,-32-5 0,0-3 0,1-1 0,83 2 0,-122-10 0,30 1 0,0-2 0,-1-1 0,1-2 0,0-2 0,39-11 0,137-45 0,-144 41 0,-40 13 0,0-1 0,-1-1 0,40-22 0,-47 22 0,0 1 0,22-7 0,-28 12 0,0-1 0,0-1 0,0 0 0,-1-1 0,0 0 0,0 0 0,14-13 0,-10 6 11,1 1 0,1 1 0,29-16 0,-1 1-1420,-36 20-5417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7:58:37.95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1032 0 24575,'-489'0'0,"471"2"0,0 0 0,0 1 0,0 0 0,-28 11 0,-25 4 0,49-12 0,0 1 0,1 0 0,-27 14 0,-9 3 0,34-14 0,-1 2 0,2 1 0,-32 22 0,25-15 0,27-19 0,0 0 0,0 1 0,-1-1 0,1 1 0,0 0 0,1 0 0,-1 0 0,0 0 0,0 0 0,1 0 0,-1 0 0,1 0 0,0 1 0,0-1 0,0 0 0,0 1 0,0-1 0,0 1 0,0-1 0,1 1 0,0 0 0,-1-1 0,1 1 0,0 0 0,1 4 0,0-3 0,0-1 0,0 1 0,0-1 0,1 1 0,0-1 0,0 0 0,-1 0 0,2 0 0,-1 0 0,0 0 0,1 0 0,-1-1 0,1 1 0,0-1 0,0 0 0,0 0 0,0 0 0,5 2 0,32 15 0,2-2 0,0-1 0,56 11 0,-65-21 0,0-1 0,0-3 0,1 0 0,56-5 0,-6 0 0,1325 3 0,-1394-1 0,0 0 0,0-1 0,-1-1 0,1-1 0,-1 0 0,0-1 0,26-12 0,-11 2 0,0-1 0,39-30 0,-65 44 0,1-1 0,-1 0 0,1 0 0,-1 0 0,0 0 0,0 0 0,0-1 0,-1 0 0,1 1 0,-1-1 0,0 0 0,0 0 0,0 0 0,-1-1 0,2-4 0,-2 5 0,-1 0 0,0 1 0,0-1 0,0 0 0,-1 1 0,1-1 0,-1 1 0,0-1 0,0 0 0,0 1 0,0-1 0,-1 1 0,0 0 0,1 0 0,-1-1 0,0 1 0,0 0 0,-1 1 0,-3-5 0,-8-6 0,-1 1 0,-1 1 0,1 0 0,-2 1 0,0 1 0,0 0 0,-30-10 0,39 16 0,-17-6 0,-1 2 0,0 0 0,0 2 0,-1 1 0,1 1 0,-46 0 0,-330 4 0,389 0 0,0 0 0,1 1 0,-19 5 0,-28 4 0,-23-1 0,52-5 0,-48 2 0,-6-7-1365,66-1-5461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7:58:21.12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1463 210 24575,'0'0'-8191</inkml:trace>
  <inkml:trace contextRef="#ctx0" brushRef="#br0" timeOffset="2872.68">1463 213 24575,'-6'-4'0,"0"-1"0,0 1 0,0 1 0,-1-1 0,1 1 0,-1 0 0,0 1 0,0 0 0,0 0 0,-10-2 0,-8-2 0,-592-141 0,541 135 0,-1 5 0,-152 3 0,216 3 0,1 2 0,-1 0 0,1 0 0,0 1 0,-1 0 0,1 1 0,0 1 0,0 0 0,1 0 0,-1 1 0,1 1 0,0 0 0,0 0 0,1 1 0,-15 13 0,9-6 0,-6 3 0,2 2 0,-32 37 0,46-49 0,1 0 0,1 1 0,-1 0 0,1 0 0,0 0 0,1 0 0,0 0 0,0 1 0,1-1 0,0 1 0,0 0 0,0 15 0,6 210 0,-3-229 0,0 0 0,0 0 0,0 0 0,1 0 0,0 0 0,0-1 0,1 1 0,-1-1 0,1 0 0,0 0 0,0 0 0,0 0 0,0 0 0,1 0 0,0-1 0,5 4 0,8 7 0,2-2 0,27 15 0,-29-18 0,10 4 0,1-1 0,-1-2 0,2-1 0,45 9 0,0-2 0,-9-1 0,75 6 0,24 8 0,-29-3 0,-122-24 0,449 72 0,-417-66 0,0-2 0,57 1 0,93-9 0,-59-1 0,319 3 0,-428-1 0,0-2 0,28-6 0,-7 1 0,100-20 0,-57 9 0,45-10 0,-60 11 0,137-14 0,-145 24 0,-1-2 0,75-23 0,-12 3 0,29-12 0,-89 22 0,-40 11 0,-1-1 0,-1-2 0,42-23 0,-67 33 0,-1 1 0,1-1 0,0 0 0,0 1 0,-1-1 0,1 0 0,-1-1 0,0 1 0,1 0 0,-1-1 0,0 1 0,0-1 0,-1 0 0,1 1 0,0-1 0,-1 0 0,0 0 0,0 0 0,0 0 0,0-1 0,0 1 0,-1 0 0,1 0 0,-1 0 0,0-1 0,0 1 0,0 0 0,0 0 0,0 0 0,-1-1 0,0 1 0,0 0 0,1 0 0,-2 0 0,1 0 0,0 0 0,-1 0 0,1 0 0,-1 0 0,0 1 0,0-1 0,0 1 0,0-1 0,0 1 0,-1 0 0,1 0 0,-1 0 0,1 0 0,-5-2 0,-18-9 0,-1 2 0,0 1 0,-1 1 0,1 1 0,-1 1 0,-32-3 0,7 0 0,-11-2 0,-1 4 0,-66-1 0,-134 10 0,100 2 0,-226 18 0,-364 2 0,521-25 0,215 2 0,1 0 0,-1-2 0,1 0 0,0-1 0,0 0 0,-30-11 0,32 9-195,0 1 0,0 0 0,-1 2 0,1 0 0,-1 0 0,-18 2 0,16 0-6631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7:58:28.07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2056 40 24575,'-396'8'0,"6"32"0,278-21 0,1 5 0,1 4 0,-211 87 0,260-86 0,-98 63 0,-19 34 0,153-107 0,2 0 0,-42 46 0,33-32 0,25-24 0,0 0 0,0 1 0,0 0 0,1 0 0,1 1 0,0-1 0,0 1 0,1 0 0,0 1 0,1-1 0,0 1 0,0 12 0,-1 10 0,1 1 0,4 64 0,1-79 0,1-1 0,1 0 0,1 0 0,0 0 0,1-1 0,1 1 0,1-1 0,1-1 0,0 0 0,15 21 0,16 16 0,76 79 0,-101-116 0,28 25 0,1-2 0,1-2 0,3-2 0,94 55 0,-71-48 0,2-3 0,2-4 0,107 36 0,180 31 0,-288-87 0,0-3 0,0-3 0,79-1 0,-146-9 0,185-3 0,-150 0 0,0-2 0,66-16 0,-86 15 0,146-43 0,-136 37 0,-1-1 0,0-1 0,34-22 0,-25 10 0,-2-2 0,-1-2 0,-1-1 0,58-67 0,-63 64 0,65-82 0,-85 100 0,-1 0 0,0 0 0,-2-1 0,0 0 0,0-1 0,4-19 0,-2-5 0,-2-1 0,5-84 0,-12-90 0,-1 196 0,-3-6 0,-1 0 0,-1 1 0,-1-1 0,-1 1 0,-12-26 0,7 15 0,7 25 0,0 0 0,-1 0 0,0 0 0,-1 0 0,0 1 0,-1 0 0,0 1 0,-11-12 0,-11-7 0,-43-31 0,46 38 0,15 13 0,-1 1 0,0 0 0,-1 0 0,1 2 0,-1 0 0,-1 0 0,1 1 0,-1 1 0,0 1 0,-24-4 0,-14 3 0,-91 3 0,73 2 0,43 0 0,1-1 0,-44-4 0,63 3 0,0-1 0,0 0 0,0 0 0,0 0 0,0-1 0,0 0 0,1-1 0,-1 0 0,-10-7 0,-49-32 0,-6-3 0,59 35 0,0 0 0,0-1 0,-21-26 0,31 32 0,0 0 0,0 0 0,1 0 0,-1-1 0,2 1 0,-1-1 0,1 0 0,0 0 0,0 0 0,1 0 0,0 0 0,0-12 0,1-24-1365,0 25-5461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8T17:58:38.99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182DD-611F-43B6-AF69-FAEDAE392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71</Pages>
  <Words>22997</Words>
  <Characters>131083</Characters>
  <Application>Microsoft Office Word</Application>
  <DocSecurity>0</DocSecurity>
  <Lines>1092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Gurukiran v Gurukiran v</dc:creator>
  <cp:keywords/>
  <dc:description/>
  <cp:lastModifiedBy>Gurukiran v Gurukiran v</cp:lastModifiedBy>
  <cp:revision>2</cp:revision>
  <dcterms:created xsi:type="dcterms:W3CDTF">2026-03-15T13:05:00Z</dcterms:created>
  <dcterms:modified xsi:type="dcterms:W3CDTF">2026-03-15T13:05:00Z</dcterms:modified>
</cp:coreProperties>
</file>